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DA071C3" w:rsidR="00374CE3" w:rsidRPr="00A05980" w:rsidDel="00400349" w:rsidRDefault="00374CE3">
      <w:pPr>
        <w:rPr>
          <w:del w:id="8" w:author="Mosi Adesina Ifatunji" w:date="2025-04-16T20:54:00Z" w16du:dateUtc="2025-04-17T01:54:00Z"/>
        </w:rPr>
      </w:pPr>
    </w:p>
    <w:p w14:paraId="49CED38B" w14:textId="77777777" w:rsidR="001D3B73" w:rsidRPr="006B17C5" w:rsidRDefault="001D3B73" w:rsidP="008A0E16">
      <w:pPr>
        <w:rPr>
          <w:ins w:id="9" w:author="Mosi Adesina Ifatunji" w:date="2025-05-30T15:56:00Z" w16du:dateUtc="2025-05-30T20:56:00Z"/>
        </w:rPr>
      </w:pPr>
    </w:p>
    <w:p w14:paraId="79EF7261" w14:textId="77777777" w:rsidR="001D3B73" w:rsidRPr="006B17C5" w:rsidRDefault="001D3B73" w:rsidP="008A0E16">
      <w:pPr>
        <w:rPr>
          <w:ins w:id="10" w:author="Mosi Adesina Ifatunji" w:date="2025-05-30T15:56:00Z" w16du:dateUtc="2025-05-30T20:56:00Z"/>
        </w:rPr>
      </w:pPr>
    </w:p>
    <w:p w14:paraId="15EF6389" w14:textId="77777777" w:rsidR="001D3B73" w:rsidRPr="006B17C5" w:rsidRDefault="001D3B73" w:rsidP="008A0E16">
      <w:pPr>
        <w:rPr>
          <w:ins w:id="11" w:author="Mosi Adesina Ifatunji" w:date="2025-05-30T15:56:00Z" w16du:dateUtc="2025-05-30T20:56:00Z"/>
        </w:rPr>
      </w:pPr>
    </w:p>
    <w:p w14:paraId="00000002" w14:textId="77777777" w:rsidR="00374CE3" w:rsidRPr="006B17C5" w:rsidDel="00400349" w:rsidRDefault="00374CE3">
      <w:pPr>
        <w:rPr>
          <w:del w:id="12" w:author="Mosi Adesina Ifatunji" w:date="2025-04-16T20:54:00Z" w16du:dateUtc="2025-04-17T01:54:00Z"/>
        </w:rPr>
      </w:pPr>
    </w:p>
    <w:p w14:paraId="00000003" w14:textId="77777777" w:rsidR="00374CE3" w:rsidRPr="006B17C5" w:rsidDel="00400349" w:rsidRDefault="00374CE3">
      <w:pPr>
        <w:rPr>
          <w:del w:id="13" w:author="Mosi Adesina Ifatunji" w:date="2025-04-16T20:54:00Z" w16du:dateUtc="2025-04-17T01:54:00Z"/>
        </w:rPr>
      </w:pPr>
    </w:p>
    <w:p w14:paraId="58E06FDE" w14:textId="77777777" w:rsidR="007D3B82" w:rsidRPr="006B17C5" w:rsidDel="00400349" w:rsidRDefault="007D3B82">
      <w:pPr>
        <w:rPr>
          <w:del w:id="14" w:author="Mosi Adesina Ifatunji" w:date="2025-04-16T20:54:00Z" w16du:dateUtc="2025-04-17T01:54:00Z"/>
        </w:rPr>
        <w:pPrChange w:id="15" w:author="Mosi Adesina Ifatunji" w:date="2025-10-21T19:50:00Z" w16du:dateUtc="2025-10-22T00:50:00Z">
          <w:pPr>
            <w:pStyle w:val="Title"/>
            <w:adjustRightInd w:val="0"/>
            <w:snapToGrid w:val="0"/>
          </w:pPr>
        </w:pPrChange>
      </w:pPr>
      <w:bookmarkStart w:id="16" w:name="_3j357zskfzzt" w:colFirst="0" w:colLast="0"/>
      <w:bookmarkEnd w:id="16"/>
    </w:p>
    <w:p w14:paraId="1FD78A91" w14:textId="77777777" w:rsidR="007D3B82" w:rsidRPr="006B17C5" w:rsidDel="00400349" w:rsidRDefault="007D3B82">
      <w:pPr>
        <w:rPr>
          <w:del w:id="17" w:author="Mosi Adesina Ifatunji" w:date="2025-04-16T20:54:00Z" w16du:dateUtc="2025-04-17T01:54:00Z"/>
        </w:rPr>
        <w:pPrChange w:id="18" w:author="Mosi Adesina Ifatunji" w:date="2025-10-21T19:50:00Z" w16du:dateUtc="2025-10-22T00:50:00Z">
          <w:pPr>
            <w:pStyle w:val="Title"/>
            <w:adjustRightInd w:val="0"/>
            <w:snapToGrid w:val="0"/>
          </w:pPr>
        </w:pPrChange>
      </w:pPr>
    </w:p>
    <w:p w14:paraId="2A95B360" w14:textId="77777777" w:rsidR="007D3B82" w:rsidRPr="006B17C5" w:rsidDel="009501A5" w:rsidRDefault="007D3B82">
      <w:pPr>
        <w:rPr>
          <w:del w:id="19" w:author="Mosi Adesina Ifatunji [2]" w:date="2025-08-26T20:40:00Z" w16du:dateUtc="2025-08-27T01:40:00Z"/>
        </w:rPr>
      </w:pPr>
    </w:p>
    <w:p w14:paraId="7E722E7F" w14:textId="77777777" w:rsidR="007D3B82" w:rsidRPr="006B17C5" w:rsidDel="009501A5" w:rsidRDefault="007D3B82">
      <w:pPr>
        <w:rPr>
          <w:del w:id="20" w:author="Mosi Adesina Ifatunji [2]" w:date="2025-08-26T20:40:00Z" w16du:dateUtc="2025-08-27T01:40:00Z"/>
        </w:rPr>
        <w:pPrChange w:id="21" w:author="Mosi Adesina Ifatunji" w:date="2025-10-21T19:50:00Z" w16du:dateUtc="2025-10-22T00:50:00Z">
          <w:pPr>
            <w:pStyle w:val="Title"/>
          </w:pPr>
        </w:pPrChange>
      </w:pPr>
    </w:p>
    <w:p w14:paraId="1CC81E82" w14:textId="77777777" w:rsidR="007D3B82" w:rsidRPr="006B17C5" w:rsidRDefault="007D3B82">
      <w:pPr>
        <w:pPrChange w:id="22" w:author="Mosi Adesina Ifatunji" w:date="2025-10-21T19:50:00Z" w16du:dateUtc="2025-10-22T00:50:00Z">
          <w:pPr>
            <w:pStyle w:val="Title"/>
          </w:pPr>
        </w:pPrChange>
      </w:pPr>
    </w:p>
    <w:p w14:paraId="400E6147" w14:textId="77777777" w:rsidR="001D283E" w:rsidRPr="006B17C5" w:rsidRDefault="001D283E">
      <w:pPr>
        <w:rPr>
          <w:ins w:id="23" w:author="Mosi Adesina Ifatunji" w:date="2025-03-17T09:57:00Z" w16du:dateUtc="2025-03-17T14:57:00Z"/>
          <w:color w:val="070707"/>
          <w:rPrChange w:id="24" w:author="Mosi Adesina Ifatunji" w:date="2025-07-17T11:52:00Z" w16du:dateUtc="2025-07-17T16:52:00Z">
            <w:rPr>
              <w:ins w:id="25" w:author="Mosi Adesina Ifatunji" w:date="2025-03-17T09:57:00Z" w16du:dateUtc="2025-03-17T14:57:00Z"/>
              <w:sz w:val="22"/>
              <w:szCs w:val="22"/>
            </w:rPr>
          </w:rPrChange>
        </w:rPr>
        <w:pPrChange w:id="26" w:author="Mosi Adesina Ifatunji" w:date="2025-10-21T19:50:00Z" w16du:dateUtc="2025-10-22T00:50:00Z">
          <w:pPr>
            <w:pStyle w:val="Title"/>
          </w:pPr>
        </w:pPrChange>
      </w:pPr>
    </w:p>
    <w:p w14:paraId="34C145F1" w14:textId="77777777" w:rsidR="001D283E" w:rsidRPr="006B17C5" w:rsidRDefault="001D283E">
      <w:pPr>
        <w:rPr>
          <w:ins w:id="27" w:author="Mosi Adesina Ifatunji" w:date="2025-03-17T09:57:00Z" w16du:dateUtc="2025-03-17T14:57:00Z"/>
          <w:color w:val="070707"/>
          <w:rPrChange w:id="28" w:author="Mosi Adesina Ifatunji" w:date="2025-07-17T11:52:00Z" w16du:dateUtc="2025-07-17T16:52:00Z">
            <w:rPr>
              <w:ins w:id="29" w:author="Mosi Adesina Ifatunji" w:date="2025-03-17T09:57:00Z" w16du:dateUtc="2025-03-17T14:57:00Z"/>
              <w:sz w:val="22"/>
              <w:szCs w:val="22"/>
            </w:rPr>
          </w:rPrChange>
        </w:rPr>
        <w:pPrChange w:id="30" w:author="Mosi Adesina Ifatunji" w:date="2025-10-21T19:50:00Z" w16du:dateUtc="2025-10-22T00:50:00Z">
          <w:pPr>
            <w:pStyle w:val="Title"/>
          </w:pPr>
        </w:pPrChange>
      </w:pPr>
    </w:p>
    <w:p w14:paraId="05045F74" w14:textId="7ED977A1" w:rsidR="003C4007" w:rsidRPr="006B17C5" w:rsidRDefault="007F7336">
      <w:pPr>
        <w:pStyle w:val="Title"/>
        <w:ind w:right="-14"/>
        <w:divId w:val="1897616906"/>
        <w:rPr>
          <w:ins w:id="31" w:author="Mosi Adesina Ifatunji" w:date="2025-05-09T22:41:00Z" w16du:dateUtc="2025-05-10T03:41:00Z"/>
          <w:rStyle w:val="s1"/>
          <w:b w:val="0"/>
          <w:color w:val="auto"/>
          <w:rPrChange w:id="32" w:author="Mosi Adesina Ifatunji" w:date="2025-07-17T11:52:00Z" w16du:dateUtc="2025-07-17T16:52:00Z">
            <w:rPr>
              <w:ins w:id="33" w:author="Mosi Adesina Ifatunji" w:date="2025-05-09T22:41:00Z" w16du:dateUtc="2025-05-10T03:41:00Z"/>
              <w:rStyle w:val="s1"/>
              <w:rFonts w:ascii="Arial" w:hAnsi="Arial"/>
              <w:b w:val="0"/>
              <w:bCs/>
              <w:color w:val="000000" w:themeColor="text1"/>
              <w:sz w:val="22"/>
              <w:szCs w:val="22"/>
            </w:rPr>
          </w:rPrChange>
        </w:rPr>
        <w:pPrChange w:id="34" w:author="Mosi Adesina Ifatunji" w:date="2025-10-21T19:50:00Z" w16du:dateUtc="2025-10-22T00:50:00Z">
          <w:pPr>
            <w:pStyle w:val="Heading1"/>
            <w:divId w:val="1897616906"/>
          </w:pPr>
        </w:pPrChange>
      </w:pPr>
      <w:bookmarkStart w:id="35" w:name="TITLE_PAGE"/>
      <w:ins w:id="36" w:author="Mosi Adesina Ifatunji [2]" w:date="2025-08-26T20:40:00Z" w16du:dateUtc="2025-08-27T01:40:00Z">
        <w:r>
          <w:t>‘</w:t>
        </w:r>
      </w:ins>
      <w:ins w:id="37" w:author="Mosi Adesina Ifatunji" w:date="2025-06-26T00:01:00Z" w16du:dateUtc="2025-06-26T05:01:00Z">
        <w:r w:rsidR="00E710C6" w:rsidRPr="006B17C5">
          <w:t>Credentialing</w:t>
        </w:r>
      </w:ins>
      <w:ins w:id="38" w:author="Mosi Adesina Ifatunji" w:date="2025-06-18T18:13:00Z" w16du:dateUtc="2025-06-18T23:13:00Z">
        <w:r w:rsidR="00BA31FC" w:rsidRPr="006B17C5">
          <w:t xml:space="preserve"> Whiteness</w:t>
        </w:r>
      </w:ins>
      <w:del w:id="39" w:author="Mosi Adesina Ifatunji" w:date="2025-05-10T11:20:00Z" w16du:dateUtc="2025-05-10T16:20:00Z">
        <w:r w:rsidR="004965C5" w:rsidRPr="006B17C5" w:rsidDel="0047521A">
          <w:rPr>
            <w:rStyle w:val="s1"/>
            <w:rFonts w:eastAsia="Arial"/>
            <w:rPrChange w:id="40" w:author="Mosi Adesina Ifatunji" w:date="2025-07-17T11:52:00Z" w16du:dateUtc="2025-07-17T16:52:00Z">
              <w:rPr>
                <w:rStyle w:val="s1"/>
                <w:rFonts w:eastAsiaTheme="minorEastAsia"/>
                <w:bCs/>
                <w:sz w:val="22"/>
                <w:szCs w:val="22"/>
              </w:rPr>
            </w:rPrChange>
          </w:rPr>
          <w:delText xml:space="preserve">“practice is often racialized” </w:delText>
        </w:r>
        <w:r w:rsidR="004965C5" w:rsidRPr="006B17C5" w:rsidDel="0047521A">
          <w:rPr>
            <w:rStyle w:val="s1"/>
            <w:rFonts w:eastAsia="Arial"/>
            <w:rPrChange w:id="41" w:author="Mosi Adesina Ifatunji" w:date="2025-07-17T11:52:00Z" w16du:dateUtc="2025-07-17T16:52:00Z">
              <w:rPr>
                <w:rStyle w:val="s1"/>
                <w:rFonts w:eastAsiaTheme="minorEastAsia"/>
                <w:bCs/>
                <w:sz w:val="22"/>
                <w:szCs w:val="22"/>
              </w:rPr>
            </w:rPrChange>
          </w:rPr>
          <w:fldChar w:fldCharType="begin">
            <w:fldData xml:space="preserve">PEVuZE5vdGU+PENpdGU+PEF1dGhvcj5SYXk8L0F1dGhvcj48WWVhcj4yMDE5PC9ZZWFyPjxSZWNO
dW0+Njk2MDwvUmVjTnVtPjxEaXNwbGF5VGV4dD4oUmF5IDIwMTkpPC9EaXNwbGF5VGV4dD48cmVj
b3JkPjxyZWMtZ3VpZD5mNzU3MDY3Zi1mZTBkLTQwYmMtOTcxZS1kN2JjM2Y2MzFkMGI8L3JlYy1n
dWlkPjxyZWMtbnVtYmVyPjY5NjA8L3JlYy1udW1iZXI+PGZvcmVpZ24ta2V5cz48a2V5IGFwcD0i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dW1iZXI+MTwvbnVtYmVyPjxkYXRlcz48eWVhcj4yMDE5PC95ZWFyPjwvZGF0ZXM+PGVsZWN0cm9u
aWMtcmVzb3VyY2UtbnVtPjEwLjExNzcvMDAwMzEyMjQxODgyMjMzNTwvZWxlY3Ryb25pYy1yZXNv
dXJjZS1udW0+PC9yZWNvcmQ+PC9DaXRlPjwvRW5kTm90ZT5=
</w:fldData>
          </w:fldChar>
        </w:r>
        <w:r w:rsidR="004965C5" w:rsidRPr="006B17C5" w:rsidDel="0047521A">
          <w:rPr>
            <w:rStyle w:val="s1"/>
            <w:rFonts w:eastAsia="Arial"/>
            <w:rPrChange w:id="42" w:author="Mosi Adesina Ifatunji" w:date="2025-07-17T11:52:00Z" w16du:dateUtc="2025-07-17T16:52:00Z">
              <w:rPr>
                <w:rStyle w:val="s1"/>
                <w:rFonts w:eastAsiaTheme="minorEastAsia"/>
                <w:bCs/>
                <w:sz w:val="22"/>
                <w:szCs w:val="22"/>
              </w:rPr>
            </w:rPrChange>
          </w:rPr>
          <w:delInstrText xml:space="preserve"> ADDIN EN.JS.CITE </w:delInstrText>
        </w:r>
        <w:r w:rsidR="004965C5" w:rsidRPr="005D6882" w:rsidDel="0047521A">
          <w:rPr>
            <w:rStyle w:val="s1"/>
            <w:rFonts w:eastAsia="Arial"/>
          </w:rPr>
        </w:r>
        <w:r w:rsidR="004965C5" w:rsidRPr="006B17C5" w:rsidDel="0047521A">
          <w:rPr>
            <w:rStyle w:val="s1"/>
            <w:rFonts w:eastAsia="Arial"/>
            <w:rPrChange w:id="43" w:author="Mosi Adesina Ifatunji" w:date="2025-07-17T11:52:00Z" w16du:dateUtc="2025-07-17T16:52:00Z">
              <w:rPr>
                <w:rStyle w:val="s1"/>
                <w:rFonts w:eastAsiaTheme="minorEastAsia"/>
                <w:bCs/>
                <w:sz w:val="22"/>
                <w:szCs w:val="22"/>
              </w:rPr>
            </w:rPrChange>
          </w:rPr>
          <w:fldChar w:fldCharType="separate"/>
        </w:r>
        <w:r w:rsidR="004965C5" w:rsidRPr="006B17C5" w:rsidDel="0047521A">
          <w:rPr>
            <w:rStyle w:val="s1"/>
            <w:rFonts w:eastAsia="Arial"/>
            <w:rPrChange w:id="44" w:author="Mosi Adesina Ifatunji" w:date="2025-07-17T11:52:00Z" w16du:dateUtc="2025-07-17T16:52:00Z">
              <w:rPr>
                <w:rStyle w:val="s1"/>
                <w:rFonts w:eastAsiaTheme="minorEastAsia"/>
                <w:bCs/>
                <w:noProof/>
                <w:sz w:val="22"/>
                <w:szCs w:val="22"/>
              </w:rPr>
            </w:rPrChange>
          </w:rPr>
          <w:delText>(Ray 2019)</w:delText>
        </w:r>
        <w:r w:rsidR="004965C5" w:rsidRPr="006B17C5" w:rsidDel="0047521A">
          <w:rPr>
            <w:rStyle w:val="s1"/>
            <w:rFonts w:eastAsia="Arial"/>
            <w:rPrChange w:id="45" w:author="Mosi Adesina Ifatunji" w:date="2025-07-17T11:52:00Z" w16du:dateUtc="2025-07-17T16:52:00Z">
              <w:rPr>
                <w:rStyle w:val="s1"/>
                <w:rFonts w:eastAsiaTheme="minorEastAsia"/>
                <w:bCs/>
                <w:sz w:val="22"/>
                <w:szCs w:val="22"/>
              </w:rPr>
            </w:rPrChange>
          </w:rPr>
          <w:fldChar w:fldCharType="end"/>
        </w:r>
      </w:del>
      <w:bookmarkEnd w:id="35"/>
      <w:ins w:id="46" w:author="Mosi Adesina Ifatunji [2]" w:date="2025-08-26T20:40:00Z" w16du:dateUtc="2025-08-27T01:40:00Z">
        <w:r>
          <w:rPr>
            <w:rStyle w:val="s1"/>
          </w:rPr>
          <w:t>’</w:t>
        </w:r>
      </w:ins>
    </w:p>
    <w:p w14:paraId="30031606" w14:textId="77777777" w:rsidR="009E6638" w:rsidRDefault="009E6638">
      <w:pPr>
        <w:pStyle w:val="BodyText"/>
        <w:spacing w:after="0"/>
        <w:divId w:val="1897616906"/>
        <w:rPr>
          <w:ins w:id="47" w:author="Mosi Adesina Ifatunji [2]" w:date="2025-08-26T20:41:00Z" w16du:dateUtc="2025-08-27T01:41:00Z"/>
        </w:rPr>
        <w:pPrChange w:id="48" w:author="Mosi Adesina Ifatunji" w:date="2025-10-21T19:50:00Z" w16du:dateUtc="2025-10-22T00:50:00Z">
          <w:pPr>
            <w:pStyle w:val="BodyText"/>
            <w:divId w:val="1897616906"/>
          </w:pPr>
        </w:pPrChange>
      </w:pPr>
    </w:p>
    <w:p w14:paraId="42042FFF" w14:textId="77777777" w:rsidR="006926B4" w:rsidRPr="009E6638" w:rsidRDefault="006926B4">
      <w:pPr>
        <w:pStyle w:val="BodyText"/>
        <w:spacing w:after="0"/>
        <w:divId w:val="1897616906"/>
        <w:rPr>
          <w:ins w:id="49" w:author="Mosi Adesina Ifatunji [2]" w:date="2025-08-26T20:40:00Z" w16du:dateUtc="2025-08-27T01:40:00Z"/>
          <w:rPrChange w:id="50" w:author="Mosi Adesina Ifatunji [2]" w:date="2025-08-26T20:41:00Z" w16du:dateUtc="2025-08-27T01:41:00Z">
            <w:rPr>
              <w:ins w:id="51" w:author="Mosi Adesina Ifatunji [2]" w:date="2025-08-26T20:40:00Z" w16du:dateUtc="2025-08-27T01:40:00Z"/>
              <w:rStyle w:val="s1"/>
              <w:b/>
            </w:rPr>
          </w:rPrChange>
        </w:rPr>
        <w:pPrChange w:id="52" w:author="Mosi Adesina Ifatunji" w:date="2025-10-21T19:50:00Z" w16du:dateUtc="2025-10-22T00:50:00Z">
          <w:pPr>
            <w:pStyle w:val="NoSpacing"/>
            <w:divId w:val="1897616906"/>
          </w:pPr>
        </w:pPrChange>
      </w:pPr>
    </w:p>
    <w:p w14:paraId="101899E2" w14:textId="3B82A4AA" w:rsidR="009501A5" w:rsidRPr="009501A5" w:rsidRDefault="009501A5">
      <w:pPr>
        <w:pStyle w:val="BodyText"/>
        <w:spacing w:after="0"/>
        <w:jc w:val="center"/>
        <w:divId w:val="1897616906"/>
        <w:rPr>
          <w:ins w:id="53" w:author="Mosi Adesina Ifatunji" w:date="2025-07-17T10:32:00Z" w16du:dateUtc="2025-07-17T15:32:00Z"/>
          <w:rPrChange w:id="54" w:author="Mosi Adesina Ifatunji [2]" w:date="2025-08-26T20:40:00Z" w16du:dateUtc="2025-08-27T01:40:00Z">
            <w:rPr>
              <w:ins w:id="55" w:author="Mosi Adesina Ifatunji" w:date="2025-07-17T10:32:00Z" w16du:dateUtc="2025-07-17T15:32:00Z"/>
              <w:rStyle w:val="s1"/>
              <w:b/>
            </w:rPr>
          </w:rPrChange>
        </w:rPr>
        <w:pPrChange w:id="56" w:author="Mosi Adesina Ifatunji" w:date="2025-10-21T19:50:00Z" w16du:dateUtc="2025-10-22T00:50:00Z">
          <w:pPr>
            <w:pStyle w:val="NoSpacing"/>
            <w:divId w:val="1897616906"/>
          </w:pPr>
        </w:pPrChange>
      </w:pPr>
      <w:ins w:id="57" w:author="Mosi Adesina Ifatunji [2]" w:date="2025-08-26T20:40:00Z" w16du:dateUtc="2025-08-27T01:40:00Z">
        <w:r>
          <w:t>Or</w:t>
        </w:r>
      </w:ins>
    </w:p>
    <w:p w14:paraId="7597D2EC" w14:textId="1884C7E0" w:rsidR="00EA2FE7" w:rsidRPr="006B17C5" w:rsidDel="00CB3D3A" w:rsidRDefault="00851BB7">
      <w:pPr>
        <w:pStyle w:val="NoSpacing"/>
        <w:rPr>
          <w:del w:id="58" w:author="Mosi Adesina Ifatunji" w:date="2025-07-17T10:34:00Z" w16du:dateUtc="2025-07-17T15:34:00Z"/>
          <w:rStyle w:val="s1"/>
        </w:rPr>
      </w:pPr>
      <w:del w:id="59" w:author="Mosi Adesina Ifatunji" w:date="2025-05-09T22:20:00Z" w16du:dateUtc="2025-05-10T03:20:00Z">
        <w:r w:rsidRPr="006B17C5" w:rsidDel="00CD4A00">
          <w:delText>“</w:delText>
        </w:r>
        <w:r w:rsidRPr="006B17C5" w:rsidDel="00E42F0D">
          <w:delText>T</w:delText>
        </w:r>
      </w:del>
      <w:del w:id="60" w:author="Mosi Adesina Ifatunji" w:date="2025-05-09T22:31:00Z" w16du:dateUtc="2025-05-10T03:31:00Z">
        <w:r w:rsidRPr="006B17C5" w:rsidDel="00C71DDD">
          <w:delText xml:space="preserve">he </w:delText>
        </w:r>
      </w:del>
      <w:ins w:id="61" w:author="Mosi Ifatunji" w:date="2025-02-06T21:43:00Z" w16du:dateUtc="2025-02-07T03:43:00Z">
        <w:del w:id="62" w:author="Mosi Adesina Ifatunji" w:date="2025-05-09T22:22:00Z" w16du:dateUtc="2025-05-10T03:22:00Z">
          <w:r w:rsidR="00CB1FBD" w:rsidRPr="006B17C5" w:rsidDel="00846158">
            <w:delText>White</w:delText>
          </w:r>
        </w:del>
        <w:del w:id="63" w:author="Mosi Adesina Ifatunji" w:date="2025-02-06T21:49:00Z" w16du:dateUtc="2025-02-07T03:49:00Z">
          <w:r w:rsidR="00CB1FBD" w:rsidRPr="006B17C5" w:rsidDel="00950C55">
            <w:delText>(r)</w:delText>
          </w:r>
        </w:del>
      </w:ins>
      <w:ins w:id="64" w:author="Mosi Ifatunji" w:date="2025-02-06T16:15:00Z" w16du:dateUtc="2025-02-06T22:15:00Z">
        <w:del w:id="65" w:author="Mosi Adesina Ifatunji" w:date="2025-05-09T22:21:00Z" w16du:dateUtc="2025-05-10T03:21:00Z">
          <w:r w:rsidR="00826CE1" w:rsidRPr="006B17C5" w:rsidDel="000D51C5">
            <w:delText xml:space="preserve"> Firms </w:delText>
          </w:r>
        </w:del>
      </w:ins>
      <w:ins w:id="66" w:author="Mosi Ifatunji" w:date="2025-02-06T21:43:00Z" w16du:dateUtc="2025-02-07T03:43:00Z">
        <w:del w:id="67" w:author="Mosi Adesina Ifatunji" w:date="2025-02-06T21:49:00Z" w16du:dateUtc="2025-02-07T03:49:00Z">
          <w:r w:rsidR="00E45260" w:rsidRPr="006B17C5" w:rsidDel="00950C55">
            <w:delText xml:space="preserve">in </w:delText>
          </w:r>
        </w:del>
      </w:ins>
      <w:ins w:id="68" w:author="Mosi Ifatunji" w:date="2025-02-06T21:44:00Z" w16du:dateUtc="2025-02-07T03:44:00Z">
        <w:del w:id="69" w:author="Mosi Adesina Ifatunji" w:date="2025-02-06T21:49:00Z" w16du:dateUtc="2025-02-07T03:49:00Z">
          <w:r w:rsidR="00CC5BB9" w:rsidRPr="006B17C5" w:rsidDel="00950C55">
            <w:delText>Relation to</w:delText>
          </w:r>
        </w:del>
      </w:ins>
      <w:ins w:id="70" w:author="Mosi Ifatunji" w:date="2025-02-06T16:15:00Z" w16du:dateUtc="2025-02-06T22:15:00Z">
        <w:del w:id="71" w:author="Mosi Adesina Ifatunji" w:date="2025-05-09T22:24:00Z" w16du:dateUtc="2025-05-10T03:24:00Z">
          <w:r w:rsidR="00826CE1" w:rsidRPr="006B17C5" w:rsidDel="009A3D9C">
            <w:delText xml:space="preserve"> </w:delText>
          </w:r>
        </w:del>
      </w:ins>
      <w:del w:id="72" w:author="Mosi Adesina Ifatunji" w:date="2025-05-09T22:31:00Z" w16du:dateUtc="2025-05-10T03:31:00Z">
        <w:r w:rsidRPr="006B17C5" w:rsidDel="00C71DDD">
          <w:delText xml:space="preserve">Ethnoracial </w:delText>
        </w:r>
      </w:del>
      <w:ins w:id="73" w:author="Mosi Ifatunji" w:date="2025-02-06T16:23:00Z" w16du:dateUtc="2025-02-06T22:23:00Z">
        <w:del w:id="74" w:author="Mosi Adesina Ifatunji" w:date="2025-05-09T22:31:00Z" w16du:dateUtc="2025-05-10T03:31:00Z">
          <w:r w:rsidR="00F05162" w:rsidRPr="006B17C5" w:rsidDel="00C71DDD">
            <w:delText xml:space="preserve">Wage </w:delText>
          </w:r>
        </w:del>
      </w:ins>
      <w:ins w:id="75" w:author="Mosi Ifatunji" w:date="2025-02-06T16:15:00Z" w16du:dateUtc="2025-02-06T22:15:00Z">
        <w:del w:id="76" w:author="Mosi Adesina Ifatunji" w:date="2025-05-09T22:31:00Z" w16du:dateUtc="2025-05-10T03:31:00Z">
          <w:r w:rsidR="00EA2FE7" w:rsidRPr="006B17C5" w:rsidDel="00C71DDD">
            <w:delText>Disparities</w:delText>
          </w:r>
        </w:del>
      </w:ins>
      <w:del w:id="77" w:author="Mosi Adesina Ifatunji" w:date="2025-05-09T22:31:00Z" w16du:dateUtc="2025-05-10T03:31:00Z">
        <w:r w:rsidRPr="006B17C5" w:rsidDel="00C71DDD">
          <w:delText xml:space="preserve">Structure of Firms in </w:delText>
        </w:r>
      </w:del>
      <w:ins w:id="78" w:author="Mosi Ifatunji" w:date="2025-02-06T16:23:00Z" w16du:dateUtc="2025-02-06T22:23:00Z">
        <w:del w:id="79" w:author="Mosi Adesina Ifatunji" w:date="2025-05-09T22:31:00Z" w16du:dateUtc="2025-05-10T03:31:00Z">
          <w:r w:rsidR="007168D8" w:rsidRPr="006B17C5" w:rsidDel="00C71DDD">
            <w:delText>the United States”</w:delText>
          </w:r>
        </w:del>
      </w:ins>
    </w:p>
    <w:p w14:paraId="1070C883" w14:textId="77777777" w:rsidR="00CB3D3A" w:rsidRDefault="00CB3D3A">
      <w:pPr>
        <w:pStyle w:val="BodyText"/>
        <w:spacing w:after="0"/>
        <w:jc w:val="center"/>
        <w:divId w:val="1897616906"/>
        <w:rPr>
          <w:ins w:id="80" w:author="Mosi Adesina Ifatunji [2]" w:date="2025-08-26T20:42:00Z" w16du:dateUtc="2025-08-27T01:42:00Z"/>
        </w:rPr>
        <w:pPrChange w:id="81" w:author="Mosi Adesina Ifatunji" w:date="2025-10-21T20:25:00Z" w16du:dateUtc="2025-10-22T01:25:00Z">
          <w:pPr>
            <w:pStyle w:val="BodyText"/>
            <w:spacing w:after="0"/>
            <w:divId w:val="1897616906"/>
          </w:pPr>
        </w:pPrChange>
      </w:pPr>
    </w:p>
    <w:p w14:paraId="01007059" w14:textId="77777777" w:rsidR="006926B4" w:rsidRPr="006B17C5" w:rsidRDefault="006926B4">
      <w:pPr>
        <w:pStyle w:val="BodyText"/>
        <w:spacing w:after="0"/>
        <w:jc w:val="center"/>
        <w:divId w:val="1897616906"/>
        <w:rPr>
          <w:ins w:id="82" w:author="Mosi Adesina Ifatunji" w:date="2025-07-17T10:34:00Z" w16du:dateUtc="2025-07-17T15:34:00Z"/>
        </w:rPr>
        <w:pPrChange w:id="83" w:author="Mosi Adesina Ifatunji" w:date="2025-10-21T20:25:00Z" w16du:dateUtc="2025-10-22T01:25:00Z">
          <w:pPr>
            <w:pStyle w:val="BodyText"/>
            <w:divId w:val="1897616906"/>
          </w:pPr>
        </w:pPrChange>
      </w:pPr>
    </w:p>
    <w:p w14:paraId="00000004" w14:textId="767BB0B8" w:rsidR="00374CE3" w:rsidRPr="006B17C5" w:rsidDel="00DF659E" w:rsidRDefault="006926B4">
      <w:pPr>
        <w:pStyle w:val="NoSpacing"/>
        <w:rPr>
          <w:del w:id="84" w:author="Mosi Ifatunji" w:date="2025-02-06T16:24:00Z" w16du:dateUtc="2025-02-06T22:24:00Z"/>
        </w:rPr>
        <w:pPrChange w:id="85" w:author="Mosi Adesina Ifatunji" w:date="2025-10-26T17:05:00Z" w16du:dateUtc="2025-10-26T22:05:00Z">
          <w:pPr>
            <w:pStyle w:val="Title"/>
            <w:adjustRightInd w:val="0"/>
            <w:snapToGrid w:val="0"/>
          </w:pPr>
        </w:pPrChange>
      </w:pPr>
      <w:ins w:id="86" w:author="Mosi Adesina Ifatunji [2]" w:date="2025-08-26T20:42:00Z" w16du:dateUtc="2025-08-27T01:42:00Z">
        <w:r>
          <w:rPr>
            <w:rStyle w:val="s1"/>
          </w:rPr>
          <w:t>“</w:t>
        </w:r>
      </w:ins>
      <w:ins w:id="87" w:author="Mosi Adesina Ifatunji" w:date="2025-07-17T10:36:00Z" w16du:dateUtc="2025-07-17T15:36:00Z">
        <w:r w:rsidR="00BE51C9" w:rsidRPr="006B17C5">
          <w:rPr>
            <w:rStyle w:val="s1"/>
          </w:rPr>
          <w:t xml:space="preserve">Credentialing Whiteness </w:t>
        </w:r>
      </w:ins>
      <w:ins w:id="88" w:author="Mosi Adesina Ifatunji" w:date="2025-07-17T12:05:00Z" w16du:dateUtc="2025-07-17T17:05:00Z">
        <w:r w:rsidR="00E918AF">
          <w:rPr>
            <w:rStyle w:val="s1"/>
          </w:rPr>
          <w:t>in</w:t>
        </w:r>
      </w:ins>
      <w:ins w:id="89" w:author="Mosi Adesina Ifatunji" w:date="2025-07-17T10:36:00Z" w16du:dateUtc="2025-07-17T15:36:00Z">
        <w:r w:rsidR="00BE51C9" w:rsidRPr="006B17C5">
          <w:rPr>
            <w:rStyle w:val="s1"/>
          </w:rPr>
          <w:t xml:space="preserve"> the Upper Echelons of </w:t>
        </w:r>
      </w:ins>
      <w:ins w:id="90" w:author="Mosi Adesina Ifatunji" w:date="2025-07-17T12:07:00Z" w16du:dateUtc="2025-07-17T17:07:00Z">
        <w:r w:rsidR="005F743F">
          <w:rPr>
            <w:rStyle w:val="s1"/>
          </w:rPr>
          <w:t xml:space="preserve">American </w:t>
        </w:r>
      </w:ins>
      <w:ins w:id="91" w:author="Mosi Adesina Ifatunji" w:date="2025-07-17T10:36:00Z" w16du:dateUtc="2025-07-17T15:36:00Z">
        <w:r w:rsidR="00BE51C9" w:rsidRPr="006B17C5">
          <w:rPr>
            <w:rStyle w:val="s1"/>
          </w:rPr>
          <w:t>Firms</w:t>
        </w:r>
      </w:ins>
      <w:ins w:id="92" w:author="Mosi Adesina Ifatunji" w:date="2025-07-17T12:09:00Z" w16du:dateUtc="2025-07-17T17:09:00Z">
        <w:r w:rsidR="00705F07">
          <w:rPr>
            <w:rStyle w:val="s1"/>
          </w:rPr>
          <w:t>:</w:t>
        </w:r>
      </w:ins>
      <w:del w:id="93" w:author="Mosi Ifatunji" w:date="2025-02-06T16:15:00Z" w16du:dateUtc="2025-02-06T22:15:00Z">
        <w:r w:rsidR="00851BB7" w:rsidRPr="006B17C5" w:rsidDel="00EA2FE7">
          <w:delText>the United States</w:delText>
        </w:r>
      </w:del>
      <w:del w:id="94" w:author="Mosi Ifatunji" w:date="2025-02-06T16:24:00Z" w16du:dateUtc="2025-02-06T22:24:00Z">
        <w:r w:rsidR="00851BB7" w:rsidRPr="006B17C5" w:rsidDel="00DF659E">
          <w:delText>”</w:delText>
        </w:r>
      </w:del>
    </w:p>
    <w:p w14:paraId="00000005" w14:textId="77777777" w:rsidR="00374CE3" w:rsidRDefault="00374CE3" w:rsidP="00417DDA">
      <w:pPr>
        <w:pStyle w:val="NoSpacing"/>
        <w:rPr>
          <w:ins w:id="95" w:author="Mosi Adesina Ifatunji" w:date="2025-07-17T12:06:00Z" w16du:dateUtc="2025-07-17T17:06:00Z"/>
        </w:rPr>
      </w:pPr>
    </w:p>
    <w:p w14:paraId="72F96D11" w14:textId="253CDA74" w:rsidR="000E5D12" w:rsidRPr="000E5D12" w:rsidRDefault="00093D9F">
      <w:pPr>
        <w:pStyle w:val="NoSpacing"/>
        <w:pPrChange w:id="96" w:author="Mosi Adesina Ifatunji" w:date="2025-10-26T17:05:00Z" w16du:dateUtc="2025-10-26T22:05:00Z">
          <w:pPr/>
        </w:pPrChange>
      </w:pPr>
      <w:ins w:id="97" w:author="Mosi Adesina Ifatunji" w:date="2025-07-17T18:06:00Z" w16du:dateUtc="2025-07-17T23:06:00Z">
        <w:r>
          <w:t>The case</w:t>
        </w:r>
      </w:ins>
      <w:ins w:id="98" w:author="Mosi Adesina Ifatunji" w:date="2025-07-17T12:09:00Z" w16du:dateUtc="2025-07-17T17:09:00Z">
        <w:r w:rsidR="00705F07">
          <w:t xml:space="preserve"> o</w:t>
        </w:r>
      </w:ins>
      <w:ins w:id="99" w:author="Mosi Adesina Ifatunji" w:date="2025-07-17T18:06:00Z" w16du:dateUtc="2025-07-17T23:06:00Z">
        <w:r>
          <w:t>f</w:t>
        </w:r>
      </w:ins>
      <w:ins w:id="100" w:author="Mosi Adesina Ifatunji" w:date="2025-07-17T12:06:00Z" w16du:dateUtc="2025-07-17T17:06:00Z">
        <w:r w:rsidR="000E5D12">
          <w:t xml:space="preserve"> </w:t>
        </w:r>
        <w:r w:rsidR="00890D7C">
          <w:t xml:space="preserve">Ethnoracial </w:t>
        </w:r>
      </w:ins>
      <w:ins w:id="101" w:author="Mosi Adesina Ifatunji" w:date="2025-07-17T12:07:00Z" w16du:dateUtc="2025-07-17T17:07:00Z">
        <w:r w:rsidR="00890D7C">
          <w:t>D</w:t>
        </w:r>
      </w:ins>
      <w:ins w:id="102" w:author="Mosi Adesina Ifatunji" w:date="2025-07-17T12:06:00Z" w16du:dateUtc="2025-07-17T17:06:00Z">
        <w:r w:rsidR="000E5D12">
          <w:t xml:space="preserve">ifferences in Wage </w:t>
        </w:r>
      </w:ins>
      <w:ins w:id="103" w:author="Mosi Adesina Ifatunji" w:date="2025-07-17T12:07:00Z" w16du:dateUtc="2025-07-17T17:07:00Z">
        <w:r w:rsidR="00890D7C">
          <w:t>Growth</w:t>
        </w:r>
      </w:ins>
      <w:ins w:id="104" w:author="Mosi Adesina Ifatunji [2]" w:date="2025-08-26T20:42:00Z" w16du:dateUtc="2025-08-27T01:42:00Z">
        <w:r w:rsidR="002D3F1B">
          <w:t>”</w:t>
        </w:r>
      </w:ins>
    </w:p>
    <w:p w14:paraId="00000006" w14:textId="77777777" w:rsidR="00374CE3" w:rsidRPr="006B17C5" w:rsidRDefault="00374CE3">
      <w:pPr>
        <w:pStyle w:val="NoSpacing"/>
        <w:pPrChange w:id="105" w:author="Mosi Adesina Ifatunji" w:date="2025-10-26T17:05:00Z" w16du:dateUtc="2025-10-26T22:05:00Z">
          <w:pPr/>
        </w:pPrChange>
      </w:pPr>
    </w:p>
    <w:p w14:paraId="00000007" w14:textId="77777777" w:rsidR="00374CE3" w:rsidRPr="006B17C5" w:rsidRDefault="00374CE3">
      <w:pPr>
        <w:pStyle w:val="NoSpacing"/>
        <w:pPrChange w:id="106" w:author="Mosi Adesina Ifatunji" w:date="2025-10-26T17:05:00Z" w16du:dateUtc="2025-10-26T22:05:00Z">
          <w:pPr/>
        </w:pPrChange>
      </w:pPr>
    </w:p>
    <w:p w14:paraId="00000008" w14:textId="77777777" w:rsidR="00374CE3" w:rsidRPr="006B17C5" w:rsidRDefault="00851BB7">
      <w:pPr>
        <w:jc w:val="center"/>
        <w:pPrChange w:id="107" w:author="Mosi Adesina Ifatunji" w:date="2025-10-21T19:50:00Z" w16du:dateUtc="2025-10-22T00:50:00Z">
          <w:pPr/>
        </w:pPrChange>
      </w:pPr>
      <w:r w:rsidRPr="006B17C5">
        <w:t>By</w:t>
      </w:r>
    </w:p>
    <w:p w14:paraId="00000009" w14:textId="77777777" w:rsidR="00374CE3" w:rsidRPr="006B17C5" w:rsidRDefault="00374CE3">
      <w:pPr>
        <w:jc w:val="center"/>
        <w:pPrChange w:id="108" w:author="Mosi Adesina Ifatunji" w:date="2025-10-21T19:50:00Z" w16du:dateUtc="2025-10-22T00:50:00Z">
          <w:pPr/>
        </w:pPrChange>
      </w:pPr>
    </w:p>
    <w:p w14:paraId="0000000A" w14:textId="77777777" w:rsidR="00374CE3" w:rsidRPr="006B17C5" w:rsidRDefault="00374CE3">
      <w:pPr>
        <w:jc w:val="center"/>
        <w:pPrChange w:id="109" w:author="Mosi Adesina Ifatunji" w:date="2025-10-21T19:50:00Z" w16du:dateUtc="2025-10-22T00:50:00Z">
          <w:pPr/>
        </w:pPrChange>
      </w:pPr>
    </w:p>
    <w:p w14:paraId="0000000B" w14:textId="77777777" w:rsidR="00374CE3" w:rsidRPr="006B17C5" w:rsidRDefault="00374CE3">
      <w:pPr>
        <w:jc w:val="center"/>
        <w:pPrChange w:id="110" w:author="Mosi Adesina Ifatunji" w:date="2025-10-21T19:50:00Z" w16du:dateUtc="2025-10-22T00:50:00Z">
          <w:pPr/>
        </w:pPrChange>
      </w:pPr>
    </w:p>
    <w:p w14:paraId="0000000C" w14:textId="77777777" w:rsidR="00374CE3" w:rsidRPr="006B17C5" w:rsidRDefault="00851BB7">
      <w:pPr>
        <w:jc w:val="center"/>
        <w:pPrChange w:id="111" w:author="Mosi Adesina Ifatunji" w:date="2025-10-21T19:50:00Z" w16du:dateUtc="2025-10-22T00:50:00Z">
          <w:pPr/>
        </w:pPrChange>
      </w:pPr>
      <w:r w:rsidRPr="006B17C5">
        <w:t>Mosi Adesina Ifatunji</w:t>
      </w:r>
      <w:r w:rsidRPr="006B17C5">
        <w:rPr>
          <w:vertAlign w:val="superscript"/>
        </w:rPr>
        <w:t>1</w:t>
      </w:r>
      <w:r w:rsidRPr="006B17C5">
        <w:t xml:space="preserve"> and Ted Mouw</w:t>
      </w:r>
      <w:r w:rsidRPr="006B17C5">
        <w:rPr>
          <w:vertAlign w:val="superscript"/>
        </w:rPr>
        <w:t>2</w:t>
      </w:r>
    </w:p>
    <w:p w14:paraId="0000000D" w14:textId="77777777" w:rsidR="00374CE3" w:rsidRPr="006B17C5" w:rsidRDefault="00374CE3">
      <w:pPr>
        <w:jc w:val="center"/>
        <w:pPrChange w:id="112" w:author="Mosi Adesina Ifatunji" w:date="2025-10-21T19:50:00Z" w16du:dateUtc="2025-10-22T00:50:00Z">
          <w:pPr/>
        </w:pPrChange>
      </w:pPr>
    </w:p>
    <w:p w14:paraId="0000000E" w14:textId="77777777" w:rsidR="00374CE3" w:rsidRPr="006B17C5" w:rsidRDefault="00374CE3">
      <w:pPr>
        <w:jc w:val="center"/>
        <w:pPrChange w:id="113" w:author="Mosi Adesina Ifatunji" w:date="2025-10-21T19:50:00Z" w16du:dateUtc="2025-10-22T00:50:00Z">
          <w:pPr/>
        </w:pPrChange>
      </w:pPr>
    </w:p>
    <w:p w14:paraId="0000000F" w14:textId="77777777" w:rsidR="00374CE3" w:rsidRPr="006B17C5" w:rsidRDefault="00374CE3">
      <w:pPr>
        <w:jc w:val="center"/>
        <w:pPrChange w:id="114" w:author="Mosi Adesina Ifatunji" w:date="2025-10-21T19:50:00Z" w16du:dateUtc="2025-10-22T00:50:00Z">
          <w:pPr/>
        </w:pPrChange>
      </w:pPr>
    </w:p>
    <w:p w14:paraId="00000010" w14:textId="77777777" w:rsidR="00374CE3" w:rsidRPr="006B17C5" w:rsidRDefault="00851BB7">
      <w:pPr>
        <w:jc w:val="center"/>
        <w:pPrChange w:id="115" w:author="Mosi Adesina Ifatunji" w:date="2025-10-21T19:50:00Z" w16du:dateUtc="2025-10-22T00:50:00Z">
          <w:pPr/>
        </w:pPrChange>
      </w:pPr>
      <w:r w:rsidRPr="006B17C5">
        <w:rPr>
          <w:vertAlign w:val="superscript"/>
        </w:rPr>
        <w:t>1</w:t>
      </w:r>
      <w:r w:rsidRPr="006B17C5">
        <w:t>Department of African American Studies,</w:t>
      </w:r>
    </w:p>
    <w:p w14:paraId="00000011" w14:textId="77777777" w:rsidR="00374CE3" w:rsidRDefault="00851BB7" w:rsidP="008A0E16">
      <w:pPr>
        <w:jc w:val="center"/>
        <w:rPr>
          <w:ins w:id="116" w:author="Mosi Adesina Ifatunji" w:date="2025-09-05T13:35:00Z" w16du:dateUtc="2025-09-05T18:35:00Z"/>
        </w:rPr>
      </w:pPr>
      <w:r w:rsidRPr="006B17C5">
        <w:t>Department of Sociology,</w:t>
      </w:r>
    </w:p>
    <w:p w14:paraId="104C9480" w14:textId="2B98518D" w:rsidR="0007324A" w:rsidRDefault="0007324A" w:rsidP="008A0E16">
      <w:pPr>
        <w:jc w:val="center"/>
        <w:rPr>
          <w:ins w:id="117" w:author="Mosi Adesina Ifatunji" w:date="2025-09-05T13:35:00Z" w16du:dateUtc="2025-09-05T18:35:00Z"/>
        </w:rPr>
      </w:pPr>
      <w:ins w:id="118" w:author="Mosi Adesina Ifatunji" w:date="2025-09-05T13:35:00Z" w16du:dateUtc="2025-09-05T18:35:00Z">
        <w:r>
          <w:t>Department of African Cultural Studies,</w:t>
        </w:r>
      </w:ins>
    </w:p>
    <w:p w14:paraId="531FD578" w14:textId="3054AD4D" w:rsidR="0007324A" w:rsidRPr="006B17C5" w:rsidRDefault="0007324A">
      <w:pPr>
        <w:jc w:val="center"/>
        <w:pPrChange w:id="119" w:author="Mosi Adesina Ifatunji" w:date="2025-10-21T19:50:00Z" w16du:dateUtc="2025-10-22T00:50:00Z">
          <w:pPr/>
        </w:pPrChange>
      </w:pPr>
      <w:ins w:id="120" w:author="Mosi Adesina Ifatunji" w:date="2025-09-05T13:35:00Z" w16du:dateUtc="2025-09-05T18:35:00Z">
        <w:r>
          <w:t>African Studies Program,</w:t>
        </w:r>
      </w:ins>
    </w:p>
    <w:p w14:paraId="00000012" w14:textId="49249F40" w:rsidR="00374CE3" w:rsidRPr="006B17C5" w:rsidRDefault="00851BB7">
      <w:pPr>
        <w:jc w:val="center"/>
        <w:pPrChange w:id="121" w:author="Mosi Adesina Ifatunji" w:date="2025-10-21T19:50:00Z" w16du:dateUtc="2025-10-22T00:50:00Z">
          <w:pPr/>
        </w:pPrChange>
      </w:pPr>
      <w:r w:rsidRPr="006B17C5">
        <w:t xml:space="preserve">Institute for </w:t>
      </w:r>
      <w:del w:id="122" w:author="Mosi Adesina Ifatunji" w:date="2025-09-22T20:48:00Z" w16du:dateUtc="2025-09-23T01:48:00Z">
        <w:r w:rsidRPr="006B17C5" w:rsidDel="00CD6FA1">
          <w:delText>Di</w:delText>
        </w:r>
      </w:del>
      <w:ins w:id="123" w:author="Mosi Adesina Ifatunji" w:date="2025-09-22T20:48:00Z" w16du:dateUtc="2025-09-23T01:48:00Z">
        <w:r w:rsidR="00CD6FA1">
          <w:t>Diversity</w:t>
        </w:r>
      </w:ins>
      <w:del w:id="124" w:author="Mosi Adesina Ifatunji" w:date="2025-09-22T20:48:00Z" w16du:dateUtc="2025-09-23T01:48:00Z">
        <w:r w:rsidRPr="006B17C5" w:rsidDel="00CD6FA1">
          <w:delText>versity</w:delText>
        </w:r>
      </w:del>
      <w:r w:rsidRPr="006B17C5">
        <w:t xml:space="preserve"> Science,</w:t>
      </w:r>
    </w:p>
    <w:p w14:paraId="00000013" w14:textId="77777777" w:rsidR="00374CE3" w:rsidRPr="006B17C5" w:rsidRDefault="00851BB7">
      <w:pPr>
        <w:jc w:val="center"/>
        <w:pPrChange w:id="125" w:author="Mosi Adesina Ifatunji" w:date="2025-10-21T19:50:00Z" w16du:dateUtc="2025-10-22T00:50:00Z">
          <w:pPr/>
        </w:pPrChange>
      </w:pPr>
      <w:r w:rsidRPr="006B17C5">
        <w:t>Center for Demography and Ecology,</w:t>
      </w:r>
    </w:p>
    <w:p w14:paraId="00000014" w14:textId="77777777" w:rsidR="00374CE3" w:rsidRPr="006B17C5" w:rsidRDefault="00851BB7">
      <w:pPr>
        <w:jc w:val="center"/>
        <w:pPrChange w:id="126" w:author="Mosi Adesina Ifatunji" w:date="2025-10-21T19:50:00Z" w16du:dateUtc="2025-10-22T00:50:00Z">
          <w:pPr/>
        </w:pPrChange>
      </w:pPr>
      <w:r w:rsidRPr="006B17C5">
        <w:t>University of Wisconsin at Madison.</w:t>
      </w:r>
    </w:p>
    <w:p w14:paraId="00000015" w14:textId="77777777" w:rsidR="00374CE3" w:rsidRPr="006B17C5" w:rsidRDefault="00374CE3">
      <w:pPr>
        <w:jc w:val="center"/>
        <w:pPrChange w:id="127" w:author="Mosi Adesina Ifatunji" w:date="2025-10-21T19:50:00Z" w16du:dateUtc="2025-10-22T00:50:00Z">
          <w:pPr/>
        </w:pPrChange>
      </w:pPr>
    </w:p>
    <w:p w14:paraId="00000016" w14:textId="77777777" w:rsidR="00374CE3" w:rsidRPr="006B17C5" w:rsidRDefault="00851BB7">
      <w:pPr>
        <w:jc w:val="center"/>
        <w:pPrChange w:id="128" w:author="Mosi Adesina Ifatunji" w:date="2025-10-21T19:50:00Z" w16du:dateUtc="2025-10-22T00:50:00Z">
          <w:pPr/>
        </w:pPrChange>
      </w:pPr>
      <w:r w:rsidRPr="006B17C5">
        <w:rPr>
          <w:vertAlign w:val="superscript"/>
        </w:rPr>
        <w:t>2</w:t>
      </w:r>
      <w:r w:rsidRPr="006B17C5">
        <w:t>Department of Sociology,</w:t>
      </w:r>
    </w:p>
    <w:p w14:paraId="00000017" w14:textId="77777777" w:rsidR="00374CE3" w:rsidRPr="006B17C5" w:rsidRDefault="00851BB7">
      <w:pPr>
        <w:jc w:val="center"/>
        <w:pPrChange w:id="129" w:author="Mosi Adesina Ifatunji" w:date="2025-10-21T19:50:00Z" w16du:dateUtc="2025-10-22T00:50:00Z">
          <w:pPr/>
        </w:pPrChange>
      </w:pPr>
      <w:r w:rsidRPr="006B17C5">
        <w:t>Carolina Population Center,</w:t>
      </w:r>
    </w:p>
    <w:p w14:paraId="00000018" w14:textId="77777777" w:rsidR="00374CE3" w:rsidRPr="006B17C5" w:rsidRDefault="00851BB7">
      <w:pPr>
        <w:jc w:val="center"/>
        <w:pPrChange w:id="130" w:author="Mosi Adesina Ifatunji" w:date="2025-10-21T19:50:00Z" w16du:dateUtc="2025-10-22T00:50:00Z">
          <w:pPr/>
        </w:pPrChange>
      </w:pPr>
      <w:r w:rsidRPr="006B17C5">
        <w:t>United States Census Data Center,</w:t>
      </w:r>
    </w:p>
    <w:p w14:paraId="00000019" w14:textId="77777777" w:rsidR="00374CE3" w:rsidRPr="006B17C5" w:rsidRDefault="00851BB7">
      <w:pPr>
        <w:jc w:val="center"/>
        <w:pPrChange w:id="131" w:author="Mosi Adesina Ifatunji" w:date="2025-10-21T19:50:00Z" w16du:dateUtc="2025-10-22T00:50:00Z">
          <w:pPr/>
        </w:pPrChange>
      </w:pPr>
      <w:r w:rsidRPr="006B17C5">
        <w:t>University of North Carolina at Chapel Hill.</w:t>
      </w:r>
    </w:p>
    <w:p w14:paraId="0000001A" w14:textId="77777777" w:rsidR="00374CE3" w:rsidRPr="006B17C5" w:rsidRDefault="00374CE3">
      <w:pPr>
        <w:ind w:right="-14"/>
        <w:pPrChange w:id="132" w:author="Mosi Adesina Ifatunji" w:date="2025-10-21T19:50:00Z" w16du:dateUtc="2025-10-22T00:50:00Z">
          <w:pPr/>
        </w:pPrChange>
      </w:pPr>
    </w:p>
    <w:p w14:paraId="0000001B" w14:textId="77777777" w:rsidR="00374CE3" w:rsidRPr="006B17C5" w:rsidRDefault="00374CE3">
      <w:pPr>
        <w:ind w:right="-14"/>
        <w:pPrChange w:id="133" w:author="Mosi Adesina Ifatunji" w:date="2025-10-21T19:50:00Z" w16du:dateUtc="2025-10-22T00:50:00Z">
          <w:pPr/>
        </w:pPrChange>
      </w:pPr>
    </w:p>
    <w:p w14:paraId="0000001C" w14:textId="77777777" w:rsidR="00374CE3" w:rsidRPr="006B17C5" w:rsidRDefault="00374CE3">
      <w:pPr>
        <w:ind w:right="-14"/>
        <w:pPrChange w:id="134" w:author="Mosi Adesina Ifatunji" w:date="2025-10-21T19:50:00Z" w16du:dateUtc="2025-10-22T00:50:00Z">
          <w:pPr/>
        </w:pPrChange>
      </w:pPr>
    </w:p>
    <w:p w14:paraId="7A981985" w14:textId="77777777" w:rsidR="007D3B82" w:rsidRPr="006B17C5" w:rsidRDefault="007D3B82">
      <w:pPr>
        <w:ind w:right="-14"/>
        <w:pPrChange w:id="135" w:author="Mosi Adesina Ifatunji" w:date="2025-10-21T19:50:00Z" w16du:dateUtc="2025-10-22T00:50:00Z">
          <w:pPr/>
        </w:pPrChange>
      </w:pPr>
      <w:bookmarkStart w:id="136" w:name="_muwx5qvyl74e" w:colFirst="0" w:colLast="0"/>
      <w:bookmarkEnd w:id="136"/>
      <w:r w:rsidRPr="006B17C5">
        <w:br w:type="page"/>
      </w:r>
    </w:p>
    <w:p w14:paraId="4B524ED3" w14:textId="2BE8DEAE" w:rsidR="004A2A44" w:rsidRPr="006B17C5" w:rsidDel="007B2704" w:rsidRDefault="004A2A44">
      <w:pPr>
        <w:pStyle w:val="Heading2"/>
        <w:ind w:right="-14"/>
        <w:rPr>
          <w:color w:val="000000" w:themeColor="text1"/>
          <w:rPrChange w:id="137" w:author="Mosi Adesina Ifatunji" w:date="2025-07-17T11:52:00Z" w16du:dateUtc="2025-07-17T16:52:00Z">
            <w:rPr/>
          </w:rPrChange>
        </w:rPr>
        <w:pPrChange w:id="138" w:author="Mosi Adesina Ifatunji" w:date="2025-10-21T19:50:00Z" w16du:dateUtc="2025-10-22T00:50:00Z">
          <w:pPr>
            <w:pStyle w:val="Heading2"/>
          </w:pPr>
        </w:pPrChange>
      </w:pPr>
      <w:bookmarkStart w:id="139" w:name="ABSTRACT"/>
      <w:ins w:id="140" w:author="Mosi Adesina Ifatunji" w:date="2025-07-17T09:55:00Z">
        <w:r w:rsidRPr="6493E439">
          <w:rPr>
            <w:color w:val="000000" w:themeColor="text1"/>
          </w:rPr>
          <w:lastRenderedPageBreak/>
          <w:t xml:space="preserve"> </w:t>
        </w:r>
      </w:ins>
      <w:r w:rsidR="00851BB7" w:rsidRPr="6493E439">
        <w:rPr>
          <w:color w:val="000000" w:themeColor="text1"/>
          <w:highlight w:val="lightGray"/>
          <w:rPrChange w:id="141" w:author="Mosi Adesina Ifatunji" w:date="2025-07-17T11:52:00Z">
            <w:rPr/>
          </w:rPrChange>
        </w:rPr>
        <w:t>ABSTRAC</w:t>
      </w:r>
      <w:ins w:id="142" w:author="Mosi Adesina Ifatunji" w:date="2025-07-17T09:55:00Z">
        <w:r w:rsidRPr="6493E439">
          <w:rPr>
            <w:color w:val="000000" w:themeColor="text1"/>
            <w:highlight w:val="lightGray"/>
            <w:rPrChange w:id="143" w:author="Mosi Adesina Ifatunji" w:date="2025-07-17T11:52:00Z">
              <w:rPr>
                <w:color w:val="000000" w:themeColor="text1"/>
              </w:rPr>
            </w:rPrChange>
          </w:rPr>
          <w:t xml:space="preserve">T </w:t>
        </w:r>
      </w:ins>
      <w:del w:id="144" w:author="Mosi Adesina Ifatunji" w:date="2025-07-17T09:55:00Z">
        <w:r w:rsidRPr="6493E439" w:rsidDel="00851BB7">
          <w:rPr>
            <w:color w:val="000000" w:themeColor="text1"/>
            <w:highlight w:val="lightGray"/>
            <w:rPrChange w:id="145" w:author="Mosi Adesina Ifatunji" w:date="2025-07-17T11:52:00Z">
              <w:rPr/>
            </w:rPrChange>
          </w:rPr>
          <w:delText>T</w:delText>
        </w:r>
      </w:del>
      <w:bookmarkEnd w:id="139"/>
    </w:p>
    <w:p w14:paraId="0000001E" w14:textId="77777777" w:rsidR="00374CE3" w:rsidRPr="006B17C5" w:rsidDel="006E3703" w:rsidRDefault="00374CE3">
      <w:pPr>
        <w:pStyle w:val="Heading2"/>
        <w:rPr>
          <w:del w:id="146" w:author="Mosi Ifatunji" w:date="2025-02-06T10:00:00Z" w16du:dateUtc="2025-02-06T16:00:00Z"/>
        </w:rPr>
      </w:pPr>
    </w:p>
    <w:p w14:paraId="46A569D9" w14:textId="77777777" w:rsidR="006E3703" w:rsidRPr="006B17C5" w:rsidRDefault="006E3703">
      <w:pPr>
        <w:pStyle w:val="Heading2"/>
        <w:rPr>
          <w:ins w:id="147" w:author="Mosi Ifatunji" w:date="2025-02-06T10:00:00Z" w16du:dateUtc="2025-02-06T16:00:00Z"/>
          <w:del w:id="148" w:author="Mosi Adesina Ifatunji" w:date="2025-07-16T22:59:00Z" w16du:dateUtc="2025-07-17T03:59:00Z"/>
        </w:rPr>
        <w:pPrChange w:id="149" w:author="Mosi Adesina Ifatunji" w:date="2025-10-21T19:50:00Z" w16du:dateUtc="2025-10-22T00:50:00Z">
          <w:pPr/>
        </w:pPrChange>
      </w:pPr>
    </w:p>
    <w:p w14:paraId="434D6498" w14:textId="77777777" w:rsidR="00B27914" w:rsidRDefault="00B27914" w:rsidP="008A0E16">
      <w:pPr>
        <w:divId w:val="374476547"/>
        <w:rPr>
          <w:ins w:id="150" w:author="Mosi Adesina Ifatunji" w:date="2025-07-17T18:17:00Z" w16du:dateUtc="2025-07-17T23:17:00Z"/>
        </w:rPr>
      </w:pPr>
    </w:p>
    <w:p w14:paraId="76279256" w14:textId="3B9448F8" w:rsidR="00C30D5C" w:rsidRDefault="00CF547A" w:rsidP="008A0E16">
      <w:pPr>
        <w:divId w:val="374476547"/>
        <w:rPr>
          <w:ins w:id="151" w:author="Mosi Adesina Ifatunji [2]" w:date="2025-08-26T15:59:00Z" w16du:dateUtc="2025-08-26T20:59:00Z"/>
        </w:rPr>
      </w:pPr>
      <w:ins w:id="152" w:author="Mosi Adesina Ifatunji" w:date="2025-07-17T10:22:00Z" w16du:dateUtc="2025-07-17T15:22:00Z">
        <w:r w:rsidRPr="00B27914">
          <w:rPr>
            <w:rPrChange w:id="153" w:author="Mosi Adesina Ifatunji" w:date="2025-07-17T18:17:00Z" w16du:dateUtc="2025-07-17T23:17:00Z">
              <w:rPr>
                <w:b/>
                <w:bCs/>
              </w:rPr>
            </w:rPrChange>
          </w:rPr>
          <w:t xml:space="preserve">We </w:t>
        </w:r>
      </w:ins>
      <w:ins w:id="154" w:author="Mosi Adesina Ifatunji" w:date="2025-07-17T19:30:00Z" w16du:dateUtc="2025-07-18T00:30:00Z">
        <w:r w:rsidR="000646A4">
          <w:t>further</w:t>
        </w:r>
      </w:ins>
      <w:ins w:id="155" w:author="Mosi Adesina Ifatunji" w:date="2025-07-17T19:29:00Z" w16du:dateUtc="2025-07-18T00:29:00Z">
        <w:r w:rsidR="004517EE">
          <w:t xml:space="preserve"> </w:t>
        </w:r>
      </w:ins>
      <w:ins w:id="156" w:author="Mosi Adesina Ifatunji" w:date="2025-07-17T10:22:00Z" w16du:dateUtc="2025-07-17T15:22:00Z">
        <w:del w:id="157" w:author="Mosi Ifatunji" w:date="2025-07-29T06:32:00Z" w16du:dateUtc="2025-07-29T11:32:00Z">
          <w:r w:rsidRPr="00B27914" w:rsidDel="00DF2CB8">
            <w:rPr>
              <w:rPrChange w:id="158" w:author="Mosi Adesina Ifatunji" w:date="2025-07-17T18:17:00Z" w16du:dateUtc="2025-07-17T23:17:00Z">
                <w:rPr>
                  <w:b/>
                  <w:bCs/>
                </w:rPr>
              </w:rPrChange>
            </w:rPr>
            <w:delText>elaborat</w:delText>
          </w:r>
        </w:del>
        <w:del w:id="159" w:author="Mosi Ifatunji" w:date="2025-07-29T06:31:00Z" w16du:dateUtc="2025-07-29T11:31:00Z">
          <w:r w:rsidRPr="00B27914" w:rsidDel="00F97F35">
            <w:rPr>
              <w:rPrChange w:id="160" w:author="Mosi Adesina Ifatunji" w:date="2025-07-17T18:17:00Z" w16du:dateUtc="2025-07-17T23:17:00Z">
                <w:rPr>
                  <w:b/>
                  <w:bCs/>
                </w:rPr>
              </w:rPrChange>
            </w:rPr>
            <w:delText xml:space="preserve">e </w:delText>
          </w:r>
        </w:del>
      </w:ins>
      <w:ins w:id="161" w:author="Mosi Ifatunji" w:date="2025-07-29T06:32:00Z" w16du:dateUtc="2025-07-29T11:32:00Z">
        <w:r w:rsidR="00DF2CB8">
          <w:t>elaborate</w:t>
        </w:r>
      </w:ins>
      <w:ins w:id="162" w:author="Mosi Adesina Ifatunji [2]" w:date="2025-08-26T15:36:00Z" w16du:dateUtc="2025-08-26T20:36:00Z">
        <w:r w:rsidR="00C626BA">
          <w:t xml:space="preserve"> </w:t>
        </w:r>
      </w:ins>
      <w:ins w:id="163" w:author="Mosi Adesina Ifatunji [2]" w:date="2025-08-26T15:55:00Z" w16du:dateUtc="2025-08-26T20:55:00Z">
        <w:del w:id="164" w:author="Mosi Adesina Ifatunji" w:date="2025-08-30T14:51:00Z" w16du:dateUtc="2025-08-30T19:51:00Z">
          <w:r w:rsidR="00BA6ECB" w:rsidDel="00B53A74">
            <w:delText xml:space="preserve">and </w:delText>
          </w:r>
        </w:del>
      </w:ins>
      <w:ins w:id="165" w:author="Mosi Adesina Ifatunji [2]" w:date="2025-08-26T15:36:00Z" w16du:dateUtc="2025-08-26T20:36:00Z">
        <w:r w:rsidR="00C626BA">
          <w:t>‘</w:t>
        </w:r>
      </w:ins>
      <w:ins w:id="166" w:author="Mosi Ifatunji" w:date="2025-07-29T06:32:00Z" w16du:dateUtc="2025-07-29T11:32:00Z">
        <w:del w:id="167" w:author="Mosi Adesina Ifatunji [2]" w:date="2025-08-26T15:36:00Z" w16du:dateUtc="2025-08-26T20:36:00Z">
          <w:r w:rsidR="00DF2CB8" w:rsidDel="00C626BA">
            <w:delText xml:space="preserve"> </w:delText>
          </w:r>
        </w:del>
      </w:ins>
      <w:ins w:id="168" w:author="Mosi Ifatunji" w:date="2025-07-29T06:59:00Z" w16du:dateUtc="2025-07-29T11:59:00Z">
        <w:del w:id="169" w:author="Mosi Adesina Ifatunji [2]" w:date="2025-08-26T15:36:00Z" w16du:dateUtc="2025-08-26T20:36:00Z">
          <w:r w:rsidR="00A80CB6" w:rsidDel="00F94BA2">
            <w:delText>‘</w:delText>
          </w:r>
        </w:del>
      </w:ins>
      <w:ins w:id="170" w:author="Mosi Adesina Ifatunji" w:date="2025-07-17T12:15:00Z" w16du:dateUtc="2025-07-17T17:15:00Z">
        <w:del w:id="171" w:author="Mosi Ifatunji" w:date="2025-07-29T06:29:00Z" w16du:dateUtc="2025-07-29T11:29:00Z">
          <w:r w:rsidR="00A96BC4" w:rsidRPr="00B27914" w:rsidDel="0014288A">
            <w:delText>theories of ethnoracial</w:delText>
          </w:r>
        </w:del>
      </w:ins>
      <w:ins w:id="172" w:author="Mosi Adesina Ifatunji" w:date="2025-07-17T10:22:00Z" w16du:dateUtc="2025-07-17T15:22:00Z">
        <w:del w:id="173" w:author="Mosi Ifatunji" w:date="2025-07-29T06:29:00Z" w16du:dateUtc="2025-07-29T11:29:00Z">
          <w:r w:rsidRPr="00B27914" w:rsidDel="0014288A">
            <w:rPr>
              <w:rPrChange w:id="174" w:author="Mosi Adesina Ifatunji" w:date="2025-07-17T18:17:00Z" w16du:dateUtc="2025-07-17T23:17:00Z">
                <w:rPr>
                  <w:b/>
                  <w:bCs/>
                </w:rPr>
              </w:rPrChange>
            </w:rPr>
            <w:delText xml:space="preserve"> organizations</w:delText>
          </w:r>
        </w:del>
      </w:ins>
      <w:ins w:id="175" w:author="Mosi Adesina Ifatunji" w:date="2025-07-17T19:26:00Z" w16du:dateUtc="2025-07-18T00:26:00Z">
        <w:del w:id="176" w:author="Mosi Ifatunji" w:date="2025-07-29T06:29:00Z" w16du:dateUtc="2025-07-29T11:29:00Z">
          <w:r w:rsidR="00C7207D" w:rsidDel="0014288A">
            <w:delText xml:space="preserve"> with a focus on</w:delText>
          </w:r>
        </w:del>
      </w:ins>
      <w:ins w:id="177" w:author="Mosi Adesina Ifatunji" w:date="2025-07-17T12:16:00Z" w16du:dateUtc="2025-07-17T17:16:00Z">
        <w:del w:id="178" w:author="Mosi Ifatunji" w:date="2025-07-29T06:29:00Z" w16du:dateUtc="2025-07-29T11:29:00Z">
          <w:r w:rsidR="00FE226E" w:rsidRPr="00B27914" w:rsidDel="0014288A">
            <w:delText xml:space="preserve"> </w:delText>
          </w:r>
        </w:del>
      </w:ins>
      <w:ins w:id="179" w:author="Mosi Adesina Ifatunji" w:date="2025-07-17T12:18:00Z" w16du:dateUtc="2025-07-17T17:18:00Z">
        <w:del w:id="180" w:author="Mosi Ifatunji" w:date="2025-07-29T06:31:00Z" w16du:dateUtc="2025-07-29T11:31:00Z">
          <w:r w:rsidR="00AC0BA8" w:rsidRPr="00B27914" w:rsidDel="00304BCC">
            <w:delText>‘</w:delText>
          </w:r>
        </w:del>
      </w:ins>
      <w:ins w:id="181" w:author="Mosi Adesina Ifatunji" w:date="2025-07-17T10:22:00Z" w16du:dateUtc="2025-07-17T15:22:00Z">
        <w:r w:rsidRPr="00B27914">
          <w:rPr>
            <w:rPrChange w:id="182" w:author="Mosi Adesina Ifatunji" w:date="2025-07-17T18:17:00Z" w16du:dateUtc="2025-07-17T23:17:00Z">
              <w:rPr>
                <w:b/>
                <w:bCs/>
              </w:rPr>
            </w:rPrChange>
          </w:rPr>
          <w:t xml:space="preserve">White </w:t>
        </w:r>
      </w:ins>
      <w:ins w:id="183" w:author="Mosi Adesina Ifatunji [2]" w:date="2025-08-26T16:43:00Z" w16du:dateUtc="2025-08-26T21:43:00Z">
        <w:r w:rsidR="00F552B0">
          <w:t>C</w:t>
        </w:r>
      </w:ins>
      <w:ins w:id="184" w:author="Mosi Adesina Ifatunji" w:date="2025-07-17T10:22:00Z" w16du:dateUtc="2025-07-17T15:22:00Z">
        <w:del w:id="185" w:author="Mosi Adesina Ifatunji [2]" w:date="2025-08-26T16:43:00Z" w16du:dateUtc="2025-08-26T21:43:00Z">
          <w:r w:rsidRPr="00B27914" w:rsidDel="00F552B0">
            <w:rPr>
              <w:rPrChange w:id="186" w:author="Mosi Adesina Ifatunji" w:date="2025-07-17T18:17:00Z" w16du:dateUtc="2025-07-17T23:17:00Z">
                <w:rPr>
                  <w:b/>
                  <w:bCs/>
                </w:rPr>
              </w:rPrChange>
            </w:rPr>
            <w:delText>c</w:delText>
          </w:r>
        </w:del>
        <w:r w:rsidRPr="00B27914">
          <w:rPr>
            <w:rPrChange w:id="187" w:author="Mosi Adesina Ifatunji" w:date="2025-07-17T18:17:00Z" w16du:dateUtc="2025-07-17T23:17:00Z">
              <w:rPr>
                <w:b/>
                <w:bCs/>
              </w:rPr>
            </w:rPrChange>
          </w:rPr>
          <w:t>redentialing</w:t>
        </w:r>
      </w:ins>
      <w:ins w:id="188" w:author="Mosi Adesina Ifatunji" w:date="2025-07-17T12:18:00Z" w16du:dateUtc="2025-07-17T17:18:00Z">
        <w:r w:rsidR="00AC0BA8" w:rsidRPr="00B27914">
          <w:t>’</w:t>
        </w:r>
      </w:ins>
      <w:ins w:id="189" w:author="Mosi Adesina Ifatunji" w:date="2025-07-17T10:22:00Z" w16du:dateUtc="2025-07-17T15:22:00Z">
        <w:r w:rsidRPr="00B27914">
          <w:rPr>
            <w:rPrChange w:id="190" w:author="Mosi Adesina Ifatunji" w:date="2025-07-17T18:17:00Z" w16du:dateUtc="2025-07-17T23:17:00Z">
              <w:rPr>
                <w:b/>
                <w:bCs/>
              </w:rPr>
            </w:rPrChange>
          </w:rPr>
          <w:t xml:space="preserve"> as </w:t>
        </w:r>
      </w:ins>
      <w:ins w:id="191" w:author="Mosi Adesina Ifatunji" w:date="2025-07-17T12:18:00Z" w16du:dateUtc="2025-07-17T17:18:00Z">
        <w:r w:rsidR="00684C27" w:rsidRPr="00B27914">
          <w:t xml:space="preserve">one </w:t>
        </w:r>
      </w:ins>
      <w:ins w:id="192" w:author="Mosi Adesina Ifatunji" w:date="2025-07-17T10:22:00Z" w16du:dateUtc="2025-07-17T15:22:00Z">
        <w:r w:rsidRPr="00B27914">
          <w:rPr>
            <w:rPrChange w:id="193" w:author="Mosi Adesina Ifatunji" w:date="2025-07-17T18:17:00Z" w16du:dateUtc="2025-07-17T23:17:00Z">
              <w:rPr>
                <w:b/>
                <w:bCs/>
              </w:rPr>
            </w:rPrChange>
          </w:rPr>
          <w:t xml:space="preserve">modality of </w:t>
        </w:r>
      </w:ins>
      <w:ins w:id="194" w:author="Mosi Adesina Ifatunji" w:date="2025-07-17T12:18:00Z" w16du:dateUtc="2025-07-17T17:18:00Z">
        <w:r w:rsidR="00714DD4" w:rsidRPr="00B27914">
          <w:t>‘</w:t>
        </w:r>
      </w:ins>
      <w:ins w:id="195" w:author="Mosi Adesina Ifatunji" w:date="2025-07-17T10:22:00Z" w16du:dateUtc="2025-07-17T15:22:00Z">
        <w:r w:rsidRPr="00B27914">
          <w:rPr>
            <w:rPrChange w:id="196" w:author="Mosi Adesina Ifatunji" w:date="2025-07-17T18:17:00Z" w16du:dateUtc="2025-07-17T23:17:00Z">
              <w:rPr>
                <w:b/>
                <w:bCs/>
              </w:rPr>
            </w:rPrChange>
          </w:rPr>
          <w:t>schematization</w:t>
        </w:r>
      </w:ins>
      <w:ins w:id="197" w:author="Mosi Ifatunji" w:date="2025-07-29T06:30:00Z" w16du:dateUtc="2025-07-29T11:30:00Z">
        <w:r w:rsidR="00C57E6C">
          <w:t>’</w:t>
        </w:r>
      </w:ins>
      <w:ins w:id="198" w:author="Mosi Adesina Ifatunji" w:date="2025-07-17T19:25:00Z" w16du:dateUtc="2025-07-18T00:25:00Z">
        <w:del w:id="199" w:author="Mosi Ifatunji" w:date="2025-07-29T06:29:00Z" w16du:dateUtc="2025-07-29T11:29:00Z">
          <w:r w:rsidR="00680577" w:rsidDel="001B6270">
            <w:delText>.</w:delText>
          </w:r>
        </w:del>
      </w:ins>
      <w:ins w:id="200" w:author="Mosi Adesina Ifatunji" w:date="2025-07-17T12:18:00Z" w16du:dateUtc="2025-07-17T17:18:00Z">
        <w:del w:id="201" w:author="Mosi Ifatunji" w:date="2025-07-29T06:30:00Z" w16du:dateUtc="2025-07-29T11:30:00Z">
          <w:r w:rsidR="00714DD4" w:rsidRPr="00B27914" w:rsidDel="001B6270">
            <w:delText>’</w:delText>
          </w:r>
        </w:del>
      </w:ins>
      <w:ins w:id="202" w:author="Mosi Ifatunji" w:date="2025-07-29T06:29:00Z" w16du:dateUtc="2025-07-29T11:29:00Z">
        <w:r w:rsidR="001B6270" w:rsidRPr="001B6270">
          <w:t xml:space="preserve"> </w:t>
        </w:r>
      </w:ins>
      <w:ins w:id="203" w:author="Mosi Adesina Ifatunji" w:date="2025-08-30T14:55:00Z" w16du:dateUtc="2025-08-30T19:55:00Z">
        <w:r w:rsidR="00B53A74">
          <w:t xml:space="preserve">that links Whiteness to </w:t>
        </w:r>
        <w:r w:rsidR="00B53A74" w:rsidRPr="00B27914">
          <w:t>symbolic and material resources</w:t>
        </w:r>
        <w:r w:rsidR="00B53A74">
          <w:t xml:space="preserve"> within</w:t>
        </w:r>
      </w:ins>
      <w:ins w:id="204" w:author="Mosi Ifatunji" w:date="2025-07-29T06:31:00Z" w16du:dateUtc="2025-07-29T11:31:00Z">
        <w:del w:id="205" w:author="Mosi Adesina Ifatunji" w:date="2025-08-30T14:55:00Z" w16du:dateUtc="2025-08-30T19:55:00Z">
          <w:r w:rsidR="00304BCC" w:rsidDel="00B53A74">
            <w:delText>in</w:delText>
          </w:r>
        </w:del>
        <w:r w:rsidR="00304BCC">
          <w:t xml:space="preserve"> </w:t>
        </w:r>
        <w:del w:id="206" w:author="Mosi Adesina Ifatunji" w:date="2025-08-30T14:51:00Z" w16du:dateUtc="2025-08-30T19:51:00Z">
          <w:r w:rsidR="00304BCC" w:rsidRPr="00593FD1" w:rsidDel="00B53A74">
            <w:delText>organization</w:delText>
          </w:r>
        </w:del>
      </w:ins>
      <w:ins w:id="207" w:author="Mosi Adesina Ifatunji" w:date="2025-08-30T14:51:00Z" w16du:dateUtc="2025-08-30T19:51:00Z">
        <w:r w:rsidR="00B53A74">
          <w:t>l</w:t>
        </w:r>
      </w:ins>
      <w:ins w:id="208" w:author="Mosi Adesina Ifatunji" w:date="2025-08-30T14:52:00Z" w16du:dateUtc="2025-08-30T19:52:00Z">
        <w:r w:rsidR="00B53A74">
          <w:t>ocalities</w:t>
        </w:r>
      </w:ins>
      <w:ins w:id="209" w:author="Mosi Adesina Ifatunji [2]" w:date="2025-09-12T13:58:00Z" w16du:dateUtc="2025-09-12T18:58:00Z">
        <w:r w:rsidR="00821DCB">
          <w:t xml:space="preserve"> (e.g., </w:t>
        </w:r>
      </w:ins>
      <w:ins w:id="210" w:author="Mosi Adesina Ifatunji" w:date="2025-08-30T15:12:00Z" w16du:dateUtc="2025-08-30T20:12:00Z">
        <w:del w:id="211" w:author="Mosi Adesina Ifatunji [2]" w:date="2025-09-12T13:58:00Z" w16du:dateUtc="2025-09-12T18:58:00Z">
          <w:r w:rsidR="00704BBE" w:rsidDel="00821DCB">
            <w:delText>.</w:delText>
          </w:r>
        </w:del>
      </w:ins>
      <w:ins w:id="212" w:author="Mosi Ifatunji" w:date="2025-07-29T06:31:00Z" w16du:dateUtc="2025-07-29T11:31:00Z">
        <w:del w:id="213" w:author="Mosi Adesina Ifatunji [2]" w:date="2025-09-12T13:58:00Z" w16du:dateUtc="2025-09-12T18:58:00Z">
          <w:r w:rsidR="00304BCC" w:rsidRPr="00593FD1" w:rsidDel="00AE320D">
            <w:delText>s</w:delText>
          </w:r>
          <w:r w:rsidR="00304BCC" w:rsidDel="00AE320D">
            <w:delText>.</w:delText>
          </w:r>
        </w:del>
      </w:ins>
      <w:ins w:id="214" w:author="Mosi Adesina Ifatunji [2]" w:date="2025-09-12T13:58:00Z" w16du:dateUtc="2025-09-12T18:58:00Z">
        <w:r w:rsidR="00AE320D">
          <w:t xml:space="preserve">organizations, </w:t>
        </w:r>
      </w:ins>
      <w:ins w:id="215" w:author="Mosi Adesina Ifatunji [2]" w:date="2025-10-09T07:07:00Z" w16du:dateUtc="2025-10-09T12:07:00Z">
        <w:r w:rsidR="009C5DE8">
          <w:t>networks</w:t>
        </w:r>
      </w:ins>
      <w:ins w:id="216" w:author="Mosi Adesina Ifatunji [2]" w:date="2025-09-12T13:58:00Z" w16du:dateUtc="2025-09-12T18:58:00Z">
        <w:r w:rsidR="00AE320D">
          <w:t xml:space="preserve"> and </w:t>
        </w:r>
      </w:ins>
      <w:ins w:id="217" w:author="Mosi Adesina Ifatunji [2]" w:date="2025-10-09T07:07:00Z" w16du:dateUtc="2025-10-09T12:07:00Z">
        <w:r w:rsidR="009C5DE8">
          <w:t>areas</w:t>
        </w:r>
      </w:ins>
      <w:ins w:id="218" w:author="Mosi Adesina Ifatunji [2]" w:date="2025-09-12T13:58:00Z" w16du:dateUtc="2025-09-12T18:58:00Z">
        <w:r w:rsidR="00AE320D">
          <w:t>).</w:t>
        </w:r>
      </w:ins>
    </w:p>
    <w:p w14:paraId="0365102C" w14:textId="77777777" w:rsidR="00730E8C" w:rsidRDefault="00730E8C" w:rsidP="008A0E16">
      <w:pPr>
        <w:divId w:val="374476547"/>
        <w:rPr>
          <w:ins w:id="219" w:author="Mosi Adesina Ifatunji [2]" w:date="2025-08-26T15:59:00Z" w16du:dateUtc="2025-08-26T20:59:00Z"/>
        </w:rPr>
      </w:pPr>
    </w:p>
    <w:p w14:paraId="4DBEA6E6" w14:textId="4D07C469" w:rsidR="002B3C7B" w:rsidDel="00B53A74" w:rsidRDefault="00B62729">
      <w:pPr>
        <w:divId w:val="374476547"/>
        <w:rPr>
          <w:del w:id="220" w:author="Mosi Adesina Ifatunji" w:date="2025-08-27T07:28:00Z" w16du:dateUtc="2025-08-27T12:28:00Z"/>
        </w:rPr>
      </w:pPr>
      <w:ins w:id="221" w:author="Mosi Adesina Ifatunji" w:date="2025-08-30T15:05:00Z" w16du:dateUtc="2025-08-30T20:05:00Z">
        <w:r>
          <w:t>When opera</w:t>
        </w:r>
      </w:ins>
      <w:ins w:id="222" w:author="Mosi Adesina Ifatunji" w:date="2025-08-30T15:06:00Z" w16du:dateUtc="2025-08-30T20:06:00Z">
        <w:r>
          <w:t>nt in firms</w:t>
        </w:r>
      </w:ins>
      <w:ins w:id="223" w:author="Mosi Adesina Ifatunji" w:date="2025-08-30T14:55:00Z" w16du:dateUtc="2025-08-30T19:55:00Z">
        <w:r w:rsidR="00B53A74">
          <w:t xml:space="preserve">, </w:t>
        </w:r>
      </w:ins>
      <w:ins w:id="224" w:author="Mosi Adesina Ifatunji" w:date="2025-08-30T15:06:00Z" w16du:dateUtc="2025-08-30T20:06:00Z">
        <w:r>
          <w:t>it</w:t>
        </w:r>
      </w:ins>
      <w:ins w:id="225" w:author="Mosi Adesina Ifatunji [2]" w:date="2025-08-26T15:59:00Z" w16du:dateUtc="2025-08-26T20:59:00Z">
        <w:del w:id="226" w:author="Mosi Adesina Ifatunji" w:date="2025-08-30T14:55:00Z" w16du:dateUtc="2025-08-30T19:55:00Z">
          <w:r w:rsidR="00730E8C" w:rsidDel="00B53A74">
            <w:delText>T</w:delText>
          </w:r>
        </w:del>
        <w:del w:id="227" w:author="Mosi Adesina Ifatunji" w:date="2025-08-30T15:06:00Z" w16du:dateUtc="2025-08-30T20:06:00Z">
          <w:r w:rsidR="00730E8C" w:rsidDel="00B62729">
            <w:delText xml:space="preserve">his </w:delText>
          </w:r>
        </w:del>
      </w:ins>
      <w:ins w:id="228" w:author="Mosi Adesina Ifatunji [2]" w:date="2025-08-26T16:01:00Z" w16du:dateUtc="2025-08-26T21:01:00Z">
        <w:del w:id="229" w:author="Mosi Adesina Ifatunji" w:date="2025-08-30T15:06:00Z" w16du:dateUtc="2025-08-30T20:06:00Z">
          <w:r w:rsidR="00510917" w:rsidDel="00B62729">
            <w:delText>modality</w:delText>
          </w:r>
        </w:del>
      </w:ins>
      <w:ins w:id="230" w:author="Mosi Adesina Ifatunji [2]" w:date="2025-08-26T15:59:00Z" w16du:dateUtc="2025-08-26T20:59:00Z">
        <w:r w:rsidR="00730E8C">
          <w:t xml:space="preserve"> </w:t>
        </w:r>
      </w:ins>
      <w:ins w:id="231" w:author="Mosi Adesina Ifatunji [2]" w:date="2025-08-26T16:00:00Z" w16du:dateUtc="2025-08-26T21:00:00Z">
        <w:del w:id="232" w:author="Mosi Adesina Ifatunji" w:date="2025-08-30T15:11:00Z" w16du:dateUtc="2025-08-30T20:11:00Z">
          <w:r w:rsidR="00E21B7D" w:rsidDel="00285C42">
            <w:delText>encourages</w:delText>
          </w:r>
        </w:del>
      </w:ins>
      <w:ins w:id="233" w:author="Mosi Adesina Ifatunji [2]" w:date="2025-08-26T15:59:00Z" w16du:dateUtc="2025-08-26T20:59:00Z">
        <w:del w:id="234" w:author="Mosi Adesina Ifatunji" w:date="2025-08-30T15:11:00Z" w16du:dateUtc="2025-08-30T20:11:00Z">
          <w:r w:rsidR="00730E8C" w:rsidDel="00285C42">
            <w:delText xml:space="preserve"> </w:delText>
          </w:r>
        </w:del>
        <w:del w:id="235" w:author="Mosi Adesina Ifatunji" w:date="2025-08-30T14:55:00Z" w16du:dateUtc="2025-08-30T19:55:00Z">
          <w:r w:rsidR="00730E8C" w:rsidDel="00B53A74">
            <w:delText xml:space="preserve">firms </w:delText>
          </w:r>
        </w:del>
      </w:ins>
      <w:ins w:id="236" w:author="Mosi Adesina Ifatunji [2]" w:date="2025-08-26T16:01:00Z" w16du:dateUtc="2025-08-26T21:01:00Z">
        <w:del w:id="237" w:author="Mosi Adesina Ifatunji" w:date="2025-08-30T14:55:00Z" w16du:dateUtc="2025-08-30T19:55:00Z">
          <w:r w:rsidR="00CF6C9F" w:rsidDel="00B53A74">
            <w:delText xml:space="preserve">to </w:delText>
          </w:r>
        </w:del>
        <w:del w:id="238" w:author="Mosi Adesina Ifatunji" w:date="2025-08-30T15:01:00Z" w16du:dateUtc="2025-08-30T20:01:00Z">
          <w:r w:rsidR="00CF6C9F" w:rsidDel="00B62729">
            <w:delText>sort</w:delText>
          </w:r>
        </w:del>
      </w:ins>
      <w:ins w:id="239" w:author="Mosi Adesina Ifatunji [2]" w:date="2025-08-26T15:59:00Z" w16du:dateUtc="2025-08-26T20:59:00Z">
        <w:del w:id="240" w:author="Mosi Adesina Ifatunji" w:date="2025-08-30T15:11:00Z" w16du:dateUtc="2025-08-30T20:11:00Z">
          <w:r w:rsidR="00730E8C" w:rsidDel="00285C42">
            <w:delText xml:space="preserve"> </w:delText>
          </w:r>
        </w:del>
      </w:ins>
      <w:ins w:id="241" w:author="Mosi Adesina Ifatunji" w:date="2025-08-30T15:11:00Z" w16du:dateUtc="2025-08-30T20:11:00Z">
        <w:del w:id="242" w:author="Mosi Adesina Ifatunji [2]" w:date="2025-09-12T13:59:00Z" w16du:dateUtc="2025-09-12T18:59:00Z">
          <w:r w:rsidR="00285C42" w:rsidDel="00E004EB">
            <w:delText>hel</w:delText>
          </w:r>
        </w:del>
      </w:ins>
      <w:ins w:id="243" w:author="Mosi Adesina Ifatunji" w:date="2025-08-30T15:12:00Z" w16du:dateUtc="2025-08-30T20:12:00Z">
        <w:del w:id="244" w:author="Mosi Adesina Ifatunji [2]" w:date="2025-09-12T13:59:00Z" w16du:dateUtc="2025-09-12T18:59:00Z">
          <w:r w:rsidR="00285C42" w:rsidDel="00E004EB">
            <w:delText xml:space="preserve">ps </w:delText>
          </w:r>
        </w:del>
        <w:r w:rsidR="00285C42">
          <w:t>sort</w:t>
        </w:r>
      </w:ins>
      <w:ins w:id="245" w:author="Mosi Adesina Ifatunji [2]" w:date="2025-09-12T13:59:00Z" w16du:dateUtc="2025-09-12T18:59:00Z">
        <w:r w:rsidR="009E33B2">
          <w:t>s</w:t>
        </w:r>
      </w:ins>
      <w:ins w:id="246" w:author="Mosi Adesina Ifatunji" w:date="2025-08-30T15:06:00Z" w16du:dateUtc="2025-08-30T20:06:00Z">
        <w:r>
          <w:t xml:space="preserve"> </w:t>
        </w:r>
      </w:ins>
      <w:ins w:id="247" w:author="Mosi Adesina Ifatunji [2]" w:date="2025-08-26T16:02:00Z" w16du:dateUtc="2025-08-26T21:02:00Z">
        <w:r w:rsidR="00CF6C9F">
          <w:t>excess</w:t>
        </w:r>
      </w:ins>
      <w:ins w:id="248" w:author="Mosi Adesina Ifatunji [2]" w:date="2025-08-26T15:59:00Z" w16du:dateUtc="2025-08-26T20:59:00Z">
        <w:r w:rsidR="00730E8C">
          <w:t xml:space="preserve"> White workers</w:t>
        </w:r>
        <w:r w:rsidR="00730E8C" w:rsidRPr="00B27914">
          <w:t xml:space="preserve"> into</w:t>
        </w:r>
        <w:r w:rsidR="00730E8C" w:rsidRPr="007E4BD7">
          <w:t xml:space="preserve"> </w:t>
        </w:r>
        <w:del w:id="249" w:author="Mosi Adesina Ifatunji" w:date="2025-08-30T14:56:00Z" w16du:dateUtc="2025-08-30T19:56:00Z">
          <w:r w:rsidR="00730E8C" w:rsidRPr="007E4BD7" w:rsidDel="00B53A74">
            <w:delText>the</w:delText>
          </w:r>
          <w:r w:rsidR="00730E8C" w:rsidDel="00B53A74">
            <w:delText>ir</w:delText>
          </w:r>
        </w:del>
      </w:ins>
      <w:ins w:id="250" w:author="Mosi Adesina Ifatunji" w:date="2025-08-30T14:56:00Z" w16du:dateUtc="2025-08-30T19:56:00Z">
        <w:del w:id="251" w:author="Mosi Adesina Ifatunji [2]" w:date="2025-09-12T13:59:00Z" w16du:dateUtc="2025-09-12T18:59:00Z">
          <w:r w:rsidR="00B53A74" w:rsidDel="009E33B2">
            <w:delText>the</w:delText>
          </w:r>
        </w:del>
      </w:ins>
      <w:ins w:id="252" w:author="Mosi Adesina Ifatunji" w:date="2025-08-30T15:13:00Z" w16du:dateUtc="2025-08-30T20:13:00Z">
        <w:del w:id="253" w:author="Mosi Adesina Ifatunji [2]" w:date="2025-09-12T13:59:00Z" w16du:dateUtc="2025-09-12T18:59:00Z">
          <w:r w:rsidR="009A6C30" w:rsidDel="009E33B2">
            <w:delText xml:space="preserve"> </w:delText>
          </w:r>
        </w:del>
      </w:ins>
      <w:ins w:id="254" w:author="Mosi Adesina Ifatunji [2]" w:date="2025-09-12T13:59:00Z" w16du:dateUtc="2025-09-12T18:59:00Z">
        <w:r w:rsidR="009E33B2">
          <w:t>the ‘</w:t>
        </w:r>
      </w:ins>
      <w:ins w:id="255" w:author="Mosi Adesina Ifatunji [2]" w:date="2025-08-26T15:59:00Z" w16du:dateUtc="2025-08-26T20:59:00Z">
        <w:r w:rsidR="00730E8C" w:rsidRPr="007E4BD7">
          <w:t>upper echelon</w:t>
        </w:r>
        <w:r w:rsidR="00730E8C">
          <w:t>s</w:t>
        </w:r>
      </w:ins>
      <w:ins w:id="256" w:author="Mosi Adesina Ifatunji [2]" w:date="2025-08-26T16:02:00Z" w16du:dateUtc="2025-08-26T21:02:00Z">
        <w:r w:rsidR="00673A03">
          <w:t>,’</w:t>
        </w:r>
      </w:ins>
      <w:ins w:id="257" w:author="Mosi Adesina Ifatunji [2]" w:date="2025-08-26T15:59:00Z" w16du:dateUtc="2025-08-26T20:59:00Z">
        <w:r w:rsidR="00730E8C">
          <w:t xml:space="preserve"> wherein</w:t>
        </w:r>
      </w:ins>
      <w:ins w:id="258" w:author="Mosi Adesina Ifatunji" w:date="2025-08-30T14:56:00Z" w16du:dateUtc="2025-08-30T19:56:00Z">
        <w:r w:rsidR="00B53A74">
          <w:t xml:space="preserve"> </w:t>
        </w:r>
      </w:ins>
      <w:ins w:id="259" w:author="Mosi Adesina Ifatunji" w:date="2025-08-30T15:16:00Z" w16du:dateUtc="2025-08-30T20:16:00Z">
        <w:r w:rsidR="009A6C30">
          <w:t xml:space="preserve">leadership transcribes </w:t>
        </w:r>
      </w:ins>
      <w:ins w:id="260" w:author="Mosi Adesina Ifatunji" w:date="2025-08-30T15:14:00Z" w16du:dateUtc="2025-08-30T20:14:00Z">
        <w:r w:rsidR="009A6C30" w:rsidRPr="00B27914">
          <w:t>unwritten rules and practices</w:t>
        </w:r>
        <w:r w:rsidR="009A6C30">
          <w:t xml:space="preserve"> </w:t>
        </w:r>
      </w:ins>
      <w:ins w:id="261" w:author="Mosi Adesina Ifatunji [2]" w:date="2025-08-26T15:59:00Z" w16du:dateUtc="2025-08-26T20:59:00Z">
        <w:del w:id="262" w:author="Mosi Adesina Ifatunji" w:date="2025-08-30T15:14:00Z" w16du:dateUtc="2025-08-30T20:14:00Z">
          <w:r w:rsidR="00730E8C" w:rsidRPr="00B27914" w:rsidDel="009A6C30">
            <w:delText xml:space="preserve"> </w:delText>
          </w:r>
          <w:r w:rsidR="00730E8C" w:rsidDel="009A6C30">
            <w:delText xml:space="preserve">leadership </w:delText>
          </w:r>
        </w:del>
        <w:del w:id="263" w:author="Mosi Adesina Ifatunji" w:date="2025-08-30T14:53:00Z" w16du:dateUtc="2025-08-30T19:53:00Z">
          <w:r w:rsidR="00730E8C" w:rsidDel="00B53A74">
            <w:delText>transcribes</w:delText>
          </w:r>
        </w:del>
        <w:del w:id="264" w:author="Mosi Adesina Ifatunji" w:date="2025-08-30T15:16:00Z" w16du:dateUtc="2025-08-30T20:16:00Z">
          <w:r w:rsidR="00730E8C" w:rsidDel="009A6C30">
            <w:delText xml:space="preserve"> </w:delText>
          </w:r>
        </w:del>
      </w:ins>
      <w:ins w:id="265" w:author="Mosi Adesina Ifatunji [2]" w:date="2025-08-26T16:02:00Z" w16du:dateUtc="2025-08-26T21:02:00Z">
        <w:del w:id="266" w:author="Mosi Adesina Ifatunji" w:date="2025-08-30T14:52:00Z" w16du:dateUtc="2025-08-30T19:52:00Z">
          <w:r w:rsidR="002D4D9B" w:rsidDel="00B53A74">
            <w:delText>previously</w:delText>
          </w:r>
        </w:del>
      </w:ins>
      <w:ins w:id="267" w:author="Mosi Adesina Ifatunji [2]" w:date="2025-08-26T15:59:00Z" w16du:dateUtc="2025-08-26T20:59:00Z">
        <w:del w:id="268" w:author="Mosi Adesina Ifatunji" w:date="2025-08-30T14:52:00Z" w16du:dateUtc="2025-08-30T19:52:00Z">
          <w:r w:rsidR="00730E8C" w:rsidDel="00B53A74">
            <w:delText xml:space="preserve"> </w:delText>
          </w:r>
        </w:del>
        <w:del w:id="269" w:author="Mosi Adesina Ifatunji" w:date="2025-08-27T07:27:00Z" w16du:dateUtc="2025-08-27T12:27:00Z">
          <w:r w:rsidR="00730E8C" w:rsidDel="00D81472">
            <w:delText>informal</w:delText>
          </w:r>
          <w:r w:rsidR="00730E8C" w:rsidRPr="00B27914" w:rsidDel="00D81472">
            <w:delText xml:space="preserve"> </w:delText>
          </w:r>
        </w:del>
        <w:del w:id="270" w:author="Mosi Adesina Ifatunji" w:date="2025-08-30T15:14:00Z" w16du:dateUtc="2025-08-30T20:14:00Z">
          <w:r w:rsidR="00730E8C" w:rsidRPr="00B27914" w:rsidDel="009A6C30">
            <w:delText xml:space="preserve">unwritten rules and practices </w:delText>
          </w:r>
        </w:del>
        <w:r w:rsidR="00730E8C" w:rsidRPr="00B27914">
          <w:t xml:space="preserve">into </w:t>
        </w:r>
        <w:r w:rsidR="00730E8C">
          <w:t xml:space="preserve">formal </w:t>
        </w:r>
        <w:r w:rsidR="00730E8C" w:rsidRPr="00B27914">
          <w:t>policies and procedures</w:t>
        </w:r>
      </w:ins>
      <w:ins w:id="271" w:author="Mosi Adesina Ifatunji" w:date="2025-08-30T14:58:00Z" w16du:dateUtc="2025-08-30T19:58:00Z">
        <w:r w:rsidR="00B53A74">
          <w:t>.</w:t>
        </w:r>
      </w:ins>
      <w:ins w:id="272" w:author="Mosi Adesina Ifatunji [2]" w:date="2025-08-26T15:59:00Z" w16du:dateUtc="2025-08-26T20:59:00Z">
        <w:del w:id="273" w:author="Mosi Adesina Ifatunji" w:date="2025-08-30T14:58:00Z" w16du:dateUtc="2025-08-30T19:58:00Z">
          <w:r w:rsidR="00730E8C" w:rsidDel="00B53A74">
            <w:delText>, further articulat</w:delText>
          </w:r>
        </w:del>
      </w:ins>
      <w:ins w:id="274" w:author="Mosi Adesina Ifatunji [2]" w:date="2025-08-26T16:03:00Z" w16du:dateUtc="2025-08-26T21:03:00Z">
        <w:del w:id="275" w:author="Mosi Adesina Ifatunji" w:date="2025-08-30T14:58:00Z" w16du:dateUtc="2025-08-30T19:58:00Z">
          <w:r w:rsidR="005E4DF3" w:rsidDel="00B53A74">
            <w:delText>ing</w:delText>
          </w:r>
        </w:del>
      </w:ins>
      <w:ins w:id="276" w:author="Mosi Adesina Ifatunji [2]" w:date="2025-08-26T15:59:00Z" w16du:dateUtc="2025-08-26T20:59:00Z">
        <w:del w:id="277" w:author="Mosi Adesina Ifatunji" w:date="2025-08-30T14:58:00Z" w16du:dateUtc="2025-08-30T19:58:00Z">
          <w:r w:rsidR="00730E8C" w:rsidDel="00B53A74">
            <w:delText xml:space="preserve"> Whiteness</w:delText>
          </w:r>
        </w:del>
        <w:del w:id="278" w:author="Mosi Adesina Ifatunji" w:date="2025-08-30T14:53:00Z" w16du:dateUtc="2025-08-30T19:53:00Z">
          <w:r w:rsidR="00730E8C" w:rsidRPr="00B27914" w:rsidDel="00B53A74">
            <w:delText xml:space="preserve"> </w:delText>
          </w:r>
          <w:r w:rsidR="00730E8C" w:rsidDel="00B53A74">
            <w:delText xml:space="preserve">to </w:delText>
          </w:r>
          <w:r w:rsidR="00730E8C" w:rsidRPr="00B27914" w:rsidDel="00B53A74">
            <w:delText>symbolic and material resources</w:delText>
          </w:r>
        </w:del>
        <w:del w:id="279" w:author="Mosi Adesina Ifatunji" w:date="2025-08-30T14:58:00Z" w16du:dateUtc="2025-08-30T19:58:00Z">
          <w:r w:rsidR="00730E8C" w:rsidDel="00B53A74">
            <w:delText>.</w:delText>
          </w:r>
        </w:del>
      </w:ins>
      <w:ins w:id="280" w:author="Mosi Adesina Ifatunji [2]" w:date="2025-08-26T16:03:00Z" w16du:dateUtc="2025-08-26T21:03:00Z">
        <w:del w:id="281" w:author="Mosi Adesina Ifatunji" w:date="2025-08-27T07:28:00Z" w16du:dateUtc="2025-08-27T12:28:00Z">
          <w:r w:rsidR="005E4DF3" w:rsidDel="00D81472">
            <w:delText>F</w:delText>
          </w:r>
        </w:del>
      </w:ins>
      <w:ins w:id="282" w:author="Mosi Adesina Ifatunji [2]" w:date="2025-08-26T15:57:00Z" w16du:dateUtc="2025-08-26T20:57:00Z">
        <w:del w:id="283" w:author="Mosi Adesina Ifatunji" w:date="2025-08-27T07:28:00Z" w16du:dateUtc="2025-08-27T12:28:00Z">
          <w:r w:rsidR="000F79B4" w:rsidDel="00D81472">
            <w:delText>irst</w:delText>
          </w:r>
        </w:del>
      </w:ins>
      <w:ins w:id="284" w:author="Mosi Adesina Ifatunji [2]" w:date="2025-08-26T16:03:00Z" w16du:dateUtc="2025-08-26T21:03:00Z">
        <w:del w:id="285" w:author="Mosi Adesina Ifatunji" w:date="2025-08-27T07:28:00Z" w16du:dateUtc="2025-08-27T12:28:00Z">
          <w:r w:rsidR="002B3C7B" w:rsidDel="00D81472">
            <w:delText>, we</w:delText>
          </w:r>
        </w:del>
      </w:ins>
      <w:ins w:id="286" w:author="Mosi Adesina Ifatunji [2]" w:date="2025-08-26T15:46:00Z" w16du:dateUtc="2025-08-26T20:46:00Z">
        <w:del w:id="287" w:author="Mosi Adesina Ifatunji" w:date="2025-08-27T07:28:00Z" w16du:dateUtc="2025-08-27T12:28:00Z">
          <w:r w:rsidR="00E3410A" w:rsidDel="00D81472">
            <w:delText xml:space="preserve"> </w:delText>
          </w:r>
        </w:del>
      </w:ins>
      <w:ins w:id="288" w:author="Mosi Adesina Ifatunji [2]" w:date="2025-08-26T15:51:00Z" w16du:dateUtc="2025-08-26T20:51:00Z">
        <w:del w:id="289" w:author="Mosi Adesina Ifatunji" w:date="2025-08-27T07:28:00Z" w16du:dateUtc="2025-08-27T12:28:00Z">
          <w:r w:rsidR="00D52FCC" w:rsidDel="00D81472">
            <w:delText xml:space="preserve">accept that it </w:delText>
          </w:r>
        </w:del>
      </w:ins>
      <w:ins w:id="290" w:author="Mosi Adesina Ifatunji [2]" w:date="2025-08-26T15:52:00Z" w16du:dateUtc="2025-08-26T20:52:00Z">
        <w:del w:id="291" w:author="Mosi Adesina Ifatunji" w:date="2025-08-27T07:28:00Z" w16du:dateUtc="2025-08-27T12:28:00Z">
          <w:r w:rsidR="00D52FCC" w:rsidRPr="00B27914" w:rsidDel="00D81472">
            <w:delText xml:space="preserve">grants </w:delText>
          </w:r>
          <w:r w:rsidR="00D52FCC" w:rsidRPr="007E4BD7" w:rsidDel="00D81472">
            <w:delText>White workers</w:delText>
          </w:r>
          <w:r w:rsidR="00D52FCC" w:rsidDel="00D81472">
            <w:delText xml:space="preserve"> </w:delText>
          </w:r>
          <w:r w:rsidR="00D52FCC" w:rsidRPr="007E4BD7" w:rsidDel="00D81472">
            <w:delText xml:space="preserve">privileged access to </w:delText>
          </w:r>
        </w:del>
      </w:ins>
      <w:ins w:id="292" w:author="Mosi Adesina Ifatunji [2]" w:date="2025-08-26T16:04:00Z" w16du:dateUtc="2025-08-26T21:04:00Z">
        <w:del w:id="293" w:author="Mosi Adesina Ifatunji" w:date="2025-08-27T07:28:00Z" w16du:dateUtc="2025-08-27T12:28:00Z">
          <w:r w:rsidR="002B3C7B" w:rsidDel="00D81472">
            <w:delText xml:space="preserve">these </w:delText>
          </w:r>
        </w:del>
      </w:ins>
      <w:ins w:id="294" w:author="Mosi Adesina Ifatunji [2]" w:date="2025-08-26T15:52:00Z" w16du:dateUtc="2025-08-26T20:52:00Z">
        <w:del w:id="295" w:author="Mosi Adesina Ifatunji" w:date="2025-08-27T07:28:00Z" w16du:dateUtc="2025-08-27T12:28:00Z">
          <w:r w:rsidR="00D52FCC" w:rsidDel="00D81472">
            <w:delText>resources in firms</w:delText>
          </w:r>
        </w:del>
      </w:ins>
      <w:ins w:id="296" w:author="Mosi Adesina Ifatunji [2]" w:date="2025-08-26T16:04:00Z" w16du:dateUtc="2025-08-26T21:04:00Z">
        <w:del w:id="297" w:author="Mosi Adesina Ifatunji" w:date="2025-08-27T07:28:00Z" w16du:dateUtc="2025-08-27T12:28:00Z">
          <w:r w:rsidR="002B3C7B" w:rsidDel="00D81472">
            <w:delText>.</w:delText>
          </w:r>
        </w:del>
      </w:ins>
    </w:p>
    <w:p w14:paraId="16E94D73" w14:textId="1D3A5F97" w:rsidR="00B53A74" w:rsidRDefault="00B53A74" w:rsidP="008A0E16">
      <w:pPr>
        <w:divId w:val="374476547"/>
        <w:rPr>
          <w:ins w:id="298" w:author="Mosi Adesina Ifatunji" w:date="2025-08-30T14:53:00Z" w16du:dateUtc="2025-08-30T19:53:00Z"/>
        </w:rPr>
      </w:pPr>
    </w:p>
    <w:p w14:paraId="26151CED" w14:textId="77777777" w:rsidR="002B3C7B" w:rsidRDefault="002B3C7B" w:rsidP="008A0E16">
      <w:pPr>
        <w:rPr>
          <w:ins w:id="299" w:author="Mosi Adesina Ifatunji [2]" w:date="2025-08-26T16:04:00Z" w16du:dateUtc="2025-08-26T21:04:00Z"/>
        </w:rPr>
      </w:pPr>
    </w:p>
    <w:p w14:paraId="3C088D6B" w14:textId="7AC2D625" w:rsidR="00104B22" w:rsidDel="00D72EFD" w:rsidRDefault="00D72EFD">
      <w:pPr>
        <w:rPr>
          <w:ins w:id="300" w:author="Mosi Ifatunji" w:date="2025-07-29T06:21:00Z" w16du:dateUtc="2025-07-29T11:21:00Z"/>
          <w:del w:id="301" w:author="Mosi Adesina Ifatunji [2]" w:date="2025-08-26T16:39:00Z" w16du:dateUtc="2025-08-26T21:39:00Z"/>
        </w:rPr>
      </w:pPr>
      <w:ins w:id="302" w:author="Mosi Adesina Ifatunji [2]" w:date="2025-08-26T16:39:00Z" w16du:dateUtc="2025-08-26T21:39:00Z">
        <w:del w:id="303" w:author="Mosi Adesina Ifatunji" w:date="2025-08-27T07:28:00Z" w16du:dateUtc="2025-08-27T12:28:00Z">
          <w:r w:rsidRPr="00D72EFD" w:rsidDel="00D81472">
            <w:delText xml:space="preserve">Next, </w:delText>
          </w:r>
        </w:del>
      </w:ins>
      <w:ins w:id="304" w:author="Mosi Adesina Ifatunji" w:date="2025-08-27T07:28:00Z" w16du:dateUtc="2025-08-27T12:28:00Z">
        <w:r w:rsidR="00D81472">
          <w:t>W</w:t>
        </w:r>
      </w:ins>
      <w:ins w:id="305" w:author="Mosi Adesina Ifatunji [2]" w:date="2025-08-26T16:39:00Z" w16du:dateUtc="2025-08-26T21:39:00Z">
        <w:del w:id="306" w:author="Mosi Adesina Ifatunji" w:date="2025-08-27T07:28:00Z" w16du:dateUtc="2025-08-27T12:28:00Z">
          <w:r w:rsidRPr="00D72EFD" w:rsidDel="00D81472">
            <w:delText>w</w:delText>
          </w:r>
        </w:del>
        <w:r w:rsidRPr="00D72EFD">
          <w:t xml:space="preserve">e further </w:t>
        </w:r>
        <w:del w:id="307" w:author="Mosi Adesina Ifatunji" w:date="2025-08-30T15:17:00Z" w16du:dateUtc="2025-08-30T20:17:00Z">
          <w:r w:rsidRPr="00D72EFD" w:rsidDel="009A6C30">
            <w:delText>specify the concept</w:delText>
          </w:r>
        </w:del>
      </w:ins>
      <w:ins w:id="308" w:author="Mosi Adesina Ifatunji" w:date="2025-08-30T15:17:00Z" w16du:dateUtc="2025-08-30T20:17:00Z">
        <w:r w:rsidR="009A6C30">
          <w:t>specify this schema</w:t>
        </w:r>
      </w:ins>
      <w:ins w:id="309" w:author="Mosi Adesina Ifatunji [2]" w:date="2025-08-26T16:39:00Z" w16du:dateUtc="2025-08-26T21:39:00Z">
        <w:r w:rsidRPr="00D72EFD">
          <w:t xml:space="preserve"> by </w:t>
        </w:r>
        <w:del w:id="310" w:author="Mosi Adesina Ifatunji" w:date="2025-08-30T15:17:00Z" w16du:dateUtc="2025-08-30T20:17:00Z">
          <w:r w:rsidRPr="00D72EFD" w:rsidDel="009A6C30">
            <w:delText>incorporating</w:delText>
          </w:r>
        </w:del>
      </w:ins>
      <w:ins w:id="311" w:author="Mosi Adesina Ifatunji" w:date="2025-08-30T15:18:00Z" w16du:dateUtc="2025-08-30T20:18:00Z">
        <w:r w:rsidR="009A6C30">
          <w:t>anchoring</w:t>
        </w:r>
      </w:ins>
      <w:ins w:id="312" w:author="Mosi Adesina Ifatunji" w:date="2025-08-30T15:17:00Z" w16du:dateUtc="2025-08-30T20:17:00Z">
        <w:r w:rsidR="009A6C30">
          <w:t xml:space="preserve"> </w:t>
        </w:r>
        <w:del w:id="313" w:author="Mosi Adesina Ifatunji [2]" w:date="2025-09-12T14:02:00Z" w16du:dateUtc="2025-09-12T19:02:00Z">
          <w:r w:rsidR="009A6C30" w:rsidDel="001973EB">
            <w:delText xml:space="preserve">its </w:delText>
          </w:r>
        </w:del>
      </w:ins>
      <w:ins w:id="314" w:author="Mosi Adesina Ifatunji" w:date="2025-08-30T15:18:00Z" w16du:dateUtc="2025-08-30T20:18:00Z">
        <w:del w:id="315" w:author="Mosi Adesina Ifatunji [2]" w:date="2025-09-12T14:02:00Z" w16du:dateUtc="2025-09-12T19:02:00Z">
          <w:r w:rsidR="009A6C30" w:rsidDel="001973EB">
            <w:delText xml:space="preserve">credentialing </w:delText>
          </w:r>
        </w:del>
      </w:ins>
      <w:ins w:id="316" w:author="Mosi Adesina Ifatunji" w:date="2025-09-05T14:24:00Z" w16du:dateUtc="2025-09-05T19:24:00Z">
        <w:del w:id="317" w:author="Mosi Adesina Ifatunji [2]" w:date="2025-09-12T14:02:00Z" w16du:dateUtc="2025-09-12T19:02:00Z">
          <w:r w:rsidR="005E0DD5" w:rsidDel="001973EB">
            <w:delText>aspects</w:delText>
          </w:r>
        </w:del>
      </w:ins>
      <w:ins w:id="318" w:author="Mosi Adesina Ifatunji" w:date="2025-08-30T15:18:00Z" w16du:dateUtc="2025-08-30T20:18:00Z">
        <w:del w:id="319" w:author="Mosi Adesina Ifatunji [2]" w:date="2025-09-12T14:02:00Z" w16du:dateUtc="2025-09-12T19:02:00Z">
          <w:r w:rsidR="009A6C30" w:rsidDel="001973EB">
            <w:delText xml:space="preserve"> in</w:delText>
          </w:r>
        </w:del>
      </w:ins>
      <w:ins w:id="320" w:author="Mosi Adesina Ifatunji [2]" w:date="2025-09-12T14:02:00Z" w16du:dateUtc="2025-09-12T19:02:00Z">
        <w:r w:rsidR="001973EB">
          <w:t>it in</w:t>
        </w:r>
      </w:ins>
      <w:ins w:id="321" w:author="Mosi Adesina Ifatunji [2]" w:date="2025-08-26T16:39:00Z" w16du:dateUtc="2025-08-26T21:39:00Z">
        <w:r w:rsidRPr="00D72EFD">
          <w:t xml:space="preserve"> </w:t>
        </w:r>
      </w:ins>
      <w:ins w:id="322" w:author="Mosi Adesina Ifatunji" w:date="2025-08-30T15:18:00Z" w16du:dateUtc="2025-08-30T20:18:00Z">
        <w:r w:rsidR="009A6C30">
          <w:t>‘</w:t>
        </w:r>
      </w:ins>
      <w:ins w:id="323" w:author="Mosi Adesina Ifatunji [2]" w:date="2025-08-26T16:39:00Z" w16du:dateUtc="2025-08-26T21:39:00Z">
        <w:r w:rsidRPr="00D72EFD">
          <w:t>racial contract theory</w:t>
        </w:r>
      </w:ins>
      <w:ins w:id="324" w:author="Mosi Adesina Ifatunji" w:date="2025-08-30T15:18:00Z" w16du:dateUtc="2025-08-30T20:18:00Z">
        <w:r w:rsidR="009A6C30">
          <w:t>’</w:t>
        </w:r>
      </w:ins>
      <w:ins w:id="325" w:author="Mosi Adesina Ifatunji [2]" w:date="2025-08-26T16:39:00Z" w16du:dateUtc="2025-08-26T21:39:00Z">
        <w:r w:rsidRPr="00D72EFD">
          <w:t xml:space="preserve"> and </w:t>
        </w:r>
      </w:ins>
      <w:ins w:id="326" w:author="Mosi Adesina Ifatunji [2]" w:date="2025-09-12T14:01:00Z" w16du:dateUtc="2025-09-12T19:01:00Z">
        <w:r w:rsidR="009807D5">
          <w:t xml:space="preserve">then </w:t>
        </w:r>
      </w:ins>
      <w:ins w:id="327" w:author="Mosi Adesina Ifatunji [2]" w:date="2025-08-26T16:39:00Z" w16du:dateUtc="2025-08-26T21:39:00Z">
        <w:del w:id="328" w:author="Mosi Adesina Ifatunji" w:date="2025-08-30T15:31:00Z" w16du:dateUtc="2025-08-30T20:31:00Z">
          <w:r w:rsidRPr="00D72EFD" w:rsidDel="00406F0A">
            <w:delText>situating</w:delText>
          </w:r>
        </w:del>
      </w:ins>
      <w:ins w:id="329" w:author="Mosi Adesina Ifatunji" w:date="2025-08-30T15:31:00Z" w16du:dateUtc="2025-08-30T20:31:00Z">
        <w:r w:rsidR="00406F0A">
          <w:t>situat</w:t>
        </w:r>
      </w:ins>
      <w:ins w:id="330" w:author="Mosi Adesina Ifatunji [2]" w:date="2025-09-12T14:01:00Z" w16du:dateUtc="2025-09-12T19:01:00Z">
        <w:r w:rsidR="009807D5">
          <w:t>ing</w:t>
        </w:r>
      </w:ins>
      <w:ins w:id="331" w:author="Mosi Adesina Ifatunji" w:date="2025-08-30T15:31:00Z" w16du:dateUtc="2025-08-30T20:31:00Z">
        <w:del w:id="332" w:author="Mosi Adesina Ifatunji [2]" w:date="2025-09-12T14:01:00Z" w16du:dateUtc="2025-09-12T19:01:00Z">
          <w:r w:rsidR="00406F0A" w:rsidDel="009807D5">
            <w:delText>e</w:delText>
          </w:r>
        </w:del>
      </w:ins>
      <w:ins w:id="333" w:author="Mosi Adesina Ifatunji [2]" w:date="2025-08-26T16:39:00Z" w16du:dateUtc="2025-08-26T21:39:00Z">
        <w:r w:rsidRPr="00D72EFD">
          <w:t xml:space="preserve"> </w:t>
        </w:r>
        <w:r w:rsidR="00651806">
          <w:t>W</w:t>
        </w:r>
        <w:r w:rsidRPr="00D72EFD">
          <w:t xml:space="preserve">hite </w:t>
        </w:r>
        <w:r w:rsidR="00651806">
          <w:t>S</w:t>
        </w:r>
        <w:r w:rsidRPr="00D72EFD">
          <w:t>upremacy in a state of superposition, where it serves as both an ideological point of reiteration and ‘script library</w:t>
        </w:r>
      </w:ins>
      <w:ins w:id="334" w:author="Mosi Adesina Ifatunji" w:date="2025-08-30T15:19:00Z" w16du:dateUtc="2025-08-30T20:19:00Z">
        <w:del w:id="335" w:author="Mosi Adesina Ifatunji [2]" w:date="2025-09-12T14:03:00Z" w16du:dateUtc="2025-09-12T19:03:00Z">
          <w:r w:rsidR="009A6C30" w:rsidDel="00A26917">
            <w:delText>,</w:delText>
          </w:r>
        </w:del>
      </w:ins>
      <w:ins w:id="336" w:author="Mosi Adesina Ifatunji [2]" w:date="2025-08-26T16:39:00Z" w16du:dateUtc="2025-08-26T21:39:00Z">
        <w:del w:id="337" w:author="Mosi Adesina Ifatunji" w:date="2025-08-30T15:18:00Z" w16du:dateUtc="2025-08-30T20:18:00Z">
          <w:r w:rsidRPr="00D72EFD" w:rsidDel="009A6C30">
            <w:delText>.</w:delText>
          </w:r>
        </w:del>
        <w:r w:rsidRPr="00D72EFD">
          <w:t>’</w:t>
        </w:r>
      </w:ins>
      <w:ins w:id="338" w:author="Mosi Adesina Ifatunji" w:date="2025-07-17T19:30:00Z" w16du:dateUtc="2025-07-18T00:30:00Z">
        <w:del w:id="339" w:author="Mosi Adesina Ifatunji [2]" w:date="2025-08-26T15:45:00Z" w16du:dateUtc="2025-08-26T20:45:00Z">
          <w:r w:rsidR="00B72E09" w:rsidDel="008540DE">
            <w:delText>,</w:delText>
          </w:r>
        </w:del>
        <w:del w:id="340" w:author="Mosi Adesina Ifatunji [2]" w:date="2025-08-26T15:46:00Z" w16du:dateUtc="2025-08-26T20:46:00Z">
          <w:r w:rsidR="00B72E09" w:rsidDel="008540DE">
            <w:delText xml:space="preserve"> </w:delText>
          </w:r>
        </w:del>
      </w:ins>
      <w:ins w:id="341" w:author="Mosi Ifatunji" w:date="2025-07-29T07:02:00Z" w16du:dateUtc="2025-07-29T12:02:00Z">
        <w:del w:id="342" w:author="Mosi Adesina Ifatunji [2]" w:date="2025-08-26T15:45:00Z" w16du:dateUtc="2025-08-26T20:45:00Z">
          <w:r w:rsidR="00CE4BC0" w:rsidDel="00CD2966">
            <w:delText>with</w:delText>
          </w:r>
          <w:r w:rsidR="00CE4BC0" w:rsidDel="008540DE">
            <w:delText xml:space="preserve"> W</w:delText>
          </w:r>
        </w:del>
        <w:del w:id="343" w:author="Mosi Adesina Ifatunji [2]" w:date="2025-08-26T15:55:00Z" w16du:dateUtc="2025-08-26T20:55:00Z">
          <w:r w:rsidR="00CE4BC0" w:rsidDel="000F65CA">
            <w:delText xml:space="preserve">hite Supremacy as its ideological </w:delText>
          </w:r>
        </w:del>
      </w:ins>
      <w:ins w:id="344" w:author="Mosi Adesina Ifatunji" w:date="2025-07-17T10:27:00Z" w16du:dateUtc="2025-07-17T15:27:00Z">
        <w:del w:id="345" w:author="Mosi Adesina Ifatunji [2]" w:date="2025-08-26T15:55:00Z" w16du:dateUtc="2025-08-26T20:55:00Z">
          <w:r w:rsidR="00F2205C" w:rsidRPr="00B27914" w:rsidDel="000F65CA">
            <w:delText>W</w:delText>
          </w:r>
        </w:del>
      </w:ins>
      <w:ins w:id="346" w:author="Mosi Adesina Ifatunji" w:date="2025-07-17T10:13:00Z" w16du:dateUtc="2025-07-17T15:13:00Z">
        <w:del w:id="347" w:author="Mosi Adesina Ifatunji [2]" w:date="2025-08-26T15:55:00Z" w16du:dateUtc="2025-08-26T20:55:00Z">
          <w:r w:rsidR="00203063" w:rsidRPr="00B27914" w:rsidDel="000F65CA">
            <w:delText>hite</w:delText>
          </w:r>
        </w:del>
      </w:ins>
      <w:ins w:id="348" w:author="Mosi Ifatunji" w:date="2025-07-29T07:03:00Z" w16du:dateUtc="2025-07-29T12:03:00Z">
        <w:del w:id="349" w:author="Mosi Adesina Ifatunji [2]" w:date="2025-08-26T15:55:00Z" w16du:dateUtc="2025-08-26T20:55:00Z">
          <w:r w:rsidR="00476A25" w:rsidDel="000F65CA">
            <w:delText>intercept</w:delText>
          </w:r>
        </w:del>
        <w:del w:id="350" w:author="Mosi Adesina Ifatunji [2]" w:date="2025-08-26T15:48:00Z" w16du:dateUtc="2025-08-26T20:48:00Z">
          <w:r w:rsidR="00476A25" w:rsidDel="00D535F3">
            <w:delText>,</w:delText>
          </w:r>
          <w:r w:rsidR="00476A25" w:rsidRPr="00B27914" w:rsidDel="00D535F3">
            <w:delText xml:space="preserve"> </w:delText>
          </w:r>
        </w:del>
        <w:del w:id="351" w:author="Mosi Adesina Ifatunji [2]" w:date="2025-08-26T15:46:00Z" w16du:dateUtc="2025-08-26T20:46:00Z">
          <w:r w:rsidR="00476A25" w:rsidRPr="00B27914" w:rsidDel="00E3410A">
            <w:delText>White</w:delText>
          </w:r>
        </w:del>
      </w:ins>
      <w:ins w:id="352" w:author="Mosi Adesina Ifatunji" w:date="2025-07-17T10:13:00Z" w16du:dateUtc="2025-07-17T15:13:00Z">
        <w:del w:id="353" w:author="Mosi Adesina Ifatunji [2]" w:date="2025-08-26T15:46:00Z" w16du:dateUtc="2025-08-26T20:46:00Z">
          <w:r w:rsidR="00203063" w:rsidRPr="00B27914" w:rsidDel="00E3410A">
            <w:delText xml:space="preserve"> credentialing</w:delText>
          </w:r>
        </w:del>
      </w:ins>
      <w:ins w:id="354" w:author="Mosi Adesina Ifatunji" w:date="2025-07-17T10:27:00Z" w16du:dateUtc="2025-07-17T15:27:00Z">
        <w:del w:id="355" w:author="Mosi Adesina Ifatunji [2]" w:date="2025-08-26T15:46:00Z" w16du:dateUtc="2025-08-26T20:46:00Z">
          <w:r w:rsidR="00497E84" w:rsidRPr="00B27914" w:rsidDel="00E3410A">
            <w:delText xml:space="preserve"> </w:delText>
          </w:r>
        </w:del>
      </w:ins>
      <w:ins w:id="356" w:author="Mosi Ifatunji" w:date="2025-07-29T07:04:00Z" w16du:dateUtc="2025-07-29T12:04:00Z">
        <w:del w:id="357" w:author="Mosi Adesina Ifatunji [2]" w:date="2025-08-26T15:46:00Z" w16du:dateUtc="2025-08-26T20:46:00Z">
          <w:r w:rsidR="00F31D8F" w:rsidDel="00E3410A">
            <w:delText>is a</w:delText>
          </w:r>
          <w:r w:rsidR="00534CC4" w:rsidDel="00E3410A">
            <w:delText xml:space="preserve"> firm-level </w:delText>
          </w:r>
        </w:del>
      </w:ins>
      <w:ins w:id="358" w:author="Mosi Ifatunji" w:date="2025-07-29T07:05:00Z" w16du:dateUtc="2025-07-29T12:05:00Z">
        <w:del w:id="359" w:author="Mosi Adesina Ifatunji [2]" w:date="2025-08-26T15:46:00Z" w16du:dateUtc="2025-08-26T20:46:00Z">
          <w:r w:rsidR="00534CC4" w:rsidDel="00E3410A">
            <w:delText>racial contract</w:delText>
          </w:r>
          <w:r w:rsidR="00211AB1" w:rsidDel="00E3410A">
            <w:delText xml:space="preserve"> that </w:delText>
          </w:r>
        </w:del>
      </w:ins>
      <w:ins w:id="360" w:author="Mosi Adesina Ifatunji" w:date="2025-07-17T10:29:00Z" w16du:dateUtc="2025-07-17T15:29:00Z">
        <w:del w:id="361" w:author="Mosi Adesina Ifatunji [2]" w:date="2025-08-26T15:46:00Z" w16du:dateUtc="2025-08-26T20:46:00Z">
          <w:r w:rsidR="007072BF" w:rsidRPr="00B27914" w:rsidDel="00E3410A">
            <w:delText>grants</w:delText>
          </w:r>
        </w:del>
      </w:ins>
      <w:ins w:id="362" w:author="Mosi Adesina Ifatunji" w:date="2025-07-16T23:20:00Z" w16du:dateUtc="2025-07-17T04:20:00Z">
        <w:del w:id="363" w:author="Mosi Adesina Ifatunji [2]" w:date="2025-08-26T15:46:00Z" w16du:dateUtc="2025-08-26T20:46:00Z">
          <w:r w:rsidR="005B0A68" w:rsidRPr="00B27914" w:rsidDel="00E3410A">
            <w:delText xml:space="preserve"> </w:delText>
          </w:r>
          <w:r w:rsidR="005B0A68" w:rsidRPr="00B27914" w:rsidDel="00E3410A">
            <w:rPr>
              <w:rPrChange w:id="364" w:author="Mosi Adesina Ifatunji" w:date="2025-07-17T18:17:00Z" w16du:dateUtc="2025-07-17T23:17:00Z">
                <w:rPr>
                  <w:rStyle w:val="s1"/>
                </w:rPr>
              </w:rPrChange>
            </w:rPr>
            <w:delText xml:space="preserve">White workers surplus legitimacy, </w:delText>
          </w:r>
        </w:del>
      </w:ins>
      <w:ins w:id="365" w:author="Mosi Ifatunji" w:date="2025-07-29T06:55:00Z" w16du:dateUtc="2025-07-29T11:55:00Z">
        <w:del w:id="366" w:author="Mosi Adesina Ifatunji [2]" w:date="2025-08-26T15:46:00Z" w16du:dateUtc="2025-08-26T20:46:00Z">
          <w:r w:rsidR="00B02F55" w:rsidDel="00E3410A">
            <w:delText xml:space="preserve"> </w:delText>
          </w:r>
        </w:del>
      </w:ins>
      <w:ins w:id="367" w:author="Mosi Adesina Ifatunji" w:date="2025-07-16T23:20:00Z" w16du:dateUtc="2025-07-17T04:20:00Z">
        <w:del w:id="368" w:author="Mosi Adesina Ifatunji [2]" w:date="2025-08-26T15:46:00Z" w16du:dateUtc="2025-08-26T20:46:00Z">
          <w:r w:rsidR="005B0A68" w:rsidRPr="00B27914" w:rsidDel="00E3410A">
            <w:rPr>
              <w:rPrChange w:id="369" w:author="Mosi Adesina Ifatunji" w:date="2025-07-17T18:17:00Z" w16du:dateUtc="2025-07-17T23:17:00Z">
                <w:rPr>
                  <w:rStyle w:val="s1"/>
                </w:rPr>
              </w:rPrChange>
            </w:rPr>
            <w:delText xml:space="preserve">privileged access to </w:delText>
          </w:r>
        </w:del>
      </w:ins>
      <w:ins w:id="370" w:author="Mosi Ifatunji" w:date="2025-07-29T06:57:00Z" w16du:dateUtc="2025-07-29T11:57:00Z">
        <w:del w:id="371" w:author="Mosi Adesina Ifatunji [2]" w:date="2025-08-26T15:46:00Z" w16du:dateUtc="2025-08-26T20:46:00Z">
          <w:r w:rsidR="009B21E8" w:rsidDel="00E3410A">
            <w:delText xml:space="preserve">symbolic </w:delText>
          </w:r>
        </w:del>
      </w:ins>
      <w:ins w:id="372" w:author="Mosi Ifatunji" w:date="2025-07-29T06:58:00Z" w16du:dateUtc="2025-07-29T11:58:00Z">
        <w:del w:id="373" w:author="Mosi Adesina Ifatunji [2]" w:date="2025-08-26T15:46:00Z" w16du:dateUtc="2025-08-26T20:46:00Z">
          <w:r w:rsidR="00A80CB6" w:rsidDel="00E3410A">
            <w:delText>and</w:delText>
          </w:r>
        </w:del>
      </w:ins>
      <w:ins w:id="374" w:author="Mosi Ifatunji" w:date="2025-07-29T06:57:00Z" w16du:dateUtc="2025-07-29T11:57:00Z">
        <w:del w:id="375" w:author="Mosi Adesina Ifatunji [2]" w:date="2025-08-26T15:46:00Z" w16du:dateUtc="2025-08-26T20:46:00Z">
          <w:r w:rsidR="009B21E8" w:rsidDel="00E3410A">
            <w:delText xml:space="preserve"> </w:delText>
          </w:r>
        </w:del>
      </w:ins>
      <w:ins w:id="376" w:author="Mosi Ifatunji" w:date="2025-07-29T06:58:00Z" w16du:dateUtc="2025-07-29T11:58:00Z">
        <w:del w:id="377" w:author="Mosi Adesina Ifatunji [2]" w:date="2025-08-26T15:46:00Z" w16du:dateUtc="2025-08-26T20:46:00Z">
          <w:r w:rsidR="009B21E8" w:rsidDel="00E3410A">
            <w:delText xml:space="preserve">maternal </w:delText>
          </w:r>
        </w:del>
      </w:ins>
      <w:ins w:id="378" w:author="Mosi Adesina Ifatunji" w:date="2025-07-16T23:20:00Z" w16du:dateUtc="2025-07-17T04:20:00Z">
        <w:del w:id="379" w:author="Mosi Adesina Ifatunji [2]" w:date="2025-08-26T15:46:00Z" w16du:dateUtc="2025-08-26T20:46:00Z">
          <w:r w:rsidR="005B0A68" w:rsidRPr="00B27914" w:rsidDel="00E3410A">
            <w:rPr>
              <w:rPrChange w:id="380" w:author="Mosi Adesina Ifatunji" w:date="2025-07-17T18:17:00Z" w16du:dateUtc="2025-07-17T23:17:00Z">
                <w:rPr>
                  <w:rStyle w:val="s1"/>
                </w:rPr>
              </w:rPrChange>
            </w:rPr>
            <w:delText>resources</w:delText>
          </w:r>
        </w:del>
      </w:ins>
      <w:ins w:id="381" w:author="Mosi Ifatunji" w:date="2025-07-29T07:03:00Z" w16du:dateUtc="2025-07-29T12:03:00Z">
        <w:del w:id="382" w:author="Mosi Adesina Ifatunji [2]" w:date="2025-08-26T15:46:00Z" w16du:dateUtc="2025-08-26T20:46:00Z">
          <w:r w:rsidR="00C75B92" w:rsidDel="00E3410A">
            <w:delText>resources</w:delText>
          </w:r>
        </w:del>
        <w:del w:id="383" w:author="Mosi Adesina Ifatunji [2]" w:date="2025-08-26T15:37:00Z" w16du:dateUtc="2025-08-26T20:37:00Z">
          <w:r w:rsidR="00C75B92" w:rsidDel="003F6E34">
            <w:delText>.</w:delText>
          </w:r>
        </w:del>
      </w:ins>
      <w:ins w:id="384" w:author="Mosi Adesina Ifatunji" w:date="2025-07-16T23:20:00Z" w16du:dateUtc="2025-07-17T04:20:00Z">
        <w:del w:id="385" w:author="Mosi Adesina Ifatunji [2]" w:date="2025-08-26T15:37:00Z" w16du:dateUtc="2025-08-26T20:37:00Z">
          <w:r w:rsidR="005B0A68" w:rsidRPr="00B27914" w:rsidDel="003F6E34">
            <w:rPr>
              <w:rPrChange w:id="386" w:author="Mosi Adesina Ifatunji" w:date="2025-07-17T18:17:00Z" w16du:dateUtc="2025-07-17T23:17:00Z">
                <w:rPr>
                  <w:rStyle w:val="s1"/>
                </w:rPr>
              </w:rPrChange>
            </w:rPr>
            <w:delText xml:space="preserve">, </w:delText>
          </w:r>
        </w:del>
        <w:del w:id="387" w:author="Mosi Adesina Ifatunji [2]" w:date="2025-08-26T15:46:00Z" w16du:dateUtc="2025-08-26T20:46:00Z">
          <w:r w:rsidR="005B0A68" w:rsidRPr="00B27914" w:rsidDel="00E3410A">
            <w:rPr>
              <w:rPrChange w:id="388" w:author="Mosi Adesina Ifatunji" w:date="2025-07-17T18:17:00Z" w16du:dateUtc="2025-07-17T23:17:00Z">
                <w:rPr>
                  <w:rStyle w:val="s1"/>
                </w:rPr>
              </w:rPrChange>
            </w:rPr>
            <w:delText xml:space="preserve">and </w:delText>
          </w:r>
        </w:del>
      </w:ins>
      <w:ins w:id="389" w:author="Mosi Adesina Ifatunji" w:date="2025-07-17T10:14:00Z" w16du:dateUtc="2025-07-17T15:14:00Z">
        <w:del w:id="390" w:author="Mosi Adesina Ifatunji [2]" w:date="2025-08-26T15:46:00Z" w16du:dateUtc="2025-08-26T20:46:00Z">
          <w:r w:rsidR="00D77C17" w:rsidRPr="00B27914" w:rsidDel="00E3410A">
            <w:delText>im</w:delText>
          </w:r>
          <w:r w:rsidR="009A5300" w:rsidRPr="00B27914" w:rsidDel="00E3410A">
            <w:delText>plicit</w:delText>
          </w:r>
        </w:del>
      </w:ins>
      <w:ins w:id="391" w:author="Mosi Adesina Ifatunji" w:date="2025-07-16T23:20:00Z" w16du:dateUtc="2025-07-17T04:20:00Z">
        <w:del w:id="392" w:author="Mosi Adesina Ifatunji [2]" w:date="2025-08-26T15:46:00Z" w16du:dateUtc="2025-08-26T20:46:00Z">
          <w:r w:rsidR="005B0A68" w:rsidRPr="00B27914" w:rsidDel="00E3410A">
            <w:rPr>
              <w:rPrChange w:id="393" w:author="Mosi Adesina Ifatunji" w:date="2025-07-17T18:17:00Z" w16du:dateUtc="2025-07-17T23:17:00Z">
                <w:rPr>
                  <w:rStyle w:val="s1"/>
                </w:rPr>
              </w:rPrChange>
            </w:rPr>
            <w:delText xml:space="preserve"> belonging</w:delText>
          </w:r>
        </w:del>
      </w:ins>
    </w:p>
    <w:p w14:paraId="619222DA" w14:textId="77777777" w:rsidR="00104B22" w:rsidDel="004F67FC" w:rsidRDefault="00104B22">
      <w:pPr>
        <w:divId w:val="374476547"/>
        <w:rPr>
          <w:del w:id="394" w:author="Mosi Adesina Ifatunji [2]" w:date="2025-08-26T16:44:00Z" w16du:dateUtc="2025-08-26T21:44:00Z"/>
        </w:rPr>
      </w:pPr>
    </w:p>
    <w:p w14:paraId="255F8F2E" w14:textId="7075E7C6" w:rsidR="00B21D6A" w:rsidDel="00917036" w:rsidRDefault="009A6C30">
      <w:pPr>
        <w:divId w:val="374476547"/>
        <w:rPr>
          <w:del w:id="395" w:author="Mosi Adesina Ifatunji [2]" w:date="2025-08-26T16:40:00Z" w16du:dateUtc="2025-08-26T21:40:00Z"/>
        </w:rPr>
      </w:pPr>
      <w:ins w:id="396" w:author="Mosi Adesina Ifatunji" w:date="2025-08-30T15:19:00Z" w16du:dateUtc="2025-08-30T20:19:00Z">
        <w:r>
          <w:t xml:space="preserve"> </w:t>
        </w:r>
      </w:ins>
      <w:ins w:id="397" w:author="Mosi Adesina Ifatunji [2]" w:date="2025-09-12T14:02:00Z" w16du:dateUtc="2025-09-12T19:02:00Z">
        <w:r w:rsidR="001973EB">
          <w:t xml:space="preserve">for </w:t>
        </w:r>
      </w:ins>
      <w:ins w:id="398" w:author="Mosi Adesina Ifatunji" w:date="2025-09-19T15:14:00Z" w16du:dateUtc="2025-09-19T20:14:00Z">
        <w:r w:rsidR="00565D4F">
          <w:t>specifying</w:t>
        </w:r>
      </w:ins>
      <w:ins w:id="399" w:author="Mosi Adesina Ifatunji" w:date="2025-09-19T15:13:00Z" w16du:dateUtc="2025-09-19T20:13:00Z">
        <w:r w:rsidR="00565D4F">
          <w:t xml:space="preserve"> </w:t>
        </w:r>
      </w:ins>
      <w:ins w:id="400" w:author="Mosi Adesina Ifatunji [2]" w:date="2025-09-12T14:02:00Z" w16du:dateUtc="2025-09-12T19:02:00Z">
        <w:r w:rsidR="001973EB">
          <w:t xml:space="preserve">the modality </w:t>
        </w:r>
      </w:ins>
      <w:ins w:id="401" w:author="Mosi Adesina Ifatunji" w:date="2025-08-30T15:19:00Z" w16du:dateUtc="2025-08-30T20:19:00Z">
        <w:r>
          <w:t>between localities</w:t>
        </w:r>
      </w:ins>
      <w:ins w:id="402" w:author="Mosi Adesina Ifatunji [2]" w:date="2025-09-12T14:03:00Z" w16du:dateUtc="2025-09-12T19:03:00Z">
        <w:r w:rsidR="00917036">
          <w:t xml:space="preserve"> </w:t>
        </w:r>
        <w:del w:id="403" w:author="Mosi Adesina Ifatunji" w:date="2025-09-19T15:26:00Z" w16du:dateUtc="2025-09-19T20:26:00Z">
          <w:r w:rsidR="00917036" w:rsidDel="00565D4F">
            <w:delText>or</w:delText>
          </w:r>
        </w:del>
      </w:ins>
      <w:ins w:id="404" w:author="Mosi Adesina Ifatunji" w:date="2025-09-19T15:26:00Z" w16du:dateUtc="2025-09-19T20:26:00Z">
        <w:r w:rsidR="00565D4F">
          <w:t>(e.g.,</w:t>
        </w:r>
      </w:ins>
      <w:ins w:id="405" w:author="Mosi Adesina Ifatunji [2]" w:date="2025-09-12T14:03:00Z" w16du:dateUtc="2025-09-12T19:03:00Z">
        <w:r w:rsidR="00917036">
          <w:t xml:space="preserve"> firms</w:t>
        </w:r>
      </w:ins>
      <w:ins w:id="406" w:author="Mosi Adesina Ifatunji" w:date="2025-09-19T15:26:00Z" w16du:dateUtc="2025-09-19T20:26:00Z">
        <w:r w:rsidR="00565D4F">
          <w:t>)</w:t>
        </w:r>
      </w:ins>
      <w:ins w:id="407" w:author="Mosi Adesina Ifatunji [2]" w:date="2025-09-12T14:04:00Z" w16du:dateUtc="2025-09-12T19:04:00Z">
        <w:r w:rsidR="00917036">
          <w:t>.</w:t>
        </w:r>
      </w:ins>
      <w:ins w:id="408" w:author="Mosi Adesina Ifatunji" w:date="2025-08-30T15:19:00Z" w16du:dateUtc="2025-08-30T20:19:00Z">
        <w:del w:id="409" w:author="Mosi Adesina Ifatunji [2]" w:date="2025-09-12T14:03:00Z" w16du:dateUtc="2025-09-12T19:03:00Z">
          <w:r w:rsidDel="00917036">
            <w:delText>.</w:delText>
          </w:r>
        </w:del>
      </w:ins>
      <w:ins w:id="410" w:author="Mosi Adesina Ifatunji" w:date="2025-07-17T10:31:00Z" w16du:dateUtc="2025-07-17T15:31:00Z">
        <w:del w:id="411" w:author="Mosi Ifatunji" w:date="2025-07-29T06:21:00Z" w16du:dateUtc="2025-07-29T11:21:00Z">
          <w:r w:rsidR="009F6955" w:rsidRPr="00B27914" w:rsidDel="00104B22">
            <w:delText>,</w:delText>
          </w:r>
        </w:del>
      </w:ins>
      <w:ins w:id="412" w:author="Mosi Adesina Ifatunji" w:date="2025-07-17T10:14:00Z" w16du:dateUtc="2025-07-17T15:14:00Z">
        <w:del w:id="413" w:author="Mosi Ifatunji" w:date="2025-07-29T06:21:00Z" w16du:dateUtc="2025-07-29T11:21:00Z">
          <w:r w:rsidR="009A5300" w:rsidRPr="00B27914" w:rsidDel="00104B22">
            <w:delText xml:space="preserve"> </w:delText>
          </w:r>
        </w:del>
      </w:ins>
      <w:ins w:id="414" w:author="Mosi Adesina Ifatunji" w:date="2025-07-17T10:46:00Z" w16du:dateUtc="2025-07-17T15:46:00Z">
        <w:del w:id="415" w:author="Mosi Ifatunji" w:date="2025-07-29T06:22:00Z" w16du:dateUtc="2025-07-29T11:22:00Z">
          <w:r w:rsidR="007106F6" w:rsidRPr="00B27914" w:rsidDel="00BE25BC">
            <w:delText>w</w:delText>
          </w:r>
        </w:del>
      </w:ins>
      <w:ins w:id="416" w:author="Mosi Ifatunji" w:date="2025-07-29T07:06:00Z" w16du:dateUtc="2025-07-29T12:06:00Z">
        <w:del w:id="417" w:author="Mosi Adesina Ifatunji [2]" w:date="2025-08-26T15:59:00Z" w16du:dateUtc="2025-08-26T20:59:00Z">
          <w:r w:rsidR="00B327B9" w:rsidDel="00730E8C">
            <w:delText xml:space="preserve">This </w:delText>
          </w:r>
        </w:del>
      </w:ins>
      <w:ins w:id="418" w:author="Mosi Adesina Ifatunji" w:date="2025-07-17T10:46:00Z" w16du:dateUtc="2025-07-17T15:46:00Z">
        <w:del w:id="419" w:author="Mosi Adesina Ifatunji [2]" w:date="2025-08-26T15:59:00Z" w16du:dateUtc="2025-08-26T20:59:00Z">
          <w:r w:rsidR="007106F6" w:rsidRPr="00B27914" w:rsidDel="00730E8C">
            <w:delText>hile</w:delText>
          </w:r>
        </w:del>
      </w:ins>
      <w:ins w:id="420" w:author="Mosi Ifatunji" w:date="2025-07-29T06:22:00Z" w16du:dateUtc="2025-07-29T11:22:00Z">
        <w:del w:id="421" w:author="Mosi Adesina Ifatunji [2]" w:date="2025-08-26T15:59:00Z" w16du:dateUtc="2025-08-26T20:59:00Z">
          <w:r w:rsidR="00BE25BC" w:rsidDel="00730E8C">
            <w:delText xml:space="preserve">results in </w:delText>
          </w:r>
        </w:del>
      </w:ins>
      <w:ins w:id="422" w:author="Mosi Ifatunji" w:date="2025-07-29T06:24:00Z" w16du:dateUtc="2025-07-29T11:24:00Z">
        <w:del w:id="423" w:author="Mosi Adesina Ifatunji [2]" w:date="2025-08-26T15:59:00Z" w16du:dateUtc="2025-08-26T20:59:00Z">
          <w:r w:rsidR="00FD49CF" w:rsidDel="00730E8C">
            <w:delText>more White</w:delText>
          </w:r>
        </w:del>
      </w:ins>
      <w:ins w:id="424" w:author="Mosi Ifatunji" w:date="2025-07-29T06:22:00Z" w16du:dateUtc="2025-07-29T11:22:00Z">
        <w:del w:id="425" w:author="Mosi Adesina Ifatunji [2]" w:date="2025-08-26T15:59:00Z" w16du:dateUtc="2025-08-26T20:59:00Z">
          <w:r w:rsidR="00BE25BC" w:rsidDel="00730E8C">
            <w:delText xml:space="preserve"> workers</w:delText>
          </w:r>
        </w:del>
      </w:ins>
      <w:ins w:id="426" w:author="Mosi Ifatunji" w:date="2025-07-29T07:00:00Z" w16du:dateUtc="2025-07-29T12:00:00Z">
        <w:del w:id="427" w:author="Mosi Adesina Ifatunji [2]" w:date="2025-08-25T18:54:00Z" w16du:dateUtc="2025-08-25T23:54:00Z">
          <w:r w:rsidR="00785311" w:rsidDel="00433E6B">
            <w:delText xml:space="preserve"> </w:delText>
          </w:r>
        </w:del>
      </w:ins>
      <w:ins w:id="428" w:author="Mosi Ifatunji" w:date="2025-07-29T06:22:00Z" w16du:dateUtc="2025-07-29T11:22:00Z">
        <w:del w:id="429" w:author="Mosi Adesina Ifatunji [2]" w:date="2025-08-25T18:54:00Z" w16du:dateUtc="2025-08-25T23:54:00Z">
          <w:r w:rsidR="00BE25BC" w:rsidDel="00433E6B">
            <w:delText>being</w:delText>
          </w:r>
        </w:del>
      </w:ins>
      <w:ins w:id="430" w:author="Mosi Adesina Ifatunji" w:date="2025-07-17T10:46:00Z" w16du:dateUtc="2025-07-17T15:46:00Z">
        <w:del w:id="431" w:author="Mosi Adesina Ifatunji [2]" w:date="2025-08-26T15:59:00Z" w16du:dateUtc="2025-08-26T20:59:00Z">
          <w:r w:rsidR="007106F6" w:rsidRPr="00B27914" w:rsidDel="00730E8C">
            <w:delText xml:space="preserve"> </w:delText>
          </w:r>
        </w:del>
      </w:ins>
      <w:ins w:id="432" w:author="Mosi Adesina Ifatunji" w:date="2025-07-17T10:31:00Z" w16du:dateUtc="2025-07-17T15:31:00Z">
        <w:del w:id="433" w:author="Mosi Adesina Ifatunji [2]" w:date="2025-08-26T15:59:00Z" w16du:dateUtc="2025-08-26T20:59:00Z">
          <w:r w:rsidR="006F55D5" w:rsidRPr="00B27914" w:rsidDel="00730E8C">
            <w:delText xml:space="preserve">recursively </w:delText>
          </w:r>
        </w:del>
      </w:ins>
      <w:ins w:id="434" w:author="Mosi Adesina Ifatunji" w:date="2025-07-17T10:32:00Z" w16du:dateUtc="2025-07-17T15:32:00Z">
        <w:del w:id="435" w:author="Mosi Adesina Ifatunji [2]" w:date="2025-08-25T18:54:00Z" w16du:dateUtc="2025-08-25T23:54:00Z">
          <w:r w:rsidR="009F6955" w:rsidRPr="00B27914" w:rsidDel="00433E6B">
            <w:delText>sort</w:delText>
          </w:r>
        </w:del>
      </w:ins>
      <w:ins w:id="436" w:author="Mosi Ifatunji" w:date="2025-07-29T06:22:00Z" w16du:dateUtc="2025-07-29T11:22:00Z">
        <w:del w:id="437" w:author="Mosi Adesina Ifatunji [2]" w:date="2025-08-25T18:54:00Z" w16du:dateUtc="2025-08-25T23:54:00Z">
          <w:r w:rsidR="0048030F" w:rsidDel="00433E6B">
            <w:delText xml:space="preserve">ed </w:delText>
          </w:r>
        </w:del>
      </w:ins>
      <w:ins w:id="438" w:author="Mosi Adesina Ifatunji" w:date="2025-07-17T10:32:00Z" w16du:dateUtc="2025-07-17T15:32:00Z">
        <w:del w:id="439" w:author="Mosi Adesina Ifatunji [2]" w:date="2025-08-26T15:59:00Z" w16du:dateUtc="2025-08-26T20:59:00Z">
          <w:r w:rsidR="009F6955" w:rsidRPr="00B27914" w:rsidDel="00730E8C">
            <w:delText>ing more</w:delText>
          </w:r>
        </w:del>
      </w:ins>
      <w:ins w:id="440" w:author="Mosi Adesina Ifatunji" w:date="2025-07-17T10:31:00Z" w16du:dateUtc="2025-07-17T15:31:00Z">
        <w:del w:id="441" w:author="Mosi Adesina Ifatunji [2]" w:date="2025-08-26T15:59:00Z" w16du:dateUtc="2025-08-26T20:59:00Z">
          <w:r w:rsidR="006F55D5" w:rsidRPr="00B27914" w:rsidDel="00730E8C">
            <w:delText xml:space="preserve"> </w:delText>
          </w:r>
        </w:del>
      </w:ins>
      <w:ins w:id="442" w:author="Mosi Adesina Ifatunji" w:date="2025-07-16T23:27:00Z" w16du:dateUtc="2025-07-17T04:27:00Z">
        <w:del w:id="443" w:author="Mosi Adesina Ifatunji [2]" w:date="2025-08-26T15:59:00Z" w16du:dateUtc="2025-08-26T20:59:00Z">
          <w:r w:rsidR="00763B79" w:rsidRPr="00B27914" w:rsidDel="00730E8C">
            <w:delText xml:space="preserve">Whites </w:delText>
          </w:r>
        </w:del>
      </w:ins>
      <w:ins w:id="444" w:author="Mosi Adesina Ifatunji" w:date="2025-07-17T10:16:00Z" w16du:dateUtc="2025-07-17T15:16:00Z">
        <w:del w:id="445" w:author="Mosi Adesina Ifatunji [2]" w:date="2025-08-26T15:59:00Z" w16du:dateUtc="2025-08-26T20:59:00Z">
          <w:r w:rsidR="00B77626" w:rsidRPr="00B27914" w:rsidDel="00730E8C">
            <w:delText>into</w:delText>
          </w:r>
        </w:del>
      </w:ins>
      <w:ins w:id="446" w:author="Mosi Adesina Ifatunji" w:date="2025-07-16T23:20:00Z" w16du:dateUtc="2025-07-17T04:20:00Z">
        <w:del w:id="447" w:author="Mosi Adesina Ifatunji [2]" w:date="2025-08-26T15:59:00Z" w16du:dateUtc="2025-08-26T20:59:00Z">
          <w:r w:rsidR="005B0A68" w:rsidRPr="00B27914" w:rsidDel="00730E8C">
            <w:rPr>
              <w:rPrChange w:id="448" w:author="Mosi Adesina Ifatunji" w:date="2025-07-17T18:17:00Z" w16du:dateUtc="2025-07-17T23:17:00Z">
                <w:rPr>
                  <w:rStyle w:val="s1"/>
                </w:rPr>
              </w:rPrChange>
            </w:rPr>
            <w:delText xml:space="preserve"> the upper echelon</w:delText>
          </w:r>
        </w:del>
        <w:del w:id="449" w:author="Mosi Adesina Ifatunji [2]" w:date="2025-08-25T18:56:00Z" w16du:dateUtc="2025-08-25T23:56:00Z">
          <w:r w:rsidR="005B0A68" w:rsidRPr="00B27914" w:rsidDel="003C6F9E">
            <w:rPr>
              <w:rPrChange w:id="450" w:author="Mosi Adesina Ifatunji" w:date="2025-07-17T18:17:00Z" w16du:dateUtc="2025-07-17T23:17:00Z">
                <w:rPr>
                  <w:rStyle w:val="s1"/>
                </w:rPr>
              </w:rPrChange>
            </w:rPr>
            <w:delText>s</w:delText>
          </w:r>
        </w:del>
      </w:ins>
      <w:ins w:id="451" w:author="Mosi Adesina Ifatunji" w:date="2025-07-16T23:46:00Z" w16du:dateUtc="2025-07-17T04:46:00Z">
        <w:del w:id="452" w:author="Mosi Adesina Ifatunji [2]" w:date="2025-08-25T18:55:00Z" w16du:dateUtc="2025-08-25T23:55:00Z">
          <w:r w:rsidR="001440FE" w:rsidRPr="00B27914" w:rsidDel="00433E6B">
            <w:delText xml:space="preserve"> </w:delText>
          </w:r>
        </w:del>
      </w:ins>
      <w:ins w:id="453" w:author="Mosi Adesina Ifatunji" w:date="2025-07-17T11:21:00Z" w16du:dateUtc="2025-07-17T16:21:00Z">
        <w:del w:id="454" w:author="Mosi Adesina Ifatunji [2]" w:date="2025-08-25T18:55:00Z" w16du:dateUtc="2025-08-25T23:55:00Z">
          <w:r w:rsidR="00F726BA" w:rsidRPr="00B27914" w:rsidDel="00433E6B">
            <w:delText>of</w:delText>
          </w:r>
        </w:del>
      </w:ins>
      <w:ins w:id="455" w:author="Mosi Adesina Ifatunji" w:date="2025-07-17T10:55:00Z" w16du:dateUtc="2025-07-17T15:55:00Z">
        <w:del w:id="456" w:author="Mosi Adesina Ifatunji [2]" w:date="2025-08-25T18:55:00Z" w16du:dateUtc="2025-08-25T23:55:00Z">
          <w:r w:rsidR="00277624" w:rsidRPr="00B27914" w:rsidDel="00433E6B">
            <w:delText xml:space="preserve"> firms</w:delText>
          </w:r>
        </w:del>
        <w:del w:id="457" w:author="Mosi Adesina Ifatunji [2]" w:date="2025-08-26T15:59:00Z" w16du:dateUtc="2025-08-26T20:59:00Z">
          <w:r w:rsidR="00277624" w:rsidRPr="00B27914" w:rsidDel="00730E8C">
            <w:delText>’</w:delText>
          </w:r>
        </w:del>
      </w:ins>
      <w:ins w:id="458" w:author="Mosi Adesina Ifatunji" w:date="2025-07-17T10:47:00Z" w16du:dateUtc="2025-07-17T15:47:00Z">
        <w:del w:id="459" w:author="Mosi Adesina Ifatunji [2]" w:date="2025-08-25T18:56:00Z" w16du:dateUtc="2025-08-25T23:56:00Z">
          <w:r w:rsidR="002802F7" w:rsidRPr="00B27914" w:rsidDel="003C6F9E">
            <w:delText xml:space="preserve"> </w:delText>
          </w:r>
        </w:del>
      </w:ins>
      <w:ins w:id="460" w:author="Mosi Adesina Ifatunji" w:date="2025-07-17T19:26:00Z" w16du:dateUtc="2025-07-18T00:26:00Z">
        <w:del w:id="461" w:author="Mosi Adesina Ifatunji [2]" w:date="2025-08-26T15:59:00Z" w16du:dateUtc="2025-08-26T20:59:00Z">
          <w:r w:rsidR="00AF0412" w:rsidDel="00730E8C">
            <w:delText>wherein</w:delText>
          </w:r>
        </w:del>
      </w:ins>
      <w:ins w:id="462" w:author="Mosi Adesina Ifatunji" w:date="2025-07-17T11:21:00Z" w16du:dateUtc="2025-07-17T16:21:00Z">
        <w:del w:id="463" w:author="Mosi Adesina Ifatunji [2]" w:date="2025-08-26T15:59:00Z" w16du:dateUtc="2025-08-26T20:59:00Z">
          <w:r w:rsidR="00E52AD0" w:rsidRPr="00B27914" w:rsidDel="00730E8C">
            <w:delText xml:space="preserve"> </w:delText>
          </w:r>
        </w:del>
      </w:ins>
      <w:ins w:id="464" w:author="Mosi Adesina Ifatunji" w:date="2025-07-17T10:47:00Z" w16du:dateUtc="2025-07-17T15:47:00Z">
        <w:del w:id="465" w:author="Mosi Adesina Ifatunji [2]" w:date="2025-08-26T15:59:00Z" w16du:dateUtc="2025-08-26T20:59:00Z">
          <w:r w:rsidR="0078130D" w:rsidRPr="00B27914" w:rsidDel="00730E8C">
            <w:delText xml:space="preserve">unwritten </w:delText>
          </w:r>
        </w:del>
      </w:ins>
      <w:ins w:id="466" w:author="Mosi Adesina Ifatunji" w:date="2025-07-17T10:53:00Z" w16du:dateUtc="2025-07-17T15:53:00Z">
        <w:del w:id="467" w:author="Mosi Adesina Ifatunji [2]" w:date="2025-08-26T15:59:00Z" w16du:dateUtc="2025-08-26T20:59:00Z">
          <w:r w:rsidR="00FA4C05" w:rsidRPr="00B27914" w:rsidDel="00730E8C">
            <w:delText xml:space="preserve">rules </w:delText>
          </w:r>
        </w:del>
      </w:ins>
      <w:ins w:id="468" w:author="Mosi Adesina Ifatunji" w:date="2025-07-17T10:52:00Z" w16du:dateUtc="2025-07-17T15:52:00Z">
        <w:del w:id="469" w:author="Mosi Adesina Ifatunji [2]" w:date="2025-08-26T15:59:00Z" w16du:dateUtc="2025-08-26T20:59:00Z">
          <w:r w:rsidR="00F67390" w:rsidRPr="00B27914" w:rsidDel="00730E8C">
            <w:delText xml:space="preserve">and </w:delText>
          </w:r>
        </w:del>
      </w:ins>
      <w:ins w:id="470" w:author="Mosi Ifatunji" w:date="2025-07-29T07:07:00Z" w16du:dateUtc="2025-07-29T12:07:00Z">
        <w:del w:id="471" w:author="Mosi Adesina Ifatunji [2]" w:date="2025-08-25T18:56:00Z" w16du:dateUtc="2025-08-25T23:56:00Z">
          <w:r w:rsidR="00E76BE7" w:rsidDel="001E49E2">
            <w:delText xml:space="preserve">informal </w:delText>
          </w:r>
        </w:del>
      </w:ins>
      <w:ins w:id="472" w:author="Mosi Adesina Ifatunji" w:date="2025-07-17T11:21:00Z" w16du:dateUtc="2025-07-17T16:21:00Z">
        <w:del w:id="473" w:author="Mosi Adesina Ifatunji [2]" w:date="2025-08-26T15:59:00Z" w16du:dateUtc="2025-08-26T20:59:00Z">
          <w:r w:rsidR="00E52AD0" w:rsidRPr="00B27914" w:rsidDel="00730E8C">
            <w:delText>practices</w:delText>
          </w:r>
        </w:del>
      </w:ins>
      <w:ins w:id="474" w:author="Mosi Adesina Ifatunji" w:date="2025-07-17T10:52:00Z" w16du:dateUtc="2025-07-17T15:52:00Z">
        <w:del w:id="475" w:author="Mosi Adesina Ifatunji [2]" w:date="2025-08-26T15:59:00Z" w16du:dateUtc="2025-08-26T20:59:00Z">
          <w:r w:rsidR="00F67390" w:rsidRPr="00B27914" w:rsidDel="00730E8C">
            <w:delText xml:space="preserve"> </w:delText>
          </w:r>
        </w:del>
      </w:ins>
      <w:ins w:id="476" w:author="Mosi Adesina Ifatunji" w:date="2025-07-17T10:55:00Z" w16du:dateUtc="2025-07-17T15:55:00Z">
        <w:del w:id="477" w:author="Mosi Adesina Ifatunji [2]" w:date="2025-08-25T18:56:00Z" w16du:dateUtc="2025-08-25T23:56:00Z">
          <w:r w:rsidR="00DD0BB3" w:rsidRPr="00B27914" w:rsidDel="001E49E2">
            <w:delText xml:space="preserve">are transcribed </w:delText>
          </w:r>
        </w:del>
        <w:del w:id="478" w:author="Mosi Adesina Ifatunji [2]" w:date="2025-08-26T15:59:00Z" w16du:dateUtc="2025-08-26T20:59:00Z">
          <w:r w:rsidR="00DD0BB3" w:rsidRPr="00B27914" w:rsidDel="00730E8C">
            <w:delText xml:space="preserve">into </w:delText>
          </w:r>
          <w:r w:rsidR="00C135E5" w:rsidRPr="00B27914" w:rsidDel="00730E8C">
            <w:delText xml:space="preserve">policies and </w:delText>
          </w:r>
        </w:del>
      </w:ins>
      <w:ins w:id="479" w:author="Mosi Adesina Ifatunji" w:date="2025-07-17T10:56:00Z" w16du:dateUtc="2025-07-17T15:56:00Z">
        <w:del w:id="480" w:author="Mosi Adesina Ifatunji [2]" w:date="2025-08-26T15:59:00Z" w16du:dateUtc="2025-08-26T20:59:00Z">
          <w:r w:rsidR="0032181D" w:rsidRPr="00B27914" w:rsidDel="00730E8C">
            <w:delText>procedures</w:delText>
          </w:r>
        </w:del>
      </w:ins>
      <w:ins w:id="481" w:author="Mosi Adesina Ifatunji" w:date="2025-07-17T19:32:00Z" w16du:dateUtc="2025-07-18T00:32:00Z">
        <w:del w:id="482" w:author="Mosi Adesina Ifatunji [2]" w:date="2025-08-26T15:59:00Z" w16du:dateUtc="2025-08-26T20:59:00Z">
          <w:r w:rsidR="001D234B" w:rsidDel="00730E8C">
            <w:delText xml:space="preserve">, </w:delText>
          </w:r>
          <w:r w:rsidR="00145803" w:rsidDel="00730E8C">
            <w:delText>continuous</w:delText>
          </w:r>
        </w:del>
      </w:ins>
      <w:ins w:id="483" w:author="Mosi Ifatunji" w:date="2025-07-29T07:02:00Z" w16du:dateUtc="2025-07-29T12:02:00Z">
        <w:del w:id="484" w:author="Mosi Adesina Ifatunji [2]" w:date="2025-08-26T15:59:00Z" w16du:dateUtc="2025-08-26T20:59:00Z">
          <w:r w:rsidR="005A67B5" w:rsidRPr="00B27914" w:rsidDel="00730E8C">
            <w:delText>procedures</w:delText>
          </w:r>
          <w:r w:rsidR="005A67B5" w:rsidDel="00730E8C">
            <w:delText xml:space="preserve">, </w:delText>
          </w:r>
        </w:del>
      </w:ins>
      <w:ins w:id="485" w:author="Mosi Ifatunji" w:date="2025-07-29T07:07:00Z" w16du:dateUtc="2025-07-29T12:07:00Z">
        <w:del w:id="486" w:author="Mosi Adesina Ifatunji [2]" w:date="2025-08-26T15:59:00Z" w16du:dateUtc="2025-08-26T20:59:00Z">
          <w:r w:rsidR="00E47B57" w:rsidDel="00730E8C">
            <w:delText xml:space="preserve">which </w:delText>
          </w:r>
        </w:del>
      </w:ins>
      <w:ins w:id="487" w:author="Mosi Adesina Ifatunji" w:date="2025-07-17T19:32:00Z" w16du:dateUtc="2025-07-18T00:32:00Z">
        <w:del w:id="488" w:author="Mosi Adesina Ifatunji [2]" w:date="2025-08-26T15:59:00Z" w16du:dateUtc="2025-08-26T20:59:00Z">
          <w:r w:rsidR="00145803" w:rsidDel="00730E8C">
            <w:delText>ly</w:delText>
          </w:r>
          <w:r w:rsidR="001D234B" w:rsidDel="00730E8C">
            <w:delText xml:space="preserve"> linking</w:delText>
          </w:r>
        </w:del>
      </w:ins>
      <w:ins w:id="489" w:author="Mosi Ifatunji" w:date="2025-07-29T07:02:00Z" w16du:dateUtc="2025-07-29T12:02:00Z">
        <w:del w:id="490" w:author="Mosi Adesina Ifatunji [2]" w:date="2025-08-26T15:59:00Z" w16du:dateUtc="2025-08-26T20:59:00Z">
          <w:r w:rsidR="005A67B5" w:rsidDel="00730E8C">
            <w:delText xml:space="preserve">further </w:delText>
          </w:r>
        </w:del>
      </w:ins>
      <w:ins w:id="491" w:author="Mosi Ifatunji" w:date="2025-07-29T07:07:00Z" w16du:dateUtc="2025-07-29T12:07:00Z">
        <w:del w:id="492" w:author="Mosi Adesina Ifatunji [2]" w:date="2025-08-26T15:59:00Z" w16du:dateUtc="2025-08-26T20:59:00Z">
          <w:r w:rsidR="00E47B57" w:rsidDel="00730E8C">
            <w:delText xml:space="preserve">articulate </w:delText>
          </w:r>
        </w:del>
      </w:ins>
      <w:ins w:id="493" w:author="Mosi Adesina Ifatunji" w:date="2025-07-17T19:31:00Z" w16du:dateUtc="2025-07-18T00:31:00Z">
        <w:del w:id="494" w:author="Mosi Adesina Ifatunji [2]" w:date="2025-08-26T15:59:00Z" w16du:dateUtc="2025-08-26T20:59:00Z">
          <w:r w:rsidR="000E5535" w:rsidDel="00730E8C">
            <w:delText xml:space="preserve"> </w:delText>
          </w:r>
        </w:del>
      </w:ins>
      <w:ins w:id="495" w:author="Mosi Adesina Ifatunji" w:date="2025-07-17T18:19:00Z" w16du:dateUtc="2025-07-17T23:19:00Z">
        <w:del w:id="496" w:author="Mosi Adesina Ifatunji [2]" w:date="2025-08-26T15:59:00Z" w16du:dateUtc="2025-08-26T20:59:00Z">
          <w:r w:rsidR="00D757BE" w:rsidRPr="00B27914" w:rsidDel="00730E8C">
            <w:delText>ethnoracial schema</w:delText>
          </w:r>
        </w:del>
      </w:ins>
      <w:ins w:id="497" w:author="Mosi Ifatunji" w:date="2025-07-29T06:28:00Z" w16du:dateUtc="2025-07-29T11:28:00Z">
        <w:del w:id="498" w:author="Mosi Adesina Ifatunji [2]" w:date="2025-08-26T15:59:00Z" w16du:dateUtc="2025-08-26T20:59:00Z">
          <w:r w:rsidR="006817E9" w:rsidDel="00730E8C">
            <w:delText>Whiteness</w:delText>
          </w:r>
        </w:del>
      </w:ins>
      <w:ins w:id="499" w:author="Mosi Adesina Ifatunji" w:date="2025-07-17T18:19:00Z" w16du:dateUtc="2025-07-17T23:19:00Z">
        <w:del w:id="500" w:author="Mosi Adesina Ifatunji [2]" w:date="2025-08-26T15:59:00Z" w16du:dateUtc="2025-08-26T20:59:00Z">
          <w:r w:rsidR="00D757BE" w:rsidRPr="00B27914" w:rsidDel="00730E8C">
            <w:delText xml:space="preserve"> </w:delText>
          </w:r>
          <w:r w:rsidR="00D757BE" w:rsidDel="00730E8C">
            <w:delText xml:space="preserve">to </w:delText>
          </w:r>
        </w:del>
      </w:ins>
      <w:ins w:id="501" w:author="Mosi Adesina Ifatunji" w:date="2025-07-17T10:58:00Z" w16du:dateUtc="2025-07-17T15:58:00Z">
        <w:del w:id="502" w:author="Mosi Adesina Ifatunji [2]" w:date="2025-08-26T15:59:00Z" w16du:dateUtc="2025-08-26T20:59:00Z">
          <w:r w:rsidR="00CB6880" w:rsidRPr="00B27914" w:rsidDel="00730E8C">
            <w:delText>symbolic and material resource</w:delText>
          </w:r>
        </w:del>
      </w:ins>
      <w:ins w:id="503" w:author="Mosi Adesina Ifatunji" w:date="2025-07-17T11:35:00Z" w16du:dateUtc="2025-07-17T16:35:00Z">
        <w:del w:id="504" w:author="Mosi Adesina Ifatunji [2]" w:date="2025-08-26T15:59:00Z" w16du:dateUtc="2025-08-26T20:59:00Z">
          <w:r w:rsidR="00EF2A17" w:rsidRPr="00B27914" w:rsidDel="00730E8C">
            <w:delText>s</w:delText>
          </w:r>
        </w:del>
      </w:ins>
      <w:ins w:id="505" w:author="Mosi Adesina Ifatunji" w:date="2025-07-17T18:18:00Z" w16du:dateUtc="2025-07-17T23:18:00Z">
        <w:del w:id="506" w:author="Mosi Adesina Ifatunji [2]" w:date="2025-08-26T15:59:00Z" w16du:dateUtc="2025-08-26T20:59:00Z">
          <w:r w:rsidR="00513D3F" w:rsidDel="00730E8C">
            <w:delText>.</w:delText>
          </w:r>
        </w:del>
      </w:ins>
    </w:p>
    <w:p w14:paraId="4B593E8F" w14:textId="77777777" w:rsidR="00917036" w:rsidRPr="00B27914" w:rsidRDefault="00917036" w:rsidP="008A0E16">
      <w:pPr>
        <w:divId w:val="374476547"/>
        <w:rPr>
          <w:ins w:id="507" w:author="Mosi Adesina Ifatunji [2]" w:date="2025-09-12T14:03:00Z" w16du:dateUtc="2025-09-12T19:03:00Z"/>
        </w:rPr>
      </w:pPr>
    </w:p>
    <w:p w14:paraId="4E4D511A" w14:textId="77777777" w:rsidR="00513D3F" w:rsidRDefault="00513D3F" w:rsidP="008A0E16">
      <w:pPr>
        <w:divId w:val="374476547"/>
        <w:rPr>
          <w:ins w:id="508" w:author="Mosi Adesina Ifatunji" w:date="2025-07-17T18:18:00Z" w16du:dateUtc="2025-07-17T23:18:00Z"/>
        </w:rPr>
      </w:pPr>
    </w:p>
    <w:p w14:paraId="266084F0" w14:textId="24348FA7" w:rsidR="005762E2" w:rsidRDefault="003F5012" w:rsidP="008A0E16">
      <w:pPr>
        <w:divId w:val="374476547"/>
        <w:rPr>
          <w:ins w:id="509" w:author="Mosi Adesina Ifatunji" w:date="2025-07-17T18:19:00Z" w16du:dateUtc="2025-07-17T23:19:00Z"/>
        </w:rPr>
      </w:pPr>
      <w:ins w:id="510" w:author="Mosi Adesina Ifatunji [2]" w:date="2025-08-26T16:42:00Z" w16du:dateUtc="2025-08-26T21:42:00Z">
        <w:del w:id="511" w:author="Mosi Adesina Ifatunji" w:date="2025-08-27T07:28:00Z" w16du:dateUtc="2025-08-27T12:28:00Z">
          <w:r w:rsidRPr="003F5012" w:rsidDel="00D81472">
            <w:delText xml:space="preserve">Then, </w:delText>
          </w:r>
        </w:del>
      </w:ins>
      <w:ins w:id="512" w:author="Mosi Adesina Ifatunji [2]" w:date="2025-08-26T16:44:00Z" w16du:dateUtc="2025-08-26T21:44:00Z">
        <w:del w:id="513" w:author="Mosi Adesina Ifatunji" w:date="2025-08-27T07:28:00Z" w16du:dateUtc="2025-08-27T12:28:00Z">
          <w:r w:rsidR="00D167D7" w:rsidRPr="007E4BD7" w:rsidDel="00D81472">
            <w:delText>we</w:delText>
          </w:r>
        </w:del>
      </w:ins>
      <w:ins w:id="514" w:author="Mosi Adesina Ifatunji" w:date="2025-08-27T07:28:00Z" w16du:dateUtc="2025-08-27T12:28:00Z">
        <w:r w:rsidR="00D81472">
          <w:t>We</w:t>
        </w:r>
      </w:ins>
      <w:ins w:id="515" w:author="Mosi Adesina Ifatunji [2]" w:date="2025-08-26T16:44:00Z" w16du:dateUtc="2025-08-26T21:44:00Z">
        <w:r w:rsidR="00D167D7" w:rsidRPr="007E4BD7">
          <w:t xml:space="preserve"> </w:t>
        </w:r>
        <w:del w:id="516" w:author="Mosi Adesina Ifatunji" w:date="2025-08-30T15:20:00Z" w16du:dateUtc="2025-08-30T20:20:00Z">
          <w:r w:rsidR="00D167D7" w:rsidDel="005C726C">
            <w:delText>compliment and</w:delText>
          </w:r>
        </w:del>
      </w:ins>
      <w:ins w:id="517" w:author="Mosi Adesina Ifatunji" w:date="2025-08-30T15:30:00Z" w16du:dateUtc="2025-08-30T20:30:00Z">
        <w:r w:rsidR="005C726C">
          <w:t>then</w:t>
        </w:r>
      </w:ins>
      <w:ins w:id="518" w:author="Mosi Adesina Ifatunji [2]" w:date="2025-08-26T16:44:00Z" w16du:dateUtc="2025-08-26T21:44:00Z">
        <w:r w:rsidR="00D167D7">
          <w:t xml:space="preserve"> </w:t>
        </w:r>
        <w:r w:rsidR="00D167D7" w:rsidRPr="007E4BD7">
          <w:t>extend</w:t>
        </w:r>
        <w:r w:rsidR="00D167D7" w:rsidRPr="003F5012">
          <w:t xml:space="preserve"> </w:t>
        </w:r>
      </w:ins>
      <w:ins w:id="519" w:author="Mosi Adesina Ifatunji [2]" w:date="2025-08-26T16:43:00Z" w16du:dateUtc="2025-08-26T21:43:00Z">
        <w:r w:rsidR="007C4F6C">
          <w:t xml:space="preserve">recent </w:t>
        </w:r>
      </w:ins>
      <w:ins w:id="520" w:author="Mosi Adesina Ifatunji [2]" w:date="2025-08-26T16:42:00Z" w16du:dateUtc="2025-08-26T21:42:00Z">
        <w:r w:rsidRPr="003F5012">
          <w:t xml:space="preserve">ethnographic accounts of the situated enactment of </w:t>
        </w:r>
      </w:ins>
      <w:ins w:id="521" w:author="Mosi Adesina Ifatunji" w:date="2025-08-30T15:20:00Z" w16du:dateUtc="2025-08-30T20:20:00Z">
        <w:r w:rsidR="005C726C">
          <w:t xml:space="preserve">this and </w:t>
        </w:r>
      </w:ins>
      <w:ins w:id="522" w:author="Mosi Adesina Ifatunji" w:date="2025-08-30T15:32:00Z" w16du:dateUtc="2025-08-30T20:32:00Z">
        <w:r w:rsidR="00406F0A">
          <w:t>related</w:t>
        </w:r>
      </w:ins>
      <w:ins w:id="523" w:author="Mosi Adesina Ifatunji" w:date="2025-08-30T15:20:00Z" w16du:dateUtc="2025-08-30T20:20:00Z">
        <w:r w:rsidR="005C726C">
          <w:t xml:space="preserve"> </w:t>
        </w:r>
      </w:ins>
      <w:ins w:id="524" w:author="Mosi Adesina Ifatunji" w:date="2025-08-30T15:32:00Z" w16du:dateUtc="2025-08-30T20:32:00Z">
        <w:r w:rsidR="00406F0A">
          <w:t>‘</w:t>
        </w:r>
      </w:ins>
      <w:ins w:id="525" w:author="Mosi Adesina Ifatunji [2]" w:date="2025-08-26T16:47:00Z" w16du:dateUtc="2025-08-26T21:47:00Z">
        <w:del w:id="526" w:author="Mosi Adesina Ifatunji" w:date="2025-08-27T07:30:00Z" w16du:dateUtc="2025-08-27T12:30:00Z">
          <w:r w:rsidR="00E521D3" w:rsidDel="00D81472">
            <w:delText>related</w:delText>
          </w:r>
        </w:del>
      </w:ins>
      <w:ins w:id="527" w:author="Mosi Adesina Ifatunji" w:date="2025-08-27T07:30:00Z" w16du:dateUtc="2025-08-27T12:30:00Z">
        <w:r w:rsidR="00D81472">
          <w:t>ethnoracial</w:t>
        </w:r>
      </w:ins>
      <w:ins w:id="528" w:author="Mosi Adesina Ifatunji [2]" w:date="2025-08-26T16:47:00Z" w16du:dateUtc="2025-08-26T21:47:00Z">
        <w:r w:rsidR="00E521D3">
          <w:t xml:space="preserve"> </w:t>
        </w:r>
      </w:ins>
      <w:ins w:id="529" w:author="Mosi Adesina Ifatunji [2]" w:date="2025-08-26T16:42:00Z" w16du:dateUtc="2025-08-26T21:42:00Z">
        <w:r w:rsidRPr="003F5012">
          <w:t>schema</w:t>
        </w:r>
      </w:ins>
      <w:ins w:id="530" w:author="Mosi Adesina Ifatunji" w:date="2025-08-30T15:32:00Z" w16du:dateUtc="2025-08-30T20:32:00Z">
        <w:r w:rsidR="00406F0A">
          <w:t>’</w:t>
        </w:r>
      </w:ins>
      <w:ins w:id="531" w:author="Mosi Adesina Ifatunji [2]" w:date="2025-08-26T16:42:00Z" w16du:dateUtc="2025-08-26T21:42:00Z">
        <w:del w:id="532" w:author="Mosi Adesina Ifatunji" w:date="2025-08-27T07:30:00Z" w16du:dateUtc="2025-08-27T12:30:00Z">
          <w:r w:rsidRPr="003F5012" w:rsidDel="00D81472">
            <w:delText>s</w:delText>
          </w:r>
        </w:del>
        <w:r w:rsidRPr="003F5012">
          <w:t xml:space="preserve"> within </w:t>
        </w:r>
        <w:del w:id="533" w:author="Mosi Adesina Ifatunji" w:date="2025-08-30T15:20:00Z" w16du:dateUtc="2025-08-30T20:20:00Z">
          <w:r w:rsidRPr="003F5012" w:rsidDel="005C726C">
            <w:delText>organizations</w:delText>
          </w:r>
        </w:del>
      </w:ins>
      <w:ins w:id="534" w:author="Mosi Adesina Ifatunji" w:date="2025-08-30T15:20:00Z" w16du:dateUtc="2025-08-30T20:20:00Z">
        <w:r w:rsidR="005C726C">
          <w:t>localities</w:t>
        </w:r>
      </w:ins>
      <w:ins w:id="535" w:author="Mosi Adesina Ifatunji [2]" w:date="2025-08-26T16:45:00Z" w16du:dateUtc="2025-08-26T21:45:00Z">
        <w:r w:rsidR="0065191A">
          <w:t xml:space="preserve"> </w:t>
        </w:r>
      </w:ins>
      <w:ins w:id="536" w:author="Mosi Adesina Ifatunji [2]" w:date="2025-08-26T16:42:00Z" w16du:dateUtc="2025-08-26T21:42:00Z">
        <w:r w:rsidRPr="003F5012">
          <w:t xml:space="preserve">by analyzing a large sample of firms and estimating the probable impact of </w:t>
        </w:r>
      </w:ins>
      <w:ins w:id="537" w:author="Mosi Adesina Ifatunji [2]" w:date="2025-08-26T16:43:00Z" w16du:dateUtc="2025-08-26T21:43:00Z">
        <w:r w:rsidR="00F552B0">
          <w:t>W</w:t>
        </w:r>
      </w:ins>
      <w:ins w:id="538" w:author="Mosi Adesina Ifatunji [2]" w:date="2025-08-26T16:42:00Z" w16du:dateUtc="2025-08-26T21:42:00Z">
        <w:r w:rsidRPr="003F5012">
          <w:t xml:space="preserve">hite </w:t>
        </w:r>
      </w:ins>
      <w:ins w:id="539" w:author="Mosi Adesina Ifatunji [2]" w:date="2025-08-26T16:46:00Z" w16du:dateUtc="2025-08-26T21:46:00Z">
        <w:r w:rsidR="00380F34">
          <w:t>C</w:t>
        </w:r>
      </w:ins>
      <w:ins w:id="540" w:author="Mosi Adesina Ifatunji [2]" w:date="2025-08-26T16:42:00Z" w16du:dateUtc="2025-08-26T21:42:00Z">
        <w:r w:rsidRPr="003F5012">
          <w:t>redentialing on ethnoracial wage disparities in the United States.</w:t>
        </w:r>
      </w:ins>
      <w:ins w:id="541" w:author="Mosi Adesina Ifatunji" w:date="2025-07-17T11:24:00Z" w16du:dateUtc="2025-07-17T16:24:00Z">
        <w:del w:id="542" w:author="Mosi Adesina Ifatunji [2]" w:date="2025-08-26T16:32:00Z" w16du:dateUtc="2025-08-26T21:32:00Z">
          <w:r w:rsidR="007D3371" w:rsidRPr="00B27914" w:rsidDel="00D32637">
            <w:rPr>
              <w:rPrChange w:id="543" w:author="Mosi Adesina Ifatunji" w:date="2025-07-17T18:17:00Z" w16du:dateUtc="2025-07-17T23:17:00Z">
                <w:rPr>
                  <w:b/>
                  <w:bCs/>
                </w:rPr>
              </w:rPrChange>
            </w:rPr>
            <w:delText>G</w:delText>
          </w:r>
        </w:del>
        <w:del w:id="544" w:author="Mosi Adesina Ifatunji [2]" w:date="2025-08-26T16:42:00Z" w16du:dateUtc="2025-08-26T21:42:00Z">
          <w:r w:rsidR="007D3371" w:rsidRPr="00B27914" w:rsidDel="003F5012">
            <w:rPr>
              <w:rPrChange w:id="545" w:author="Mosi Adesina Ifatunji" w:date="2025-07-17T18:17:00Z" w16du:dateUtc="2025-07-17T23:17:00Z">
                <w:rPr>
                  <w:b/>
                  <w:bCs/>
                </w:rPr>
              </w:rPrChange>
            </w:rPr>
            <w:delText xml:space="preserve">rounded in recent ethnographic accounts </w:delText>
          </w:r>
        </w:del>
      </w:ins>
      <w:ins w:id="546" w:author="Mosi Adesina Ifatunji" w:date="2025-07-17T11:25:00Z" w16du:dateUtc="2025-07-17T16:25:00Z">
        <w:del w:id="547" w:author="Mosi Adesina Ifatunji [2]" w:date="2025-08-26T16:42:00Z" w16du:dateUtc="2025-08-26T21:42:00Z">
          <w:r w:rsidR="00E23E49" w:rsidRPr="00B27914" w:rsidDel="003F5012">
            <w:delText>revealing</w:delText>
          </w:r>
        </w:del>
      </w:ins>
      <w:ins w:id="548" w:author="Mosi Ifatunji" w:date="2025-07-29T06:42:00Z" w16du:dateUtc="2025-07-29T11:42:00Z">
        <w:del w:id="549" w:author="Mosi Adesina Ifatunji [2]" w:date="2025-08-26T16:42:00Z" w16du:dateUtc="2025-08-26T21:42:00Z">
          <w:r w:rsidR="00C74A6A" w:rsidDel="003F5012">
            <w:delText>of</w:delText>
          </w:r>
        </w:del>
      </w:ins>
      <w:ins w:id="550" w:author="Mosi Adesina Ifatunji" w:date="2025-07-17T11:24:00Z" w16du:dateUtc="2025-07-17T16:24:00Z">
        <w:del w:id="551" w:author="Mosi Adesina Ifatunji [2]" w:date="2025-08-26T16:42:00Z" w16du:dateUtc="2025-08-26T21:42:00Z">
          <w:r w:rsidR="007D3371" w:rsidRPr="00B27914" w:rsidDel="003F5012">
            <w:rPr>
              <w:rPrChange w:id="552" w:author="Mosi Adesina Ifatunji" w:date="2025-07-17T18:17:00Z" w16du:dateUtc="2025-07-17T23:17:00Z">
                <w:rPr>
                  <w:b/>
                  <w:bCs/>
                </w:rPr>
              </w:rPrChange>
            </w:rPr>
            <w:delText xml:space="preserve"> the situated enactment of ethnoracial schemas</w:delText>
          </w:r>
        </w:del>
      </w:ins>
      <w:ins w:id="553" w:author="Mosi Ifatunji" w:date="2025-07-29T06:33:00Z" w16du:dateUtc="2025-07-29T11:33:00Z">
        <w:del w:id="554" w:author="Mosi Adesina Ifatunji [2]" w:date="2025-08-26T16:42:00Z" w16du:dateUtc="2025-08-26T21:42:00Z">
          <w:r w:rsidR="002C6A5E" w:rsidDel="003F5012">
            <w:delText xml:space="preserve"> in </w:delText>
          </w:r>
        </w:del>
      </w:ins>
      <w:ins w:id="555" w:author="Mosi Adesina Ifatunji" w:date="2025-07-17T11:24:00Z" w16du:dateUtc="2025-07-17T16:24:00Z">
        <w:del w:id="556" w:author="Mosi Adesina Ifatunji [2]" w:date="2025-08-26T16:42:00Z" w16du:dateUtc="2025-08-26T21:42:00Z">
          <w:r w:rsidR="007D3371" w:rsidRPr="00B27914" w:rsidDel="003F5012">
            <w:rPr>
              <w:rPrChange w:id="557" w:author="Mosi Adesina Ifatunji" w:date="2025-07-17T18:17:00Z" w16du:dateUtc="2025-07-17T23:17:00Z">
                <w:rPr>
                  <w:b/>
                  <w:bCs/>
                </w:rPr>
              </w:rPrChange>
            </w:rPr>
            <w:delText>, we</w:delText>
          </w:r>
        </w:del>
      </w:ins>
      <w:ins w:id="558" w:author="Mosi Ifatunji" w:date="2025-07-29T06:40:00Z" w16du:dateUtc="2025-07-29T11:40:00Z">
        <w:del w:id="559" w:author="Mosi Adesina Ifatunji [2]" w:date="2025-08-26T16:42:00Z" w16du:dateUtc="2025-08-26T21:42:00Z">
          <w:r w:rsidR="00FF052B" w:rsidDel="003F5012">
            <w:delText>organizations,</w:delText>
          </w:r>
          <w:r w:rsidR="00FF052B" w:rsidRPr="00B27914" w:rsidDel="003F5012">
            <w:delText xml:space="preserve"> we</w:delText>
          </w:r>
        </w:del>
      </w:ins>
      <w:ins w:id="560" w:author="Mosi Adesina Ifatunji" w:date="2025-07-17T11:24:00Z" w16du:dateUtc="2025-07-17T16:24:00Z">
        <w:del w:id="561" w:author="Mosi Adesina Ifatunji [2]" w:date="2025-08-26T16:42:00Z" w16du:dateUtc="2025-08-26T21:42:00Z">
          <w:r w:rsidR="007D3371" w:rsidRPr="00B27914" w:rsidDel="003F5012">
            <w:rPr>
              <w:rPrChange w:id="562" w:author="Mosi Adesina Ifatunji" w:date="2025-07-17T18:17:00Z" w16du:dateUtc="2025-07-17T23:17:00Z">
                <w:rPr>
                  <w:b/>
                  <w:bCs/>
                </w:rPr>
              </w:rPrChange>
            </w:rPr>
            <w:delText xml:space="preserve"> </w:delText>
          </w:r>
        </w:del>
      </w:ins>
      <w:ins w:id="563" w:author="Mosi Adesina Ifatunji" w:date="2025-07-17T18:16:00Z" w16du:dateUtc="2025-07-17T23:16:00Z">
        <w:del w:id="564" w:author="Mosi Adesina Ifatunji [2]" w:date="2025-08-25T19:04:00Z" w16du:dateUtc="2025-08-26T00:04:00Z">
          <w:r w:rsidR="00ED58E5" w:rsidRPr="00B27914" w:rsidDel="00A20540">
            <w:delText>contribute</w:delText>
          </w:r>
        </w:del>
      </w:ins>
      <w:ins w:id="565" w:author="Mosi Ifatunji" w:date="2025-07-29T06:36:00Z" w16du:dateUtc="2025-07-29T11:36:00Z">
        <w:del w:id="566" w:author="Mosi Adesina Ifatunji [2]" w:date="2025-08-25T19:04:00Z" w16du:dateUtc="2025-08-26T00:04:00Z">
          <w:r w:rsidR="000C56BC" w:rsidDel="00A20540">
            <w:delText>analyze</w:delText>
          </w:r>
        </w:del>
        <w:del w:id="567" w:author="Mosi Adesina Ifatunji [2]" w:date="2025-08-26T16:42:00Z" w16du:dateUtc="2025-08-26T21:42:00Z">
          <w:r w:rsidR="000C56BC" w:rsidDel="003F5012">
            <w:delText xml:space="preserve"> </w:delText>
          </w:r>
        </w:del>
      </w:ins>
      <w:ins w:id="568" w:author="Mosi Adesina Ifatunji" w:date="2025-07-17T18:16:00Z" w16du:dateUtc="2025-07-17T23:16:00Z">
        <w:del w:id="569" w:author="Mosi Adesina Ifatunji [2]" w:date="2025-08-26T16:42:00Z" w16du:dateUtc="2025-08-26T21:42:00Z">
          <w:r w:rsidR="00ED58E5" w:rsidRPr="00B27914" w:rsidDel="003F5012">
            <w:delText xml:space="preserve"> with</w:delText>
          </w:r>
        </w:del>
      </w:ins>
      <w:ins w:id="570" w:author="Mosi Adesina Ifatunji" w:date="2025-07-17T11:25:00Z" w16du:dateUtc="2025-07-17T16:25:00Z">
        <w:del w:id="571" w:author="Mosi Adesina Ifatunji [2]" w:date="2025-08-26T16:42:00Z" w16du:dateUtc="2025-08-26T21:42:00Z">
          <w:r w:rsidR="00E23E49" w:rsidRPr="00B27914" w:rsidDel="003F5012">
            <w:delText xml:space="preserve"> </w:delText>
          </w:r>
        </w:del>
      </w:ins>
      <w:ins w:id="572" w:author="Mosi Adesina Ifatunji" w:date="2025-07-17T11:24:00Z" w16du:dateUtc="2025-07-17T16:24:00Z">
        <w:del w:id="573" w:author="Mosi Adesina Ifatunji [2]" w:date="2025-08-26T16:42:00Z" w16du:dateUtc="2025-08-26T21:42:00Z">
          <w:r w:rsidR="007D3371" w:rsidRPr="00B27914" w:rsidDel="003F5012">
            <w:rPr>
              <w:rPrChange w:id="574" w:author="Mosi Adesina Ifatunji" w:date="2025-07-17T18:17:00Z" w16du:dateUtc="2025-07-17T23:17:00Z">
                <w:rPr>
                  <w:b/>
                  <w:bCs/>
                </w:rPr>
              </w:rPrChange>
            </w:rPr>
            <w:delText>a macro-analytic</w:delText>
          </w:r>
        </w:del>
      </w:ins>
      <w:ins w:id="575" w:author="Mosi Ifatunji" w:date="2025-07-29T06:34:00Z" w16du:dateUtc="2025-07-29T11:34:00Z">
        <w:del w:id="576" w:author="Mosi Adesina Ifatunji [2]" w:date="2025-08-26T16:42:00Z" w16du:dateUtc="2025-08-26T21:42:00Z">
          <w:r w:rsidR="00A33FCA" w:rsidDel="003F5012">
            <w:delText>large</w:delText>
          </w:r>
          <w:r w:rsidR="009645DE" w:rsidDel="003F5012">
            <w:delText xml:space="preserve"> sample</w:delText>
          </w:r>
        </w:del>
      </w:ins>
      <w:ins w:id="577" w:author="Mosi Ifatunji" w:date="2025-07-29T06:35:00Z" w16du:dateUtc="2025-07-29T11:35:00Z">
        <w:del w:id="578" w:author="Mosi Adesina Ifatunji [2]" w:date="2025-08-26T16:42:00Z" w16du:dateUtc="2025-08-26T21:42:00Z">
          <w:r w:rsidR="009645DE" w:rsidDel="003F5012">
            <w:delText xml:space="preserve"> </w:delText>
          </w:r>
        </w:del>
      </w:ins>
      <w:ins w:id="579" w:author="Mosi Ifatunji" w:date="2025-07-29T06:36:00Z" w16du:dateUtc="2025-07-29T11:36:00Z">
        <w:del w:id="580" w:author="Mosi Adesina Ifatunji [2]" w:date="2025-08-26T16:42:00Z" w16du:dateUtc="2025-08-26T21:42:00Z">
          <w:r w:rsidR="000C56BC" w:rsidDel="003F5012">
            <w:delText xml:space="preserve">of </w:delText>
          </w:r>
        </w:del>
      </w:ins>
      <w:ins w:id="581" w:author="Mosi Ifatunji" w:date="2025-07-29T07:08:00Z" w16du:dateUtc="2025-07-29T12:08:00Z">
        <w:del w:id="582" w:author="Mosi Adesina Ifatunji [2]" w:date="2025-08-26T16:42:00Z" w16du:dateUtc="2025-08-26T21:42:00Z">
          <w:r w:rsidR="00A02244" w:rsidDel="003F5012">
            <w:delText>firms</w:delText>
          </w:r>
        </w:del>
      </w:ins>
      <w:ins w:id="583" w:author="Mosi Ifatunji" w:date="2025-07-29T06:36:00Z" w16du:dateUtc="2025-07-29T11:36:00Z">
        <w:del w:id="584" w:author="Mosi Adesina Ifatunji [2]" w:date="2025-08-26T16:42:00Z" w16du:dateUtc="2025-08-26T21:42:00Z">
          <w:r w:rsidR="000C56BC" w:rsidDel="003F5012">
            <w:delText xml:space="preserve"> </w:delText>
          </w:r>
        </w:del>
      </w:ins>
      <w:ins w:id="585" w:author="Mosi Adesina Ifatunji" w:date="2025-07-17T11:24:00Z" w16du:dateUtc="2025-07-17T16:24:00Z">
        <w:del w:id="586" w:author="Mosi Adesina Ifatunji [2]" w:date="2025-08-26T16:42:00Z" w16du:dateUtc="2025-08-26T21:42:00Z">
          <w:r w:rsidR="007D3371" w:rsidRPr="00B27914" w:rsidDel="003F5012">
            <w:rPr>
              <w:rPrChange w:id="587" w:author="Mosi Adesina Ifatunji" w:date="2025-07-17T18:17:00Z" w16du:dateUtc="2025-07-17T23:17:00Z">
                <w:rPr>
                  <w:b/>
                  <w:bCs/>
                </w:rPr>
              </w:rPrChange>
            </w:rPr>
            <w:delText xml:space="preserve"> </w:delText>
          </w:r>
        </w:del>
      </w:ins>
      <w:ins w:id="588" w:author="Mosi Adesina Ifatunji" w:date="2025-07-17T19:27:00Z" w16du:dateUtc="2025-07-18T00:27:00Z">
        <w:del w:id="589" w:author="Mosi Adesina Ifatunji [2]" w:date="2025-08-26T16:42:00Z" w16du:dateUtc="2025-08-26T21:42:00Z">
          <w:r w:rsidR="000807CC" w:rsidDel="003F5012">
            <w:delText>approach</w:delText>
          </w:r>
        </w:del>
      </w:ins>
      <w:ins w:id="590" w:author="Mosi Ifatunji" w:date="2025-07-29T06:37:00Z" w16du:dateUtc="2025-07-29T11:37:00Z">
        <w:del w:id="591" w:author="Mosi Adesina Ifatunji [2]" w:date="2025-08-26T16:42:00Z" w16du:dateUtc="2025-08-26T21:42:00Z">
          <w:r w:rsidR="002316FA" w:rsidDel="003F5012">
            <w:delText>and</w:delText>
          </w:r>
        </w:del>
      </w:ins>
      <w:ins w:id="592" w:author="Mosi Adesina Ifatunji" w:date="2025-07-17T11:24:00Z" w16du:dateUtc="2025-07-17T16:24:00Z">
        <w:del w:id="593" w:author="Mosi Adesina Ifatunji [2]" w:date="2025-08-26T16:42:00Z" w16du:dateUtc="2025-08-26T21:42:00Z">
          <w:r w:rsidR="007D3371" w:rsidRPr="00B27914" w:rsidDel="003F5012">
            <w:rPr>
              <w:rPrChange w:id="594" w:author="Mosi Adesina Ifatunji" w:date="2025-07-17T18:17:00Z" w16du:dateUtc="2025-07-17T23:17:00Z">
                <w:rPr>
                  <w:b/>
                  <w:bCs/>
                </w:rPr>
              </w:rPrChange>
            </w:rPr>
            <w:delText xml:space="preserve"> </w:delText>
          </w:r>
        </w:del>
      </w:ins>
      <w:ins w:id="595" w:author="Mosi Adesina Ifatunji" w:date="2025-07-17T18:16:00Z" w16du:dateUtc="2025-07-17T23:16:00Z">
        <w:del w:id="596" w:author="Mosi Adesina Ifatunji [2]" w:date="2025-08-26T16:42:00Z" w16du:dateUtc="2025-08-26T21:42:00Z">
          <w:r w:rsidR="00ED58E5" w:rsidRPr="00B27914" w:rsidDel="003F5012">
            <w:delText>that</w:delText>
          </w:r>
        </w:del>
      </w:ins>
      <w:ins w:id="597" w:author="Mosi Adesina Ifatunji" w:date="2025-07-17T11:24:00Z" w16du:dateUtc="2025-07-17T16:24:00Z">
        <w:del w:id="598" w:author="Mosi Adesina Ifatunji [2]" w:date="2025-08-26T16:42:00Z" w16du:dateUtc="2025-08-26T21:42:00Z">
          <w:r w:rsidR="007D3371" w:rsidRPr="00B27914" w:rsidDel="003F5012">
            <w:rPr>
              <w:rPrChange w:id="599" w:author="Mosi Adesina Ifatunji" w:date="2025-07-17T18:17:00Z" w16du:dateUtc="2025-07-17T23:17:00Z">
                <w:rPr>
                  <w:b/>
                  <w:bCs/>
                </w:rPr>
              </w:rPrChange>
            </w:rPr>
            <w:delText xml:space="preserve"> </w:delText>
          </w:r>
        </w:del>
      </w:ins>
      <w:ins w:id="600" w:author="Mosi Adesina Ifatunji" w:date="2025-07-17T11:26:00Z" w16du:dateUtc="2025-07-17T16:26:00Z">
        <w:del w:id="601" w:author="Mosi Adesina Ifatunji [2]" w:date="2025-08-26T16:42:00Z" w16du:dateUtc="2025-08-26T21:42:00Z">
          <w:r w:rsidR="0082301A" w:rsidRPr="00B27914" w:rsidDel="003F5012">
            <w:delText>estimate</w:delText>
          </w:r>
        </w:del>
      </w:ins>
      <w:ins w:id="602" w:author="Mosi Ifatunji" w:date="2025-07-29T06:38:00Z" w16du:dateUtc="2025-07-29T11:38:00Z">
        <w:del w:id="603" w:author="Mosi Adesina Ifatunji [2]" w:date="2025-08-26T16:42:00Z" w16du:dateUtc="2025-08-26T21:42:00Z">
          <w:r w:rsidR="003849DF" w:rsidDel="003F5012">
            <w:delText xml:space="preserve"> </w:delText>
          </w:r>
        </w:del>
      </w:ins>
      <w:ins w:id="604" w:author="Mosi Adesina Ifatunji" w:date="2025-07-17T18:16:00Z" w16du:dateUtc="2025-07-17T23:16:00Z">
        <w:del w:id="605" w:author="Mosi Adesina Ifatunji [2]" w:date="2025-08-26T16:42:00Z" w16du:dateUtc="2025-08-26T21:42:00Z">
          <w:r w:rsidR="00ED58E5" w:rsidRPr="00B27914" w:rsidDel="003F5012">
            <w:delText>s</w:delText>
          </w:r>
        </w:del>
      </w:ins>
      <w:ins w:id="606" w:author="Mosi Adesina Ifatunji" w:date="2025-07-17T11:24:00Z" w16du:dateUtc="2025-07-17T16:24:00Z">
        <w:del w:id="607" w:author="Mosi Adesina Ifatunji [2]" w:date="2025-08-26T16:42:00Z" w16du:dateUtc="2025-08-26T21:42:00Z">
          <w:r w:rsidR="007D3371" w:rsidRPr="00B27914" w:rsidDel="003F5012">
            <w:rPr>
              <w:rPrChange w:id="608" w:author="Mosi Adesina Ifatunji" w:date="2025-07-17T18:17:00Z" w16du:dateUtc="2025-07-17T23:17:00Z">
                <w:rPr>
                  <w:b/>
                  <w:bCs/>
                </w:rPr>
              </w:rPrChange>
            </w:rPr>
            <w:delText xml:space="preserve"> </w:delText>
          </w:r>
        </w:del>
      </w:ins>
      <w:ins w:id="609" w:author="Mosi Adesina Ifatunji" w:date="2025-07-17T12:12:00Z" w16du:dateUtc="2025-07-17T17:12:00Z">
        <w:del w:id="610" w:author="Mosi Adesina Ifatunji [2]" w:date="2025-08-26T16:42:00Z" w16du:dateUtc="2025-08-26T21:42:00Z">
          <w:r w:rsidR="00AA683F" w:rsidRPr="00B27914" w:rsidDel="003F5012">
            <w:delText>their</w:delText>
          </w:r>
        </w:del>
      </w:ins>
      <w:ins w:id="611" w:author="Mosi Ifatunji" w:date="2025-07-29T06:38:00Z" w16du:dateUtc="2025-07-29T11:38:00Z">
        <w:del w:id="612" w:author="Mosi Adesina Ifatunji [2]" w:date="2025-08-26T16:42:00Z" w16du:dateUtc="2025-08-26T21:42:00Z">
          <w:r w:rsidR="00EF3C97" w:rsidDel="003F5012">
            <w:delText>the probable</w:delText>
          </w:r>
        </w:del>
      </w:ins>
      <w:ins w:id="613" w:author="Mosi Adesina Ifatunji" w:date="2025-07-17T12:12:00Z" w16du:dateUtc="2025-07-17T17:12:00Z">
        <w:del w:id="614" w:author="Mosi Adesina Ifatunji [2]" w:date="2025-08-26T16:42:00Z" w16du:dateUtc="2025-08-26T21:42:00Z">
          <w:r w:rsidR="00AA683F" w:rsidRPr="00B27914" w:rsidDel="003F5012">
            <w:delText xml:space="preserve"> </w:delText>
          </w:r>
        </w:del>
      </w:ins>
      <w:ins w:id="615" w:author="Mosi Adesina Ifatunji" w:date="2025-07-17T19:27:00Z" w16du:dateUtc="2025-07-18T00:27:00Z">
        <w:del w:id="616" w:author="Mosi Adesina Ifatunji [2]" w:date="2025-08-26T16:42:00Z" w16du:dateUtc="2025-08-26T21:42:00Z">
          <w:r w:rsidR="000807CC" w:rsidDel="003F5012">
            <w:delText>contributions</w:delText>
          </w:r>
        </w:del>
      </w:ins>
      <w:ins w:id="617" w:author="Mosi Adesina Ifatunji" w:date="2025-07-17T12:12:00Z" w16du:dateUtc="2025-07-17T17:12:00Z">
        <w:del w:id="618" w:author="Mosi Adesina Ifatunji [2]" w:date="2025-08-26T16:42:00Z" w16du:dateUtc="2025-08-26T21:42:00Z">
          <w:r w:rsidR="00AA683F" w:rsidRPr="00B27914" w:rsidDel="003F5012">
            <w:delText xml:space="preserve"> </w:delText>
          </w:r>
        </w:del>
      </w:ins>
      <w:ins w:id="619" w:author="Mosi Ifatunji" w:date="2025-07-29T06:45:00Z" w16du:dateUtc="2025-07-29T11:45:00Z">
        <w:del w:id="620" w:author="Mosi Adesina Ifatunji [2]" w:date="2025-08-26T16:42:00Z" w16du:dateUtc="2025-08-26T21:42:00Z">
          <w:r w:rsidR="002C63A7" w:rsidDel="003F5012">
            <w:delText>contribution</w:delText>
          </w:r>
          <w:r w:rsidR="002C63A7" w:rsidRPr="00B27914" w:rsidDel="003F5012">
            <w:delText xml:space="preserve"> </w:delText>
          </w:r>
          <w:r w:rsidR="002C63A7" w:rsidDel="003F5012">
            <w:delText>of</w:delText>
          </w:r>
        </w:del>
      </w:ins>
      <w:ins w:id="621" w:author="Mosi Ifatunji" w:date="2025-07-29T06:39:00Z" w16du:dateUtc="2025-07-29T11:39:00Z">
        <w:del w:id="622" w:author="Mosi Adesina Ifatunji [2]" w:date="2025-08-26T16:42:00Z" w16du:dateUtc="2025-08-26T21:42:00Z">
          <w:r w:rsidR="00B04A21" w:rsidDel="003F5012">
            <w:delText xml:space="preserve"> </w:delText>
          </w:r>
        </w:del>
      </w:ins>
      <w:ins w:id="623" w:author="Mosi Ifatunji" w:date="2025-07-29T06:43:00Z" w16du:dateUtc="2025-07-29T11:43:00Z">
        <w:del w:id="624" w:author="Mosi Adesina Ifatunji [2]" w:date="2025-08-26T16:42:00Z" w16du:dateUtc="2025-08-26T21:42:00Z">
          <w:r w:rsidR="00E46890" w:rsidDel="003F5012">
            <w:delText>White credential</w:delText>
          </w:r>
        </w:del>
      </w:ins>
      <w:ins w:id="625" w:author="Mosi Ifatunji" w:date="2025-07-29T06:44:00Z" w16du:dateUtc="2025-07-29T11:44:00Z">
        <w:del w:id="626" w:author="Mosi Adesina Ifatunji [2]" w:date="2025-08-26T16:42:00Z" w16du:dateUtc="2025-08-26T21:42:00Z">
          <w:r w:rsidR="00FA1913" w:rsidDel="003F5012">
            <w:delText>ing</w:delText>
          </w:r>
        </w:del>
      </w:ins>
      <w:ins w:id="627" w:author="Mosi Ifatunji" w:date="2025-07-29T06:43:00Z" w16du:dateUtc="2025-07-29T11:43:00Z">
        <w:del w:id="628" w:author="Mosi Adesina Ifatunji [2]" w:date="2025-08-26T16:42:00Z" w16du:dateUtc="2025-08-26T21:42:00Z">
          <w:r w:rsidR="00E46890" w:rsidDel="003F5012">
            <w:delText xml:space="preserve"> </w:delText>
          </w:r>
        </w:del>
      </w:ins>
      <w:ins w:id="629" w:author="Mosi Adesina Ifatunji" w:date="2025-07-17T19:27:00Z" w16du:dateUtc="2025-07-18T00:27:00Z">
        <w:del w:id="630" w:author="Mosi Adesina Ifatunji [2]" w:date="2025-08-26T16:42:00Z" w16du:dateUtc="2025-08-26T21:42:00Z">
          <w:r w:rsidR="000807CC" w:rsidDel="003F5012">
            <w:delText>to</w:delText>
          </w:r>
        </w:del>
      </w:ins>
      <w:ins w:id="631" w:author="Mosi Adesina Ifatunji" w:date="2025-07-17T12:13:00Z" w16du:dateUtc="2025-07-17T17:13:00Z">
        <w:del w:id="632" w:author="Mosi Adesina Ifatunji [2]" w:date="2025-08-26T16:42:00Z" w16du:dateUtc="2025-08-26T21:42:00Z">
          <w:r w:rsidR="00E92C49" w:rsidRPr="00B27914" w:rsidDel="003F5012">
            <w:delText xml:space="preserve"> the persistence of ethnoracial disparities </w:delText>
          </w:r>
        </w:del>
      </w:ins>
      <w:ins w:id="633" w:author="Mosi Adesina Ifatunji" w:date="2025-07-17T18:17:00Z" w16du:dateUtc="2025-07-17T23:17:00Z">
        <w:del w:id="634" w:author="Mosi Adesina Ifatunji [2]" w:date="2025-08-26T16:42:00Z" w16du:dateUtc="2025-08-26T21:42:00Z">
          <w:r w:rsidR="00F069AB" w:rsidRPr="00B27914" w:rsidDel="003F5012">
            <w:delText>i</w:delText>
          </w:r>
        </w:del>
      </w:ins>
      <w:ins w:id="635" w:author="Mosi Adesina Ifatunji" w:date="2025-07-17T12:13:00Z" w16du:dateUtc="2025-07-17T17:13:00Z">
        <w:del w:id="636" w:author="Mosi Adesina Ifatunji [2]" w:date="2025-08-26T16:42:00Z" w16du:dateUtc="2025-08-26T21:42:00Z">
          <w:r w:rsidR="00E4184C" w:rsidRPr="00B27914" w:rsidDel="003F5012">
            <w:delText>n American wage</w:delText>
          </w:r>
        </w:del>
      </w:ins>
      <w:ins w:id="637" w:author="Mosi Adesina Ifatunji" w:date="2025-07-17T18:17:00Z" w16du:dateUtc="2025-07-17T23:17:00Z">
        <w:del w:id="638" w:author="Mosi Adesina Ifatunji [2]" w:date="2025-08-26T16:42:00Z" w16du:dateUtc="2025-08-26T21:42:00Z">
          <w:r w:rsidR="00F069AB" w:rsidRPr="00B27914" w:rsidDel="003F5012">
            <w:delText>s.</w:delText>
          </w:r>
        </w:del>
      </w:ins>
    </w:p>
    <w:p w14:paraId="58006E79" w14:textId="64CDACBE" w:rsidR="006332BD" w:rsidRPr="00B27914" w:rsidRDefault="00B62729">
      <w:pPr>
        <w:tabs>
          <w:tab w:val="left" w:pos="3944"/>
        </w:tabs>
        <w:divId w:val="374476547"/>
        <w:rPr>
          <w:ins w:id="639" w:author="Mosi Adesina Ifatunji" w:date="2025-07-16T23:21:00Z" w16du:dateUtc="2025-07-17T04:21:00Z"/>
          <w:rFonts w:eastAsiaTheme="minorEastAsia"/>
        </w:rPr>
        <w:pPrChange w:id="640" w:author="Mosi Adesina Ifatunji" w:date="2025-10-21T19:50:00Z" w16du:dateUtc="2025-10-22T00:50:00Z">
          <w:pPr>
            <w:spacing w:before="100" w:beforeAutospacing="1" w:after="100" w:afterAutospacing="1"/>
            <w:divId w:val="374476547"/>
          </w:pPr>
        </w:pPrChange>
      </w:pPr>
      <w:ins w:id="641" w:author="Mosi Adesina Ifatunji" w:date="2025-08-30T15:05:00Z" w16du:dateUtc="2025-08-30T20:05:00Z">
        <w:r>
          <w:rPr>
            <w:rFonts w:eastAsiaTheme="minorEastAsia"/>
          </w:rPr>
          <w:tab/>
        </w:r>
      </w:ins>
    </w:p>
    <w:p w14:paraId="6A9A432B" w14:textId="2CCB35BD" w:rsidR="00BF5D58" w:rsidRDefault="00615E38" w:rsidP="008A0E16">
      <w:pPr>
        <w:divId w:val="374476547"/>
        <w:rPr>
          <w:ins w:id="642" w:author="Mosi Adesina Ifatunji" w:date="2025-07-17T18:20:00Z" w16du:dateUtc="2025-07-17T23:20:00Z"/>
        </w:rPr>
      </w:pPr>
      <w:ins w:id="643" w:author="Mosi Adesina Ifatunji" w:date="2025-07-17T00:03:00Z" w16du:dateUtc="2025-07-17T05:03:00Z">
        <w:r w:rsidRPr="00B27914">
          <w:t>More specific</w:t>
        </w:r>
      </w:ins>
      <w:ins w:id="644" w:author="Mosi Adesina Ifatunji" w:date="2025-07-17T00:04:00Z" w16du:dateUtc="2025-07-17T05:04:00Z">
        <w:r w:rsidRPr="00B27914">
          <w:t>ally</w:t>
        </w:r>
      </w:ins>
      <w:ins w:id="645" w:author="Mosi Adesina Ifatunji" w:date="2025-07-16T23:33:00Z" w16du:dateUtc="2025-07-17T04:33:00Z">
        <w:r w:rsidR="00FE7A85" w:rsidRPr="00B27914">
          <w:t>, w</w:t>
        </w:r>
      </w:ins>
      <w:ins w:id="646" w:author="Mosi Adesina Ifatunji" w:date="2025-07-16T22:58:00Z" w16du:dateUtc="2025-07-17T03:58:00Z">
        <w:r w:rsidR="00D56C9E" w:rsidRPr="00B27914">
          <w:rPr>
            <w:rPrChange w:id="647" w:author="Mosi Adesina Ifatunji" w:date="2025-07-17T18:17:00Z" w16du:dateUtc="2025-07-17T23:17:00Z">
              <w:rPr>
                <w:rStyle w:val="s1"/>
              </w:rPr>
            </w:rPrChange>
          </w:rPr>
          <w:t>e integrate microdata from the Current Population Survey (CPS) with administrative records from the Longitudinal Employer-Household Data (LEHD)</w:t>
        </w:r>
      </w:ins>
      <w:ins w:id="648" w:author="Mosi Adesina Ifatunji [2]" w:date="2025-08-26T16:48:00Z" w16du:dateUtc="2025-08-26T21:48:00Z">
        <w:r w:rsidR="00EF35CE">
          <w:t xml:space="preserve"> and</w:t>
        </w:r>
      </w:ins>
      <w:ins w:id="649" w:author="Mosi Adesina Ifatunji" w:date="2025-07-16T22:58:00Z" w16du:dateUtc="2025-07-17T03:58:00Z">
        <w:del w:id="650" w:author="Mosi Adesina Ifatunji [2]" w:date="2025-08-26T16:48:00Z" w16du:dateUtc="2025-08-26T21:48:00Z">
          <w:r w:rsidR="00D56C9E" w:rsidRPr="00B27914" w:rsidDel="00EF35CE">
            <w:rPr>
              <w:rPrChange w:id="651" w:author="Mosi Adesina Ifatunji" w:date="2025-07-17T18:17:00Z" w16du:dateUtc="2025-07-17T23:17:00Z">
                <w:rPr>
                  <w:rStyle w:val="s1"/>
                </w:rPr>
              </w:rPrChange>
            </w:rPr>
            <w:delText>,</w:delText>
          </w:r>
        </w:del>
        <w:r w:rsidR="00D56C9E" w:rsidRPr="00B27914">
          <w:rPr>
            <w:rPrChange w:id="652" w:author="Mosi Adesina Ifatunji" w:date="2025-07-17T18:17:00Z" w16du:dateUtc="2025-07-17T23:17:00Z">
              <w:rPr>
                <w:rStyle w:val="s1"/>
              </w:rPr>
            </w:rPrChange>
          </w:rPr>
          <w:t xml:space="preserve"> </w:t>
        </w:r>
        <w:del w:id="653" w:author="Mosi Adesina Ifatunji [2]" w:date="2025-08-26T16:48:00Z" w16du:dateUtc="2025-08-26T21:48:00Z">
          <w:r w:rsidR="00D56C9E" w:rsidRPr="00B27914" w:rsidDel="000D7C5B">
            <w:rPr>
              <w:rPrChange w:id="654" w:author="Mosi Adesina Ifatunji" w:date="2025-07-17T18:17:00Z" w16du:dateUtc="2025-07-17T23:17:00Z">
                <w:rPr>
                  <w:rStyle w:val="s1"/>
                </w:rPr>
              </w:rPrChange>
            </w:rPr>
            <w:delText>constructing</w:delText>
          </w:r>
        </w:del>
      </w:ins>
      <w:ins w:id="655" w:author="Mosi Adesina Ifatunji [2]" w:date="2025-08-26T16:48:00Z" w16du:dateUtc="2025-08-26T21:48:00Z">
        <w:r w:rsidR="000D7C5B">
          <w:t>construct</w:t>
        </w:r>
      </w:ins>
      <w:ins w:id="656" w:author="Mosi Adesina Ifatunji" w:date="2025-07-16T22:58:00Z" w16du:dateUtc="2025-07-17T03:58:00Z">
        <w:r w:rsidR="00D56C9E" w:rsidRPr="00B27914">
          <w:rPr>
            <w:rPrChange w:id="657" w:author="Mosi Adesina Ifatunji" w:date="2025-07-17T18:17:00Z" w16du:dateUtc="2025-07-17T23:17:00Z">
              <w:rPr>
                <w:rStyle w:val="s1"/>
              </w:rPr>
            </w:rPrChange>
          </w:rPr>
          <w:t xml:space="preserve"> a unique dataset of approximately 71,500 workers and 386,000 quarterly wage observations from 1992 to 2008.</w:t>
        </w:r>
      </w:ins>
    </w:p>
    <w:p w14:paraId="55829BA3" w14:textId="77777777" w:rsidR="005762E2" w:rsidRPr="00B27914" w:rsidRDefault="005762E2">
      <w:pPr>
        <w:divId w:val="374476547"/>
        <w:rPr>
          <w:ins w:id="658" w:author="Mosi Adesina Ifatunji" w:date="2025-07-16T23:06:00Z" w16du:dateUtc="2025-07-17T04:06:00Z"/>
        </w:rPr>
        <w:pPrChange w:id="659" w:author="Mosi Adesina Ifatunji" w:date="2025-10-21T19:50:00Z" w16du:dateUtc="2025-10-22T00:50:00Z">
          <w:pPr>
            <w:spacing w:before="100" w:beforeAutospacing="1" w:after="100" w:afterAutospacing="1"/>
            <w:divId w:val="374476547"/>
          </w:pPr>
        </w:pPrChange>
      </w:pPr>
    </w:p>
    <w:p w14:paraId="17E27F7C" w14:textId="67504611" w:rsidR="00B01F77" w:rsidRPr="00B27914" w:rsidRDefault="00D56C9E">
      <w:pPr>
        <w:divId w:val="374476547"/>
        <w:rPr>
          <w:ins w:id="660" w:author="Mosi Adesina Ifatunji" w:date="2025-07-16T23:06:00Z" w16du:dateUtc="2025-07-17T04:06:00Z"/>
        </w:rPr>
        <w:pPrChange w:id="661" w:author="Mosi Adesina Ifatunji" w:date="2025-10-21T19:50:00Z" w16du:dateUtc="2025-10-22T00:50:00Z">
          <w:pPr>
            <w:pStyle w:val="p1"/>
            <w:spacing w:before="0" w:beforeAutospacing="0" w:after="0" w:afterAutospacing="0"/>
            <w:divId w:val="374476547"/>
          </w:pPr>
        </w:pPrChange>
      </w:pPr>
      <w:ins w:id="662" w:author="Mosi Adesina Ifatunji" w:date="2025-07-16T22:58:00Z" w16du:dateUtc="2025-07-17T03:58:00Z">
        <w:r w:rsidRPr="00B27914">
          <w:rPr>
            <w:rPrChange w:id="663" w:author="Mosi Adesina Ifatunji" w:date="2025-07-17T18:17:00Z" w16du:dateUtc="2025-07-17T23:17:00Z">
              <w:rPr>
                <w:rStyle w:val="s1"/>
              </w:rPr>
            </w:rPrChange>
          </w:rPr>
          <w:t>These linked data allow us to track coworkers inside firms while adjusting for key</w:t>
        </w:r>
      </w:ins>
      <w:ins w:id="664" w:author="Mosi Ifatunji" w:date="2025-07-29T06:45:00Z" w16du:dateUtc="2025-07-29T11:45:00Z">
        <w:r w:rsidR="00D55555">
          <w:t xml:space="preserve"> </w:t>
        </w:r>
      </w:ins>
      <w:ins w:id="665" w:author="Mosi Adesina Ifatunji" w:date="2025-07-16T22:58:00Z" w16du:dateUtc="2025-07-17T03:58:00Z">
        <w:del w:id="666" w:author="Mosi Ifatunji" w:date="2025-07-29T06:45:00Z" w16du:dateUtc="2025-07-29T11:45:00Z">
          <w:r w:rsidRPr="00B27914" w:rsidDel="00D55555">
            <w:rPr>
              <w:rPrChange w:id="667" w:author="Mosi Adesina Ifatunji" w:date="2025-07-17T18:17:00Z" w16du:dateUtc="2025-07-17T23:17:00Z">
                <w:rPr>
                  <w:rStyle w:val="s1"/>
                </w:rPr>
              </w:rPrChange>
            </w:rPr>
            <w:delText xml:space="preserve"> </w:delText>
          </w:r>
          <w:r w:rsidRPr="00B27914" w:rsidDel="002C63A7">
            <w:rPr>
              <w:rPrChange w:id="668" w:author="Mosi Adesina Ifatunji" w:date="2025-07-17T18:17:00Z" w16du:dateUtc="2025-07-17T23:17:00Z">
                <w:rPr>
                  <w:rStyle w:val="s1"/>
                </w:rPr>
              </w:rPrChange>
            </w:rPr>
            <w:delText>confounders</w:delText>
          </w:r>
        </w:del>
      </w:ins>
      <w:ins w:id="669" w:author="Mosi Ifatunji" w:date="2025-07-29T06:45:00Z" w16du:dateUtc="2025-07-29T11:45:00Z">
        <w:r w:rsidR="002C63A7">
          <w:t xml:space="preserve">potential </w:t>
        </w:r>
        <w:r w:rsidR="002C63A7" w:rsidRPr="00164621">
          <w:t>confounders</w:t>
        </w:r>
      </w:ins>
      <w:ins w:id="670" w:author="Mosi Adesina Ifatunji [2]" w:date="2025-08-25T19:05:00Z" w16du:dateUtc="2025-08-26T00:05:00Z">
        <w:r w:rsidR="001E34EE">
          <w:t xml:space="preserve"> </w:t>
        </w:r>
      </w:ins>
      <w:ins w:id="671" w:author="Mosi Adesina Ifatunji" w:date="2025-07-16T22:58:00Z" w16du:dateUtc="2025-07-17T03:58:00Z">
        <w:r w:rsidRPr="00B27914">
          <w:rPr>
            <w:rPrChange w:id="672" w:author="Mosi Adesina Ifatunji" w:date="2025-07-17T18:17:00Z" w16du:dateUtc="2025-07-17T23:17:00Z">
              <w:rPr>
                <w:rStyle w:val="s1"/>
              </w:rPr>
            </w:rPrChange>
          </w:rPr>
          <w:t>—</w:t>
        </w:r>
      </w:ins>
      <w:ins w:id="673" w:author="Mosi Adesina Ifatunji [2]" w:date="2025-08-25T19:05:00Z" w16du:dateUtc="2025-08-26T00:05:00Z">
        <w:r w:rsidR="001E34EE">
          <w:t xml:space="preserve"> e.g., </w:t>
        </w:r>
      </w:ins>
      <w:ins w:id="674" w:author="Mosi Adesina Ifatunji" w:date="2025-07-16T22:58:00Z" w16du:dateUtc="2025-07-17T03:58:00Z">
        <w:r w:rsidRPr="00B27914">
          <w:rPr>
            <w:rPrChange w:id="675" w:author="Mosi Adesina Ifatunji" w:date="2025-07-17T18:17:00Z" w16du:dateUtc="2025-07-17T23:17:00Z">
              <w:rPr>
                <w:rStyle w:val="s1"/>
              </w:rPr>
            </w:rPrChange>
          </w:rPr>
          <w:t xml:space="preserve">worker attributes, </w:t>
        </w:r>
      </w:ins>
      <w:ins w:id="676" w:author="Mosi Adesina Ifatunji" w:date="2025-09-19T15:27:00Z" w16du:dateUtc="2025-09-19T20:27:00Z">
        <w:r w:rsidR="00795882">
          <w:t xml:space="preserve">occupational strata, </w:t>
        </w:r>
      </w:ins>
      <w:ins w:id="677" w:author="Mosi Adesina Ifatunji" w:date="2025-07-16T22:58:00Z" w16du:dateUtc="2025-07-17T03:58:00Z">
        <w:r w:rsidRPr="00B27914">
          <w:rPr>
            <w:rPrChange w:id="678" w:author="Mosi Adesina Ifatunji" w:date="2025-07-17T18:17:00Z" w16du:dateUtc="2025-07-17T23:17:00Z">
              <w:rPr>
                <w:rStyle w:val="s1"/>
              </w:rPr>
            </w:rPrChange>
          </w:rPr>
          <w:t>firm characteristics, and local labor market conditions.</w:t>
        </w:r>
      </w:ins>
    </w:p>
    <w:p w14:paraId="55A6CFC1" w14:textId="77777777" w:rsidR="00B01F77" w:rsidRPr="00B27914" w:rsidRDefault="00B01F77">
      <w:pPr>
        <w:divId w:val="374476547"/>
        <w:rPr>
          <w:ins w:id="679" w:author="Mosi Adesina Ifatunji" w:date="2025-07-16T23:06:00Z" w16du:dateUtc="2025-07-17T04:06:00Z"/>
        </w:rPr>
        <w:pPrChange w:id="680" w:author="Mosi Adesina Ifatunji" w:date="2025-10-21T19:50:00Z" w16du:dateUtc="2025-10-22T00:50:00Z">
          <w:pPr>
            <w:pStyle w:val="p1"/>
            <w:spacing w:before="0" w:beforeAutospacing="0" w:after="0" w:afterAutospacing="0"/>
            <w:divId w:val="374476547"/>
          </w:pPr>
        </w:pPrChange>
      </w:pPr>
    </w:p>
    <w:p w14:paraId="2CDF752A" w14:textId="04491422" w:rsidR="009A1D90" w:rsidRPr="009E1CE9" w:rsidDel="00161DA2" w:rsidRDefault="00CE71EE">
      <w:pPr>
        <w:divId w:val="374476547"/>
        <w:rPr>
          <w:ins w:id="681" w:author="Mosi Adesina Ifatunji" w:date="2025-07-16T23:06:00Z" w16du:dateUtc="2025-07-17T04:06:00Z"/>
          <w:del w:id="682" w:author="Mosi Adesina Ifatunji [2]" w:date="2025-09-12T14:45:00Z" w16du:dateUtc="2025-09-12T19:45:00Z"/>
        </w:rPr>
        <w:pPrChange w:id="683" w:author="Mosi Adesina Ifatunji" w:date="2025-10-21T19:50:00Z" w16du:dateUtc="2025-10-22T00:50:00Z">
          <w:pPr>
            <w:pStyle w:val="p1"/>
            <w:spacing w:before="0" w:beforeAutospacing="0" w:after="0" w:afterAutospacing="0"/>
            <w:divId w:val="374476547"/>
          </w:pPr>
        </w:pPrChange>
      </w:pPr>
      <w:ins w:id="684" w:author="Mosi Ifatunji" w:date="2025-07-29T06:46:00Z" w16du:dateUtc="2025-07-29T11:46:00Z">
        <w:del w:id="685" w:author="Mosi Adesina Ifatunji [2]" w:date="2025-09-12T14:05:00Z" w16du:dateUtc="2025-09-12T19:05:00Z">
          <w:r w:rsidDel="00832CA4">
            <w:delText xml:space="preserve">After </w:delText>
          </w:r>
        </w:del>
      </w:ins>
      <w:ins w:id="686" w:author="Mosi Ifatunji" w:date="2025-07-29T06:47:00Z" w16du:dateUtc="2025-07-29T11:47:00Z">
        <w:del w:id="687" w:author="Mosi Adesina Ifatunji [2]" w:date="2025-08-26T16:50:00Z" w16du:dateUtc="2025-08-26T21:50:00Z">
          <w:r w:rsidDel="0050346E">
            <w:delText>theorizing</w:delText>
          </w:r>
        </w:del>
      </w:ins>
      <w:ins w:id="688" w:author="Mosi Adesina Ifatunji" w:date="2025-08-30T15:33:00Z" w16du:dateUtc="2025-08-30T20:33:00Z">
        <w:del w:id="689" w:author="Mosi Adesina Ifatunji [2]" w:date="2025-09-12T14:05:00Z" w16du:dateUtc="2025-09-12T19:05:00Z">
          <w:r w:rsidR="00406F0A" w:rsidDel="00832CA4">
            <w:delText>further developing</w:delText>
          </w:r>
        </w:del>
      </w:ins>
      <w:ins w:id="690" w:author="Mosi Ifatunji" w:date="2025-07-29T06:47:00Z" w16du:dateUtc="2025-07-29T11:47:00Z">
        <w:del w:id="691" w:author="Mosi Adesina Ifatunji [2]" w:date="2025-09-12T14:05:00Z" w16du:dateUtc="2025-09-12T19:05:00Z">
          <w:r w:rsidDel="00832CA4">
            <w:delText xml:space="preserve"> White credentialing</w:delText>
          </w:r>
          <w:r w:rsidR="009C7B29" w:rsidDel="00832CA4">
            <w:delText xml:space="preserve"> as a </w:delText>
          </w:r>
        </w:del>
      </w:ins>
      <w:ins w:id="692" w:author="Mosi Ifatunji" w:date="2025-07-29T06:48:00Z" w16du:dateUtc="2025-07-29T11:48:00Z">
        <w:del w:id="693" w:author="Mosi Adesina Ifatunji [2]" w:date="2025-09-12T14:05:00Z" w16du:dateUtc="2025-09-12T19:05:00Z">
          <w:r w:rsidR="007662D4" w:rsidDel="00832CA4">
            <w:delText>specific</w:delText>
          </w:r>
        </w:del>
      </w:ins>
      <w:ins w:id="694" w:author="Mosi Ifatunji" w:date="2025-07-29T06:47:00Z" w16du:dateUtc="2025-07-29T11:47:00Z">
        <w:del w:id="695" w:author="Mosi Adesina Ifatunji [2]" w:date="2025-09-12T14:05:00Z" w16du:dateUtc="2025-09-12T19:05:00Z">
          <w:r w:rsidR="009C7B29" w:rsidDel="00832CA4">
            <w:delText xml:space="preserve"> </w:delText>
          </w:r>
        </w:del>
      </w:ins>
      <w:ins w:id="696" w:author="Mosi Ifatunji" w:date="2025-07-29T06:48:00Z" w16du:dateUtc="2025-07-29T11:48:00Z">
        <w:del w:id="697" w:author="Mosi Adesina Ifatunji [2]" w:date="2025-09-12T14:05:00Z" w16du:dateUtc="2025-09-12T19:05:00Z">
          <w:r w:rsidR="007662D4" w:rsidDel="00832CA4">
            <w:delText>ethnoracial</w:delText>
          </w:r>
        </w:del>
      </w:ins>
      <w:ins w:id="698" w:author="Mosi Ifatunji" w:date="2025-07-29T06:47:00Z" w16du:dateUtc="2025-07-29T11:47:00Z">
        <w:del w:id="699" w:author="Mosi Adesina Ifatunji [2]" w:date="2025-09-12T14:05:00Z" w16du:dateUtc="2025-09-12T19:05:00Z">
          <w:r w:rsidR="009C7B29" w:rsidDel="00832CA4">
            <w:delText xml:space="preserve"> </w:delText>
          </w:r>
        </w:del>
      </w:ins>
      <w:ins w:id="700" w:author="Mosi Adesina Ifatunji" w:date="2025-07-16T22:58:00Z" w16du:dateUtc="2025-07-17T03:58:00Z">
        <w:del w:id="701" w:author="Mosi Adesina Ifatunji [2]" w:date="2025-09-12T14:05:00Z" w16du:dateUtc="2025-09-12T19:05:00Z">
          <w:r w:rsidR="00D56C9E" w:rsidRPr="00B27914" w:rsidDel="00832CA4">
            <w:rPr>
              <w:rPrChange w:id="702" w:author="Mosi Adesina Ifatunji" w:date="2025-07-17T18:17:00Z" w16du:dateUtc="2025-07-17T23:17:00Z">
                <w:rPr>
                  <w:rStyle w:val="s1"/>
                </w:rPr>
              </w:rPrChange>
            </w:rPr>
            <w:delText>We</w:delText>
          </w:r>
        </w:del>
      </w:ins>
      <w:ins w:id="703" w:author="Mosi Ifatunji" w:date="2025-07-29T06:48:00Z" w16du:dateUtc="2025-07-29T11:48:00Z">
        <w:del w:id="704" w:author="Mosi Adesina Ifatunji [2]" w:date="2025-09-12T14:05:00Z" w16du:dateUtc="2025-09-12T19:05:00Z">
          <w:r w:rsidR="007662D4" w:rsidDel="00832CA4">
            <w:delText>schema,</w:delText>
          </w:r>
          <w:r w:rsidR="007662D4" w:rsidRPr="00164621" w:rsidDel="00832CA4">
            <w:delText xml:space="preserve"> </w:delText>
          </w:r>
        </w:del>
      </w:ins>
      <w:ins w:id="705" w:author="Mosi Adesina Ifatunji [2]" w:date="2025-09-12T14:09:00Z" w16du:dateUtc="2025-09-12T19:09:00Z">
        <w:r w:rsidR="00B82C79">
          <w:t xml:space="preserve">We then </w:t>
        </w:r>
        <w:del w:id="706" w:author="Mosi Adesina Ifatunji" w:date="2025-09-19T15:14:00Z" w16du:dateUtc="2025-09-19T20:14:00Z">
          <w:r w:rsidR="00B82C79" w:rsidDel="00565D4F">
            <w:delText>operationalization</w:delText>
          </w:r>
        </w:del>
      </w:ins>
      <w:ins w:id="707" w:author="Mosi Adesina Ifatunji" w:date="2025-09-19T15:14:00Z" w16du:dateUtc="2025-09-19T20:14:00Z">
        <w:r w:rsidR="00565D4F">
          <w:t>operationalize</w:t>
        </w:r>
      </w:ins>
      <w:ins w:id="708" w:author="Mosi Adesina Ifatunji [2]" w:date="2025-09-12T14:09:00Z" w16du:dateUtc="2025-09-12T19:09:00Z">
        <w:r w:rsidR="00B82C79">
          <w:t xml:space="preserve"> </w:t>
        </w:r>
        <w:r w:rsidR="009462D0">
          <w:t>firm-level Whiteness</w:t>
        </w:r>
      </w:ins>
      <w:ins w:id="709" w:author="Mosi Adesina Ifatunji [2]" w:date="2025-09-12T14:07:00Z" w16du:dateUtc="2025-09-12T19:07:00Z">
        <w:r w:rsidR="008D5706">
          <w:t xml:space="preserve"> </w:t>
        </w:r>
      </w:ins>
      <w:ins w:id="710" w:author="Mosi Adesina Ifatunji [2]" w:date="2025-09-12T14:09:00Z" w16du:dateUtc="2025-09-12T19:09:00Z">
        <w:r w:rsidR="009462D0">
          <w:t xml:space="preserve">by </w:t>
        </w:r>
      </w:ins>
      <w:ins w:id="711" w:author="Mosi Adesina Ifatunji [2]" w:date="2025-09-12T14:08:00Z" w16du:dateUtc="2025-09-12T19:08:00Z">
        <w:r w:rsidR="008839B0">
          <w:t>cascad</w:t>
        </w:r>
      </w:ins>
      <w:ins w:id="712" w:author="Mosi Adesina Ifatunji [2]" w:date="2025-09-12T14:09:00Z" w16du:dateUtc="2025-09-12T19:09:00Z">
        <w:r w:rsidR="009462D0">
          <w:t>ing</w:t>
        </w:r>
      </w:ins>
      <w:ins w:id="713" w:author="Mosi Adesina Ifatunji [2]" w:date="2025-09-12T14:07:00Z" w16du:dateUtc="2025-09-12T19:07:00Z">
        <w:r w:rsidR="008D5706">
          <w:t xml:space="preserve"> </w:t>
        </w:r>
      </w:ins>
      <w:ins w:id="714" w:author="Mosi Adesina Ifatunji [2]" w:date="2025-09-12T14:08:00Z" w16du:dateUtc="2025-09-12T19:08:00Z">
        <w:r w:rsidR="008839B0">
          <w:t>firms</w:t>
        </w:r>
      </w:ins>
      <w:ins w:id="715" w:author="Mosi Adesina Ifatunji [2]" w:date="2025-09-12T14:07:00Z" w16du:dateUtc="2025-09-12T19:07:00Z">
        <w:r w:rsidR="008D5706">
          <w:t xml:space="preserve"> </w:t>
        </w:r>
      </w:ins>
      <w:ins w:id="716" w:author="Mosi Adesina Ifatunji [2]" w:date="2025-09-12T14:43:00Z" w16du:dateUtc="2025-09-12T19:43:00Z">
        <w:r w:rsidR="009075B2">
          <w:t>along</w:t>
        </w:r>
      </w:ins>
      <w:ins w:id="717" w:author="Mosi Adesina Ifatunji [2]" w:date="2025-09-12T14:44:00Z" w16du:dateUtc="2025-09-12T19:44:00Z">
        <w:r w:rsidR="009075B2">
          <w:t xml:space="preserve"> a spectrum </w:t>
        </w:r>
      </w:ins>
      <w:ins w:id="718" w:author="Mosi Adesina Ifatunji [2]" w:date="2025-09-12T14:07:00Z" w16du:dateUtc="2025-09-12T19:07:00Z">
        <w:r w:rsidR="008D5706">
          <w:t xml:space="preserve">according to the </w:t>
        </w:r>
      </w:ins>
      <w:ins w:id="719" w:author="Mosi Adesina Ifatunji [2]" w:date="2025-09-12T14:08:00Z" w16du:dateUtc="2025-09-12T19:08:00Z">
        <w:r w:rsidR="00B82C79">
          <w:t>White proportion of the</w:t>
        </w:r>
      </w:ins>
      <w:ins w:id="720" w:author="Mosi Adesina Ifatunji [2]" w:date="2025-09-12T14:07:00Z" w16du:dateUtc="2025-09-12T19:07:00Z">
        <w:r w:rsidR="008D5706">
          <w:t xml:space="preserve"> top </w:t>
        </w:r>
      </w:ins>
      <w:ins w:id="721" w:author="Mosi Adesina Ifatunji [2]" w:date="2025-09-12T14:08:00Z" w16du:dateUtc="2025-09-12T19:08:00Z">
        <w:r w:rsidR="00B82C79">
          <w:t xml:space="preserve">5 percent of </w:t>
        </w:r>
      </w:ins>
      <w:ins w:id="722" w:author="Mosi Adesina Ifatunji [2]" w:date="2025-09-12T14:07:00Z" w16du:dateUtc="2025-09-12T19:07:00Z">
        <w:r w:rsidR="008D5706">
          <w:t xml:space="preserve">earners </w:t>
        </w:r>
      </w:ins>
      <w:ins w:id="723" w:author="Mosi Adesina Ifatunji [2]" w:date="2025-09-12T14:08:00Z" w16du:dateUtc="2025-09-12T19:08:00Z">
        <w:r w:rsidR="008839B0">
          <w:t xml:space="preserve">in </w:t>
        </w:r>
      </w:ins>
      <w:ins w:id="724" w:author="Mosi Adesina Ifatunji [2]" w:date="2025-09-12T14:44:00Z" w16du:dateUtc="2025-09-12T19:44:00Z">
        <w:r w:rsidR="008515E6">
          <w:t>each</w:t>
        </w:r>
      </w:ins>
      <w:ins w:id="725" w:author="Mosi Adesina Ifatunji [2]" w:date="2025-09-12T14:08:00Z" w16du:dateUtc="2025-09-12T19:08:00Z">
        <w:r w:rsidR="008839B0">
          <w:t xml:space="preserve"> f</w:t>
        </w:r>
      </w:ins>
      <w:ins w:id="726" w:author="Mosi Adesina Ifatunji [2]" w:date="2025-09-12T14:09:00Z" w16du:dateUtc="2025-09-12T19:09:00Z">
        <w:r w:rsidR="00B82C79">
          <w:t>irm</w:t>
        </w:r>
      </w:ins>
      <w:ins w:id="727" w:author="Mosi Ifatunji" w:date="2025-07-29T06:48:00Z" w16du:dateUtc="2025-07-29T11:48:00Z">
        <w:del w:id="728" w:author="Mosi Adesina Ifatunji [2]" w:date="2025-09-12T14:05:00Z" w16du:dateUtc="2025-09-12T19:05:00Z">
          <w:r w:rsidR="007662D4" w:rsidRPr="00164621" w:rsidDel="00832CA4">
            <w:delText>w</w:delText>
          </w:r>
        </w:del>
        <w:del w:id="729" w:author="Mosi Adesina Ifatunji [2]" w:date="2025-09-12T14:07:00Z" w16du:dateUtc="2025-09-12T19:07:00Z">
          <w:r w:rsidR="007662D4" w:rsidRPr="00164621" w:rsidDel="008D5706">
            <w:delText>e</w:delText>
          </w:r>
        </w:del>
      </w:ins>
      <w:ins w:id="730" w:author="Mosi Adesina Ifatunji" w:date="2025-07-16T22:58:00Z" w16du:dateUtc="2025-07-17T03:58:00Z">
        <w:del w:id="731" w:author="Mosi Adesina Ifatunji [2]" w:date="2025-09-12T14:07:00Z" w16du:dateUtc="2025-09-12T19:07:00Z">
          <w:r w:rsidR="00D56C9E" w:rsidRPr="00B27914" w:rsidDel="008D5706">
            <w:rPr>
              <w:rPrChange w:id="732" w:author="Mosi Adesina Ifatunji" w:date="2025-07-17T18:17:00Z" w16du:dateUtc="2025-07-17T23:17:00Z">
                <w:rPr>
                  <w:rStyle w:val="s1"/>
                </w:rPr>
              </w:rPrChange>
            </w:rPr>
            <w:delText xml:space="preserve"> operationalize </w:delText>
          </w:r>
        </w:del>
      </w:ins>
      <w:ins w:id="733" w:author="Mosi Adesina Ifatunji [2]" w:date="2025-09-12T14:09:00Z" w16du:dateUtc="2025-09-12T19:09:00Z">
        <w:r w:rsidR="007C7942">
          <w:t>.</w:t>
        </w:r>
      </w:ins>
      <w:ins w:id="734" w:author="Mosi Adesina Ifatunji" w:date="2025-07-16T23:34:00Z" w16du:dateUtc="2025-07-17T04:34:00Z">
        <w:del w:id="735" w:author="Mosi Adesina Ifatunji [2]" w:date="2025-08-26T16:52:00Z" w16du:dateUtc="2025-08-26T21:52:00Z">
          <w:r w:rsidR="00493A03" w:rsidRPr="00B27914" w:rsidDel="005C722C">
            <w:delText>the</w:delText>
          </w:r>
        </w:del>
        <w:del w:id="736" w:author="Mosi Adesina Ifatunji [2]" w:date="2025-09-12T14:10:00Z" w16du:dateUtc="2025-09-12T19:10:00Z">
          <w:r w:rsidR="00493A03" w:rsidRPr="00B27914" w:rsidDel="007C7942">
            <w:delText xml:space="preserve"> </w:delText>
          </w:r>
        </w:del>
      </w:ins>
      <w:ins w:id="737" w:author="Mosi Adesina Ifatunji" w:date="2025-07-16T22:58:00Z" w16du:dateUtc="2025-07-17T03:58:00Z">
        <w:del w:id="738" w:author="Mosi Adesina Ifatunji [2]" w:date="2025-08-26T16:53:00Z" w16du:dateUtc="2025-08-26T21:53:00Z">
          <w:r w:rsidR="00D56C9E" w:rsidRPr="00B27914" w:rsidDel="00601DBD">
            <w:rPr>
              <w:rPrChange w:id="739" w:author="Mosi Adesina Ifatunji" w:date="2025-07-17T18:17:00Z" w16du:dateUtc="2025-07-17T23:17:00Z">
                <w:rPr>
                  <w:rStyle w:val="s2"/>
                </w:rPr>
              </w:rPrChange>
            </w:rPr>
            <w:delText>Whiteness of firms</w:delText>
          </w:r>
          <w:r w:rsidR="00D56C9E" w:rsidRPr="00B27914" w:rsidDel="00601DBD">
            <w:rPr>
              <w:rPrChange w:id="740" w:author="Mosi Adesina Ifatunji" w:date="2025-07-17T18:17:00Z" w16du:dateUtc="2025-07-17T23:17:00Z">
                <w:rPr>
                  <w:rStyle w:val="s1"/>
                </w:rPr>
              </w:rPrChange>
            </w:rPr>
            <w:delText xml:space="preserve"> as the </w:delText>
          </w:r>
        </w:del>
        <w:del w:id="741" w:author="Mosi Adesina Ifatunji [2]" w:date="2025-09-12T14:10:00Z" w16du:dateUtc="2025-09-12T19:10:00Z">
          <w:r w:rsidR="00D56C9E" w:rsidRPr="00B27914" w:rsidDel="007C7942">
            <w:rPr>
              <w:rPrChange w:id="742" w:author="Mosi Adesina Ifatunji" w:date="2025-07-17T18:17:00Z" w16du:dateUtc="2025-07-17T23:17:00Z">
                <w:rPr>
                  <w:rStyle w:val="s1"/>
                </w:rPr>
              </w:rPrChange>
            </w:rPr>
            <w:delText>share of top earners (top 5%) who are White</w:delText>
          </w:r>
        </w:del>
      </w:ins>
      <w:ins w:id="743" w:author="Mosi Adesina Ifatunji" w:date="2025-07-17T00:05:00Z" w16du:dateUtc="2025-07-17T05:05:00Z">
        <w:del w:id="744" w:author="Mosi Adesina Ifatunji [2]" w:date="2025-09-12T14:10:00Z" w16du:dateUtc="2025-09-12T19:10:00Z">
          <w:r w:rsidR="00FE63A1" w:rsidRPr="00B27914" w:rsidDel="007C7942">
            <w:delText xml:space="preserve"> and</w:delText>
          </w:r>
        </w:del>
      </w:ins>
      <w:ins w:id="745" w:author="Mosi Adesina Ifatunji" w:date="2025-07-16T22:58:00Z" w16du:dateUtc="2025-07-17T03:58:00Z">
        <w:del w:id="746" w:author="Mosi Adesina Ifatunji [2]" w:date="2025-09-12T14:10:00Z" w16du:dateUtc="2025-09-12T19:10:00Z">
          <w:r w:rsidR="00D56C9E" w:rsidRPr="00B27914" w:rsidDel="007C7942">
            <w:rPr>
              <w:rPrChange w:id="747" w:author="Mosi Adesina Ifatunji" w:date="2025-07-17T18:17:00Z" w16du:dateUtc="2025-07-17T23:17:00Z">
                <w:rPr>
                  <w:rStyle w:val="s1"/>
                </w:rPr>
              </w:rPrChange>
            </w:rPr>
            <w:delText xml:space="preserve"> theorizing </w:delText>
          </w:r>
        </w:del>
      </w:ins>
      <w:ins w:id="748" w:author="Mosi Adesina Ifatunji" w:date="2025-07-17T00:05:00Z" w16du:dateUtc="2025-07-17T05:05:00Z">
        <w:del w:id="749" w:author="Mosi Adesina Ifatunji [2]" w:date="2025-09-12T14:10:00Z" w16du:dateUtc="2025-09-12T19:10:00Z">
          <w:r w:rsidR="00A836D6" w:rsidRPr="00B27914" w:rsidDel="007C7942">
            <w:delText>its links to</w:delText>
          </w:r>
        </w:del>
      </w:ins>
      <w:ins w:id="750" w:author="Mosi Adesina Ifatunji" w:date="2025-07-16T22:58:00Z" w16du:dateUtc="2025-07-17T03:58:00Z">
        <w:del w:id="751" w:author="Mosi Adesina Ifatunji [2]" w:date="2025-09-12T14:10:00Z" w16du:dateUtc="2025-09-12T19:10:00Z">
          <w:r w:rsidR="00D56C9E" w:rsidRPr="00B27914" w:rsidDel="007C7942">
            <w:rPr>
              <w:rPrChange w:id="752" w:author="Mosi Adesina Ifatunji" w:date="2025-07-17T18:17:00Z" w16du:dateUtc="2025-07-17T23:17:00Z">
                <w:rPr>
                  <w:rStyle w:val="s1"/>
                </w:rPr>
              </w:rPrChange>
            </w:rPr>
            <w:delText xml:space="preserve"> White credentialing.</w:delText>
          </w:r>
        </w:del>
      </w:ins>
    </w:p>
    <w:p w14:paraId="45B63D04" w14:textId="77777777" w:rsidR="009A1D90" w:rsidRPr="00B27914" w:rsidRDefault="009A1D90">
      <w:pPr>
        <w:divId w:val="374476547"/>
        <w:rPr>
          <w:ins w:id="753" w:author="Mosi Adesina Ifatunji" w:date="2025-07-16T23:06:00Z" w16du:dateUtc="2025-07-17T04:06:00Z"/>
        </w:rPr>
        <w:pPrChange w:id="754" w:author="Mosi Adesina Ifatunji" w:date="2025-10-21T19:50:00Z" w16du:dateUtc="2025-10-22T00:50:00Z">
          <w:pPr>
            <w:pStyle w:val="p1"/>
            <w:spacing w:before="0" w:beforeAutospacing="0" w:after="0" w:afterAutospacing="0"/>
            <w:divId w:val="374476547"/>
          </w:pPr>
        </w:pPrChange>
      </w:pPr>
    </w:p>
    <w:p w14:paraId="3B0EFA4E" w14:textId="3FEBDA49" w:rsidR="0015339D" w:rsidDel="0020202B" w:rsidRDefault="00D56C9E">
      <w:pPr>
        <w:divId w:val="374476547"/>
        <w:rPr>
          <w:del w:id="755" w:author="Mosi Adesina Ifatunji [2]" w:date="2025-08-25T19:08:00Z" w16du:dateUtc="2025-08-26T00:08:00Z"/>
        </w:rPr>
      </w:pPr>
      <w:ins w:id="756" w:author="Mosi Adesina Ifatunji" w:date="2025-07-16T22:58:00Z" w16du:dateUtc="2025-07-17T03:58:00Z">
        <w:del w:id="757" w:author="Mosi Adesina Ifatunji [2]" w:date="2025-09-12T14:42:00Z" w16du:dateUtc="2025-09-12T19:42:00Z">
          <w:r w:rsidRPr="00B27914" w:rsidDel="00B97BEC">
            <w:rPr>
              <w:rPrChange w:id="758" w:author="Mosi Adesina Ifatunji" w:date="2025-07-17T18:17:00Z" w16du:dateUtc="2025-07-17T23:17:00Z">
                <w:rPr>
                  <w:rStyle w:val="s1"/>
                  <w:rFonts w:eastAsiaTheme="minorEastAsia"/>
                  <w:color w:val="070707"/>
                </w:rPr>
              </w:rPrChange>
            </w:rPr>
            <w:delText xml:space="preserve">Our fixed-effects models </w:delText>
          </w:r>
        </w:del>
      </w:ins>
      <w:ins w:id="759" w:author="Mosi Ifatunji" w:date="2025-07-29T06:49:00Z" w16du:dateUtc="2025-07-29T11:49:00Z">
        <w:del w:id="760" w:author="Mosi Adesina Ifatunji [2]" w:date="2025-09-12T14:44:00Z" w16du:dateUtc="2025-09-12T19:44:00Z">
          <w:r w:rsidR="00A817E7" w:rsidDel="00161DA2">
            <w:delText xml:space="preserve">then </w:delText>
          </w:r>
        </w:del>
      </w:ins>
      <w:ins w:id="761" w:author="Mosi Adesina Ifatunji" w:date="2025-07-16T22:58:00Z" w16du:dateUtc="2025-07-17T03:58:00Z">
        <w:del w:id="762" w:author="Mosi Adesina Ifatunji [2]" w:date="2025-09-12T14:44:00Z" w16du:dateUtc="2025-09-12T19:44:00Z">
          <w:r w:rsidRPr="00B27914" w:rsidDel="00161DA2">
            <w:rPr>
              <w:rFonts w:eastAsia="Arial"/>
              <w:rPrChange w:id="763" w:author="Mosi Adesina Ifatunji" w:date="2025-07-17T18:17:00Z" w16du:dateUtc="2025-07-17T23:17:00Z">
                <w:rPr>
                  <w:rStyle w:val="s1"/>
                  <w:rFonts w:eastAsiaTheme="minorEastAsia"/>
                  <w:color w:val="070707"/>
                </w:rPr>
              </w:rPrChange>
            </w:rPr>
            <w:delText>estimate the relationship between this measure and the relative wage growth of Black and White coworkers</w:delText>
          </w:r>
        </w:del>
      </w:ins>
      <w:ins w:id="764" w:author="Mosi Adesina Ifatunji" w:date="2025-07-17T19:28:00Z" w16du:dateUtc="2025-07-18T00:28:00Z">
        <w:del w:id="765" w:author="Mosi Adesina Ifatunji [2]" w:date="2025-09-12T14:44:00Z" w16du:dateUtc="2025-09-12T19:44:00Z">
          <w:r w:rsidR="007C0207" w:rsidDel="00161DA2">
            <w:delText>.</w:delText>
          </w:r>
        </w:del>
      </w:ins>
    </w:p>
    <w:p w14:paraId="0A1EA3E9" w14:textId="77777777" w:rsidR="0015339D" w:rsidRPr="00B27914" w:rsidRDefault="0015339D">
      <w:pPr>
        <w:divId w:val="374476547"/>
        <w:rPr>
          <w:ins w:id="766" w:author="Mosi Adesina Ifatunji" w:date="2025-07-16T23:06:00Z" w16du:dateUtc="2025-07-17T04:06:00Z"/>
        </w:rPr>
        <w:pPrChange w:id="767" w:author="Mosi Adesina Ifatunji" w:date="2025-10-21T19:50:00Z" w16du:dateUtc="2025-10-22T00:50:00Z">
          <w:pPr>
            <w:pStyle w:val="p1"/>
            <w:spacing w:before="0" w:beforeAutospacing="0" w:after="0" w:afterAutospacing="0"/>
            <w:divId w:val="374476547"/>
          </w:pPr>
        </w:pPrChange>
      </w:pPr>
    </w:p>
    <w:p w14:paraId="53B4C026" w14:textId="342AB4D6" w:rsidR="006D70C4" w:rsidDel="00A148A6" w:rsidRDefault="00B97BEC">
      <w:pPr>
        <w:divId w:val="374476547"/>
        <w:rPr>
          <w:del w:id="768" w:author="Mosi Adesina Ifatunji [2]" w:date="2025-09-12T14:34:00Z" w16du:dateUtc="2025-09-12T19:34:00Z"/>
        </w:rPr>
      </w:pPr>
      <w:ins w:id="769" w:author="Mosi Adesina Ifatunji [2]" w:date="2025-09-12T14:42:00Z" w16du:dateUtc="2025-09-12T19:42:00Z">
        <w:r>
          <w:t>R</w:t>
        </w:r>
      </w:ins>
      <w:ins w:id="770" w:author="Mosi Adesina Ifatunji [2]" w:date="2025-09-12T14:12:00Z" w16du:dateUtc="2025-09-12T19:12:00Z">
        <w:r w:rsidR="0072132C">
          <w:t xml:space="preserve">esults </w:t>
        </w:r>
      </w:ins>
      <w:ins w:id="771" w:author="Mosi Adesina Ifatunji [2]" w:date="2025-09-12T14:42:00Z" w16du:dateUtc="2025-09-12T19:42:00Z">
        <w:r w:rsidR="005337C0">
          <w:t>from o</w:t>
        </w:r>
        <w:r w:rsidR="005337C0" w:rsidRPr="004630B5">
          <w:t>ur fixed-effects models</w:t>
        </w:r>
        <w:r w:rsidR="005337C0" w:rsidRPr="00F94BA2">
          <w:t xml:space="preserve"> </w:t>
        </w:r>
      </w:ins>
      <w:ins w:id="772" w:author="Mosi Adesina Ifatunji [2]" w:date="2025-09-12T14:12:00Z" w16du:dateUtc="2025-09-12T19:12:00Z">
        <w:r w:rsidR="0072132C" w:rsidRPr="00F94BA2">
          <w:t>show</w:t>
        </w:r>
        <w:r w:rsidR="0072132C">
          <w:t xml:space="preserve"> that as</w:t>
        </w:r>
      </w:ins>
      <w:ins w:id="773" w:author="Mosi Adesina Ifatunji [2]" w:date="2025-09-12T14:11:00Z" w16du:dateUtc="2025-09-12T19:11:00Z">
        <w:r w:rsidR="009C60D1" w:rsidRPr="004630B5">
          <w:t xml:space="preserve"> </w:t>
        </w:r>
      </w:ins>
      <w:ins w:id="774" w:author="Mosi Adesina Ifatunji [2]" w:date="2025-09-12T14:12:00Z" w16du:dateUtc="2025-09-12T19:12:00Z">
        <w:r w:rsidR="0072132C">
          <w:t xml:space="preserve">the upper echelons of </w:t>
        </w:r>
      </w:ins>
      <w:ins w:id="775" w:author="Mosi Adesina Ifatunji [2]" w:date="2025-09-12T14:11:00Z" w16du:dateUtc="2025-09-12T19:11:00Z">
        <w:r w:rsidR="009C60D1" w:rsidRPr="004630B5">
          <w:t xml:space="preserve">firms </w:t>
        </w:r>
        <w:r w:rsidR="009C60D1">
          <w:t>‘</w:t>
        </w:r>
        <w:r w:rsidR="009C60D1" w:rsidRPr="004630B5">
          <w:t>become Whiter</w:t>
        </w:r>
      </w:ins>
      <w:ins w:id="776" w:author="Mosi Adesina Ifatunji [2]" w:date="2025-09-12T14:12:00Z" w16du:dateUtc="2025-09-12T19:12:00Z">
        <w:r w:rsidR="0072132C">
          <w:t>,</w:t>
        </w:r>
      </w:ins>
      <w:ins w:id="777" w:author="Mosi Adesina Ifatunji [2]" w:date="2025-09-12T14:11:00Z" w16du:dateUtc="2025-09-12T19:11:00Z">
        <w:r w:rsidR="009C60D1">
          <w:t xml:space="preserve">’ </w:t>
        </w:r>
      </w:ins>
      <w:ins w:id="778" w:author="Mosi Adesina Ifatunji" w:date="2025-07-16T22:58:00Z" w16du:dateUtc="2025-07-17T03:58:00Z">
        <w:del w:id="779" w:author="Mosi Ifatunji" w:date="2025-07-29T06:49:00Z" w16du:dateUtc="2025-07-29T11:49:00Z">
          <w:r w:rsidR="00D56C9E" w:rsidRPr="00B27914" w:rsidDel="00A817E7">
            <w:rPr>
              <w:rPrChange w:id="780" w:author="Mosi Adesina Ifatunji" w:date="2025-07-17T18:17:00Z" w16du:dateUtc="2025-07-17T23:17:00Z">
                <w:rPr>
                  <w:rStyle w:val="s1"/>
                  <w:rFonts w:eastAsiaTheme="minorEastAsia"/>
                  <w:color w:val="070707"/>
                </w:rPr>
              </w:rPrChange>
            </w:rPr>
            <w:delText>Results</w:delText>
          </w:r>
        </w:del>
      </w:ins>
      <w:ins w:id="781" w:author="Mosi Ifatunji" w:date="2025-07-29T06:49:00Z" w16du:dateUtc="2025-07-29T11:49:00Z">
        <w:del w:id="782" w:author="Mosi Adesina Ifatunji [2]" w:date="2025-09-12T14:12:00Z" w16du:dateUtc="2025-09-12T19:12:00Z">
          <w:r w:rsidR="00A817E7" w:rsidDel="0072132C">
            <w:delText xml:space="preserve">The </w:delText>
          </w:r>
        </w:del>
        <w:del w:id="783" w:author="Mosi Adesina Ifatunji [2]" w:date="2025-08-25T19:05:00Z" w16du:dateUtc="2025-08-26T00:05:00Z">
          <w:r w:rsidR="00A817E7" w:rsidDel="006F7CD4">
            <w:delText xml:space="preserve">results </w:delText>
          </w:r>
        </w:del>
      </w:ins>
      <w:ins w:id="784" w:author="Mosi Adesina Ifatunji" w:date="2025-07-16T22:58:00Z" w16du:dateUtc="2025-07-17T03:58:00Z">
        <w:del w:id="785" w:author="Mosi Adesina Ifatunji [2]" w:date="2025-08-25T19:05:00Z" w16du:dateUtc="2025-08-26T00:05:00Z">
          <w:r w:rsidR="00D56C9E" w:rsidRPr="00B27914" w:rsidDel="006F7CD4">
            <w:rPr>
              <w:rFonts w:eastAsia="Arial"/>
              <w:rPrChange w:id="786" w:author="Mosi Adesina Ifatunji" w:date="2025-07-17T18:17:00Z" w16du:dateUtc="2025-07-17T23:17:00Z">
                <w:rPr>
                  <w:rStyle w:val="s1"/>
                  <w:rFonts w:eastAsiaTheme="minorEastAsia"/>
                  <w:color w:val="070707"/>
                </w:rPr>
              </w:rPrChange>
            </w:rPr>
            <w:delText xml:space="preserve"> show</w:delText>
          </w:r>
        </w:del>
        <w:del w:id="787" w:author="Mosi Adesina Ifatunji [2]" w:date="2025-09-12T14:12:00Z" w16du:dateUtc="2025-09-12T19:12:00Z">
          <w:r w:rsidR="00D56C9E" w:rsidRPr="00B27914" w:rsidDel="003F6E1B">
            <w:rPr>
              <w:rFonts w:eastAsia="Arial"/>
              <w:rPrChange w:id="788" w:author="Mosi Adesina Ifatunji" w:date="2025-07-17T18:17:00Z" w16du:dateUtc="2025-07-17T23:17:00Z">
                <w:rPr>
                  <w:rStyle w:val="s1"/>
                  <w:rFonts w:eastAsiaTheme="minorEastAsia"/>
                  <w:color w:val="070707"/>
                </w:rPr>
              </w:rPrChange>
            </w:rPr>
            <w:delText xml:space="preserve"> </w:delText>
          </w:r>
        </w:del>
      </w:ins>
      <w:ins w:id="789" w:author="Mosi Adesina Ifatunji [2]" w:date="2025-09-12T14:12:00Z" w16du:dateUtc="2025-09-12T19:12:00Z">
        <w:r w:rsidR="003F6E1B">
          <w:t xml:space="preserve">the </w:t>
        </w:r>
      </w:ins>
      <w:ins w:id="790" w:author="Mosi Adesina Ifatunji [2]" w:date="2025-09-12T14:14:00Z" w16du:dateUtc="2025-09-12T19:14:00Z">
        <w:r w:rsidR="003540D5">
          <w:t xml:space="preserve">rate of </w:t>
        </w:r>
      </w:ins>
      <w:ins w:id="791" w:author="Mosi Adesina Ifatunji [2]" w:date="2025-09-12T14:12:00Z" w16du:dateUtc="2025-09-12T19:12:00Z">
        <w:r w:rsidR="003F6E1B">
          <w:t xml:space="preserve">wage growth </w:t>
        </w:r>
      </w:ins>
      <w:ins w:id="792" w:author="Mosi Adesina Ifatunji [2]" w:date="2025-09-12T14:34:00Z" w16du:dateUtc="2025-09-12T19:34:00Z">
        <w:r w:rsidR="00A148A6">
          <w:t>increases for</w:t>
        </w:r>
      </w:ins>
      <w:ins w:id="793" w:author="Mosi Adesina Ifatunji [2]" w:date="2025-09-12T14:14:00Z" w16du:dateUtc="2025-09-12T19:14:00Z">
        <w:r w:rsidR="003540D5">
          <w:t xml:space="preserve"> White workers </w:t>
        </w:r>
      </w:ins>
      <w:ins w:id="794" w:author="Mosi Adesina Ifatunji [2]" w:date="2025-09-12T14:34:00Z" w16du:dateUtc="2025-09-12T19:34:00Z">
        <w:r w:rsidR="00A148A6">
          <w:t>while simultaneously decreasing for their</w:t>
        </w:r>
      </w:ins>
      <w:ins w:id="795" w:author="Mosi Adesina Ifatunji [2]" w:date="2025-09-12T14:12:00Z" w16du:dateUtc="2025-09-12T19:12:00Z">
        <w:r w:rsidR="003F6E1B">
          <w:t xml:space="preserve"> Black</w:t>
        </w:r>
      </w:ins>
      <w:ins w:id="796" w:author="Mosi Adesina Ifatunji [2]" w:date="2025-09-12T14:34:00Z" w16du:dateUtc="2025-09-12T19:34:00Z">
        <w:r w:rsidR="00E14236">
          <w:t xml:space="preserve"> </w:t>
        </w:r>
      </w:ins>
      <w:ins w:id="797" w:author="Mosi Adesina Ifatunji" w:date="2025-07-16T22:58:00Z" w16du:dateUtc="2025-07-17T03:58:00Z">
        <w:del w:id="798" w:author="Mosi Adesina Ifatunji [2]" w:date="2025-08-25T19:05:00Z" w16du:dateUtc="2025-08-26T00:05:00Z">
          <w:r w:rsidR="00D56C9E" w:rsidRPr="00B27914" w:rsidDel="006F7CD4">
            <w:rPr>
              <w:rPrChange w:id="799" w:author="Mosi Adesina Ifatunji" w:date="2025-07-17T18:17:00Z" w16du:dateUtc="2025-07-17T23:17:00Z">
                <w:rPr>
                  <w:rStyle w:val="s1"/>
                  <w:rFonts w:eastAsiaTheme="minorEastAsia"/>
                  <w:color w:val="070707"/>
                </w:rPr>
              </w:rPrChange>
            </w:rPr>
            <w:delText>th</w:delText>
          </w:r>
          <w:r w:rsidR="00D56C9E" w:rsidRPr="00B27914" w:rsidDel="006F7CD4">
            <w:rPr>
              <w:rFonts w:eastAsia="Arial"/>
              <w:rPrChange w:id="800" w:author="Mosi Adesina Ifatunji" w:date="2025-07-17T18:17:00Z" w16du:dateUtc="2025-07-17T23:17:00Z">
                <w:rPr>
                  <w:rStyle w:val="s1"/>
                  <w:rFonts w:eastAsiaTheme="minorEastAsia"/>
                  <w:color w:val="070707"/>
                </w:rPr>
              </w:rPrChange>
            </w:rPr>
            <w:delText>a</w:delText>
          </w:r>
        </w:del>
      </w:ins>
      <w:ins w:id="801" w:author="Mosi Adesina Ifatunji [2]" w:date="2025-10-09T07:20:00Z" w16du:dateUtc="2025-10-09T12:20:00Z">
        <w:r w:rsidR="00274EAF">
          <w:t>counterparts</w:t>
        </w:r>
        <w:r w:rsidR="00D94016">
          <w:t>.</w:t>
        </w:r>
      </w:ins>
      <w:ins w:id="802" w:author="Mosi Adesina Ifatunji" w:date="2025-07-16T22:58:00Z" w16du:dateUtc="2025-07-17T03:58:00Z">
        <w:del w:id="803" w:author="Mosi Adesina Ifatunji [2]" w:date="2025-08-25T19:05:00Z" w16du:dateUtc="2025-08-26T00:05:00Z">
          <w:r w:rsidR="00D56C9E" w:rsidRPr="00B27914" w:rsidDel="006F7CD4">
            <w:rPr>
              <w:rPrChange w:id="804" w:author="Mosi Adesina Ifatunji" w:date="2025-07-17T18:17:00Z" w16du:dateUtc="2025-07-17T23:17:00Z">
                <w:rPr>
                  <w:rStyle w:val="s1"/>
                  <w:rFonts w:eastAsiaTheme="minorEastAsia"/>
                  <w:color w:val="070707"/>
                </w:rPr>
              </w:rPrChange>
            </w:rPr>
            <w:delText>t, as</w:delText>
          </w:r>
        </w:del>
        <w:del w:id="805" w:author="Mosi Adesina Ifatunji [2]" w:date="2025-09-12T14:11:00Z" w16du:dateUtc="2025-09-12T19:11:00Z">
          <w:r w:rsidR="00D56C9E" w:rsidRPr="00B27914" w:rsidDel="009C60D1">
            <w:rPr>
              <w:rFonts w:eastAsia="Arial"/>
              <w:rPrChange w:id="806" w:author="Mosi Adesina Ifatunji" w:date="2025-07-17T18:17:00Z" w16du:dateUtc="2025-07-17T23:17:00Z">
                <w:rPr>
                  <w:rStyle w:val="s1"/>
                  <w:rFonts w:eastAsiaTheme="minorEastAsia"/>
                  <w:color w:val="070707"/>
                </w:rPr>
              </w:rPrChange>
            </w:rPr>
            <w:delText xml:space="preserve"> firms become Whiter </w:delText>
          </w:r>
        </w:del>
        <w:del w:id="807" w:author="Mosi Adesina Ifatunji [2]" w:date="2025-09-12T14:13:00Z" w16du:dateUtc="2025-09-12T19:13:00Z">
          <w:r w:rsidR="00D56C9E" w:rsidRPr="00B27914" w:rsidDel="009D7081">
            <w:rPr>
              <w:rFonts w:eastAsia="Arial"/>
              <w:rPrChange w:id="808" w:author="Mosi Adesina Ifatunji" w:date="2025-07-17T18:17:00Z" w16du:dateUtc="2025-07-17T23:17:00Z">
                <w:rPr>
                  <w:rStyle w:val="s1"/>
                  <w:rFonts w:eastAsiaTheme="minorEastAsia"/>
                  <w:color w:val="070707"/>
                </w:rPr>
              </w:rPrChange>
            </w:rPr>
            <w:delText xml:space="preserve">at the top, Black workers’ wage growth slows </w:delText>
          </w:r>
        </w:del>
      </w:ins>
      <w:ins w:id="809" w:author="Mosi Adesina Ifatunji" w:date="2025-07-16T22:59:00Z" w16du:dateUtc="2025-07-17T03:59:00Z">
        <w:del w:id="810" w:author="Mosi Adesina Ifatunji [2]" w:date="2025-09-12T14:10:00Z" w16du:dateUtc="2025-09-12T19:10:00Z">
          <w:r w:rsidR="00101F5E" w:rsidRPr="00B27914" w:rsidDel="00561BCA">
            <w:delText>compared</w:delText>
          </w:r>
        </w:del>
      </w:ins>
      <w:ins w:id="811" w:author="Mosi Adesina Ifatunji" w:date="2025-07-16T22:58:00Z" w16du:dateUtc="2025-07-17T03:58:00Z">
        <w:del w:id="812" w:author="Mosi Adesina Ifatunji [2]" w:date="2025-09-12T14:10:00Z" w16du:dateUtc="2025-09-12T19:10:00Z">
          <w:r w:rsidR="00D56C9E" w:rsidRPr="00B27914" w:rsidDel="00561BCA">
            <w:rPr>
              <w:rFonts w:eastAsia="Arial"/>
              <w:rPrChange w:id="813" w:author="Mosi Adesina Ifatunji" w:date="2025-07-17T18:17:00Z" w16du:dateUtc="2025-07-17T23:17:00Z">
                <w:rPr>
                  <w:rStyle w:val="s1"/>
                  <w:rFonts w:eastAsiaTheme="minorEastAsia"/>
                  <w:color w:val="070707"/>
                </w:rPr>
              </w:rPrChange>
            </w:rPr>
            <w:delText xml:space="preserve"> to</w:delText>
          </w:r>
        </w:del>
        <w:del w:id="814" w:author="Mosi Adesina Ifatunji [2]" w:date="2025-09-12T14:13:00Z" w16du:dateUtc="2025-09-12T19:13:00Z">
          <w:r w:rsidR="00D56C9E" w:rsidRPr="00B27914" w:rsidDel="009D7081">
            <w:rPr>
              <w:rFonts w:eastAsia="Arial"/>
              <w:rPrChange w:id="815" w:author="Mosi Adesina Ifatunji" w:date="2025-07-17T18:17:00Z" w16du:dateUtc="2025-07-17T23:17:00Z">
                <w:rPr>
                  <w:rStyle w:val="s1"/>
                  <w:rFonts w:eastAsiaTheme="minorEastAsia"/>
                  <w:color w:val="070707"/>
                </w:rPr>
              </w:rPrChange>
            </w:rPr>
            <w:delText xml:space="preserve"> </w:delText>
          </w:r>
        </w:del>
      </w:ins>
      <w:ins w:id="816" w:author="Mosi Adesina Ifatunji" w:date="2025-02-13T08:24:00Z" w16du:dateUtc="2025-02-13T14:24:00Z">
        <w:del w:id="817" w:author="Mosi Adesina Ifatunji [2]" w:date="2025-09-12T14:13:00Z" w16du:dateUtc="2025-09-12T19:13:00Z">
          <w:r w:rsidR="00286ECB" w:rsidRPr="00B27914" w:rsidDel="009D7081">
            <w:rPr>
              <w:rPrChange w:id="818" w:author="Mosi Adesina Ifatunji" w:date="2025-07-17T18:17:00Z" w16du:dateUtc="2025-07-17T23:17:00Z">
                <w:rPr>
                  <w:rFonts w:eastAsiaTheme="minorEastAsia"/>
                  <w:b/>
                  <w:bCs/>
                  <w:color w:val="070707"/>
                </w:rPr>
              </w:rPrChange>
            </w:rPr>
            <w:delText xml:space="preserve">their </w:delText>
          </w:r>
        </w:del>
      </w:ins>
      <w:ins w:id="819" w:author="Mosi Adesina Ifatunji" w:date="2025-07-16T22:58:00Z" w16du:dateUtc="2025-07-17T03:58:00Z">
        <w:del w:id="820" w:author="Mosi Adesina Ifatunji [2]" w:date="2025-09-12T14:13:00Z" w16du:dateUtc="2025-09-12T19:13:00Z">
          <w:r w:rsidR="00D56C9E" w:rsidRPr="00B27914" w:rsidDel="009D7081">
            <w:rPr>
              <w:rFonts w:eastAsia="Arial"/>
              <w:rPrChange w:id="821" w:author="Mosi Adesina Ifatunji" w:date="2025-07-17T18:17:00Z" w16du:dateUtc="2025-07-17T23:17:00Z">
                <w:rPr>
                  <w:rStyle w:val="s1"/>
                  <w:rFonts w:eastAsiaTheme="minorEastAsia"/>
                  <w:color w:val="070707"/>
                </w:rPr>
              </w:rPrChange>
            </w:rPr>
            <w:delText>White counterparts</w:delText>
          </w:r>
        </w:del>
      </w:ins>
      <w:ins w:id="822" w:author="Mosi Adesina Ifatunji" w:date="2025-07-17T00:06:00Z" w16du:dateUtc="2025-07-17T05:06:00Z">
        <w:del w:id="823" w:author="Mosi Adesina Ifatunji [2]" w:date="2025-09-12T14:13:00Z" w16du:dateUtc="2025-09-12T19:13:00Z">
          <w:r w:rsidR="00321845" w:rsidRPr="00B27914" w:rsidDel="009D7081">
            <w:delText xml:space="preserve"> in</w:delText>
          </w:r>
        </w:del>
      </w:ins>
      <w:ins w:id="824" w:author="Mosi Adesina Ifatunji" w:date="2025-07-16T22:58:00Z" w16du:dateUtc="2025-07-17T03:58:00Z">
        <w:del w:id="825" w:author="Mosi Adesina Ifatunji [2]" w:date="2025-09-12T14:13:00Z" w16du:dateUtc="2025-09-12T19:13:00Z">
          <w:r w:rsidR="00D56C9E" w:rsidRPr="00B27914" w:rsidDel="009D7081">
            <w:rPr>
              <w:rFonts w:eastAsia="Arial"/>
              <w:rPrChange w:id="826" w:author="Mosi Adesina Ifatunji" w:date="2025-07-17T18:17:00Z" w16du:dateUtc="2025-07-17T23:17:00Z">
                <w:rPr>
                  <w:rStyle w:val="s1"/>
                  <w:rFonts w:eastAsiaTheme="minorEastAsia"/>
                  <w:color w:val="070707"/>
                </w:rPr>
              </w:rPrChange>
            </w:rPr>
            <w:delText xml:space="preserve"> the same firm</w:delText>
          </w:r>
          <w:r w:rsidR="00D56C9E" w:rsidRPr="00B27914" w:rsidDel="009D7081">
            <w:delText>.</w:delText>
          </w:r>
        </w:del>
      </w:ins>
    </w:p>
    <w:p w14:paraId="431A5DF4" w14:textId="77777777" w:rsidR="00A148A6" w:rsidRPr="009E1CE9" w:rsidRDefault="00A148A6">
      <w:pPr>
        <w:divId w:val="374476547"/>
        <w:rPr>
          <w:ins w:id="827" w:author="Mosi Adesina Ifatunji [2]" w:date="2025-09-12T14:34:00Z" w16du:dateUtc="2025-09-12T19:34:00Z"/>
        </w:rPr>
        <w:pPrChange w:id="828" w:author="Mosi Adesina Ifatunji" w:date="2025-10-21T19:50:00Z" w16du:dateUtc="2025-10-22T00:50:00Z">
          <w:pPr>
            <w:pStyle w:val="p1"/>
            <w:spacing w:before="0" w:beforeAutospacing="0" w:after="0" w:afterAutospacing="0"/>
            <w:divId w:val="374476547"/>
          </w:pPr>
        </w:pPrChange>
      </w:pPr>
    </w:p>
    <w:p w14:paraId="1DD5579B" w14:textId="77777777" w:rsidR="006D70C4" w:rsidRDefault="006D70C4" w:rsidP="008A0E16">
      <w:pPr>
        <w:divId w:val="374476547"/>
        <w:rPr>
          <w:ins w:id="829" w:author="Mosi Adesina Ifatunji [2]" w:date="2025-09-12T14:48:00Z" w16du:dateUtc="2025-09-12T19:48:00Z"/>
        </w:rPr>
      </w:pPr>
    </w:p>
    <w:p w14:paraId="00743759" w14:textId="59CE977B" w:rsidR="00786576" w:rsidRDefault="00A40F36" w:rsidP="008A0E16">
      <w:pPr>
        <w:rPr>
          <w:ins w:id="830" w:author="Mosi Adesina Ifatunji [2]" w:date="2025-09-12T15:02:00Z" w16du:dateUtc="2025-09-12T20:02:00Z"/>
        </w:rPr>
      </w:pPr>
      <w:ins w:id="831" w:author="Mosi Adesina Ifatunji [2]" w:date="2025-09-12T15:06:00Z" w16du:dateUtc="2025-09-12T20:06:00Z">
        <w:r>
          <w:t>We argue that a</w:t>
        </w:r>
      </w:ins>
      <w:ins w:id="832" w:author="Mosi Adesina Ifatunji [2]" w:date="2025-09-12T14:48:00Z" w16du:dateUtc="2025-09-12T19:48:00Z">
        <w:r w:rsidR="00C868CD">
          <w:t xml:space="preserve">s </w:t>
        </w:r>
        <w:r w:rsidR="00E76C88">
          <w:t xml:space="preserve">White Supremacy </w:t>
        </w:r>
      </w:ins>
      <w:ins w:id="833" w:author="Mosi Adesina Ifatunji [2]" w:date="2025-09-12T14:57:00Z" w16du:dateUtc="2025-09-12T19:57:00Z">
        <w:r w:rsidR="00F60EB5">
          <w:t>encourage</w:t>
        </w:r>
      </w:ins>
      <w:ins w:id="834" w:author="Mosi Adesina Ifatunji [2]" w:date="2025-09-12T14:58:00Z" w16du:dateUtc="2025-09-12T19:58:00Z">
        <w:r w:rsidR="00F60EB5">
          <w:t>s</w:t>
        </w:r>
        <w:r w:rsidR="001742EC">
          <w:t xml:space="preserve"> the embedding and deployment of White credentialing in firms, </w:t>
        </w:r>
        <w:r w:rsidR="00F76E0B">
          <w:t>firms become Whiter</w:t>
        </w:r>
      </w:ins>
      <w:ins w:id="835" w:author="Mosi Adesina Ifatunji [2]" w:date="2025-09-12T15:04:00Z" w16du:dateUtc="2025-09-12T20:04:00Z">
        <w:r w:rsidR="002D4E53">
          <w:t xml:space="preserve">, </w:t>
        </w:r>
      </w:ins>
      <w:ins w:id="836" w:author="Mosi Adesina Ifatunji" w:date="2025-09-19T15:28:00Z" w16du:dateUtc="2025-09-19T20:28:00Z">
        <w:r w:rsidR="00795882">
          <w:t xml:space="preserve">and </w:t>
        </w:r>
      </w:ins>
      <w:ins w:id="837" w:author="Mosi Adesina Ifatunji [2]" w:date="2025-09-12T15:00:00Z" w16du:dateUtc="2025-09-12T20:00:00Z">
        <w:r w:rsidR="00AE5F43">
          <w:t>Whiteness</w:t>
        </w:r>
      </w:ins>
      <w:ins w:id="838" w:author="Mosi Adesina Ifatunji [2]" w:date="2025-09-12T15:01:00Z" w16du:dateUtc="2025-09-12T20:01:00Z">
        <w:r w:rsidR="00382482">
          <w:t xml:space="preserve"> </w:t>
        </w:r>
      </w:ins>
      <w:ins w:id="839" w:author="Mosi Adesina Ifatunji [2]" w:date="2025-09-12T15:04:00Z" w16du:dateUtc="2025-09-12T20:04:00Z">
        <w:r w:rsidR="00346476">
          <w:t xml:space="preserve">becomes </w:t>
        </w:r>
      </w:ins>
      <w:ins w:id="840" w:author="Mosi Adesina Ifatunji [2]" w:date="2025-09-12T15:02:00Z" w16du:dateUtc="2025-09-12T20:02:00Z">
        <w:r w:rsidR="00AB0EB8">
          <w:t xml:space="preserve">increasingly </w:t>
        </w:r>
        <w:r w:rsidR="00382482">
          <w:t>legible as</w:t>
        </w:r>
      </w:ins>
      <w:ins w:id="841" w:author="Mosi Adesina Ifatunji [2]" w:date="2025-09-12T15:00:00Z" w16du:dateUtc="2025-09-12T20:00:00Z">
        <w:r w:rsidR="00AE5F43">
          <w:t xml:space="preserve"> </w:t>
        </w:r>
      </w:ins>
      <w:ins w:id="842" w:author="Mosi Adesina Ifatunji [2]" w:date="2025-09-12T15:02:00Z" w16du:dateUtc="2025-09-12T20:02:00Z">
        <w:r w:rsidR="00786576">
          <w:t xml:space="preserve">a symbol </w:t>
        </w:r>
      </w:ins>
      <w:ins w:id="843" w:author="Mosi Adesina Ifatunji [2]" w:date="2025-09-12T15:00:00Z" w16du:dateUtc="2025-09-12T20:00:00Z">
        <w:r w:rsidR="00AE5F43">
          <w:t xml:space="preserve">of competence and </w:t>
        </w:r>
        <w:r w:rsidR="00AE5F43" w:rsidRPr="00593FD1">
          <w:t>promotability</w:t>
        </w:r>
      </w:ins>
      <w:ins w:id="844" w:author="Mosi Adesina Ifatunji [2]" w:date="2025-09-12T15:05:00Z" w16du:dateUtc="2025-09-12T20:05:00Z">
        <w:r w:rsidR="00BB673B">
          <w:t xml:space="preserve">, leaving </w:t>
        </w:r>
        <w:del w:id="845" w:author="Mosi Adesina Ifatunji" w:date="2025-09-19T15:15:00Z" w16du:dateUtc="2025-09-19T20:15:00Z">
          <w:r w:rsidR="00BB673B" w:rsidDel="00565D4F">
            <w:delText xml:space="preserve">these </w:delText>
          </w:r>
        </w:del>
      </w:ins>
      <w:ins w:id="846" w:author="Mosi Adesina Ifatunji [2]" w:date="2025-09-12T15:02:00Z" w16du:dateUtc="2025-09-12T20:02:00Z">
        <w:r w:rsidR="00786576">
          <w:t>material</w:t>
        </w:r>
        <w:r w:rsidR="00786576" w:rsidRPr="00593FD1">
          <w:t xml:space="preserve"> </w:t>
        </w:r>
        <w:r w:rsidR="00786576">
          <w:t>disparities</w:t>
        </w:r>
      </w:ins>
      <w:ins w:id="847" w:author="Mosi Adesina Ifatunji [2]" w:date="2025-09-12T15:05:00Z" w16du:dateUtc="2025-09-12T20:05:00Z">
        <w:r w:rsidR="008A404C">
          <w:t xml:space="preserve"> </w:t>
        </w:r>
        <w:r w:rsidR="00BB673B">
          <w:t>in</w:t>
        </w:r>
      </w:ins>
      <w:ins w:id="848" w:author="Mosi Adesina Ifatunji [2]" w:date="2025-09-12T15:06:00Z" w16du:dateUtc="2025-09-12T20:06:00Z">
        <w:r w:rsidR="00BB673B">
          <w:t xml:space="preserve"> its wake.</w:t>
        </w:r>
      </w:ins>
    </w:p>
    <w:p w14:paraId="02DA0EAA" w14:textId="77777777" w:rsidR="00C868CD" w:rsidRPr="00B27914" w:rsidDel="00D80B67" w:rsidRDefault="00C868CD">
      <w:pPr>
        <w:divId w:val="374476547"/>
        <w:rPr>
          <w:ins w:id="849" w:author="Mosi Adesina Ifatunji" w:date="2025-07-16T23:06:00Z" w16du:dateUtc="2025-07-17T04:06:00Z"/>
          <w:del w:id="850" w:author="Mosi Adesina Ifatunji [2]" w:date="2025-09-12T15:03:00Z" w16du:dateUtc="2025-09-12T20:03:00Z"/>
        </w:rPr>
        <w:pPrChange w:id="851" w:author="Mosi Adesina Ifatunji" w:date="2025-10-21T19:50:00Z" w16du:dateUtc="2025-10-22T00:50:00Z">
          <w:pPr>
            <w:pStyle w:val="p1"/>
            <w:spacing w:before="0" w:beforeAutospacing="0" w:after="0" w:afterAutospacing="0"/>
            <w:divId w:val="374476547"/>
          </w:pPr>
        </w:pPrChange>
      </w:pPr>
    </w:p>
    <w:p w14:paraId="7D21E976" w14:textId="7DDECA13" w:rsidR="00557395" w:rsidRPr="00B27914" w:rsidDel="00A40F36" w:rsidRDefault="00317F65">
      <w:pPr>
        <w:rPr>
          <w:ins w:id="852" w:author="Mosi Ifatunji" w:date="2025-07-29T06:52:00Z" w16du:dateUtc="2025-07-29T11:52:00Z"/>
          <w:del w:id="853" w:author="Mosi Adesina Ifatunji [2]" w:date="2025-09-12T15:06:00Z" w16du:dateUtc="2025-09-12T20:06:00Z"/>
        </w:rPr>
      </w:pPr>
      <w:ins w:id="854" w:author="Mosi Adesina Ifatunji" w:date="2025-07-17T00:06:00Z" w16du:dateUtc="2025-07-17T05:06:00Z">
        <w:del w:id="855" w:author="Mosi Adesina Ifatunji [2]" w:date="2025-09-12T15:06:00Z" w16du:dateUtc="2025-09-12T20:06:00Z">
          <w:r w:rsidRPr="00B27914" w:rsidDel="00A40F36">
            <w:delText xml:space="preserve">We argue </w:delText>
          </w:r>
        </w:del>
      </w:ins>
      <w:ins w:id="856" w:author="Mosi Adesina Ifatunji" w:date="2025-07-17T00:07:00Z" w16du:dateUtc="2025-07-17T05:07:00Z">
        <w:del w:id="857" w:author="Mosi Adesina Ifatunji [2]" w:date="2025-09-12T15:06:00Z" w16du:dateUtc="2025-09-12T20:06:00Z">
          <w:r w:rsidR="007A5F26" w:rsidRPr="00B27914" w:rsidDel="00A40F36">
            <w:delText xml:space="preserve">that </w:delText>
          </w:r>
        </w:del>
        <w:del w:id="858" w:author="Mosi Adesina Ifatunji [2]" w:date="2025-09-12T14:45:00Z" w16du:dateUtc="2025-09-12T19:45:00Z">
          <w:r w:rsidR="007A5F26" w:rsidRPr="00B27914" w:rsidDel="00E75556">
            <w:delText>this</w:delText>
          </w:r>
        </w:del>
      </w:ins>
      <w:ins w:id="859" w:author="Mosi Adesina Ifatunji" w:date="2025-07-16T22:58:00Z" w16du:dateUtc="2025-07-17T03:58:00Z">
        <w:del w:id="860" w:author="Mosi Adesina Ifatunji [2]" w:date="2025-09-12T14:45:00Z" w16du:dateUtc="2025-09-12T19:45:00Z">
          <w:r w:rsidR="00D56C9E" w:rsidRPr="00B27914" w:rsidDel="00E75556">
            <w:rPr>
              <w:rPrChange w:id="861" w:author="Mosi Adesina Ifatunji" w:date="2025-07-17T18:17:00Z" w16du:dateUtc="2025-07-17T23:17:00Z">
                <w:rPr>
                  <w:rStyle w:val="s1"/>
                  <w:rFonts w:eastAsiaTheme="minorEastAsia"/>
                  <w:color w:val="070707"/>
                </w:rPr>
              </w:rPrChange>
            </w:rPr>
            <w:delText xml:space="preserve"> divergence </w:delText>
          </w:r>
        </w:del>
        <w:del w:id="862" w:author="Mosi Adesina Ifatunji [2]" w:date="2025-09-12T14:37:00Z" w16du:dateUtc="2025-09-12T19:37:00Z">
          <w:r w:rsidR="00D56C9E" w:rsidRPr="00B27914" w:rsidDel="00DF72D2">
            <w:rPr>
              <w:rFonts w:eastAsia="Arial"/>
              <w:rPrChange w:id="863" w:author="Mosi Adesina Ifatunji" w:date="2025-07-17T18:17:00Z" w16du:dateUtc="2025-07-17T23:17:00Z">
                <w:rPr>
                  <w:rStyle w:val="s1"/>
                  <w:rFonts w:eastAsiaTheme="minorEastAsia"/>
                  <w:color w:val="070707"/>
                </w:rPr>
              </w:rPrChange>
            </w:rPr>
            <w:delText>in wage trajectories</w:delText>
          </w:r>
        </w:del>
      </w:ins>
      <w:ins w:id="864" w:author="Mosi Ifatunji" w:date="2025-07-29T06:52:00Z" w16du:dateUtc="2025-07-29T11:52:00Z">
        <w:del w:id="865" w:author="Mosi Adesina Ifatunji [2]" w:date="2025-09-12T14:37:00Z" w16du:dateUtc="2025-09-12T19:37:00Z">
          <w:r w:rsidR="00557395" w:rsidRPr="00593FD1" w:rsidDel="00DF72D2">
            <w:delText>reflects</w:delText>
          </w:r>
        </w:del>
        <w:del w:id="866" w:author="Mosi Adesina Ifatunji [2]" w:date="2025-09-12T14:38:00Z" w16du:dateUtc="2025-09-12T19:38:00Z">
          <w:r w:rsidR="00557395" w:rsidRPr="00593FD1" w:rsidDel="00E263A7">
            <w:delText xml:space="preserve"> </w:delText>
          </w:r>
        </w:del>
        <w:del w:id="867" w:author="Mosi Adesina Ifatunji [2]" w:date="2025-09-12T14:35:00Z" w16du:dateUtc="2025-09-12T19:35:00Z">
          <w:r w:rsidR="00557395" w:rsidRPr="00593FD1" w:rsidDel="00E14236">
            <w:delText>how firms</w:delText>
          </w:r>
        </w:del>
        <w:del w:id="868" w:author="Mosi Adesina Ifatunji [2]" w:date="2025-09-12T14:45:00Z" w16du:dateUtc="2025-09-12T19:45:00Z">
          <w:r w:rsidR="00557395" w:rsidRPr="00593FD1" w:rsidDel="00E75556">
            <w:delText xml:space="preserve"> </w:delText>
          </w:r>
        </w:del>
        <w:del w:id="869" w:author="Mosi Adesina Ifatunji [2]" w:date="2025-09-12T14:38:00Z" w16du:dateUtc="2025-09-12T19:38:00Z">
          <w:r w:rsidR="00557395" w:rsidRPr="00593FD1" w:rsidDel="007907DC">
            <w:delText>embed</w:delText>
          </w:r>
        </w:del>
        <w:del w:id="870" w:author="Mosi Adesina Ifatunji [2]" w:date="2025-09-12T14:35:00Z" w16du:dateUtc="2025-09-12T19:35:00Z">
          <w:r w:rsidR="00557395" w:rsidRPr="00593FD1" w:rsidDel="00D23AD0">
            <w:delText xml:space="preserve"> schemas that equate</w:delText>
          </w:r>
        </w:del>
        <w:del w:id="871" w:author="Mosi Adesina Ifatunji [2]" w:date="2025-09-12T14:39:00Z" w16du:dateUtc="2025-09-12T19:39:00Z">
          <w:r w:rsidR="00557395" w:rsidRPr="00593FD1" w:rsidDel="008F4ED5">
            <w:delText xml:space="preserve"> </w:delText>
          </w:r>
        </w:del>
        <w:del w:id="872" w:author="Mosi Adesina Ifatunji [2]" w:date="2025-09-12T14:47:00Z" w16du:dateUtc="2025-09-12T19:47:00Z">
          <w:r w:rsidR="00557395" w:rsidRPr="00593FD1" w:rsidDel="006C4C88">
            <w:delText>Whiteness</w:delText>
          </w:r>
        </w:del>
        <w:del w:id="873" w:author="Mosi Adesina Ifatunji [2]" w:date="2025-09-12T15:06:00Z" w16du:dateUtc="2025-09-12T20:06:00Z">
          <w:r w:rsidR="00557395" w:rsidRPr="00593FD1" w:rsidDel="00A40F36">
            <w:delText xml:space="preserve"> with</w:delText>
          </w:r>
        </w:del>
        <w:del w:id="874" w:author="Mosi Adesina Ifatunji [2]" w:date="2025-09-12T14:49:00Z" w16du:dateUtc="2025-09-12T19:49:00Z">
          <w:r w:rsidR="00557395" w:rsidRPr="00593FD1" w:rsidDel="00B2291A">
            <w:delText xml:space="preserve"> competence and promotability</w:delText>
          </w:r>
        </w:del>
        <w:del w:id="875" w:author="Mosi Adesina Ifatunji [2]" w:date="2025-09-12T15:06:00Z" w16du:dateUtc="2025-09-12T20:06:00Z">
          <w:r w:rsidR="00557395" w:rsidRPr="00593FD1" w:rsidDel="00A40F36">
            <w:delText xml:space="preserve">, </w:delText>
          </w:r>
        </w:del>
        <w:del w:id="876" w:author="Mosi Adesina Ifatunji [2]" w:date="2025-09-12T14:50:00Z" w16du:dateUtc="2025-09-12T19:50:00Z">
          <w:r w:rsidR="00557395" w:rsidRPr="00593FD1" w:rsidDel="00D044CE">
            <w:delText xml:space="preserve">enacting material </w:delText>
          </w:r>
        </w:del>
      </w:ins>
      <w:ins w:id="877" w:author="Mosi Ifatunji" w:date="2025-07-29T06:53:00Z" w16du:dateUtc="2025-07-29T11:53:00Z">
        <w:del w:id="878" w:author="Mosi Adesina Ifatunji [2]" w:date="2025-09-12T14:50:00Z" w16du:dateUtc="2025-09-12T19:50:00Z">
          <w:r w:rsidR="00712173" w:rsidDel="00D044CE">
            <w:delText xml:space="preserve">disparities </w:delText>
          </w:r>
        </w:del>
      </w:ins>
      <w:ins w:id="879" w:author="Mosi Ifatunji" w:date="2025-07-29T06:52:00Z" w16du:dateUtc="2025-07-29T11:52:00Z">
        <w:del w:id="880" w:author="Mosi Adesina Ifatunji [2]" w:date="2025-09-12T15:06:00Z" w16du:dateUtc="2025-09-12T20:06:00Z">
          <w:r w:rsidR="00557395" w:rsidRPr="00593FD1" w:rsidDel="00A40F36">
            <w:delText>under the guise of</w:delText>
          </w:r>
        </w:del>
        <w:del w:id="881" w:author="Mosi Adesina Ifatunji [2]" w:date="2025-09-12T14:49:00Z" w16du:dateUtc="2025-09-12T19:49:00Z">
          <w:r w:rsidR="00557395" w:rsidRPr="00593FD1" w:rsidDel="00B2291A">
            <w:delText xml:space="preserve"> merit</w:delText>
          </w:r>
        </w:del>
        <w:del w:id="882" w:author="Mosi Adesina Ifatunji [2]" w:date="2025-09-12T15:06:00Z" w16du:dateUtc="2025-09-12T20:06:00Z">
          <w:r w:rsidR="00557395" w:rsidRPr="00593FD1" w:rsidDel="00A40F36">
            <w:delText>.</w:delText>
          </w:r>
        </w:del>
      </w:ins>
    </w:p>
    <w:p w14:paraId="3CCFD224" w14:textId="66FB373E" w:rsidR="008E2444" w:rsidRPr="00B27914" w:rsidDel="001C2AD6" w:rsidRDefault="00D56C9E">
      <w:pPr>
        <w:divId w:val="374476547"/>
        <w:rPr>
          <w:ins w:id="883" w:author="Mosi Adesina Ifatunji" w:date="2025-07-16T23:06:00Z" w16du:dateUtc="2025-07-17T04:06:00Z"/>
          <w:del w:id="884" w:author="Mosi Ifatunji" w:date="2025-07-29T06:53:00Z" w16du:dateUtc="2025-07-29T11:53:00Z"/>
        </w:rPr>
        <w:pPrChange w:id="885" w:author="Mosi Adesina Ifatunji" w:date="2025-10-21T19:50:00Z" w16du:dateUtc="2025-10-22T00:50:00Z">
          <w:pPr>
            <w:pStyle w:val="p1"/>
            <w:spacing w:before="0" w:beforeAutospacing="0" w:after="0" w:afterAutospacing="0"/>
            <w:divId w:val="374476547"/>
          </w:pPr>
        </w:pPrChange>
      </w:pPr>
      <w:ins w:id="886" w:author="Mosi Adesina Ifatunji" w:date="2025-07-16T22:58:00Z" w16du:dateUtc="2025-07-17T03:58:00Z">
        <w:del w:id="887" w:author="Mosi Adesina Ifatunji [2]" w:date="2025-09-12T15:06:00Z" w16du:dateUtc="2025-09-12T20:06:00Z">
          <w:r w:rsidRPr="00B27914" w:rsidDel="00A40F36">
            <w:rPr>
              <w:rPrChange w:id="888" w:author="Mosi Adesina Ifatunji" w:date="2025-07-17T18:17:00Z" w16du:dateUtc="2025-07-17T23:17:00Z">
                <w:rPr>
                  <w:rStyle w:val="s1"/>
                </w:rPr>
              </w:rPrChange>
            </w:rPr>
            <w:delText xml:space="preserve"> </w:delText>
          </w:r>
        </w:del>
        <w:del w:id="889" w:author="Mosi Ifatunji" w:date="2025-07-29T06:53:00Z" w16du:dateUtc="2025-07-29T11:53:00Z">
          <w:r w:rsidRPr="00B27914" w:rsidDel="001C2AD6">
            <w:rPr>
              <w:rPrChange w:id="890" w:author="Mosi Adesina Ifatunji" w:date="2025-07-17T18:17:00Z" w16du:dateUtc="2025-07-17T23:17:00Z">
                <w:rPr>
                  <w:rStyle w:val="s1"/>
                </w:rPr>
              </w:rPrChange>
            </w:rPr>
            <w:delText xml:space="preserve">is not noise but </w:delText>
          </w:r>
        </w:del>
      </w:ins>
      <w:ins w:id="891" w:author="Mosi Adesina Ifatunji" w:date="2025-07-16T23:35:00Z" w16du:dateUtc="2025-07-17T04:35:00Z">
        <w:del w:id="892" w:author="Mosi Ifatunji" w:date="2025-07-29T06:53:00Z" w16du:dateUtc="2025-07-29T11:53:00Z">
          <w:r w:rsidR="00370FCD" w:rsidRPr="00B27914" w:rsidDel="001C2AD6">
            <w:delText xml:space="preserve">a </w:delText>
          </w:r>
        </w:del>
      </w:ins>
      <w:ins w:id="893" w:author="Mosi Adesina Ifatunji" w:date="2025-07-16T22:58:00Z" w16du:dateUtc="2025-07-17T03:58:00Z">
        <w:del w:id="894" w:author="Mosi Ifatunji" w:date="2025-07-29T06:53:00Z" w16du:dateUtc="2025-07-29T11:53:00Z">
          <w:r w:rsidRPr="00B27914" w:rsidDel="001C2AD6">
            <w:rPr>
              <w:rPrChange w:id="895" w:author="Mosi Adesina Ifatunji" w:date="2025-07-17T18:17:00Z" w16du:dateUtc="2025-07-17T23:17:00Z">
                <w:rPr>
                  <w:rStyle w:val="s2"/>
                </w:rPr>
              </w:rPrChange>
            </w:rPr>
            <w:delText>signal</w:delText>
          </w:r>
          <w:r w:rsidRPr="00B27914" w:rsidDel="001C2AD6">
            <w:rPr>
              <w:rPrChange w:id="896" w:author="Mosi Adesina Ifatunji" w:date="2025-07-17T18:17:00Z" w16du:dateUtc="2025-07-17T23:17:00Z">
                <w:rPr>
                  <w:rStyle w:val="s1"/>
                </w:rPr>
              </w:rPrChange>
            </w:rPr>
            <w:delText>—</w:delText>
          </w:r>
        </w:del>
      </w:ins>
      <w:ins w:id="897" w:author="Mosi Adesina Ifatunji" w:date="2025-07-16T23:36:00Z" w16du:dateUtc="2025-07-17T04:36:00Z">
        <w:del w:id="898" w:author="Mosi Ifatunji" w:date="2025-07-29T06:53:00Z" w16du:dateUtc="2025-07-29T11:53:00Z">
          <w:r w:rsidR="009549FC" w:rsidRPr="00B27914" w:rsidDel="001C2AD6">
            <w:delText>the</w:delText>
          </w:r>
        </w:del>
      </w:ins>
      <w:ins w:id="899" w:author="Mosi Adesina Ifatunji" w:date="2025-07-16T22:58:00Z" w16du:dateUtc="2025-07-17T03:58:00Z">
        <w:del w:id="900" w:author="Mosi Ifatunji" w:date="2025-07-29T06:53:00Z" w16du:dateUtc="2025-07-29T11:53:00Z">
          <w:r w:rsidRPr="00B27914" w:rsidDel="001C2AD6">
            <w:rPr>
              <w:rPrChange w:id="901" w:author="Mosi Adesina Ifatunji" w:date="2025-07-17T18:17:00Z" w16du:dateUtc="2025-07-17T23:17:00Z">
                <w:rPr>
                  <w:rStyle w:val="s1"/>
                </w:rPr>
              </w:rPrChange>
            </w:rPr>
            <w:delText xml:space="preserve"> manifestation of </w:delText>
          </w:r>
        </w:del>
      </w:ins>
      <w:ins w:id="902" w:author="Mosi Adesina Ifatunji" w:date="2025-07-16T23:35:00Z" w16du:dateUtc="2025-07-17T04:35:00Z">
        <w:del w:id="903" w:author="Mosi Ifatunji" w:date="2025-07-29T06:51:00Z" w16du:dateUtc="2025-07-29T11:51:00Z">
          <w:r w:rsidR="009C110F" w:rsidRPr="00B27914" w:rsidDel="009765C1">
            <w:delText>an</w:delText>
          </w:r>
        </w:del>
        <w:del w:id="904" w:author="Mosi Ifatunji" w:date="2025-07-29T06:50:00Z" w16du:dateUtc="2025-07-29T11:50:00Z">
          <w:r w:rsidR="009C110F" w:rsidRPr="00B27914" w:rsidDel="00BA6DB1">
            <w:delText xml:space="preserve"> </w:delText>
          </w:r>
        </w:del>
      </w:ins>
      <w:ins w:id="905" w:author="Mosi Adesina Ifatunji" w:date="2025-07-16T22:58:00Z" w16du:dateUtc="2025-07-17T03:58:00Z">
        <w:del w:id="906" w:author="Mosi Ifatunji" w:date="2025-07-29T06:50:00Z" w16du:dateUtc="2025-07-29T11:50:00Z">
          <w:r w:rsidRPr="00B27914" w:rsidDel="00BA6DB1">
            <w:rPr>
              <w:rPrChange w:id="907" w:author="Mosi Adesina Ifatunji" w:date="2025-07-17T18:17:00Z" w16du:dateUtc="2025-07-17T23:17:00Z">
                <w:rPr>
                  <w:rStyle w:val="s1"/>
                </w:rPr>
              </w:rPrChange>
            </w:rPr>
            <w:delText>ethnoracial</w:delText>
          </w:r>
        </w:del>
        <w:del w:id="908" w:author="Mosi Ifatunji" w:date="2025-07-29T06:51:00Z" w16du:dateUtc="2025-07-29T11:51:00Z">
          <w:r w:rsidRPr="00B27914" w:rsidDel="009765C1">
            <w:rPr>
              <w:rPrChange w:id="909" w:author="Mosi Adesina Ifatunji" w:date="2025-07-17T18:17:00Z" w16du:dateUtc="2025-07-17T23:17:00Z">
                <w:rPr>
                  <w:rStyle w:val="s1"/>
                </w:rPr>
              </w:rPrChange>
            </w:rPr>
            <w:delText xml:space="preserve"> </w:delText>
          </w:r>
        </w:del>
      </w:ins>
      <w:ins w:id="910" w:author="Mosi Adesina Ifatunji" w:date="2025-07-16T23:35:00Z" w16du:dateUtc="2025-07-17T04:35:00Z">
        <w:del w:id="911" w:author="Mosi Ifatunji" w:date="2025-07-29T06:51:00Z" w16du:dateUtc="2025-07-29T11:51:00Z">
          <w:r w:rsidR="009C110F" w:rsidRPr="00B27914" w:rsidDel="009765C1">
            <w:delText>schema</w:delText>
          </w:r>
        </w:del>
      </w:ins>
      <w:ins w:id="912" w:author="Mosi Adesina Ifatunji" w:date="2025-07-16T23:36:00Z" w16du:dateUtc="2025-07-17T04:36:00Z">
        <w:del w:id="913" w:author="Mosi Ifatunji" w:date="2025-07-29T06:51:00Z" w16du:dateUtc="2025-07-29T11:51:00Z">
          <w:r w:rsidR="009C110F" w:rsidRPr="00B27914" w:rsidDel="009765C1">
            <w:delText xml:space="preserve"> — </w:delText>
          </w:r>
        </w:del>
      </w:ins>
      <w:ins w:id="914" w:author="Mosi Adesina Ifatunji" w:date="2025-07-16T23:37:00Z" w16du:dateUtc="2025-07-17T04:37:00Z">
        <w:del w:id="915" w:author="Mosi Ifatunji" w:date="2025-07-29T06:53:00Z" w16du:dateUtc="2025-07-29T11:53:00Z">
          <w:r w:rsidR="002127BC" w:rsidRPr="00B27914" w:rsidDel="001C2AD6">
            <w:delText>White credentialing.</w:delText>
          </w:r>
        </w:del>
      </w:ins>
    </w:p>
    <w:p w14:paraId="7EC4ED5D" w14:textId="52B77416" w:rsidR="008E2444" w:rsidRPr="00B27914" w:rsidDel="001C2AD6" w:rsidRDefault="008E2444">
      <w:pPr>
        <w:divId w:val="374476547"/>
        <w:rPr>
          <w:ins w:id="916" w:author="Mosi Adesina Ifatunji" w:date="2025-07-16T23:06:00Z" w16du:dateUtc="2025-07-17T04:06:00Z"/>
          <w:del w:id="917" w:author="Mosi Ifatunji" w:date="2025-07-29T06:53:00Z" w16du:dateUtc="2025-07-29T11:53:00Z"/>
        </w:rPr>
        <w:pPrChange w:id="918" w:author="Mosi Adesina Ifatunji" w:date="2025-10-21T19:50:00Z" w16du:dateUtc="2025-10-22T00:50:00Z">
          <w:pPr>
            <w:pStyle w:val="p1"/>
            <w:spacing w:before="0" w:beforeAutospacing="0" w:after="0" w:afterAutospacing="0"/>
            <w:divId w:val="374476547"/>
          </w:pPr>
        </w:pPrChange>
      </w:pPr>
    </w:p>
    <w:p w14:paraId="2A310268" w14:textId="3C2C07DC" w:rsidR="00E13D75" w:rsidRPr="00B27914" w:rsidDel="001C2AD6" w:rsidRDefault="00A32399">
      <w:pPr>
        <w:divId w:val="374476547"/>
        <w:rPr>
          <w:ins w:id="919" w:author="Mosi Adesina Ifatunji" w:date="2025-07-16T23:06:00Z" w16du:dateUtc="2025-07-17T04:06:00Z"/>
          <w:del w:id="920" w:author="Mosi Ifatunji" w:date="2025-07-29T06:53:00Z" w16du:dateUtc="2025-07-29T11:53:00Z"/>
        </w:rPr>
        <w:pPrChange w:id="921" w:author="Mosi Adesina Ifatunji" w:date="2025-10-21T19:50:00Z" w16du:dateUtc="2025-10-22T00:50:00Z">
          <w:pPr>
            <w:pStyle w:val="p1"/>
            <w:spacing w:before="0" w:beforeAutospacing="0" w:after="0" w:afterAutospacing="0"/>
            <w:divId w:val="374476547"/>
          </w:pPr>
        </w:pPrChange>
      </w:pPr>
      <w:ins w:id="922" w:author="Mosi Adesina Ifatunji" w:date="2025-07-16T23:37:00Z" w16du:dateUtc="2025-07-17T04:37:00Z">
        <w:del w:id="923" w:author="Mosi Ifatunji" w:date="2025-07-29T06:53:00Z" w16du:dateUtc="2025-07-29T11:53:00Z">
          <w:r w:rsidRPr="00B27914" w:rsidDel="001C2AD6">
            <w:delText>That is</w:delText>
          </w:r>
          <w:r w:rsidR="002B10C8" w:rsidRPr="00B27914" w:rsidDel="001C2AD6">
            <w:delText>, it</w:delText>
          </w:r>
        </w:del>
      </w:ins>
      <w:ins w:id="924" w:author="Mosi Adesina Ifatunji" w:date="2025-07-16T22:58:00Z" w16du:dateUtc="2025-07-17T03:58:00Z">
        <w:del w:id="925" w:author="Mosi Ifatunji" w:date="2025-07-29T06:53:00Z" w16du:dateUtc="2025-07-29T11:53:00Z">
          <w:r w:rsidR="00D56C9E" w:rsidRPr="00B27914" w:rsidDel="001C2AD6">
            <w:rPr>
              <w:rPrChange w:id="926" w:author="Mosi Adesina Ifatunji" w:date="2025-07-17T18:17:00Z" w16du:dateUtc="2025-07-17T23:17:00Z">
                <w:rPr>
                  <w:rStyle w:val="s1"/>
                </w:rPr>
              </w:rPrChange>
            </w:rPr>
            <w:delText xml:space="preserve"> </w:delText>
          </w:r>
        </w:del>
        <w:del w:id="927" w:author="Mosi Ifatunji" w:date="2025-07-29T06:51:00Z" w16du:dateUtc="2025-07-29T11:51:00Z">
          <w:r w:rsidR="00D56C9E" w:rsidRPr="00B27914" w:rsidDel="00557395">
            <w:rPr>
              <w:rPrChange w:id="928" w:author="Mosi Adesina Ifatunji" w:date="2025-07-17T18:17:00Z" w16du:dateUtc="2025-07-17T23:17:00Z">
                <w:rPr>
                  <w:rStyle w:val="s1"/>
                </w:rPr>
              </w:rPrChange>
            </w:rPr>
            <w:delText>reflects how firms embed schemas that equate Whiteness with competence and promotability, enacting material hierarchies under the guise of merit.</w:delText>
          </w:r>
        </w:del>
      </w:ins>
    </w:p>
    <w:p w14:paraId="757DDD41" w14:textId="77777777" w:rsidR="00E13D75" w:rsidRPr="00B27914" w:rsidRDefault="00E13D75">
      <w:pPr>
        <w:divId w:val="374476547"/>
        <w:rPr>
          <w:ins w:id="929" w:author="Mosi Adesina Ifatunji" w:date="2025-07-16T23:06:00Z" w16du:dateUtc="2025-07-17T04:06:00Z"/>
        </w:rPr>
        <w:pPrChange w:id="930" w:author="Mosi Adesina Ifatunji" w:date="2025-10-21T19:50:00Z" w16du:dateUtc="2025-10-22T00:50:00Z">
          <w:pPr>
            <w:pStyle w:val="p1"/>
            <w:spacing w:before="0" w:beforeAutospacing="0" w:after="0" w:afterAutospacing="0"/>
            <w:divId w:val="374476547"/>
          </w:pPr>
        </w:pPrChange>
      </w:pPr>
    </w:p>
    <w:p w14:paraId="094DE4D5" w14:textId="70DC0CAE" w:rsidR="00D56C9E" w:rsidDel="0020202B" w:rsidRDefault="00D56C9E">
      <w:pPr>
        <w:divId w:val="374476547"/>
        <w:rPr>
          <w:del w:id="931" w:author="Mosi Adesina Ifatunji [2]" w:date="2025-08-25T19:07:00Z" w16du:dateUtc="2025-08-26T00:07:00Z"/>
        </w:rPr>
      </w:pPr>
      <w:ins w:id="932" w:author="Mosi Adesina Ifatunji" w:date="2025-07-16T22:58:00Z" w16du:dateUtc="2025-07-17T03:58:00Z">
        <w:del w:id="933" w:author="Mosi Adesina Ifatunji [2]" w:date="2025-09-12T15:06:00Z" w16du:dateUtc="2025-09-12T20:06:00Z">
          <w:r w:rsidRPr="00B27914" w:rsidDel="00DA700F">
            <w:rPr>
              <w:rPrChange w:id="934" w:author="Mosi Adesina Ifatunji" w:date="2025-07-17T18:17:00Z" w16du:dateUtc="2025-07-17T23:17:00Z">
                <w:rPr>
                  <w:rStyle w:val="s1"/>
                  <w:rFonts w:eastAsiaTheme="minorEastAsia"/>
                  <w:color w:val="070707"/>
                </w:rPr>
              </w:rPrChange>
            </w:rPr>
            <w:delText xml:space="preserve">By measuring the relational consequences of </w:delText>
          </w:r>
        </w:del>
      </w:ins>
      <w:ins w:id="935" w:author="Mosi Adesina Ifatunji" w:date="2025-07-16T23:37:00Z" w16du:dateUtc="2025-07-17T04:37:00Z">
        <w:del w:id="936" w:author="Mosi Adesina Ifatunji [2]" w:date="2025-09-12T15:06:00Z" w16du:dateUtc="2025-09-12T20:06:00Z">
          <w:r w:rsidR="009C5675" w:rsidRPr="00B27914" w:rsidDel="00DA700F">
            <w:delText>White credentialing</w:delText>
          </w:r>
        </w:del>
      </w:ins>
      <w:ins w:id="937" w:author="Mosi Adesina Ifatunji" w:date="2025-07-16T22:58:00Z" w16du:dateUtc="2025-07-17T03:58:00Z">
        <w:del w:id="938" w:author="Mosi Adesina Ifatunji [2]" w:date="2025-09-12T15:06:00Z" w16du:dateUtc="2025-09-12T20:06:00Z">
          <w:r w:rsidRPr="00B27914" w:rsidDel="00DA700F">
            <w:rPr>
              <w:rFonts w:eastAsia="Arial"/>
              <w:rPrChange w:id="939" w:author="Mosi Adesina Ifatunji" w:date="2025-07-17T18:17:00Z" w16du:dateUtc="2025-07-17T23:17:00Z">
                <w:rPr>
                  <w:rStyle w:val="s1"/>
                  <w:rFonts w:eastAsiaTheme="minorEastAsia"/>
                  <w:color w:val="070707"/>
                </w:rPr>
              </w:rPrChange>
            </w:rPr>
            <w:delText xml:space="preserve"> across firms, </w:delText>
          </w:r>
        </w:del>
      </w:ins>
      <w:ins w:id="940" w:author="Mosi Adesina Ifatunji [2]" w:date="2025-09-12T15:06:00Z" w16du:dateUtc="2025-09-12T20:06:00Z">
        <w:r w:rsidR="00DA700F">
          <w:t xml:space="preserve">We </w:t>
        </w:r>
      </w:ins>
      <w:ins w:id="941" w:author="Mosi Adesina Ifatunji [2]" w:date="2025-09-12T15:07:00Z" w16du:dateUtc="2025-09-12T20:07:00Z">
        <w:r w:rsidR="000C63AD">
          <w:t>conclude</w:t>
        </w:r>
      </w:ins>
      <w:ins w:id="942" w:author="Mosi Adesina Ifatunji [2]" w:date="2025-09-12T15:06:00Z" w16du:dateUtc="2025-09-12T20:06:00Z">
        <w:r w:rsidR="00DA700F">
          <w:t xml:space="preserve"> </w:t>
        </w:r>
      </w:ins>
      <w:ins w:id="943" w:author="Mosi Adesina Ifatunji" w:date="2025-07-16T23:39:00Z" w16du:dateUtc="2025-07-17T04:39:00Z">
        <w:del w:id="944" w:author="Mosi Adesina Ifatunji [2]" w:date="2025-09-12T15:07:00Z" w16du:dateUtc="2025-09-12T20:07:00Z">
          <w:r w:rsidR="00EB54B5" w:rsidRPr="00B27914" w:rsidDel="000C63AD">
            <w:delText>we</w:delText>
          </w:r>
        </w:del>
      </w:ins>
      <w:ins w:id="945" w:author="Mosi Adesina Ifatunji [2]" w:date="2025-09-12T15:07:00Z" w16du:dateUtc="2025-09-12T20:07:00Z">
        <w:r w:rsidR="000C63AD">
          <w:t>by</w:t>
        </w:r>
      </w:ins>
      <w:ins w:id="946" w:author="Mosi Adesina Ifatunji" w:date="2025-07-16T23:39:00Z" w16du:dateUtc="2025-07-17T04:39:00Z">
        <w:r w:rsidR="00EB54B5" w:rsidRPr="00B27914">
          <w:t xml:space="preserve"> </w:t>
        </w:r>
      </w:ins>
      <w:ins w:id="947" w:author="Mosi Adesina Ifatunji" w:date="2025-07-17T00:11:00Z" w16du:dateUtc="2025-07-17T05:11:00Z">
        <w:del w:id="948" w:author="Mosi Adesina Ifatunji [2]" w:date="2025-09-12T15:07:00Z" w16du:dateUtc="2025-09-12T20:07:00Z">
          <w:r w:rsidR="00583993" w:rsidRPr="00B27914" w:rsidDel="000C63AD">
            <w:delText>refine</w:delText>
          </w:r>
        </w:del>
      </w:ins>
      <w:ins w:id="949" w:author="Mosi Adesina Ifatunji" w:date="2025-07-16T23:38:00Z" w16du:dateUtc="2025-07-17T04:38:00Z">
        <w:del w:id="950" w:author="Mosi Adesina Ifatunji [2]" w:date="2025-09-12T15:07:00Z" w16du:dateUtc="2025-09-12T20:07:00Z">
          <w:r w:rsidR="00896E1B" w:rsidRPr="00B27914" w:rsidDel="000C63AD">
            <w:delText xml:space="preserve"> </w:delText>
          </w:r>
        </w:del>
      </w:ins>
      <w:ins w:id="951" w:author="Mosi Adesina Ifatunji" w:date="2025-07-16T23:41:00Z" w16du:dateUtc="2025-07-17T04:41:00Z">
        <w:del w:id="952" w:author="Mosi Adesina Ifatunji [2]" w:date="2025-09-12T15:07:00Z" w16du:dateUtc="2025-09-12T20:07:00Z">
          <w:r w:rsidR="002B2AA8" w:rsidRPr="00B27914" w:rsidDel="000C63AD">
            <w:delText>and</w:delText>
          </w:r>
        </w:del>
      </w:ins>
      <w:ins w:id="953" w:author="Mosi Adesina Ifatunji [2]" w:date="2025-09-12T15:07:00Z" w16du:dateUtc="2025-09-12T20:07:00Z">
        <w:r w:rsidR="000C63AD" w:rsidRPr="00B27914">
          <w:t>refin</w:t>
        </w:r>
        <w:r w:rsidR="000C63AD">
          <w:t>ing</w:t>
        </w:r>
        <w:r w:rsidR="000C63AD" w:rsidRPr="00B27914">
          <w:t xml:space="preserve"> and</w:t>
        </w:r>
      </w:ins>
      <w:ins w:id="954" w:author="Mosi Adesina Ifatunji" w:date="2025-07-16T23:41:00Z" w16du:dateUtc="2025-07-17T04:41:00Z">
        <w:r w:rsidR="002B2AA8" w:rsidRPr="00B27914">
          <w:t xml:space="preserve"> </w:t>
        </w:r>
      </w:ins>
      <w:ins w:id="955" w:author="Mosi Adesina Ifatunji" w:date="2025-07-17T00:15:00Z" w16du:dateUtc="2025-07-17T05:15:00Z">
        <w:r w:rsidR="00CF112F" w:rsidRPr="00B27914">
          <w:t xml:space="preserve">further </w:t>
        </w:r>
        <w:del w:id="956" w:author="Mosi Adesina Ifatunji [2]" w:date="2025-08-25T19:10:00Z" w16du:dateUtc="2025-08-26T00:10:00Z">
          <w:r w:rsidR="00CF112F" w:rsidRPr="00B27914" w:rsidDel="00342EAD">
            <w:delText>secure</w:delText>
          </w:r>
        </w:del>
      </w:ins>
      <w:ins w:id="957" w:author="Mosi Adesina Ifatunji [2]" w:date="2025-08-25T19:10:00Z" w16du:dateUtc="2025-08-26T00:10:00Z">
        <w:r w:rsidR="00D24CA3">
          <w:t>describ</w:t>
        </w:r>
      </w:ins>
      <w:ins w:id="958" w:author="Mosi Adesina Ifatunji [2]" w:date="2025-09-12T15:07:00Z" w16du:dateUtc="2025-09-12T20:07:00Z">
        <w:r w:rsidR="000C63AD">
          <w:t>ing</w:t>
        </w:r>
      </w:ins>
      <w:ins w:id="959" w:author="Mosi Adesina Ifatunji" w:date="2025-07-17T00:11:00Z" w16du:dateUtc="2025-07-17T05:11:00Z">
        <w:r w:rsidR="0052428A" w:rsidRPr="00B27914">
          <w:t xml:space="preserve"> the role of</w:t>
        </w:r>
      </w:ins>
      <w:ins w:id="960" w:author="Mosi Adesina Ifatunji" w:date="2025-07-16T23:40:00Z" w16du:dateUtc="2025-07-17T04:40:00Z">
        <w:r w:rsidR="00582AE5" w:rsidRPr="00B27914">
          <w:t xml:space="preserve"> </w:t>
        </w:r>
      </w:ins>
      <w:ins w:id="961" w:author="Mosi Adesina Ifatunji" w:date="2025-09-19T15:16:00Z" w16du:dateUtc="2025-09-19T20:16:00Z">
        <w:r w:rsidR="00565D4F">
          <w:t>firms and other localities</w:t>
        </w:r>
      </w:ins>
      <w:ins w:id="962" w:author="Mosi Adesina Ifatunji [2]" w:date="2025-08-25T19:11:00Z" w16du:dateUtc="2025-08-26T00:11:00Z">
        <w:del w:id="963" w:author="Mosi Adesina Ifatunji" w:date="2025-09-19T15:16:00Z" w16du:dateUtc="2025-09-19T20:16:00Z">
          <w:r w:rsidR="00D24CA3" w:rsidDel="00565D4F">
            <w:delText>and firms</w:delText>
          </w:r>
        </w:del>
        <w:r w:rsidR="00D24CA3">
          <w:t xml:space="preserve"> </w:t>
        </w:r>
      </w:ins>
      <w:ins w:id="964" w:author="Mosi Adesina Ifatunji" w:date="2025-07-16T23:42:00Z" w16du:dateUtc="2025-07-17T04:42:00Z">
        <w:r w:rsidR="006C626F" w:rsidRPr="00B27914">
          <w:t>in</w:t>
        </w:r>
      </w:ins>
      <w:ins w:id="965" w:author="Mosi Adesina Ifatunji" w:date="2025-07-16T22:58:00Z" w16du:dateUtc="2025-07-17T03:58:00Z">
        <w:r w:rsidRPr="00B27914">
          <w:t xml:space="preserve"> </w:t>
        </w:r>
      </w:ins>
      <w:ins w:id="966" w:author="Mosi Adesina Ifatunji" w:date="2025-09-19T15:16:00Z" w16du:dateUtc="2025-09-19T20:16:00Z">
        <w:r w:rsidR="00565D4F">
          <w:t xml:space="preserve">fostering and </w:t>
        </w:r>
      </w:ins>
      <w:ins w:id="967" w:author="Mosi Adesina Ifatunji [2]" w:date="2025-09-12T15:08:00Z" w16du:dateUtc="2025-09-12T20:08:00Z">
        <w:r w:rsidR="007D2C7F">
          <w:t>buttressing</w:t>
        </w:r>
      </w:ins>
      <w:ins w:id="968" w:author="Mosi Adesina Ifatunji [2]" w:date="2025-09-12T15:07:00Z" w16du:dateUtc="2025-09-12T20:07:00Z">
        <w:r w:rsidR="007D2C7F">
          <w:t xml:space="preserve"> </w:t>
        </w:r>
      </w:ins>
      <w:ins w:id="969" w:author="Mosi Adesina Ifatunji" w:date="2025-07-16T22:58:00Z" w16du:dateUtc="2025-07-17T03:58:00Z">
        <w:r w:rsidRPr="00B27914">
          <w:t xml:space="preserve">the American </w:t>
        </w:r>
      </w:ins>
      <w:ins w:id="970" w:author="Mosi Adesina Ifatunji" w:date="2025-07-17T00:12:00Z" w16du:dateUtc="2025-07-17T05:12:00Z">
        <w:r w:rsidR="00FB2FE8" w:rsidRPr="00B27914">
          <w:t>ethnoracial orde</w:t>
        </w:r>
      </w:ins>
      <w:ins w:id="971" w:author="Mosi Ifatunji" w:date="2025-07-29T06:54:00Z" w16du:dateUtc="2025-07-29T11:54:00Z">
        <w:r w:rsidR="00D07B25">
          <w:t>r</w:t>
        </w:r>
        <w:del w:id="972" w:author="Mosi Adesina Ifatunji [2]" w:date="2025-08-25T19:08:00Z" w16du:dateUtc="2025-08-26T00:08:00Z">
          <w:r w:rsidR="00D07B25" w:rsidDel="0020202B">
            <w:delText>.</w:delText>
          </w:r>
        </w:del>
      </w:ins>
      <w:ins w:id="973" w:author="Mosi Adesina Ifatunji" w:date="2025-07-17T00:12:00Z" w16du:dateUtc="2025-07-17T05:12:00Z">
        <w:del w:id="974" w:author="Mosi Adesina Ifatunji [2]" w:date="2025-08-25T19:08:00Z" w16du:dateUtc="2025-08-26T00:08:00Z">
          <w:r w:rsidR="00FB2FE8" w:rsidRPr="00B27914" w:rsidDel="0020202B">
            <w:delText>r</w:delText>
          </w:r>
        </w:del>
      </w:ins>
      <w:ins w:id="975" w:author="Mosi Adesina Ifatunji [2]" w:date="2025-10-09T07:20:00Z" w16du:dateUtc="2025-10-09T12:20:00Z">
        <w:r w:rsidR="00425D18">
          <w:t>.</w:t>
        </w:r>
      </w:ins>
      <w:ins w:id="976" w:author="Mosi Adesina Ifatunji" w:date="2025-07-16T22:58:00Z" w16du:dateUtc="2025-07-17T03:58:00Z">
        <w:del w:id="977" w:author="Mosi Adesina Ifatunji [2]" w:date="2025-08-25T19:08:00Z" w16du:dateUtc="2025-08-26T00:08:00Z">
          <w:r w:rsidRPr="00B27914" w:rsidDel="0020202B">
            <w:rPr>
              <w:rFonts w:eastAsia="Arial"/>
              <w:rPrChange w:id="978" w:author="Mosi Adesina Ifatunji" w:date="2025-07-17T18:17:00Z" w16du:dateUtc="2025-07-17T23:17:00Z">
                <w:rPr>
                  <w:rStyle w:val="s1"/>
                  <w:rFonts w:eastAsiaTheme="minorEastAsia"/>
                  <w:color w:val="070707"/>
                </w:rPr>
              </w:rPrChange>
            </w:rPr>
            <w:delText>.</w:delText>
          </w:r>
        </w:del>
      </w:ins>
    </w:p>
    <w:p w14:paraId="3A0F801B" w14:textId="18733925" w:rsidR="00D07B25" w:rsidDel="00D24CA3" w:rsidRDefault="00D07B25">
      <w:pPr>
        <w:divId w:val="374476547"/>
        <w:rPr>
          <w:del w:id="979" w:author="Mosi Adesina Ifatunji [2]" w:date="2025-08-25T19:07:00Z" w16du:dateUtc="2025-08-26T00:07:00Z"/>
        </w:rPr>
      </w:pPr>
    </w:p>
    <w:p w14:paraId="1A183E64" w14:textId="77777777" w:rsidR="00D24CA3" w:rsidRDefault="00D24CA3" w:rsidP="008A0E16">
      <w:pPr>
        <w:divId w:val="374476547"/>
        <w:rPr>
          <w:ins w:id="980" w:author="Mosi Adesina Ifatunji [2]" w:date="2025-08-25T19:11:00Z" w16du:dateUtc="2025-08-26T00:11:00Z"/>
        </w:rPr>
      </w:pPr>
    </w:p>
    <w:p w14:paraId="7AE997DA" w14:textId="3F02FE89" w:rsidR="00D07B25" w:rsidRPr="00B27914" w:rsidDel="00550AC8" w:rsidRDefault="00D07B25">
      <w:pPr>
        <w:divId w:val="374476547"/>
        <w:rPr>
          <w:ins w:id="981" w:author="Mosi Adesina Ifatunji" w:date="2025-07-16T22:58:00Z" w16du:dateUtc="2025-07-17T03:58:00Z"/>
          <w:del w:id="982" w:author="Mosi Adesina Ifatunji [2]" w:date="2025-08-25T19:07:00Z" w16du:dateUtc="2025-08-26T00:07:00Z"/>
        </w:rPr>
        <w:pPrChange w:id="983" w:author="Mosi Adesina Ifatunji" w:date="2025-10-21T19:50:00Z" w16du:dateUtc="2025-10-22T00:50:00Z">
          <w:pPr>
            <w:pStyle w:val="p1"/>
            <w:divId w:val="374476547"/>
          </w:pPr>
        </w:pPrChange>
      </w:pPr>
      <w:ins w:id="984" w:author="Mosi Ifatunji" w:date="2025-07-29T06:54:00Z" w16du:dateUtc="2025-07-29T11:54:00Z">
        <w:del w:id="985" w:author="Mosi Adesina Ifatunji [2]" w:date="2025-08-25T19:07:00Z" w16du:dateUtc="2025-08-26T00:07:00Z">
          <w:r w:rsidDel="00550AC8">
            <w:delText>We conclude with…</w:delText>
          </w:r>
        </w:del>
      </w:ins>
    </w:p>
    <w:p w14:paraId="170ABDBD" w14:textId="6584ACEC" w:rsidR="00D81C84" w:rsidRPr="00B27914" w:rsidDel="004B3247" w:rsidRDefault="00A306E8">
      <w:pPr>
        <w:rPr>
          <w:del w:id="986" w:author="Mosi Adesina Ifatunji" w:date="2025-07-16T22:58:00Z" w16du:dateUtc="2025-07-17T03:58:00Z"/>
          <w:rPrChange w:id="987" w:author="Mosi Adesina Ifatunji" w:date="2025-07-17T18:17:00Z" w16du:dateUtc="2025-07-17T23:17:00Z">
            <w:rPr>
              <w:del w:id="988" w:author="Mosi Adesina Ifatunji" w:date="2025-07-16T22:58:00Z" w16du:dateUtc="2025-07-17T03:58:00Z"/>
              <w:b/>
            </w:rPr>
          </w:rPrChange>
        </w:rPr>
      </w:pPr>
      <w:ins w:id="989" w:author="Mosi Ifatunji" w:date="2025-02-06T14:24:00Z" w16du:dateUtc="2025-02-06T20:24:00Z">
        <w:del w:id="990" w:author="Mosi Adesina Ifatunji" w:date="2025-02-13T08:25:00Z" w16du:dateUtc="2025-02-13T14:25:00Z">
          <w:r w:rsidRPr="00B17EA2" w:rsidDel="006B5FEF">
            <w:delText>O</w:delText>
          </w:r>
        </w:del>
      </w:ins>
      <w:ins w:id="991" w:author="Mosi Ifatunji" w:date="2025-02-06T09:57:00Z" w16du:dateUtc="2025-02-06T15:57:00Z">
        <w:del w:id="992" w:author="Mosi Adesina Ifatunji" w:date="2025-07-16T22:58:00Z" w16du:dateUtc="2025-07-17T03:58:00Z">
          <w:r w:rsidR="00D81C84" w:rsidRPr="00B27914" w:rsidDel="00D56C9E">
            <w:delText>rganizations</w:delText>
          </w:r>
        </w:del>
      </w:ins>
      <w:ins w:id="993" w:author="Mosi Ifatunji" w:date="2025-02-06T10:00:00Z" w16du:dateUtc="2025-02-06T16:00:00Z">
        <w:del w:id="994" w:author="Mosi Adesina Ifatunji" w:date="2025-07-16T22:58:00Z" w16du:dateUtc="2025-07-17T03:58:00Z">
          <w:r w:rsidR="00221266" w:rsidRPr="00B27914" w:rsidDel="00D56C9E">
            <w:delText xml:space="preserve"> </w:delText>
          </w:r>
        </w:del>
        <w:del w:id="995" w:author="Mosi Adesina Ifatunji" w:date="2025-02-13T08:24:00Z" w16du:dateUtc="2025-02-13T14:24:00Z">
          <w:r w:rsidR="00221266" w:rsidRPr="00B27914" w:rsidDel="00D47BAD">
            <w:delText>maximiz</w:delText>
          </w:r>
        </w:del>
      </w:ins>
      <w:ins w:id="996" w:author="Mosi Ifatunji" w:date="2025-02-06T10:01:00Z" w16du:dateUtc="2025-02-06T16:01:00Z">
        <w:del w:id="997" w:author="Mosi Adesina Ifatunji" w:date="2025-02-13T08:24:00Z" w16du:dateUtc="2025-02-13T14:24:00Z">
          <w:r w:rsidR="006E3703" w:rsidRPr="00B27914" w:rsidDel="00D47BAD">
            <w:delText xml:space="preserve">e their </w:delText>
          </w:r>
        </w:del>
      </w:ins>
      <w:ins w:id="998" w:author="Mosi Ifatunji" w:date="2025-02-06T12:56:00Z" w16du:dateUtc="2025-02-06T18:56:00Z">
        <w:del w:id="999" w:author="Mosi Adesina Ifatunji" w:date="2025-02-13T08:24:00Z" w16du:dateUtc="2025-02-13T14:24:00Z">
          <w:r w:rsidR="00FC70D4" w:rsidRPr="00B27914" w:rsidDel="00D47BAD">
            <w:delText xml:space="preserve">efficiency </w:delText>
          </w:r>
        </w:del>
      </w:ins>
      <w:ins w:id="1000" w:author="Mosi Ifatunji" w:date="2025-02-06T10:01:00Z" w16du:dateUtc="2025-02-06T16:01:00Z">
        <w:del w:id="1001" w:author="Mosi Adesina Ifatunji" w:date="2025-02-13T08:24:00Z" w16du:dateUtc="2025-02-13T14:24:00Z">
          <w:r w:rsidR="006E3703" w:rsidRPr="00B27914" w:rsidDel="00D47BAD">
            <w:delText>and productivity</w:delText>
          </w:r>
        </w:del>
        <w:del w:id="1002" w:author="Mosi Adesina Ifatunji" w:date="2025-02-09T11:19:00Z" w16du:dateUtc="2025-02-09T17:19:00Z">
          <w:r w:rsidR="006A06BB" w:rsidRPr="00B27914" w:rsidDel="000632E8">
            <w:delText xml:space="preserve"> </w:delText>
          </w:r>
        </w:del>
      </w:ins>
      <w:ins w:id="1003" w:author="Mosi Ifatunji" w:date="2025-02-06T15:41:00Z" w16du:dateUtc="2025-02-06T21:41:00Z">
        <w:del w:id="1004" w:author="Mosi Adesina Ifatunji" w:date="2025-02-09T11:18:00Z" w16du:dateUtc="2025-02-09T17:18:00Z">
          <w:r w:rsidR="007D3C38" w:rsidRPr="00B27914" w:rsidDel="00B50381">
            <w:delText xml:space="preserve">by </w:delText>
          </w:r>
        </w:del>
      </w:ins>
      <w:ins w:id="1005" w:author="Mosi Ifatunji" w:date="2025-02-06T09:57:00Z" w16du:dateUtc="2025-02-06T15:57:00Z">
        <w:del w:id="1006" w:author="Mosi Adesina Ifatunji" w:date="2025-02-09T11:18:00Z" w16du:dateUtc="2025-02-09T17:18:00Z">
          <w:r w:rsidR="00D81C84" w:rsidRPr="00B27914" w:rsidDel="00B50381">
            <w:delText>orchestrat</w:delText>
          </w:r>
        </w:del>
      </w:ins>
      <w:ins w:id="1007" w:author="Mosi Ifatunji" w:date="2025-02-06T15:41:00Z" w16du:dateUtc="2025-02-06T21:41:00Z">
        <w:del w:id="1008" w:author="Mosi Adesina Ifatunji" w:date="2025-02-09T11:18:00Z" w16du:dateUtc="2025-02-09T17:18:00Z">
          <w:r w:rsidR="007D3C38" w:rsidRPr="00B27914" w:rsidDel="00B50381">
            <w:delText>in</w:delText>
          </w:r>
        </w:del>
      </w:ins>
      <w:ins w:id="1009" w:author="Mosi Ifatunji" w:date="2025-02-06T15:42:00Z" w16du:dateUtc="2025-02-06T21:42:00Z">
        <w:del w:id="1010" w:author="Mosi Adesina Ifatunji" w:date="2025-02-09T11:18:00Z" w16du:dateUtc="2025-02-09T17:18:00Z">
          <w:r w:rsidR="007D3C38" w:rsidRPr="00B27914" w:rsidDel="00B50381">
            <w:delText xml:space="preserve">g </w:delText>
          </w:r>
        </w:del>
      </w:ins>
      <w:ins w:id="1011" w:author="Mosi Ifatunji" w:date="2025-02-06T17:51:00Z" w16du:dateUtc="2025-02-06T23:51:00Z">
        <w:del w:id="1012" w:author="Mosi Adesina Ifatunji" w:date="2025-02-09T11:17:00Z" w16du:dateUtc="2025-02-09T17:17:00Z">
          <w:r w:rsidR="00731729" w:rsidRPr="00B27914" w:rsidDel="00761B7E">
            <w:delText xml:space="preserve">various </w:delText>
          </w:r>
        </w:del>
      </w:ins>
      <w:ins w:id="1013" w:author="Mosi Ifatunji" w:date="2025-02-06T09:57:00Z" w16du:dateUtc="2025-02-06T15:57:00Z">
        <w:del w:id="1014" w:author="Mosi Adesina Ifatunji" w:date="2025-02-09T11:17:00Z" w16du:dateUtc="2025-02-09T17:17:00Z">
          <w:r w:rsidR="00D81C84" w:rsidRPr="00B27914" w:rsidDel="00761B7E">
            <w:delText>social cognitive schema</w:delText>
          </w:r>
        </w:del>
      </w:ins>
      <w:ins w:id="1015" w:author="Mosi Ifatunji" w:date="2025-02-06T09:59:00Z" w16du:dateUtc="2025-02-06T15:59:00Z">
        <w:del w:id="1016" w:author="Mosi Adesina Ifatunji" w:date="2025-02-09T11:17:00Z" w16du:dateUtc="2025-02-09T17:17:00Z">
          <w:r w:rsidR="00525EA2" w:rsidRPr="00B27914" w:rsidDel="00761B7E">
            <w:delText xml:space="preserve"> </w:delText>
          </w:r>
        </w:del>
      </w:ins>
      <w:ins w:id="1017" w:author="Mosi Ifatunji" w:date="2025-02-06T17:52:00Z" w16du:dateUtc="2025-02-06T23:52:00Z">
        <w:del w:id="1018" w:author="Mosi Adesina Ifatunji" w:date="2025-02-09T11:19:00Z" w16du:dateUtc="2025-02-09T17:19:00Z">
          <w:r w:rsidR="00731729" w:rsidRPr="00B27914" w:rsidDel="000632E8">
            <w:delText>to</w:delText>
          </w:r>
        </w:del>
      </w:ins>
      <w:ins w:id="1019" w:author="Mosi Ifatunji" w:date="2025-02-06T13:46:00Z" w16du:dateUtc="2025-02-06T19:46:00Z">
        <w:del w:id="1020" w:author="Mosi Adesina Ifatunji" w:date="2025-02-09T11:19:00Z" w16du:dateUtc="2025-02-09T17:19:00Z">
          <w:r w:rsidR="00B33EFC" w:rsidRPr="00B27914" w:rsidDel="000632E8">
            <w:delText xml:space="preserve"> </w:delText>
          </w:r>
        </w:del>
        <w:del w:id="1021" w:author="Mosi Adesina Ifatunji" w:date="2025-02-09T11:18:00Z" w16du:dateUtc="2025-02-09T17:18:00Z">
          <w:r w:rsidR="00B33EFC" w:rsidRPr="00B27914" w:rsidDel="00B50381">
            <w:delText xml:space="preserve">synchronize </w:delText>
          </w:r>
        </w:del>
      </w:ins>
      <w:ins w:id="1022" w:author="Mosi Ifatunji" w:date="2025-02-06T13:47:00Z" w16du:dateUtc="2025-02-06T19:47:00Z">
        <w:del w:id="1023" w:author="Mosi Adesina Ifatunji" w:date="2025-02-09T11:18:00Z" w16du:dateUtc="2025-02-09T17:18:00Z">
          <w:r w:rsidR="00B33EFC" w:rsidRPr="00B27914" w:rsidDel="000632E8">
            <w:delText>and</w:delText>
          </w:r>
        </w:del>
      </w:ins>
      <w:ins w:id="1024" w:author="Mosi Ifatunji" w:date="2025-02-06T09:57:00Z" w16du:dateUtc="2025-02-06T15:57:00Z">
        <w:del w:id="1025" w:author="Mosi Adesina Ifatunji" w:date="2025-02-09T11:18:00Z" w16du:dateUtc="2025-02-09T17:18:00Z">
          <w:r w:rsidR="00D81C84" w:rsidRPr="00B27914" w:rsidDel="000632E8">
            <w:delText xml:space="preserve"> </w:delText>
          </w:r>
        </w:del>
      </w:ins>
      <w:ins w:id="1026" w:author="Mosi Ifatunji" w:date="2025-02-06T17:53:00Z" w16du:dateUtc="2025-02-06T23:53:00Z">
        <w:del w:id="1027" w:author="Mosi Adesina Ifatunji" w:date="2025-02-09T11:18:00Z" w16du:dateUtc="2025-02-09T17:18:00Z">
          <w:r w:rsidR="00D63083" w:rsidRPr="00B27914" w:rsidDel="000632E8">
            <w:delText>manage</w:delText>
          </w:r>
        </w:del>
      </w:ins>
      <w:ins w:id="1028" w:author="Mosi Ifatunji" w:date="2025-02-06T09:57:00Z" w16du:dateUtc="2025-02-06T15:57:00Z">
        <w:del w:id="1029" w:author="Mosi Adesina Ifatunji" w:date="2025-02-09T11:18:00Z" w16du:dateUtc="2025-02-09T17:18:00Z">
          <w:r w:rsidR="00D81C84" w:rsidRPr="00B27914" w:rsidDel="000632E8">
            <w:delText xml:space="preserve"> the beliefs and behaviors of </w:delText>
          </w:r>
        </w:del>
      </w:ins>
      <w:ins w:id="1030" w:author="Mosi Ifatunji" w:date="2025-02-06T10:02:00Z" w16du:dateUtc="2025-02-06T16:02:00Z">
        <w:del w:id="1031" w:author="Mosi Adesina Ifatunji" w:date="2025-02-09T11:18:00Z" w16du:dateUtc="2025-02-09T17:18:00Z">
          <w:r w:rsidR="005C7987" w:rsidRPr="00B27914" w:rsidDel="000632E8">
            <w:delText xml:space="preserve">their </w:delText>
          </w:r>
        </w:del>
      </w:ins>
      <w:ins w:id="1032" w:author="Mosi Ifatunji" w:date="2025-02-06T09:57:00Z" w16du:dateUtc="2025-02-06T15:57:00Z">
        <w:del w:id="1033" w:author="Mosi Adesina Ifatunji" w:date="2025-02-09T11:18:00Z" w16du:dateUtc="2025-02-09T17:18:00Z">
          <w:r w:rsidR="00D81C84" w:rsidRPr="00B27914" w:rsidDel="000632E8">
            <w:delText>workers</w:delText>
          </w:r>
        </w:del>
      </w:ins>
      <w:ins w:id="1034" w:author="Mosi Ifatunji" w:date="2025-02-06T10:02:00Z" w16du:dateUtc="2025-02-06T16:02:00Z">
        <w:del w:id="1035" w:author="Mosi Adesina Ifatunji" w:date="2025-07-16T22:58:00Z" w16du:dateUtc="2025-07-17T03:58:00Z">
          <w:r w:rsidR="005C7987" w:rsidRPr="00B27914">
            <w:delText>.</w:delText>
          </w:r>
        </w:del>
      </w:ins>
    </w:p>
    <w:p w14:paraId="5B6A6064" w14:textId="77777777" w:rsidR="00C11C51" w:rsidRPr="00B27914" w:rsidRDefault="00C11C51">
      <w:pPr>
        <w:rPr>
          <w:ins w:id="1036" w:author="Mosi Ifatunji" w:date="2025-02-06T13:08:00Z" w16du:dateUtc="2025-02-06T19:08:00Z"/>
          <w:del w:id="1037" w:author="Mosi Adesina Ifatunji" w:date="2025-07-16T22:58:00Z" w16du:dateUtc="2025-07-17T03:58:00Z"/>
        </w:rPr>
      </w:pPr>
    </w:p>
    <w:p w14:paraId="105E26D8" w14:textId="2D3FD799" w:rsidR="000E08B0" w:rsidRPr="00B27914" w:rsidRDefault="00C11C51">
      <w:pPr>
        <w:rPr>
          <w:ins w:id="1038" w:author="Mosi Ifatunji" w:date="2025-02-06T14:16:00Z" w16du:dateUtc="2025-02-06T20:16:00Z"/>
          <w:del w:id="1039" w:author="Mosi Adesina Ifatunji" w:date="2025-07-16T22:58:00Z" w16du:dateUtc="2025-07-17T03:58:00Z"/>
        </w:rPr>
      </w:pPr>
      <w:ins w:id="1040" w:author="Mosi Ifatunji" w:date="2025-02-06T13:08:00Z" w16du:dateUtc="2025-02-06T19:08:00Z">
        <w:del w:id="1041" w:author="Mosi Adesina Ifatunji" w:date="2025-02-09T11:19:00Z" w16du:dateUtc="2025-02-09T17:19:00Z">
          <w:r w:rsidRPr="00B27914" w:rsidDel="00BD4BC6">
            <w:delText>We advance this perspective</w:delText>
          </w:r>
        </w:del>
      </w:ins>
      <w:ins w:id="1042" w:author="Mosi Ifatunji" w:date="2025-02-06T16:03:00Z" w16du:dateUtc="2025-02-06T22:03:00Z">
        <w:del w:id="1043" w:author="Mosi Adesina Ifatunji" w:date="2025-02-09T11:19:00Z" w16du:dateUtc="2025-02-09T17:19:00Z">
          <w:r w:rsidR="0006091A" w:rsidRPr="00B27914" w:rsidDel="00BD4BC6">
            <w:delText>Following</w:delText>
          </w:r>
        </w:del>
        <w:del w:id="1044" w:author="Mosi Adesina Ifatunji" w:date="2025-07-16T22:58:00Z" w16du:dateUtc="2025-07-17T03:58:00Z">
          <w:r w:rsidR="0006091A" w:rsidRPr="00B27914">
            <w:delText xml:space="preserve"> </w:delText>
          </w:r>
        </w:del>
      </w:ins>
      <w:ins w:id="1045" w:author="Mosi Ifatunji" w:date="2025-02-06T13:52:00Z" w16du:dateUtc="2025-02-06T19:52:00Z">
        <w:del w:id="1046" w:author="Mosi Adesina Ifatunji" w:date="2025-07-16T22:58:00Z" w16du:dateUtc="2025-07-17T03:58:00Z">
          <w:r w:rsidR="003C28D5" w:rsidRPr="00B27914">
            <w:delText>a theory</w:delText>
          </w:r>
        </w:del>
      </w:ins>
      <w:ins w:id="1047" w:author="Mosi Ifatunji" w:date="2025-02-06T13:50:00Z" w16du:dateUtc="2025-02-06T19:50:00Z">
        <w:del w:id="1048" w:author="Mosi Adesina Ifatunji" w:date="2025-07-16T22:58:00Z" w16du:dateUtc="2025-07-17T03:58:00Z">
          <w:r w:rsidR="00DA2042" w:rsidRPr="00B27914">
            <w:delText xml:space="preserve"> of</w:delText>
          </w:r>
        </w:del>
      </w:ins>
      <w:ins w:id="1049" w:author="Mosi Ifatunji" w:date="2025-02-06T13:39:00Z" w16du:dateUtc="2025-02-06T19:39:00Z">
        <w:del w:id="1050" w:author="Mosi Adesina Ifatunji" w:date="2025-07-16T22:58:00Z" w16du:dateUtc="2025-07-17T03:58:00Z">
          <w:r w:rsidR="00FF12C0" w:rsidRPr="00B27914">
            <w:delText xml:space="preserve"> racialized </w:delText>
          </w:r>
        </w:del>
        <w:del w:id="1051" w:author="Mosi Adesina Ifatunji" w:date="2025-03-11T15:10:00Z" w16du:dateUtc="2025-03-11T20:10:00Z">
          <w:r w:rsidR="00FF12C0" w:rsidRPr="00B27914" w:rsidDel="00787B60">
            <w:delText>organizations</w:delText>
          </w:r>
        </w:del>
      </w:ins>
      <w:ins w:id="1052" w:author="Mosi Ifatunji" w:date="2025-02-06T16:01:00Z" w16du:dateUtc="2025-02-06T22:01:00Z">
        <w:del w:id="1053" w:author="Mosi Adesina Ifatunji" w:date="2025-03-11T15:10:00Z" w16du:dateUtc="2025-03-11T20:10:00Z">
          <w:r w:rsidR="00CD2E52" w:rsidRPr="00B27914" w:rsidDel="00787B60">
            <w:delText>,</w:delText>
          </w:r>
          <w:r w:rsidR="00CD2E52" w:rsidRPr="00B17EA2" w:rsidDel="00787B60">
            <w:delText xml:space="preserve"> </w:delText>
          </w:r>
        </w:del>
        <w:del w:id="1054" w:author="Mosi Adesina Ifatunji" w:date="2025-02-13T08:28:00Z" w16du:dateUtc="2025-02-13T14:28:00Z">
          <w:r w:rsidR="00CD2E52" w:rsidRPr="00B27914" w:rsidDel="001D6385">
            <w:delText xml:space="preserve">ethnographic </w:delText>
          </w:r>
        </w:del>
      </w:ins>
      <w:ins w:id="1055" w:author="Mosi Ifatunji" w:date="2025-02-06T15:44:00Z" w16du:dateUtc="2025-02-06T21:44:00Z">
        <w:del w:id="1056" w:author="Mosi Adesina Ifatunji" w:date="2025-02-13T08:28:00Z" w16du:dateUtc="2025-02-13T14:28:00Z">
          <w:r w:rsidR="00CD61E3" w:rsidRPr="00B27914" w:rsidDel="001D6385">
            <w:delText>studies</w:delText>
          </w:r>
        </w:del>
        <w:del w:id="1057" w:author="Mosi Adesina Ifatunji" w:date="2025-07-16T22:58:00Z" w16du:dateUtc="2025-07-17T03:58:00Z">
          <w:r w:rsidR="00CD61E3" w:rsidRPr="00B27914" w:rsidDel="00D56C9E">
            <w:delText xml:space="preserve"> </w:delText>
          </w:r>
        </w:del>
      </w:ins>
      <w:ins w:id="1058" w:author="Mosi Ifatunji" w:date="2025-02-06T16:03:00Z" w16du:dateUtc="2025-02-06T22:03:00Z">
        <w:del w:id="1059" w:author="Mosi Adesina Ifatunji" w:date="2025-02-13T08:29:00Z" w16du:dateUtc="2025-02-13T14:29:00Z">
          <w:r w:rsidR="0006091A" w:rsidRPr="00B27914" w:rsidDel="005E2EC5">
            <w:delText>have</w:delText>
          </w:r>
        </w:del>
        <w:del w:id="1060" w:author="Mosi Adesina Ifatunji" w:date="2025-07-16T22:58:00Z" w16du:dateUtc="2025-07-17T03:58:00Z">
          <w:r w:rsidR="0006091A" w:rsidRPr="00B27914" w:rsidDel="00D56C9E">
            <w:delText xml:space="preserve"> reveal</w:delText>
          </w:r>
        </w:del>
        <w:del w:id="1061" w:author="Mosi Adesina Ifatunji" w:date="2025-02-13T08:29:00Z" w16du:dateUtc="2025-02-13T14:29:00Z">
          <w:r w:rsidR="0006091A" w:rsidRPr="00B27914" w:rsidDel="005E2EC5">
            <w:delText>ed</w:delText>
          </w:r>
        </w:del>
        <w:del w:id="1062" w:author="Mosi Adesina Ifatunji" w:date="2025-07-16T22:58:00Z" w16du:dateUtc="2025-07-17T03:58:00Z">
          <w:r w:rsidR="0006091A" w:rsidRPr="00B27914">
            <w:delText xml:space="preserve"> </w:delText>
          </w:r>
        </w:del>
      </w:ins>
      <w:ins w:id="1063" w:author="Mosi Ifatunji" w:date="2025-02-06T13:56:00Z" w16du:dateUtc="2025-02-06T19:56:00Z">
        <w:del w:id="1064" w:author="Mosi Adesina Ifatunji" w:date="2025-07-16T22:58:00Z" w16du:dateUtc="2025-07-17T03:58:00Z">
          <w:r w:rsidR="009C06F2" w:rsidRPr="00B27914">
            <w:delText>how</w:delText>
          </w:r>
        </w:del>
      </w:ins>
      <w:ins w:id="1065" w:author="Mosi Ifatunji" w:date="2025-02-06T15:45:00Z" w16du:dateUtc="2025-02-06T21:45:00Z">
        <w:del w:id="1066" w:author="Mosi Adesina Ifatunji" w:date="2025-02-13T08:30:00Z" w16du:dateUtc="2025-02-13T14:30:00Z">
          <w:r w:rsidR="007E194D" w:rsidRPr="00B27914" w:rsidDel="00195502">
            <w:delText xml:space="preserve"> </w:delText>
          </w:r>
        </w:del>
      </w:ins>
      <w:ins w:id="1067" w:author="Mosi Ifatunji" w:date="2025-02-06T17:56:00Z" w16du:dateUtc="2025-02-06T23:56:00Z">
        <w:del w:id="1068" w:author="Mosi Adesina Ifatunji" w:date="2025-02-13T08:30:00Z" w16du:dateUtc="2025-02-13T14:30:00Z">
          <w:r w:rsidR="008A2542" w:rsidRPr="00B27914" w:rsidDel="00195502">
            <w:delText>the</w:delText>
          </w:r>
        </w:del>
        <w:del w:id="1069" w:author="Mosi Adesina Ifatunji" w:date="2025-02-13T08:29:00Z" w16du:dateUtc="2025-02-13T14:29:00Z">
          <w:r w:rsidR="007D5F7E" w:rsidRPr="00B27914">
            <w:delText xml:space="preserve"> </w:delText>
          </w:r>
          <w:r w:rsidR="003F0DF9" w:rsidRPr="00B27914" w:rsidDel="007D5F7E">
            <w:delText>assumptions</w:delText>
          </w:r>
        </w:del>
      </w:ins>
      <w:ins w:id="1070" w:author="Mosi Ifatunji" w:date="2025-02-06T15:58:00Z" w16du:dateUtc="2025-02-06T21:58:00Z">
        <w:del w:id="1071" w:author="Mosi Adesina Ifatunji" w:date="2025-02-13T08:29:00Z" w16du:dateUtc="2025-02-13T14:29:00Z">
          <w:r w:rsidR="004B606D" w:rsidRPr="00B27914" w:rsidDel="007D5F7E">
            <w:delText xml:space="preserve"> embedded in </w:delText>
          </w:r>
        </w:del>
        <w:del w:id="1072" w:author="Mosi Adesina Ifatunji" w:date="2025-07-16T22:58:00Z" w16du:dateUtc="2025-07-17T03:58:00Z">
          <w:r w:rsidR="00F26E7D" w:rsidRPr="00B27914">
            <w:delText>ethnoracial</w:delText>
          </w:r>
        </w:del>
      </w:ins>
      <w:ins w:id="1073" w:author="Mosi Ifatunji" w:date="2025-02-06T14:16:00Z" w16du:dateUtc="2025-02-06T20:16:00Z">
        <w:del w:id="1074" w:author="Mosi Adesina Ifatunji" w:date="2025-07-16T22:58:00Z" w16du:dateUtc="2025-07-17T03:58:00Z">
          <w:r w:rsidR="00433220" w:rsidRPr="00B27914">
            <w:delText xml:space="preserve"> stereotypes</w:delText>
          </w:r>
        </w:del>
      </w:ins>
      <w:ins w:id="1075" w:author="Mosi Ifatunji" w:date="2025-02-06T15:48:00Z" w16du:dateUtc="2025-02-06T21:48:00Z">
        <w:del w:id="1076" w:author="Mosi Adesina Ifatunji" w:date="2025-07-16T22:58:00Z" w16du:dateUtc="2025-07-17T03:58:00Z">
          <w:r w:rsidR="008D79B5" w:rsidRPr="00B27914">
            <w:delText xml:space="preserve"> </w:delText>
          </w:r>
        </w:del>
      </w:ins>
      <w:ins w:id="1077" w:author="Mosi Ifatunji" w:date="2025-02-06T17:55:00Z" w16du:dateUtc="2025-02-06T23:55:00Z">
        <w:del w:id="1078" w:author="Mosi Adesina Ifatunji" w:date="2025-02-13T08:30:00Z" w16du:dateUtc="2025-02-13T14:30:00Z">
          <w:r w:rsidR="00D07A76" w:rsidRPr="00B27914">
            <w:delText>revise</w:delText>
          </w:r>
        </w:del>
      </w:ins>
      <w:ins w:id="1079" w:author="Mosi Ifatunji" w:date="2025-02-06T15:59:00Z" w16du:dateUtc="2025-02-06T21:59:00Z">
        <w:del w:id="1080" w:author="Mosi Adesina Ifatunji" w:date="2025-07-16T22:58:00Z" w16du:dateUtc="2025-07-17T03:58:00Z">
          <w:r w:rsidR="00D938D5" w:rsidRPr="00B27914">
            <w:delText xml:space="preserve"> </w:delText>
          </w:r>
          <w:r w:rsidR="007A74D8" w:rsidRPr="00B27914">
            <w:delText>schema and</w:delText>
          </w:r>
        </w:del>
      </w:ins>
      <w:ins w:id="1081" w:author="Mosi Ifatunji" w:date="2025-02-06T16:02:00Z" w16du:dateUtc="2025-02-06T22:02:00Z">
        <w:del w:id="1082" w:author="Mosi Adesina Ifatunji" w:date="2025-07-16T22:58:00Z" w16du:dateUtc="2025-07-17T03:58:00Z">
          <w:r w:rsidR="00E258FC" w:rsidRPr="00B27914">
            <w:delText xml:space="preserve"> praxis</w:delText>
          </w:r>
        </w:del>
      </w:ins>
      <w:ins w:id="1083" w:author="Mosi Ifatunji" w:date="2025-02-06T16:04:00Z" w16du:dateUtc="2025-02-06T22:04:00Z">
        <w:del w:id="1084" w:author="Mosi Adesina Ifatunji" w:date="2025-07-16T22:58:00Z" w16du:dateUtc="2025-07-17T03:58:00Z">
          <w:r w:rsidR="00611DD5" w:rsidRPr="00B27914">
            <w:delText xml:space="preserve"> </w:delText>
          </w:r>
        </w:del>
      </w:ins>
      <w:ins w:id="1085" w:author="Mosi Ifatunji" w:date="2025-02-06T15:47:00Z" w16du:dateUtc="2025-02-06T21:47:00Z">
        <w:del w:id="1086" w:author="Mosi Adesina Ifatunji" w:date="2025-02-13T08:28:00Z" w16du:dateUtc="2025-02-13T14:28:00Z">
          <w:r w:rsidR="00F607E2" w:rsidRPr="00B27914" w:rsidDel="00D938D5">
            <w:delText>with</w:delText>
          </w:r>
        </w:del>
      </w:ins>
      <w:ins w:id="1087" w:author="Mosi Ifatunji" w:date="2025-02-06T15:48:00Z" w16du:dateUtc="2025-02-06T21:48:00Z">
        <w:del w:id="1088" w:author="Mosi Adesina Ifatunji" w:date="2025-02-13T08:28:00Z" w16du:dateUtc="2025-02-13T14:28:00Z">
          <w:r w:rsidR="003078D6" w:rsidRPr="00B27914" w:rsidDel="00D938D5">
            <w:delText>in</w:delText>
          </w:r>
        </w:del>
        <w:del w:id="1089" w:author="Mosi Adesina Ifatunji" w:date="2025-07-16T22:58:00Z" w16du:dateUtc="2025-07-17T03:58:00Z">
          <w:r w:rsidR="003078D6" w:rsidRPr="00B27914">
            <w:delText xml:space="preserve"> fir</w:delText>
          </w:r>
        </w:del>
      </w:ins>
      <w:ins w:id="1090" w:author="Mosi Ifatunji" w:date="2025-02-06T15:49:00Z" w16du:dateUtc="2025-02-06T21:49:00Z">
        <w:del w:id="1091" w:author="Mosi Adesina Ifatunji" w:date="2025-07-16T22:58:00Z" w16du:dateUtc="2025-07-17T03:58:00Z">
          <w:r w:rsidR="003078D6" w:rsidRPr="00B27914">
            <w:delText>ms.</w:delText>
          </w:r>
        </w:del>
      </w:ins>
    </w:p>
    <w:p w14:paraId="1EC253EF" w14:textId="2EF3C14B" w:rsidR="004D3052" w:rsidRPr="00B27914" w:rsidDel="00C56986" w:rsidRDefault="004D3052">
      <w:pPr>
        <w:rPr>
          <w:ins w:id="1092" w:author="Mosi Ifatunji" w:date="2025-02-06T14:23:00Z" w16du:dateUtc="2025-02-06T20:23:00Z"/>
          <w:del w:id="1093" w:author="Mosi Adesina Ifatunji" w:date="2025-03-08T08:22:00Z" w16du:dateUtc="2025-03-08T14:22:00Z"/>
        </w:rPr>
      </w:pPr>
    </w:p>
    <w:p w14:paraId="0A9ED069" w14:textId="2E3E3CF8" w:rsidR="00335FB8" w:rsidRPr="00B27914" w:rsidRDefault="00441CBC">
      <w:pPr>
        <w:rPr>
          <w:ins w:id="1094" w:author="Mosi Ifatunji" w:date="2025-02-06T16:06:00Z" w16du:dateUtc="2025-02-06T22:06:00Z"/>
          <w:del w:id="1095" w:author="Mosi Adesina Ifatunji" w:date="2025-03-08T08:23:00Z" w16du:dateUtc="2025-03-08T14:23:00Z"/>
        </w:rPr>
      </w:pPr>
      <w:ins w:id="1096" w:author="Mosi Ifatunji" w:date="2025-02-06T14:23:00Z" w16du:dateUtc="2025-02-06T20:23:00Z">
        <w:del w:id="1097" w:author="Mosi Adesina Ifatunji" w:date="2025-03-08T08:22:00Z" w16du:dateUtc="2025-03-08T14:22:00Z">
          <w:r w:rsidRPr="00B27914">
            <w:delText xml:space="preserve">We extend this </w:delText>
          </w:r>
        </w:del>
      </w:ins>
      <w:ins w:id="1098" w:author="Mosi Ifatunji" w:date="2025-02-06T15:49:00Z" w16du:dateUtc="2025-02-06T21:49:00Z">
        <w:del w:id="1099" w:author="Mosi Adesina Ifatunji" w:date="2025-03-08T08:22:00Z" w16du:dateUtc="2025-03-08T14:22:00Z">
          <w:r w:rsidR="00EA1FBB" w:rsidRPr="00B27914">
            <w:delText>work</w:delText>
          </w:r>
        </w:del>
      </w:ins>
      <w:ins w:id="1100" w:author="Mosi Ifatunji" w:date="2025-02-06T14:23:00Z" w16du:dateUtc="2025-02-06T20:23:00Z">
        <w:del w:id="1101" w:author="Mosi Adesina Ifatunji" w:date="2025-03-08T08:22:00Z" w16du:dateUtc="2025-03-08T14:22:00Z">
          <w:r w:rsidRPr="00B27914">
            <w:delText xml:space="preserve"> </w:delText>
          </w:r>
        </w:del>
      </w:ins>
      <w:ins w:id="1102" w:author="Mosi Ifatunji" w:date="2025-02-06T14:08:00Z" w16du:dateUtc="2025-02-06T20:08:00Z">
        <w:del w:id="1103" w:author="Mosi Adesina Ifatunji" w:date="2025-07-16T22:58:00Z" w16du:dateUtc="2025-07-17T03:58:00Z">
          <w:r w:rsidR="00CD0E7A" w:rsidRPr="00B27914">
            <w:delText xml:space="preserve">with </w:delText>
          </w:r>
        </w:del>
      </w:ins>
      <w:ins w:id="1104" w:author="Mosi Ifatunji" w:date="2025-02-06T13:08:00Z" w16du:dateUtc="2025-02-06T19:08:00Z">
        <w:del w:id="1105" w:author="Mosi Adesina Ifatunji" w:date="2025-07-16T22:58:00Z" w16du:dateUtc="2025-07-17T03:58:00Z">
          <w:r w:rsidR="00C11C51" w:rsidRPr="00B27914" w:rsidDel="00767D00">
            <w:delText xml:space="preserve"> </w:delText>
          </w:r>
          <w:r w:rsidR="00C11C51" w:rsidRPr="00B27914" w:rsidDel="00CD0E7A">
            <w:delText xml:space="preserve">in </w:delText>
          </w:r>
          <w:r w:rsidR="00C11C51" w:rsidRPr="00B27914">
            <w:delText>a</w:delText>
          </w:r>
        </w:del>
      </w:ins>
      <w:ins w:id="1106" w:author="Mosi Ifatunji" w:date="2025-02-06T15:47:00Z" w16du:dateUtc="2025-02-06T21:47:00Z">
        <w:del w:id="1107" w:author="Mosi Adesina Ifatunji" w:date="2025-07-16T22:58:00Z" w16du:dateUtc="2025-07-17T03:58:00Z">
          <w:r w:rsidR="00F607E2" w:rsidRPr="00B27914">
            <w:delText xml:space="preserve"> </w:delText>
          </w:r>
        </w:del>
      </w:ins>
      <w:ins w:id="1108" w:author="Mosi Ifatunji" w:date="2025-02-06T15:49:00Z" w16du:dateUtc="2025-02-06T21:49:00Z">
        <w:del w:id="1109" w:author="Mosi Adesina Ifatunji" w:date="2025-07-16T22:58:00Z" w16du:dateUtc="2025-07-17T03:58:00Z">
          <w:r w:rsidR="00EA1FBB" w:rsidRPr="00B27914">
            <w:delText>large scale</w:delText>
          </w:r>
        </w:del>
      </w:ins>
      <w:ins w:id="1110" w:author="Mosi Ifatunji" w:date="2025-02-06T17:57:00Z" w16du:dateUtc="2025-02-06T23:57:00Z">
        <w:del w:id="1111" w:author="Mosi Adesina Ifatunji" w:date="2025-07-16T22:58:00Z" w16du:dateUtc="2025-07-17T03:58:00Z">
          <w:r w:rsidR="00D12FB7" w:rsidRPr="00B27914">
            <w:delText xml:space="preserve"> —</w:delText>
          </w:r>
        </w:del>
      </w:ins>
      <w:ins w:id="1112" w:author="Mosi Ifatunji" w:date="2025-02-06T15:49:00Z" w16du:dateUtc="2025-02-06T21:49:00Z">
        <w:del w:id="1113" w:author="Mosi Adesina Ifatunji" w:date="2025-07-16T22:58:00Z" w16du:dateUtc="2025-07-17T03:58:00Z">
          <w:r w:rsidR="00EA1FBB" w:rsidRPr="00B27914">
            <w:delText xml:space="preserve"> </w:delText>
          </w:r>
        </w:del>
      </w:ins>
      <w:ins w:id="1114" w:author="Mosi Ifatunji" w:date="2025-02-06T15:47:00Z" w16du:dateUtc="2025-02-06T21:47:00Z">
        <w:del w:id="1115" w:author="Mosi Adesina Ifatunji" w:date="2025-07-16T22:58:00Z" w16du:dateUtc="2025-07-17T03:58:00Z">
          <w:r w:rsidR="00F607E2" w:rsidRPr="00B27914">
            <w:delText>between</w:delText>
          </w:r>
        </w:del>
      </w:ins>
      <w:ins w:id="1116" w:author="Mosi Ifatunji" w:date="2025-02-06T15:56:00Z" w16du:dateUtc="2025-02-06T21:56:00Z">
        <w:del w:id="1117" w:author="Mosi Adesina Ifatunji" w:date="2025-07-16T22:58:00Z" w16du:dateUtc="2025-07-17T03:58:00Z">
          <w:r w:rsidR="006B787A" w:rsidRPr="00B17EA2">
            <w:delText xml:space="preserve"> </w:delText>
          </w:r>
          <w:r w:rsidR="00B4538B" w:rsidRPr="00B17EA2">
            <w:delText>firm</w:delText>
          </w:r>
        </w:del>
      </w:ins>
      <w:ins w:id="1118" w:author="Mosi Ifatunji" w:date="2025-02-06T17:57:00Z" w16du:dateUtc="2025-02-06T23:57:00Z">
        <w:del w:id="1119" w:author="Mosi Adesina Ifatunji" w:date="2025-07-16T22:58:00Z" w16du:dateUtc="2025-07-17T03:58:00Z">
          <w:r w:rsidR="00D12FB7" w:rsidRPr="00B17EA2">
            <w:delText xml:space="preserve"> — </w:delText>
          </w:r>
        </w:del>
      </w:ins>
      <w:ins w:id="1120" w:author="Mosi Ifatunji" w:date="2025-02-06T13:08:00Z" w16du:dateUtc="2025-02-06T19:08:00Z">
        <w:del w:id="1121" w:author="Mosi Adesina Ifatunji" w:date="2025-07-16T22:58:00Z" w16du:dateUtc="2025-07-17T03:58:00Z">
          <w:r w:rsidR="00C11C51" w:rsidRPr="00B27914" w:rsidDel="00F607E2">
            <w:delText xml:space="preserve">n </w:delText>
          </w:r>
          <w:r w:rsidR="00C11C51" w:rsidRPr="00B27914">
            <w:delText>investigation</w:delText>
          </w:r>
        </w:del>
      </w:ins>
      <w:ins w:id="1122" w:author="Mosi Ifatunji" w:date="2025-02-06T17:57:00Z" w16du:dateUtc="2025-02-06T23:57:00Z">
        <w:del w:id="1123" w:author="Mosi Adesina Ifatunji" w:date="2025-07-16T22:58:00Z" w16du:dateUtc="2025-07-17T03:58:00Z">
          <w:r w:rsidR="00D12FB7" w:rsidRPr="00B27914">
            <w:delText xml:space="preserve"> </w:delText>
          </w:r>
        </w:del>
      </w:ins>
      <w:ins w:id="1124" w:author="Mosi Ifatunji" w:date="2025-02-06T13:08:00Z" w16du:dateUtc="2025-02-06T19:08:00Z">
        <w:del w:id="1125" w:author="Mosi Adesina Ifatunji" w:date="2025-02-09T11:20:00Z" w16du:dateUtc="2025-02-09T17:20:00Z">
          <w:r w:rsidR="00C11C51" w:rsidRPr="00B27914" w:rsidDel="00675F36">
            <w:delText xml:space="preserve"> </w:delText>
          </w:r>
        </w:del>
      </w:ins>
      <w:ins w:id="1126" w:author="Mosi Ifatunji" w:date="2025-02-06T17:57:00Z" w16du:dateUtc="2025-02-06T23:57:00Z">
        <w:del w:id="1127" w:author="Mosi Adesina Ifatunji" w:date="2025-02-09T11:20:00Z" w16du:dateUtc="2025-02-09T17:20:00Z">
          <w:r w:rsidR="00F4721D" w:rsidRPr="00B27914" w:rsidDel="00675F36">
            <w:delText>and</w:delText>
          </w:r>
        </w:del>
      </w:ins>
      <w:ins w:id="1128" w:author="Mosi Ifatunji" w:date="2025-02-06T16:07:00Z" w16du:dateUtc="2025-02-06T22:07:00Z">
        <w:del w:id="1129" w:author="Mosi Adesina Ifatunji" w:date="2025-07-16T22:58:00Z" w16du:dateUtc="2025-07-17T03:58:00Z">
          <w:r w:rsidR="00153567" w:rsidRPr="00B27914">
            <w:delText xml:space="preserve"> estimate</w:delText>
          </w:r>
        </w:del>
      </w:ins>
      <w:ins w:id="1130" w:author="Mosi Ifatunji" w:date="2025-02-06T16:10:00Z" w16du:dateUtc="2025-02-06T22:10:00Z">
        <w:del w:id="1131" w:author="Mosi Adesina Ifatunji" w:date="2025-07-16T22:58:00Z" w16du:dateUtc="2025-07-17T03:58:00Z">
          <w:r w:rsidR="009248D9" w:rsidRPr="00B27914">
            <w:delText>s</w:delText>
          </w:r>
        </w:del>
      </w:ins>
      <w:ins w:id="1132" w:author="Mosi Ifatunji" w:date="2025-02-06T16:07:00Z" w16du:dateUtc="2025-02-06T22:07:00Z">
        <w:del w:id="1133" w:author="Mosi Adesina Ifatunji" w:date="2025-07-16T22:58:00Z" w16du:dateUtc="2025-07-17T03:58:00Z">
          <w:r w:rsidR="00C43B49" w:rsidRPr="00B27914">
            <w:delText xml:space="preserve"> the degree to which</w:delText>
          </w:r>
          <w:r w:rsidR="00153567" w:rsidRPr="00B27914">
            <w:delText xml:space="preserve"> </w:delText>
          </w:r>
        </w:del>
        <w:del w:id="1134" w:author="Mosi Adesina Ifatunji" w:date="2025-03-08T08:19:00Z" w16du:dateUtc="2025-03-08T14:19:00Z">
          <w:r w:rsidR="00153567" w:rsidRPr="00B27914">
            <w:delText xml:space="preserve">these underlying processes contribute to </w:delText>
          </w:r>
        </w:del>
      </w:ins>
      <w:ins w:id="1135" w:author="Mosi Ifatunji" w:date="2025-02-06T13:08:00Z" w16du:dateUtc="2025-02-06T19:08:00Z">
        <w:del w:id="1136" w:author="Mosi Adesina Ifatunji" w:date="2025-03-08T08:19:00Z" w16du:dateUtc="2025-03-08T14:19:00Z">
          <w:r w:rsidR="00C11C51" w:rsidRPr="00B27914" w:rsidDel="00153567">
            <w:delText xml:space="preserve">into </w:delText>
          </w:r>
          <w:r w:rsidR="00C11C51" w:rsidRPr="00B27914" w:rsidDel="00CD1642">
            <w:delText xml:space="preserve">the potential role that firm-level factors might play in </w:delText>
          </w:r>
          <w:r w:rsidR="00C11C51" w:rsidRPr="00B27914" w:rsidDel="00F4721D">
            <w:delText xml:space="preserve">persistent </w:delText>
          </w:r>
        </w:del>
      </w:ins>
      <w:ins w:id="1137" w:author="Mosi Ifatunji" w:date="2025-02-06T16:08:00Z" w16du:dateUtc="2025-02-06T22:08:00Z">
        <w:del w:id="1138" w:author="Mosi Adesina Ifatunji" w:date="2025-03-08T08:19:00Z" w16du:dateUtc="2025-03-08T14:19:00Z">
          <w:r w:rsidR="002F2D46" w:rsidRPr="00B27914">
            <w:delText>wage</w:delText>
          </w:r>
          <w:r w:rsidR="00C62D92" w:rsidRPr="00B27914">
            <w:delText xml:space="preserve"> </w:delText>
          </w:r>
        </w:del>
      </w:ins>
      <w:ins w:id="1139" w:author="Mosi Ifatunji" w:date="2025-02-06T13:08:00Z" w16du:dateUtc="2025-02-06T19:08:00Z">
        <w:del w:id="1140" w:author="Mosi Adesina Ifatunji" w:date="2025-03-08T08:19:00Z" w16du:dateUtc="2025-03-08T14:19:00Z">
          <w:r w:rsidR="00C11C51" w:rsidRPr="00B27914" w:rsidDel="00C62D92">
            <w:delText xml:space="preserve">wage </w:delText>
          </w:r>
          <w:r w:rsidR="00C11C51" w:rsidRPr="00B27914">
            <w:delText xml:space="preserve">disparities </w:delText>
          </w:r>
          <w:r w:rsidR="00C11C51" w:rsidRPr="00B27914" w:rsidDel="00C756AA">
            <w:delText xml:space="preserve">between ethnoracial groups </w:delText>
          </w:r>
          <w:r w:rsidR="00C11C51" w:rsidRPr="00B27914">
            <w:delText>in the United States</w:delText>
          </w:r>
        </w:del>
      </w:ins>
      <w:ins w:id="1141" w:author="Mosi Ifatunji" w:date="2025-02-06T16:09:00Z" w16du:dateUtc="2025-02-06T22:09:00Z">
        <w:del w:id="1142" w:author="Mosi Adesina Ifatunji" w:date="2025-03-08T08:19:00Z" w16du:dateUtc="2025-03-08T14:19:00Z">
          <w:r w:rsidR="00F6072E" w:rsidRPr="00B27914">
            <w:delText>.</w:delText>
          </w:r>
        </w:del>
      </w:ins>
      <w:ins w:id="1143" w:author="Mosi Ifatunji" w:date="2025-02-06T13:08:00Z" w16du:dateUtc="2025-02-06T19:08:00Z">
        <w:del w:id="1144" w:author="Mosi Adesina Ifatunji" w:date="2025-03-08T08:19:00Z" w16du:dateUtc="2025-03-08T14:19:00Z">
          <w:r w:rsidR="00C11C51" w:rsidRPr="00B27914" w:rsidDel="00F6072E">
            <w:delText>.</w:delText>
          </w:r>
        </w:del>
      </w:ins>
    </w:p>
    <w:p w14:paraId="6D53CFE7" w14:textId="7440BA29" w:rsidR="00335FB8" w:rsidRPr="00B27914" w:rsidDel="00335FB8" w:rsidRDefault="00335FB8">
      <w:pPr>
        <w:rPr>
          <w:ins w:id="1145" w:author="Mosi Ifatunji" w:date="2025-02-06T13:08:00Z" w16du:dateUtc="2025-02-06T19:08:00Z"/>
          <w:del w:id="1146" w:author="Mosi Adesina Ifatunji" w:date="2025-07-16T22:58:00Z" w16du:dateUtc="2025-07-17T03:58:00Z"/>
        </w:rPr>
      </w:pPr>
    </w:p>
    <w:p w14:paraId="068733B8" w14:textId="77777777" w:rsidR="00C11C51" w:rsidRPr="00B27914" w:rsidRDefault="00C11C51">
      <w:pPr>
        <w:rPr>
          <w:ins w:id="1147" w:author="Mosi Ifatunji" w:date="2025-02-06T09:57:00Z" w16du:dateUtc="2025-02-06T15:57:00Z"/>
          <w:del w:id="1148" w:author="Mosi Adesina Ifatunji" w:date="2025-07-16T22:58:00Z" w16du:dateUtc="2025-07-17T03:58:00Z"/>
        </w:rPr>
      </w:pPr>
    </w:p>
    <w:p w14:paraId="0000001F" w14:textId="261AD164" w:rsidR="00374CE3" w:rsidRPr="00B27914" w:rsidDel="00D81C84" w:rsidRDefault="00851BB7">
      <w:pPr>
        <w:rPr>
          <w:del w:id="1149" w:author="Mosi Adesina Ifatunji" w:date="2025-07-16T22:58:00Z" w16du:dateUtc="2025-07-17T03:58:00Z"/>
        </w:rPr>
      </w:pPr>
      <w:del w:id="1150" w:author="Mosi Adesina Ifatunji" w:date="2025-07-16T22:58:00Z" w16du:dateUtc="2025-07-17T03:58:00Z">
        <w:r w:rsidRPr="00B27914" w:rsidDel="00C016E4">
          <w:delText>Many argue that</w:delText>
        </w:r>
        <w:r w:rsidRPr="00B27914" w:rsidDel="00D81C84">
          <w:delText xml:space="preserve"> organizational contexts influence a range of social processes and related outcomes.</w:delText>
        </w:r>
      </w:del>
    </w:p>
    <w:p w14:paraId="00000020" w14:textId="77777777" w:rsidR="00374CE3" w:rsidRPr="00B27914" w:rsidDel="005E35AF" w:rsidRDefault="00374CE3">
      <w:pPr>
        <w:rPr>
          <w:del w:id="1151" w:author="Mosi Adesina Ifatunji" w:date="2025-07-16T22:58:00Z" w16du:dateUtc="2025-07-17T03:58:00Z"/>
        </w:rPr>
      </w:pPr>
    </w:p>
    <w:p w14:paraId="00000021" w14:textId="4BF984B3" w:rsidR="00374CE3" w:rsidRPr="00B27914" w:rsidDel="003F0B48" w:rsidRDefault="00851BB7">
      <w:pPr>
        <w:rPr>
          <w:del w:id="1152" w:author="Mosi Adesina Ifatunji" w:date="2025-07-16T22:58:00Z" w16du:dateUtc="2025-07-17T03:58:00Z"/>
        </w:rPr>
      </w:pPr>
      <w:del w:id="1153" w:author="Mosi Adesina Ifatunji" w:date="2025-07-16T22:58:00Z" w16du:dateUtc="2025-07-17T03:58:00Z">
        <w:r w:rsidRPr="00B27914" w:rsidDel="005E35AF">
          <w:delText>These s</w:delText>
        </w:r>
        <w:r w:rsidRPr="00B27914" w:rsidDel="008B5E81">
          <w:delText xml:space="preserve">ocial scientists argue </w:delText>
        </w:r>
        <w:r w:rsidRPr="00B27914" w:rsidDel="005C7987">
          <w:delText xml:space="preserve">that our contexts influence our attitudes and behaviors vis-a-vis </w:delText>
        </w:r>
        <w:r w:rsidRPr="00B27914" w:rsidDel="002A6434">
          <w:delText xml:space="preserve">their </w:delText>
        </w:r>
        <w:r w:rsidRPr="00B27914" w:rsidDel="007F42BD">
          <w:delText>embedded schema</w:delText>
        </w:r>
        <w:r w:rsidRPr="00B27914" w:rsidDel="002A6434">
          <w:delText>.</w:delText>
        </w:r>
      </w:del>
    </w:p>
    <w:p w14:paraId="00000022" w14:textId="115864A0" w:rsidR="00374CE3" w:rsidRPr="00B27914" w:rsidDel="007D22BD" w:rsidRDefault="00B4773F">
      <w:pPr>
        <w:rPr>
          <w:del w:id="1154" w:author="Mosi Adesina Ifatunji" w:date="2025-07-16T22:58:00Z" w16du:dateUtc="2025-07-17T03:58:00Z"/>
        </w:rPr>
      </w:pPr>
      <w:ins w:id="1155" w:author="Mosi Ifatunji" w:date="2025-02-06T13:54:00Z" w16du:dateUtc="2025-02-06T19:54:00Z">
        <w:del w:id="1156" w:author="Mosi Adesina Ifatunji" w:date="2025-07-16T22:58:00Z" w16du:dateUtc="2025-07-17T03:58:00Z">
          <w:r w:rsidRPr="000D1D4F">
            <w:rPr>
              <w:noProof/>
            </w:rPr>
            <mc:AlternateContent>
              <mc:Choice Requires="wpi">
                <w:drawing>
                  <wp:anchor distT="0" distB="0" distL="114300" distR="114300" simplePos="0" relativeHeight="251658241" behindDoc="0" locked="0" layoutInCell="1" allowOverlap="1" wp14:anchorId="44FF027D" wp14:editId="4F78A9D2">
                    <wp:simplePos x="0" y="0"/>
                    <wp:positionH relativeFrom="column">
                      <wp:posOffset>1540163</wp:posOffset>
                    </wp:positionH>
                    <wp:positionV relativeFrom="paragraph">
                      <wp:posOffset>95480</wp:posOffset>
                    </wp:positionV>
                    <wp:extent cx="34200" cy="7920"/>
                    <wp:effectExtent l="38100" t="38100" r="29845" b="30480"/>
                    <wp:wrapNone/>
                    <wp:docPr id="1561742865"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34200" cy="7920"/>
                          </w14:xfrm>
                        </w14:contentPart>
                      </a:graphicData>
                    </a:graphic>
                  </wp:anchor>
                </w:drawing>
              </mc:Choice>
              <mc:Fallback>
                <w:pict>
                  <v:shapetype w14:anchorId="6881FD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20.4pt;margin-top:6.65pt;width:4.4pt;height:2.3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">
                    <v:imagedata r:id="rId9" o:title=""/>
                  </v:shape>
                </w:pict>
              </mc:Fallback>
            </mc:AlternateContent>
          </w:r>
          <w:r w:rsidRPr="000D1D4F">
            <w:rPr>
              <w:noProof/>
            </w:rPr>
            <mc:AlternateContent>
              <mc:Choice Requires="wpi">
                <w:drawing>
                  <wp:anchor distT="0" distB="0" distL="114300" distR="114300" simplePos="0" relativeHeight="251658240" behindDoc="0" locked="0" layoutInCell="1" allowOverlap="1" wp14:anchorId="5528DEE1" wp14:editId="3E9E0D49">
                    <wp:simplePos x="0" y="0"/>
                    <wp:positionH relativeFrom="column">
                      <wp:posOffset>243205</wp:posOffset>
                    </wp:positionH>
                    <wp:positionV relativeFrom="paragraph">
                      <wp:posOffset>-20955</wp:posOffset>
                    </wp:positionV>
                    <wp:extent cx="78500" cy="60085"/>
                    <wp:effectExtent l="38100" t="38100" r="36195" b="29210"/>
                    <wp:wrapNone/>
                    <wp:docPr id="41621597"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78500" cy="60085"/>
                          </w14:xfrm>
                        </w14:contentPart>
                      </a:graphicData>
                    </a:graphic>
                  </wp:anchor>
                </w:drawing>
              </mc:Choice>
              <mc:Fallback>
                <w:pict>
                  <v:shape w14:anchorId="6F4DE6AD" id="Ink 7" o:spid="_x0000_s1026" type="#_x0000_t75" style="position:absolute;margin-left:18.3pt;margin-top:-2.5pt;width:7.9pt;height:6.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">
                    <v:imagedata r:id="rId11" o:title=""/>
                  </v:shape>
                </w:pict>
              </mc:Fallback>
            </mc:AlternateContent>
          </w:r>
        </w:del>
      </w:ins>
    </w:p>
    <w:p w14:paraId="00000023" w14:textId="1F52557A" w:rsidR="00374CE3" w:rsidRPr="00B27914" w:rsidDel="00C11C51" w:rsidRDefault="00851BB7">
      <w:pPr>
        <w:rPr>
          <w:del w:id="1157" w:author="Mosi Adesina Ifatunji" w:date="2025-07-16T22:58:00Z" w16du:dateUtc="2025-07-17T03:58:00Z"/>
        </w:rPr>
      </w:pPr>
      <w:del w:id="1158" w:author="Mosi Adesina Ifatunji" w:date="2025-07-16T22:58:00Z" w16du:dateUtc="2025-07-17T03:58:00Z">
        <w:r w:rsidRPr="00B27914" w:rsidDel="00C11C51">
          <w:delText>We advance this perspective in an investigation into the potential role that firm-level factors might play in persistent wage disparities between ethnoracial groups in the United States.</w:delText>
        </w:r>
      </w:del>
    </w:p>
    <w:p w14:paraId="00000024" w14:textId="77777777" w:rsidR="00374CE3" w:rsidRPr="00B27914" w:rsidDel="00C756AA" w:rsidRDefault="00374CE3">
      <w:pPr>
        <w:rPr>
          <w:del w:id="1159" w:author="Mosi Adesina Ifatunji" w:date="2025-07-16T22:58:00Z" w16du:dateUtc="2025-07-17T03:58:00Z"/>
        </w:rPr>
      </w:pPr>
    </w:p>
    <w:p w14:paraId="00000025" w14:textId="58A80CF3" w:rsidR="00374CE3" w:rsidRPr="00B27914" w:rsidRDefault="00851BB7">
      <w:pPr>
        <w:rPr>
          <w:del w:id="1160" w:author="Mosi Adesina Ifatunji" w:date="2025-03-08T08:19:00Z" w16du:dateUtc="2025-03-08T14:19:00Z"/>
        </w:rPr>
      </w:pPr>
      <w:del w:id="1161" w:author="Mosi Adesina Ifatunji" w:date="2025-03-08T08:19:00Z" w16du:dateUtc="2025-03-08T14:19:00Z">
        <w:r w:rsidRPr="00B27914">
          <w:delText xml:space="preserve">That is, </w:delText>
        </w:r>
      </w:del>
      <w:del w:id="1162" w:author="Mosi Adesina Ifatunji" w:date="2025-03-08T07:41:00Z" w16du:dateUtc="2025-03-08T13:41:00Z">
        <w:r w:rsidRPr="00B27914">
          <w:delText xml:space="preserve">we assess the relationship between the </w:delText>
        </w:r>
        <w:r w:rsidRPr="00B17EA2">
          <w:delText>‘Whiteness of firms’</w:delText>
        </w:r>
        <w:r w:rsidRPr="00B27914">
          <w:delText xml:space="preserve"> and divergence in wage growth </w:delText>
        </w:r>
      </w:del>
      <w:ins w:id="1163" w:author="Mosi Ifatunji" w:date="2025-02-06T16:10:00Z" w16du:dateUtc="2025-02-06T22:10:00Z">
        <w:del w:id="1164" w:author="Mosi Adesina Ifatunji" w:date="2025-03-08T07:41:00Z" w16du:dateUtc="2025-03-08T13:41:00Z">
          <w:r w:rsidR="001E79F5" w:rsidRPr="00B27914">
            <w:delText xml:space="preserve">trajectories </w:delText>
          </w:r>
        </w:del>
      </w:ins>
      <w:ins w:id="1165" w:author="Mosi Ifatunji" w:date="2025-02-06T17:58:00Z" w16du:dateUtc="2025-02-06T23:58:00Z">
        <w:del w:id="1166" w:author="Mosi Adesina Ifatunji" w:date="2025-03-08T07:41:00Z" w16du:dateUtc="2025-03-08T13:41:00Z">
          <w:r w:rsidR="00CD7D22" w:rsidRPr="00B27914">
            <w:delText xml:space="preserve">over time </w:delText>
          </w:r>
        </w:del>
      </w:ins>
      <w:del w:id="1167" w:author="Mosi Adesina Ifatunji" w:date="2025-03-08T07:41:00Z" w16du:dateUtc="2025-03-08T13:41:00Z">
        <w:r w:rsidRPr="00B27914">
          <w:delText>between Black</w:delText>
        </w:r>
      </w:del>
      <w:ins w:id="1168" w:author="Mosi Ifatunji" w:date="2025-02-06T15:53:00Z" w16du:dateUtc="2025-02-06T21:53:00Z">
        <w:del w:id="1169" w:author="Mosi Adesina Ifatunji" w:date="2025-03-08T07:41:00Z" w16du:dateUtc="2025-03-08T13:41:00Z">
          <w:r w:rsidR="009D04F5" w:rsidRPr="00B27914">
            <w:delText xml:space="preserve"> </w:delText>
          </w:r>
        </w:del>
      </w:ins>
      <w:del w:id="1170" w:author="Mosi Adesina Ifatunji" w:date="2025-03-08T07:41:00Z" w16du:dateUtc="2025-03-08T13:41:00Z">
        <w:r w:rsidRPr="00B27914" w:rsidDel="009D04F5">
          <w:delText xml:space="preserve">s </w:delText>
        </w:r>
        <w:r w:rsidRPr="00B27914">
          <w:delText>and White</w:delText>
        </w:r>
      </w:del>
      <w:ins w:id="1171" w:author="Mosi Ifatunji" w:date="2025-02-06T15:53:00Z" w16du:dateUtc="2025-02-06T21:53:00Z">
        <w:del w:id="1172" w:author="Mosi Adesina Ifatunji" w:date="2025-03-08T07:41:00Z" w16du:dateUtc="2025-03-08T13:41:00Z">
          <w:r w:rsidR="009D04F5" w:rsidRPr="00B27914">
            <w:delText xml:space="preserve"> co-workers</w:delText>
          </w:r>
        </w:del>
      </w:ins>
      <w:del w:id="1173" w:author="Mosi Adesina Ifatunji" w:date="2025-03-08T07:41:00Z" w16du:dateUtc="2025-03-08T13:41:00Z">
        <w:r w:rsidRPr="00B27914" w:rsidDel="009D04F5">
          <w:delText>s</w:delText>
        </w:r>
        <w:r w:rsidRPr="00B27914">
          <w:delText xml:space="preserve"> </w:delText>
        </w:r>
        <w:r w:rsidRPr="00B17EA2" w:rsidDel="003361D3">
          <w:delText>in</w:delText>
        </w:r>
      </w:del>
      <w:ins w:id="1174" w:author="Mosi Ifatunji" w:date="2025-02-06T16:11:00Z" w16du:dateUtc="2025-02-06T22:11:00Z">
        <w:del w:id="1175" w:author="Mosi Adesina Ifatunji" w:date="2025-03-08T07:41:00Z" w16du:dateUtc="2025-03-08T13:41:00Z">
          <w:r w:rsidR="003361D3" w:rsidRPr="00B17EA2">
            <w:delText>across</w:delText>
          </w:r>
        </w:del>
      </w:ins>
      <w:del w:id="1176" w:author="Mosi Adesina Ifatunji" w:date="2025-03-08T07:41:00Z" w16du:dateUtc="2025-03-08T13:41:00Z">
        <w:r w:rsidRPr="00B27914">
          <w:delText xml:space="preserve"> American firms.</w:delText>
        </w:r>
      </w:del>
    </w:p>
    <w:p w14:paraId="00000026" w14:textId="77777777" w:rsidR="00374CE3" w:rsidRPr="00B27914" w:rsidRDefault="00374CE3">
      <w:pPr>
        <w:rPr>
          <w:del w:id="1177" w:author="Mosi Adesina Ifatunji" w:date="2025-03-08T08:19:00Z" w16du:dateUtc="2025-03-08T14:19:00Z"/>
        </w:rPr>
      </w:pPr>
    </w:p>
    <w:p w14:paraId="00000027" w14:textId="60736E22" w:rsidR="00374CE3" w:rsidRPr="00B27914" w:rsidRDefault="00851BB7">
      <w:pPr>
        <w:rPr>
          <w:del w:id="1178" w:author="Mosi Adesina Ifatunji" w:date="2025-07-16T22:58:00Z" w16du:dateUtc="2025-07-17T03:58:00Z"/>
        </w:rPr>
      </w:pPr>
      <w:del w:id="1179" w:author="Mosi Adesina Ifatunji" w:date="2025-07-16T22:58:00Z" w16du:dateUtc="2025-07-17T03:58:00Z">
        <w:r w:rsidRPr="00B27914">
          <w:delText xml:space="preserve">We </w:delText>
        </w:r>
        <w:r w:rsidRPr="00B27914" w:rsidDel="00016421">
          <w:delText>draw</w:delText>
        </w:r>
        <w:r w:rsidRPr="00B27914" w:rsidDel="003220B5">
          <w:delText xml:space="preserve"> </w:delText>
        </w:r>
        <w:r w:rsidRPr="00B27914" w:rsidDel="00016421">
          <w:delText xml:space="preserve">upon a </w:delText>
        </w:r>
        <w:r w:rsidRPr="00B27914" w:rsidDel="0030576C">
          <w:delText xml:space="preserve">dataset </w:delText>
        </w:r>
      </w:del>
      <w:ins w:id="1180" w:author="Mosi Ifatunji" w:date="2025-02-06T16:46:00Z" w16du:dateUtc="2025-02-06T22:46:00Z">
        <w:del w:id="1181" w:author="Mosi Adesina Ifatunji" w:date="2025-07-16T22:58:00Z" w16du:dateUtc="2025-07-17T03:58:00Z">
          <w:r w:rsidR="0030576C" w:rsidRPr="00B27914">
            <w:delText>begin by</w:delText>
          </w:r>
        </w:del>
      </w:ins>
      <w:del w:id="1182" w:author="Mosi Adesina Ifatunji" w:date="2025-07-16T22:58:00Z" w16du:dateUtc="2025-07-17T03:58:00Z">
        <w:r w:rsidRPr="00B27914" w:rsidDel="00016421">
          <w:delText>that</w:delText>
        </w:r>
        <w:r w:rsidRPr="00B27914">
          <w:delText xml:space="preserve"> </w:delText>
        </w:r>
      </w:del>
      <w:del w:id="1183" w:author="Mosi Adesina Ifatunji" w:date="2025-03-11T15:11:00Z" w16du:dateUtc="2025-03-11T20:11:00Z">
        <w:r w:rsidRPr="00B27914" w:rsidDel="008C6E3E">
          <w:delText>link</w:delText>
        </w:r>
      </w:del>
      <w:ins w:id="1184" w:author="Mosi Ifatunji" w:date="2025-02-06T16:45:00Z" w16du:dateUtc="2025-02-06T22:45:00Z">
        <w:del w:id="1185" w:author="Mosi Adesina Ifatunji" w:date="2025-03-11T15:11:00Z" w16du:dateUtc="2025-03-11T20:11:00Z">
          <w:r w:rsidR="00016421" w:rsidRPr="00B27914" w:rsidDel="008C6E3E">
            <w:delText>ing</w:delText>
          </w:r>
        </w:del>
      </w:ins>
      <w:del w:id="1186" w:author="Mosi Adesina Ifatunji" w:date="2025-03-11T15:11:00Z" w16du:dateUtc="2025-03-11T20:11:00Z">
        <w:r w:rsidRPr="00B27914" w:rsidDel="008C6E3E">
          <w:delText>s survey</w:delText>
        </w:r>
      </w:del>
      <w:del w:id="1187" w:author="Mosi Adesina Ifatunji" w:date="2025-07-16T22:58:00Z" w16du:dateUtc="2025-07-17T03:58:00Z">
        <w:r w:rsidRPr="00B27914">
          <w:delText xml:space="preserve"> data from the Current Population Survey (</w:delText>
        </w:r>
      </w:del>
      <w:del w:id="1188" w:author="Mosi Adesina Ifatunji" w:date="2025-03-11T15:11:00Z" w16du:dateUtc="2025-03-11T20:11:00Z">
        <w:r w:rsidRPr="00B27914" w:rsidDel="008C6E3E">
          <w:delText xml:space="preserve">CPS) </w:delText>
        </w:r>
      </w:del>
      <w:del w:id="1189" w:author="Mosi Adesina Ifatunji" w:date="2025-02-09T11:21:00Z" w16du:dateUtc="2025-02-09T17:21:00Z">
        <w:r w:rsidRPr="00B27914" w:rsidDel="00C51B78">
          <w:delText>with</w:delText>
        </w:r>
      </w:del>
      <w:ins w:id="1190" w:author="Mosi Ifatunji" w:date="2025-02-06T16:45:00Z" w16du:dateUtc="2025-02-06T22:45:00Z">
        <w:del w:id="1191" w:author="Mosi Adesina Ifatunji" w:date="2025-02-09T11:21:00Z" w16du:dateUtc="2025-02-09T17:21:00Z">
          <w:r w:rsidR="0053378D" w:rsidRPr="00B27914" w:rsidDel="00C51B78">
            <w:delText>to</w:delText>
          </w:r>
        </w:del>
      </w:ins>
      <w:del w:id="1192" w:author="Mosi Adesina Ifatunji" w:date="2025-07-16T22:58:00Z" w16du:dateUtc="2025-07-17T03:58:00Z">
        <w:r w:rsidRPr="00B27914">
          <w:delText xml:space="preserve"> administrative data from the Longitudinal Employer-Household Data (LEHD).</w:delText>
        </w:r>
      </w:del>
    </w:p>
    <w:p w14:paraId="00000028" w14:textId="77777777" w:rsidR="00374CE3" w:rsidRPr="00B27914" w:rsidRDefault="00374CE3">
      <w:pPr>
        <w:rPr>
          <w:del w:id="1193" w:author="Mosi Adesina Ifatunji" w:date="2025-07-16T22:58:00Z" w16du:dateUtc="2025-07-17T03:58:00Z"/>
        </w:rPr>
      </w:pPr>
    </w:p>
    <w:p w14:paraId="5313FAA0" w14:textId="44CA1BFF" w:rsidR="004B1BF1" w:rsidRPr="00B27914" w:rsidRDefault="00851BB7">
      <w:pPr>
        <w:rPr>
          <w:del w:id="1194" w:author="Mosi Adesina Ifatunji" w:date="2025-07-16T22:58:00Z" w16du:dateUtc="2025-07-17T03:58:00Z"/>
        </w:rPr>
      </w:pPr>
      <w:del w:id="1195" w:author="Mosi Adesina Ifatunji" w:date="2025-07-16T22:58:00Z" w16du:dateUtc="2025-07-17T03:58:00Z">
        <w:r w:rsidRPr="00B27914" w:rsidDel="0053378D">
          <w:delText xml:space="preserve">These linked </w:delText>
        </w:r>
      </w:del>
      <w:ins w:id="1196" w:author="Mosi Ifatunji" w:date="2025-02-06T16:45:00Z" w16du:dateUtc="2025-02-06T22:45:00Z">
        <w:del w:id="1197" w:author="Mosi Adesina Ifatunji" w:date="2025-07-16T22:58:00Z" w16du:dateUtc="2025-07-17T03:58:00Z">
          <w:r w:rsidR="0053378D" w:rsidRPr="00B27914">
            <w:delText>This resulted</w:delText>
          </w:r>
        </w:del>
      </w:ins>
      <w:del w:id="1198" w:author="Mosi Adesina Ifatunji" w:date="2025-07-16T22:58:00Z" w16du:dateUtc="2025-07-17T03:58:00Z">
        <w:r w:rsidRPr="00B27914" w:rsidDel="0053378D">
          <w:delText>data resulted</w:delText>
        </w:r>
        <w:r w:rsidRPr="00B27914">
          <w:delText xml:space="preserve"> in a </w:delText>
        </w:r>
        <w:r w:rsidRPr="00B27914" w:rsidDel="003220B5">
          <w:delText>working</w:delText>
        </w:r>
      </w:del>
      <w:ins w:id="1199" w:author="Mosi Ifatunji" w:date="2025-02-06T16:46:00Z" w16du:dateUtc="2025-02-06T22:46:00Z">
        <w:del w:id="1200" w:author="Mosi Adesina Ifatunji" w:date="2025-07-16T22:58:00Z" w16du:dateUtc="2025-07-17T03:58:00Z">
          <w:r w:rsidR="003220B5" w:rsidRPr="00B27914">
            <w:delText>novel</w:delText>
          </w:r>
        </w:del>
      </w:ins>
      <w:del w:id="1201" w:author="Mosi Adesina Ifatunji" w:date="2025-07-16T22:58:00Z" w16du:dateUtc="2025-07-17T03:58:00Z">
        <w:r w:rsidRPr="00B27914">
          <w:delText xml:space="preserve"> dataset that includes approximately </w:delText>
        </w:r>
        <w:r w:rsidRPr="00B27914">
          <w:rPr>
            <w:highlight w:val="yellow"/>
            <w:rPrChange w:id="1202" w:author="Mosi Adesina Ifatunji" w:date="2025-07-17T18:17:00Z" w16du:dateUtc="2025-07-17T23:17:00Z">
              <w:rPr/>
            </w:rPrChange>
          </w:rPr>
          <w:delText>71,500</w:delText>
        </w:r>
        <w:r w:rsidRPr="00B27914">
          <w:delText xml:space="preserve"> workers with about </w:delText>
        </w:r>
        <w:r w:rsidRPr="00B27914">
          <w:rPr>
            <w:highlight w:val="yellow"/>
            <w:rPrChange w:id="1203" w:author="Mosi Adesina Ifatunji" w:date="2025-07-17T18:17:00Z" w16du:dateUtc="2025-07-17T23:17:00Z">
              <w:rPr/>
            </w:rPrChange>
          </w:rPr>
          <w:delText>386,000</w:delText>
        </w:r>
        <w:r w:rsidRPr="00B27914">
          <w:delText xml:space="preserve"> observations of their quarterly wages between 1992-2008.</w:delText>
        </w:r>
      </w:del>
    </w:p>
    <w:p w14:paraId="0000002A" w14:textId="77777777" w:rsidR="00374CE3" w:rsidRPr="00B27914" w:rsidDel="006D4320" w:rsidRDefault="00374CE3">
      <w:pPr>
        <w:rPr>
          <w:del w:id="1204" w:author="Mosi Adesina Ifatunji" w:date="2025-07-16T22:58:00Z" w16du:dateUtc="2025-07-17T03:58:00Z"/>
        </w:rPr>
      </w:pPr>
    </w:p>
    <w:p w14:paraId="0000002B" w14:textId="1C00573C" w:rsidR="00374CE3" w:rsidRPr="00B27914" w:rsidDel="00EC6B67" w:rsidRDefault="006D4320">
      <w:pPr>
        <w:divId w:val="1720468164"/>
        <w:rPr>
          <w:del w:id="1205" w:author="Mosi Adesina Ifatunji" w:date="2025-07-16T22:58:00Z" w16du:dateUtc="2025-07-17T03:58:00Z"/>
          <w:rFonts w:eastAsia="Arial"/>
          <w:rPrChange w:id="1206" w:author="Mosi Adesina Ifatunji" w:date="2025-07-17T18:17:00Z" w16du:dateUtc="2025-07-17T23:17:00Z">
            <w:rPr>
              <w:del w:id="1207" w:author="Mosi Adesina Ifatunji" w:date="2025-07-16T22:58:00Z" w16du:dateUtc="2025-07-17T03:58:00Z"/>
              <w:color w:val="000000"/>
            </w:rPr>
          </w:rPrChange>
        </w:rPr>
        <w:pPrChange w:id="1208" w:author="Mosi Adesina Ifatunji" w:date="2025-10-21T19:50:00Z" w16du:dateUtc="2025-10-22T00:50:00Z">
          <w:pPr>
            <w:pStyle w:val="p1"/>
            <w:divId w:val="1720468164"/>
          </w:pPr>
        </w:pPrChange>
      </w:pPr>
      <w:ins w:id="1209" w:author="Mosi Ifatunji" w:date="2025-02-06T18:04:00Z" w16du:dateUtc="2025-02-07T00:04:00Z">
        <w:del w:id="1210" w:author="Mosi Adesina Ifatunji" w:date="2025-07-16T22:58:00Z" w16du:dateUtc="2025-07-17T03:58:00Z">
          <w:r w:rsidRPr="00B27914">
            <w:rPr>
              <w:rFonts w:eastAsia="Arial"/>
              <w:rPrChange w:id="1211" w:author="Mosi Adesina Ifatunji" w:date="2025-07-17T18:17:00Z" w16du:dateUtc="2025-07-17T23:17:00Z">
                <w:rPr>
                  <w:rStyle w:val="s1"/>
                </w:rPr>
              </w:rPrChange>
            </w:rPr>
            <w:delText xml:space="preserve">These data allow us to </w:delText>
          </w:r>
          <w:r w:rsidR="002E59FD" w:rsidRPr="00B27914">
            <w:rPr>
              <w:rFonts w:eastAsia="Arial"/>
              <w:rPrChange w:id="1212" w:author="Mosi Adesina Ifatunji" w:date="2025-07-17T18:17:00Z" w16du:dateUtc="2025-07-17T23:17:00Z">
                <w:rPr>
                  <w:rStyle w:val="s1"/>
                </w:rPr>
              </w:rPrChange>
            </w:rPr>
            <w:delText>locate</w:delText>
          </w:r>
          <w:r w:rsidRPr="00B27914">
            <w:rPr>
              <w:rFonts w:eastAsia="Arial"/>
              <w:rPrChange w:id="1213" w:author="Mosi Adesina Ifatunji" w:date="2025-07-17T18:17:00Z" w16du:dateUtc="2025-07-17T23:17:00Z">
                <w:rPr>
                  <w:rStyle w:val="s1"/>
                </w:rPr>
              </w:rPrChange>
            </w:rPr>
            <w:delText xml:space="preserve"> co-workers within firms while controlling for several potentially confounding factors associated with workers, their firms, and local labor market demographics</w:delText>
          </w:r>
          <w:r w:rsidR="00EC6B67" w:rsidRPr="00B27914">
            <w:rPr>
              <w:rFonts w:eastAsia="Arial"/>
              <w:rPrChange w:id="1214" w:author="Mosi Adesina Ifatunji" w:date="2025-07-17T18:17:00Z" w16du:dateUtc="2025-07-17T23:17:00Z">
                <w:rPr>
                  <w:rStyle w:val="s1"/>
                </w:rPr>
              </w:rPrChange>
            </w:rPr>
            <w:delText>.</w:delText>
          </w:r>
        </w:del>
      </w:ins>
      <w:del w:id="1215" w:author="Mosi Adesina Ifatunji" w:date="2025-07-16T22:58:00Z" w16du:dateUtc="2025-07-17T03:58:00Z">
        <w:r w:rsidR="00851BB7" w:rsidRPr="00B17EA2" w:rsidDel="006D4320">
          <w:rPr>
            <w:rFonts w:eastAsiaTheme="minorEastAsia"/>
          </w:rPr>
          <w:delText xml:space="preserve">These </w:delText>
        </w:r>
        <w:r w:rsidR="00851BB7" w:rsidRPr="00B17EA2" w:rsidDel="009D7499">
          <w:rPr>
            <w:rFonts w:eastAsiaTheme="minorEastAsia"/>
          </w:rPr>
          <w:delText xml:space="preserve">novel </w:delText>
        </w:r>
        <w:r w:rsidR="00851BB7" w:rsidRPr="00B17EA2" w:rsidDel="006D4320">
          <w:rPr>
            <w:rFonts w:eastAsiaTheme="minorEastAsia"/>
          </w:rPr>
          <w:delText xml:space="preserve">data allow us to </w:delText>
        </w:r>
        <w:r w:rsidR="00851BB7" w:rsidRPr="00B17EA2" w:rsidDel="003361D3">
          <w:rPr>
            <w:rFonts w:eastAsiaTheme="minorEastAsia"/>
          </w:rPr>
          <w:delText>uniquely</w:delText>
        </w:r>
        <w:r w:rsidR="00851BB7" w:rsidRPr="00B27914" w:rsidDel="003361D3">
          <w:rPr>
            <w:rFonts w:eastAsiaTheme="minorEastAsia"/>
          </w:rPr>
          <w:delText xml:space="preserve"> </w:delText>
        </w:r>
        <w:r w:rsidR="00851BB7" w:rsidRPr="00B17EA2" w:rsidDel="001F4F8D">
          <w:rPr>
            <w:rFonts w:eastAsiaTheme="minorEastAsia"/>
          </w:rPr>
          <w:delText>match</w:delText>
        </w:r>
        <w:r w:rsidR="00851BB7" w:rsidRPr="00B17EA2" w:rsidDel="006D4320">
          <w:rPr>
            <w:rFonts w:eastAsiaTheme="minorEastAsia"/>
          </w:rPr>
          <w:delText xml:space="preserve"> workers </w:delText>
        </w:r>
        <w:r w:rsidR="00851BB7" w:rsidRPr="00B27914" w:rsidDel="006D4320">
          <w:rPr>
            <w:rFonts w:eastAsiaTheme="minorEastAsia"/>
          </w:rPr>
          <w:delText>with</w:delText>
        </w:r>
        <w:r w:rsidR="00851BB7" w:rsidRPr="00B17EA2" w:rsidDel="006D4320">
          <w:rPr>
            <w:rFonts w:eastAsiaTheme="minorEastAsia"/>
          </w:rPr>
          <w:delText xml:space="preserve"> </w:delText>
        </w:r>
        <w:r w:rsidR="00851BB7" w:rsidRPr="00B17EA2" w:rsidDel="00DF26CA">
          <w:rPr>
            <w:rFonts w:eastAsiaTheme="minorEastAsia"/>
          </w:rPr>
          <w:delText xml:space="preserve">their </w:delText>
        </w:r>
        <w:r w:rsidR="00851BB7" w:rsidRPr="00B17EA2" w:rsidDel="006D4320">
          <w:rPr>
            <w:rFonts w:eastAsiaTheme="minorEastAsia"/>
          </w:rPr>
          <w:delText xml:space="preserve">firms, </w:delText>
        </w:r>
        <w:r w:rsidR="00851BB7" w:rsidRPr="00B17EA2" w:rsidDel="00F40CC3">
          <w:rPr>
            <w:rFonts w:eastAsiaTheme="minorEastAsia"/>
          </w:rPr>
          <w:delText>while</w:delText>
        </w:r>
        <w:r w:rsidR="00851BB7" w:rsidRPr="00B17EA2" w:rsidDel="006D4320">
          <w:rPr>
            <w:rFonts w:eastAsiaTheme="minorEastAsia"/>
          </w:rPr>
          <w:delText xml:space="preserve"> </w:delText>
        </w:r>
        <w:r w:rsidR="00851BB7" w:rsidRPr="00B17EA2" w:rsidDel="003B1127">
          <w:rPr>
            <w:rFonts w:eastAsiaTheme="minorEastAsia"/>
          </w:rPr>
          <w:delText xml:space="preserve">also </w:delText>
        </w:r>
        <w:r w:rsidR="00851BB7" w:rsidRPr="00B27914" w:rsidDel="000E3A63">
          <w:rPr>
            <w:rFonts w:eastAsiaTheme="minorEastAsia"/>
          </w:rPr>
          <w:delText>observing</w:delText>
        </w:r>
        <w:r w:rsidR="00851BB7" w:rsidRPr="00B17EA2" w:rsidDel="000E3A63">
          <w:rPr>
            <w:rFonts w:eastAsiaTheme="minorEastAsia"/>
          </w:rPr>
          <w:delText xml:space="preserve"> </w:delText>
        </w:r>
        <w:r w:rsidR="00851BB7" w:rsidRPr="00B17EA2" w:rsidDel="008B313C">
          <w:rPr>
            <w:rFonts w:eastAsiaTheme="minorEastAsia"/>
          </w:rPr>
          <w:delText>select</w:delText>
        </w:r>
        <w:r w:rsidR="00851BB7" w:rsidRPr="00B17EA2" w:rsidDel="005328B9">
          <w:rPr>
            <w:rFonts w:eastAsiaTheme="minorEastAsia"/>
          </w:rPr>
          <w:delText xml:space="preserve"> </w:delText>
        </w:r>
        <w:r w:rsidR="00851BB7" w:rsidRPr="00B17EA2" w:rsidDel="000E3A63">
          <w:rPr>
            <w:rFonts w:eastAsiaTheme="minorEastAsia"/>
          </w:rPr>
          <w:delText>worker</w:delText>
        </w:r>
        <w:r w:rsidR="00851BB7" w:rsidRPr="00B17EA2" w:rsidDel="0013772F">
          <w:rPr>
            <w:rFonts w:eastAsiaTheme="minorEastAsia"/>
          </w:rPr>
          <w:delText xml:space="preserve"> characteristics</w:delText>
        </w:r>
        <w:r w:rsidR="00851BB7" w:rsidRPr="00B17EA2" w:rsidDel="000E3A63">
          <w:rPr>
            <w:rFonts w:eastAsiaTheme="minorEastAsia"/>
          </w:rPr>
          <w:delText>, firm</w:delText>
        </w:r>
        <w:r w:rsidR="00851BB7" w:rsidRPr="00B17EA2" w:rsidDel="0013772F">
          <w:rPr>
            <w:rFonts w:eastAsiaTheme="minorEastAsia"/>
          </w:rPr>
          <w:delText>-level factors</w:delText>
        </w:r>
        <w:r w:rsidR="00851BB7" w:rsidRPr="00B17EA2" w:rsidDel="000E3A63">
          <w:rPr>
            <w:rFonts w:eastAsiaTheme="minorEastAsia"/>
          </w:rPr>
          <w:delText>, and local labor market</w:delText>
        </w:r>
        <w:r w:rsidR="00851BB7" w:rsidRPr="00B17EA2" w:rsidDel="00D2619B">
          <w:rPr>
            <w:rFonts w:eastAsiaTheme="minorEastAsia"/>
          </w:rPr>
          <w:delText xml:space="preserve"> demographics</w:delText>
        </w:r>
        <w:r w:rsidR="00851BB7" w:rsidRPr="00B17EA2" w:rsidDel="004D4B0F">
          <w:rPr>
            <w:rFonts w:eastAsiaTheme="minorEastAsia"/>
          </w:rPr>
          <w:delText>.</w:delText>
        </w:r>
      </w:del>
    </w:p>
    <w:p w14:paraId="0000002C" w14:textId="77777777" w:rsidR="00374CE3" w:rsidRPr="00B27914" w:rsidRDefault="00374CE3">
      <w:pPr>
        <w:divId w:val="1720468164"/>
        <w:rPr>
          <w:del w:id="1216" w:author="Mosi Adesina Ifatunji" w:date="2025-07-16T22:58:00Z" w16du:dateUtc="2025-07-17T03:58:00Z"/>
        </w:rPr>
        <w:pPrChange w:id="1217" w:author="Mosi Adesina Ifatunji" w:date="2025-10-21T19:50:00Z" w16du:dateUtc="2025-10-22T00:50:00Z">
          <w:pPr>
            <w:pStyle w:val="p1"/>
            <w:divId w:val="1720468164"/>
          </w:pPr>
        </w:pPrChange>
      </w:pPr>
    </w:p>
    <w:p w14:paraId="0000002D" w14:textId="62FD3BF9" w:rsidR="00374CE3" w:rsidRPr="00B27914" w:rsidRDefault="00851BB7">
      <w:pPr>
        <w:rPr>
          <w:del w:id="1218" w:author="Mosi Adesina Ifatunji" w:date="2025-07-16T22:58:00Z" w16du:dateUtc="2025-07-17T03:58:00Z"/>
        </w:rPr>
      </w:pPr>
      <w:del w:id="1219" w:author="Mosi Adesina Ifatunji" w:date="2025-07-16T22:58:00Z" w16du:dateUtc="2025-07-17T03:58:00Z">
        <w:r w:rsidRPr="00B27914">
          <w:delText xml:space="preserve">We operationalize </w:delText>
        </w:r>
      </w:del>
      <w:del w:id="1220" w:author="Mosi Adesina Ifatunji" w:date="2025-03-11T15:11:00Z" w16du:dateUtc="2025-03-11T20:11:00Z">
        <w:r w:rsidRPr="00B27914" w:rsidDel="00CE4DEA">
          <w:delText xml:space="preserve">the </w:delText>
        </w:r>
      </w:del>
      <w:del w:id="1221" w:author="Mosi Adesina Ifatunji" w:date="2025-02-09T19:20:00Z" w16du:dateUtc="2025-02-10T01:20:00Z">
        <w:r w:rsidRPr="00B27914" w:rsidDel="006F6668">
          <w:delText>‘</w:delText>
        </w:r>
      </w:del>
      <w:del w:id="1222" w:author="Mosi Adesina Ifatunji" w:date="2025-03-11T15:11:00Z" w16du:dateUtc="2025-03-11T20:11:00Z">
        <w:r w:rsidRPr="00B27914" w:rsidDel="00CE4DEA">
          <w:delText>Whiteness</w:delText>
        </w:r>
      </w:del>
      <w:del w:id="1223" w:author="Mosi Adesina Ifatunji" w:date="2025-07-16T22:58:00Z" w16du:dateUtc="2025-07-17T03:58:00Z">
        <w:r w:rsidRPr="00B27914">
          <w:delText xml:space="preserve"> </w:delText>
        </w:r>
      </w:del>
      <w:del w:id="1224" w:author="Mosi Adesina Ifatunji" w:date="2025-03-11T15:11:00Z" w16du:dateUtc="2025-03-11T20:11:00Z">
        <w:r w:rsidRPr="00B27914" w:rsidDel="00CE4DEA">
          <w:delText>of</w:delText>
        </w:r>
      </w:del>
      <w:del w:id="1225" w:author="Mosi Adesina Ifatunji" w:date="2025-02-13T15:36:00Z" w16du:dateUtc="2025-02-13T21:36:00Z">
        <w:r w:rsidRPr="00B27914" w:rsidDel="00655A4E">
          <w:delText xml:space="preserve"> firms</w:delText>
        </w:r>
      </w:del>
      <w:del w:id="1226" w:author="Mosi Adesina Ifatunji" w:date="2025-02-09T19:20:00Z" w16du:dateUtc="2025-02-10T01:20:00Z">
        <w:r w:rsidRPr="00B27914" w:rsidDel="006F6668">
          <w:delText>’</w:delText>
        </w:r>
      </w:del>
      <w:del w:id="1227" w:author="Mosi Adesina Ifatunji" w:date="2025-07-16T22:58:00Z" w16du:dateUtc="2025-07-17T03:58:00Z">
        <w:r w:rsidRPr="00B27914">
          <w:delText xml:space="preserve"> </w:delText>
        </w:r>
      </w:del>
      <w:ins w:id="1228" w:author="Mosi Ifatunji" w:date="2025-02-06T18:05:00Z" w16du:dateUtc="2025-02-07T00:05:00Z">
        <w:del w:id="1229" w:author="Mosi Adesina Ifatunji" w:date="2025-07-16T22:58:00Z" w16du:dateUtc="2025-07-17T03:58:00Z">
          <w:r w:rsidR="00EC6B67" w:rsidRPr="00B27914">
            <w:rPr>
              <w:rPrChange w:id="1230" w:author="Mosi Adesina Ifatunji" w:date="2025-07-17T18:17:00Z" w16du:dateUtc="2025-07-17T23:17:00Z">
                <w:rPr>
                  <w:color w:val="000000"/>
                  <w:highlight w:val="yellow"/>
                </w:rPr>
              </w:rPrChange>
            </w:rPr>
            <w:delText>by calculating</w:delText>
          </w:r>
        </w:del>
      </w:ins>
      <w:del w:id="1231" w:author="Mosi Adesina Ifatunji" w:date="2025-07-16T22:58:00Z" w16du:dateUtc="2025-07-17T03:58:00Z">
        <w:r w:rsidRPr="00B27914" w:rsidDel="00EC6B67">
          <w:delText>as</w:delText>
        </w:r>
        <w:r w:rsidRPr="00B27914">
          <w:delText xml:space="preserve"> the proportion of workers </w:delText>
        </w:r>
        <w:r w:rsidRPr="00B27914" w:rsidDel="007C31ED">
          <w:delText>within</w:delText>
        </w:r>
      </w:del>
      <w:ins w:id="1232" w:author="Mosi Ifatunji" w:date="2025-02-06T16:12:00Z" w16du:dateUtc="2025-02-06T22:12:00Z">
        <w:del w:id="1233" w:author="Mosi Adesina Ifatunji" w:date="2025-07-16T22:58:00Z" w16du:dateUtc="2025-07-17T03:58:00Z">
          <w:r w:rsidR="007C31ED" w:rsidRPr="00B27914">
            <w:delText>in</w:delText>
          </w:r>
        </w:del>
      </w:ins>
      <w:del w:id="1234" w:author="Mosi Adesina Ifatunji" w:date="2025-07-16T22:58:00Z" w16du:dateUtc="2025-07-17T03:58:00Z">
        <w:r w:rsidRPr="00B27914">
          <w:delText xml:space="preserve"> the top five percent of </w:delText>
        </w:r>
      </w:del>
      <w:ins w:id="1235" w:author="Mosi Ifatunji" w:date="2025-02-06T18:05:00Z" w16du:dateUtc="2025-02-07T00:05:00Z">
        <w:del w:id="1236" w:author="Mosi Adesina Ifatunji" w:date="2025-07-16T22:58:00Z" w16du:dateUtc="2025-07-17T03:58:00Z">
          <w:r w:rsidR="00C60ABC" w:rsidRPr="00B27914">
            <w:rPr>
              <w:rPrChange w:id="1237" w:author="Mosi Adesina Ifatunji" w:date="2025-07-17T18:17:00Z" w16du:dateUtc="2025-07-17T23:17:00Z">
                <w:rPr>
                  <w:color w:val="000000"/>
                  <w:highlight w:val="yellow"/>
                </w:rPr>
              </w:rPrChange>
            </w:rPr>
            <w:delText xml:space="preserve">all </w:delText>
          </w:r>
        </w:del>
      </w:ins>
      <w:del w:id="1238" w:author="Mosi Adesina Ifatunji" w:date="2025-07-16T22:58:00Z" w16du:dateUtc="2025-07-17T03:58:00Z">
        <w:r w:rsidRPr="00B27914">
          <w:delText xml:space="preserve">earners </w:delText>
        </w:r>
        <w:r w:rsidRPr="00B27914" w:rsidDel="00D848D5">
          <w:delText>in any given</w:delText>
        </w:r>
      </w:del>
      <w:ins w:id="1239" w:author="Mosi Ifatunji" w:date="2025-02-06T15:55:00Z" w16du:dateUtc="2025-02-06T21:55:00Z">
        <w:del w:id="1240" w:author="Mosi Adesina Ifatunji" w:date="2025-07-16T22:58:00Z" w16du:dateUtc="2025-07-17T03:58:00Z">
          <w:r w:rsidR="00D848D5" w:rsidRPr="00B27914">
            <w:delText>within a</w:delText>
          </w:r>
        </w:del>
      </w:ins>
      <w:del w:id="1241" w:author="Mosi Adesina Ifatunji" w:date="2025-07-16T22:58:00Z" w16du:dateUtc="2025-07-17T03:58:00Z">
        <w:r w:rsidRPr="00B27914">
          <w:delText xml:space="preserve"> firm that are White.</w:delText>
        </w:r>
      </w:del>
    </w:p>
    <w:p w14:paraId="0000002E" w14:textId="50B08E68" w:rsidR="00374CE3" w:rsidRPr="00B27914" w:rsidRDefault="00374CE3">
      <w:pPr>
        <w:rPr>
          <w:del w:id="1242" w:author="Mosi Adesina Ifatunji" w:date="2025-07-16T22:58:00Z" w16du:dateUtc="2025-07-17T03:58:00Z"/>
        </w:rPr>
      </w:pPr>
    </w:p>
    <w:p w14:paraId="0000002F" w14:textId="1D6CDE7C" w:rsidR="00374CE3" w:rsidRPr="00B27914" w:rsidRDefault="0092209F">
      <w:pPr>
        <w:rPr>
          <w:del w:id="1243" w:author="Mosi Adesina Ifatunji" w:date="2025-07-16T22:58:00Z" w16du:dateUtc="2025-07-17T03:58:00Z"/>
          <w:rPrChange w:id="1244" w:author="Mosi Adesina Ifatunji" w:date="2025-07-17T18:17:00Z" w16du:dateUtc="2025-07-17T23:17:00Z">
            <w:rPr>
              <w:del w:id="1245" w:author="Mosi Adesina Ifatunji" w:date="2025-07-16T22:58:00Z" w16du:dateUtc="2025-07-17T03:58:00Z"/>
              <w:color w:val="000000"/>
            </w:rPr>
          </w:rPrChange>
        </w:rPr>
      </w:pPr>
      <w:ins w:id="1246" w:author="Mosi Ifatunji" w:date="2025-02-06T15:56:00Z" w16du:dateUtc="2025-02-06T21:56:00Z">
        <w:del w:id="1247" w:author="Mosi Adesina Ifatunji" w:date="2025-07-16T22:58:00Z" w16du:dateUtc="2025-07-17T03:58:00Z">
          <w:r w:rsidRPr="00B27914">
            <w:delText>We argue that t</w:delText>
          </w:r>
        </w:del>
      </w:ins>
      <w:del w:id="1248" w:author="Mosi Adesina Ifatunji" w:date="2025-07-16T22:58:00Z" w16du:dateUtc="2025-07-17T03:58:00Z">
        <w:r w:rsidR="00851BB7" w:rsidRPr="00B27914" w:rsidDel="0092209F">
          <w:delText>T</w:delText>
        </w:r>
        <w:r w:rsidR="00851BB7" w:rsidRPr="00B27914">
          <w:rPr>
            <w:rPrChange w:id="1249" w:author="Mosi Adesina Ifatunji" w:date="2025-07-17T18:17:00Z" w16du:dateUtc="2025-07-17T23:17:00Z">
              <w:rPr>
                <w:color w:val="000000"/>
              </w:rPr>
            </w:rPrChange>
          </w:rPr>
          <w:delText xml:space="preserve">his measure </w:delText>
        </w:r>
        <w:r w:rsidR="00851BB7" w:rsidRPr="00B27914">
          <w:delText xml:space="preserve">proxies </w:delText>
        </w:r>
      </w:del>
      <w:ins w:id="1250" w:author="Mosi Ifatunji" w:date="2025-02-06T16:13:00Z" w16du:dateUtc="2025-02-06T22:13:00Z">
        <w:del w:id="1251" w:author="Mosi Adesina Ifatunji" w:date="2025-07-16T22:58:00Z" w16du:dateUtc="2025-07-17T03:58:00Z">
          <w:r w:rsidR="00276093" w:rsidRPr="00B27914">
            <w:delText xml:space="preserve">the </w:delText>
          </w:r>
        </w:del>
        <w:del w:id="1252" w:author="Mosi Adesina Ifatunji" w:date="2025-03-05T08:13:00Z" w16du:dateUtc="2025-03-05T14:13:00Z">
          <w:r w:rsidR="00276093" w:rsidRPr="00B27914">
            <w:delText>now</w:delText>
          </w:r>
        </w:del>
        <w:del w:id="1253" w:author="Mosi Adesina Ifatunji" w:date="2025-07-16T22:58:00Z" w16du:dateUtc="2025-07-17T03:58:00Z">
          <w:r w:rsidR="00276093" w:rsidRPr="00B27914" w:rsidDel="00D56C9E">
            <w:delText xml:space="preserve"> </w:delText>
          </w:r>
        </w:del>
        <w:del w:id="1254" w:author="Mosi Adesina Ifatunji" w:date="2025-03-05T08:18:00Z" w16du:dateUtc="2025-03-05T14:18:00Z">
          <w:r w:rsidR="00276093" w:rsidRPr="00B27914">
            <w:delText>well</w:delText>
          </w:r>
        </w:del>
      </w:ins>
      <w:ins w:id="1255" w:author="Mosi Ifatunji" w:date="2025-02-06T18:06:00Z" w16du:dateUtc="2025-02-07T00:06:00Z">
        <w:del w:id="1256" w:author="Mosi Adesina Ifatunji" w:date="2025-03-05T08:18:00Z" w16du:dateUtc="2025-03-05T14:18:00Z">
          <w:r w:rsidR="004902B0" w:rsidRPr="00B27914">
            <w:delText>-</w:delText>
          </w:r>
        </w:del>
      </w:ins>
      <w:ins w:id="1257" w:author="Mosi Ifatunji" w:date="2025-02-06T16:13:00Z" w16du:dateUtc="2025-02-06T22:13:00Z">
        <w:del w:id="1258" w:author="Mosi Adesina Ifatunji" w:date="2025-03-05T08:18:00Z" w16du:dateUtc="2025-03-05T14:18:00Z">
          <w:r w:rsidR="00276093" w:rsidRPr="00B27914">
            <w:delText>documented</w:delText>
          </w:r>
        </w:del>
      </w:ins>
      <w:del w:id="1259" w:author="Mosi Adesina Ifatunji" w:date="2025-07-16T22:58:00Z" w16du:dateUtc="2025-07-17T03:58:00Z">
        <w:r w:rsidR="00851BB7" w:rsidRPr="00B27914" w:rsidDel="006B787A">
          <w:delText>firm-level</w:delText>
        </w:r>
        <w:r w:rsidR="00851BB7" w:rsidRPr="00B27914">
          <w:delText xml:space="preserve"> </w:delText>
        </w:r>
        <w:r w:rsidR="00851BB7" w:rsidRPr="00B27914">
          <w:rPr>
            <w:rPrChange w:id="1260" w:author="Mosi Adesina Ifatunji" w:date="2025-07-17T18:17:00Z" w16du:dateUtc="2025-07-17T23:17:00Z">
              <w:rPr>
                <w:color w:val="000000"/>
              </w:rPr>
            </w:rPrChange>
          </w:rPr>
          <w:delText xml:space="preserve">ethnoracial </w:delText>
        </w:r>
        <w:r w:rsidR="00851BB7" w:rsidRPr="00B27914">
          <w:rPr>
            <w:rPrChange w:id="1261" w:author="Mosi Adesina Ifatunji" w:date="2025-07-17T18:17:00Z" w16du:dateUtc="2025-07-17T23:17:00Z">
              <w:rPr>
                <w:b/>
                <w:color w:val="000000"/>
              </w:rPr>
            </w:rPrChange>
          </w:rPr>
          <w:delText>schema</w:delText>
        </w:r>
      </w:del>
      <w:del w:id="1262" w:author="Mosi Adesina Ifatunji" w:date="2025-03-05T08:13:00Z" w16du:dateUtc="2025-03-05T14:13:00Z">
        <w:r w:rsidR="00851BB7" w:rsidRPr="00B27914">
          <w:rPr>
            <w:rPrChange w:id="1263" w:author="Mosi Adesina Ifatunji" w:date="2025-07-17T18:17:00Z" w16du:dateUtc="2025-07-17T23:17:00Z">
              <w:rPr>
                <w:color w:val="000000"/>
              </w:rPr>
            </w:rPrChange>
          </w:rPr>
          <w:delText>s</w:delText>
        </w:r>
      </w:del>
      <w:del w:id="1264" w:author="Mosi Adesina Ifatunji" w:date="2025-07-16T22:58:00Z" w16du:dateUtc="2025-07-17T03:58:00Z">
        <w:r w:rsidR="00851BB7" w:rsidRPr="00B27914">
          <w:rPr>
            <w:rPrChange w:id="1265" w:author="Mosi Adesina Ifatunji" w:date="2025-07-17T18:17:00Z" w16du:dateUtc="2025-07-17T23:17:00Z">
              <w:rPr>
                <w:color w:val="000000"/>
              </w:rPr>
            </w:rPrChange>
          </w:rPr>
          <w:delText xml:space="preserve"> </w:delText>
        </w:r>
      </w:del>
      <w:ins w:id="1266" w:author="Mosi Ifatunji" w:date="2025-02-06T16:14:00Z" w16du:dateUtc="2025-02-06T22:14:00Z">
        <w:del w:id="1267" w:author="Mosi Adesina Ifatunji" w:date="2025-03-05T08:18:00Z" w16du:dateUtc="2025-03-05T14:18:00Z">
          <w:r w:rsidR="00276093" w:rsidRPr="00B27914">
            <w:rPr>
              <w:rPrChange w:id="1268" w:author="Mosi Adesina Ifatunji" w:date="2025-07-17T18:17:00Z" w16du:dateUtc="2025-07-17T23:17:00Z">
                <w:rPr>
                  <w:color w:val="000000"/>
                </w:rPr>
              </w:rPrChange>
            </w:rPr>
            <w:delText xml:space="preserve">within firms </w:delText>
          </w:r>
        </w:del>
      </w:ins>
      <w:del w:id="1269" w:author="Mosi Adesina Ifatunji" w:date="2025-07-16T22:58:00Z" w16du:dateUtc="2025-07-17T03:58:00Z">
        <w:r w:rsidR="00851BB7" w:rsidRPr="00B27914">
          <w:rPr>
            <w:rPrChange w:id="1270" w:author="Mosi Adesina Ifatunji" w:date="2025-07-17T18:17:00Z" w16du:dateUtc="2025-07-17T23:17:00Z">
              <w:rPr>
                <w:color w:val="000000"/>
              </w:rPr>
            </w:rPrChange>
          </w:rPr>
          <w:delText>that</w:delText>
        </w:r>
      </w:del>
      <w:ins w:id="1271" w:author="Mosi Ifatunji" w:date="2025-02-06T16:14:00Z" w16du:dateUtc="2025-02-06T22:14:00Z">
        <w:del w:id="1272" w:author="Mosi Adesina Ifatunji" w:date="2025-07-16T22:58:00Z" w16du:dateUtc="2025-07-17T03:58:00Z">
          <w:r w:rsidR="00276093" w:rsidRPr="00B27914">
            <w:delText xml:space="preserve"> </w:delText>
          </w:r>
        </w:del>
      </w:ins>
      <w:ins w:id="1273" w:author="Mosi Ifatunji" w:date="2025-02-06T18:07:00Z" w16du:dateUtc="2025-02-07T00:07:00Z">
        <w:del w:id="1274" w:author="Mosi Adesina Ifatunji" w:date="2025-07-16T22:58:00Z" w16du:dateUtc="2025-07-17T03:58:00Z">
          <w:r w:rsidR="00A20816" w:rsidRPr="00B27914">
            <w:delText xml:space="preserve">so </w:delText>
          </w:r>
        </w:del>
      </w:ins>
      <w:ins w:id="1275" w:author="Mosi Ifatunji" w:date="2025-02-06T16:14:00Z" w16du:dateUtc="2025-02-06T22:14:00Z">
        <w:del w:id="1276" w:author="Mosi Adesina Ifatunji" w:date="2025-07-16T22:58:00Z" w16du:dateUtc="2025-07-17T03:58:00Z">
          <w:r w:rsidR="00276093" w:rsidRPr="00B27914">
            <w:delText>often</w:delText>
          </w:r>
        </w:del>
      </w:ins>
      <w:del w:id="1277" w:author="Mosi Adesina Ifatunji" w:date="2025-07-16T22:58:00Z" w16du:dateUtc="2025-07-17T03:58:00Z">
        <w:r w:rsidR="00851BB7" w:rsidRPr="00B27914" w:rsidDel="00276093">
          <w:rPr>
            <w:rPrChange w:id="1278" w:author="Mosi Adesina Ifatunji" w:date="2025-07-17T18:17:00Z" w16du:dateUtc="2025-07-17T23:17:00Z">
              <w:rPr>
                <w:color w:val="000000"/>
              </w:rPr>
            </w:rPrChange>
          </w:rPr>
          <w:delText xml:space="preserve"> </w:delText>
        </w:r>
        <w:r w:rsidR="00851BB7" w:rsidRPr="00B27914" w:rsidDel="00276093">
          <w:delText>help to</w:delText>
        </w:r>
        <w:r w:rsidR="00851BB7" w:rsidRPr="00B27914">
          <w:delText xml:space="preserve"> </w:delText>
        </w:r>
        <w:r w:rsidR="00851BB7" w:rsidRPr="00B27914" w:rsidDel="00D56C9E">
          <w:delText>sort</w:delText>
        </w:r>
        <w:r w:rsidR="00851BB7" w:rsidRPr="00B27914">
          <w:delText xml:space="preserve"> </w:delText>
        </w:r>
        <w:r w:rsidR="00851BB7" w:rsidRPr="00B27914">
          <w:rPr>
            <w:rPrChange w:id="1279" w:author="Mosi Adesina Ifatunji" w:date="2025-07-17T18:17:00Z" w16du:dateUtc="2025-07-17T23:17:00Z">
              <w:rPr>
                <w:color w:val="000000"/>
              </w:rPr>
            </w:rPrChange>
          </w:rPr>
          <w:delText xml:space="preserve">White workers into the ‘upper echelons’ of </w:delText>
        </w:r>
        <w:r w:rsidR="00851BB7" w:rsidRPr="00B27914">
          <w:delText>American firms</w:delText>
        </w:r>
      </w:del>
      <w:del w:id="1280" w:author="Mosi Adesina Ifatunji" w:date="2025-03-08T08:26:00Z" w16du:dateUtc="2025-03-08T14:26:00Z">
        <w:r w:rsidR="00851BB7" w:rsidRPr="00B27914">
          <w:delText>.</w:delText>
        </w:r>
      </w:del>
    </w:p>
    <w:p w14:paraId="00000030" w14:textId="77777777" w:rsidR="00374CE3" w:rsidRPr="00B27914" w:rsidRDefault="00374CE3">
      <w:pPr>
        <w:rPr>
          <w:del w:id="1281" w:author="Mosi Adesina Ifatunji" w:date="2025-07-16T22:58:00Z" w16du:dateUtc="2025-07-17T03:58:00Z"/>
        </w:rPr>
      </w:pPr>
    </w:p>
    <w:p w14:paraId="00000031" w14:textId="11BE3B6C" w:rsidR="00374CE3" w:rsidRPr="00B27914" w:rsidRDefault="00851BB7">
      <w:pPr>
        <w:rPr>
          <w:del w:id="1282" w:author="Mosi Adesina Ifatunji" w:date="2025-07-16T22:58:00Z" w16du:dateUtc="2025-07-17T03:58:00Z"/>
        </w:rPr>
      </w:pPr>
      <w:del w:id="1283" w:author="Mosi Adesina Ifatunji" w:date="2025-07-16T22:58:00Z" w16du:dateUtc="2025-07-17T03:58:00Z">
        <w:r w:rsidRPr="00B27914" w:rsidDel="00F22327">
          <w:rPr>
            <w:rPrChange w:id="1284" w:author="Mosi Adesina Ifatunji" w:date="2025-07-17T18:17:00Z" w16du:dateUtc="2025-07-17T23:17:00Z">
              <w:rPr>
                <w:color w:val="000000"/>
              </w:rPr>
            </w:rPrChange>
          </w:rPr>
          <w:delText xml:space="preserve">We </w:delText>
        </w:r>
        <w:r w:rsidRPr="00B27914" w:rsidDel="00F22327">
          <w:delText>use</w:delText>
        </w:r>
      </w:del>
      <w:ins w:id="1285" w:author="Mosi Ifatunji" w:date="2025-02-06T16:14:00Z" w16du:dateUtc="2025-02-06T22:14:00Z">
        <w:del w:id="1286" w:author="Mosi Adesina Ifatunji" w:date="2025-07-16T22:58:00Z" w16du:dateUtc="2025-07-17T03:58:00Z">
          <w:r w:rsidR="00F22327" w:rsidRPr="00B27914">
            <w:rPr>
              <w:rPrChange w:id="1287" w:author="Mosi Adesina Ifatunji" w:date="2025-07-17T18:17:00Z" w16du:dateUtc="2025-07-17T23:17:00Z">
                <w:rPr>
                  <w:color w:val="000000"/>
                </w:rPr>
              </w:rPrChange>
            </w:rPr>
            <w:delText>Our</w:delText>
          </w:r>
        </w:del>
      </w:ins>
      <w:del w:id="1288" w:author="Mosi Adesina Ifatunji" w:date="2025-03-05T08:07:00Z" w16du:dateUtc="2025-03-05T14:07:00Z">
        <w:r w:rsidRPr="00B27914">
          <w:delText xml:space="preserve"> </w:delText>
        </w:r>
        <w:r w:rsidRPr="00B27914">
          <w:rPr>
            <w:rPrChange w:id="1289" w:author="Mosi Adesina Ifatunji" w:date="2025-07-17T18:17:00Z" w16du:dateUtc="2025-07-17T23:17:00Z">
              <w:rPr>
                <w:color w:val="000000"/>
                <w:shd w:val="clear" w:color="auto" w:fill="D9EAD3"/>
              </w:rPr>
            </w:rPrChange>
          </w:rPr>
          <w:delText>fixed effects models</w:delText>
        </w:r>
        <w:r w:rsidRPr="00B27914">
          <w:rPr>
            <w:rPrChange w:id="1290" w:author="Mosi Adesina Ifatunji" w:date="2025-07-17T18:17:00Z" w16du:dateUtc="2025-07-17T23:17:00Z">
              <w:rPr>
                <w:color w:val="000000"/>
              </w:rPr>
            </w:rPrChange>
          </w:rPr>
          <w:delText xml:space="preserve"> </w:delText>
        </w:r>
      </w:del>
      <w:ins w:id="1291" w:author="Mosi Ifatunji" w:date="2025-02-06T18:07:00Z" w16du:dateUtc="2025-02-07T00:07:00Z">
        <w:del w:id="1292" w:author="Mosi Adesina Ifatunji" w:date="2025-07-16T22:58:00Z" w16du:dateUtc="2025-07-17T03:58:00Z">
          <w:r w:rsidR="00F55AA2" w:rsidRPr="00B27914">
            <w:rPr>
              <w:rPrChange w:id="1293" w:author="Mosi Adesina Ifatunji" w:date="2025-07-17T18:17:00Z" w16du:dateUtc="2025-07-17T23:17:00Z">
                <w:rPr>
                  <w:color w:val="000000"/>
                </w:rPr>
              </w:rPrChange>
            </w:rPr>
            <w:delText xml:space="preserve">then </w:delText>
          </w:r>
        </w:del>
      </w:ins>
      <w:del w:id="1294" w:author="Mosi Adesina Ifatunji" w:date="2025-07-16T22:58:00Z" w16du:dateUtc="2025-07-17T03:58:00Z">
        <w:r w:rsidRPr="00B27914" w:rsidDel="00F22327">
          <w:delText xml:space="preserve">to </w:delText>
        </w:r>
        <w:r w:rsidRPr="00B27914">
          <w:delText>estimate</w:delText>
        </w:r>
        <w:r w:rsidRPr="00B27914">
          <w:rPr>
            <w:rPrChange w:id="1295" w:author="Mosi Adesina Ifatunji" w:date="2025-07-17T18:17:00Z" w16du:dateUtc="2025-07-17T23:17:00Z">
              <w:rPr>
                <w:color w:val="000000"/>
              </w:rPr>
            </w:rPrChange>
          </w:rPr>
          <w:delText xml:space="preserve"> the relationship between</w:delText>
        </w:r>
        <w:r w:rsidRPr="00B27914">
          <w:delText xml:space="preserve"> the Whiteness of firms and the </w:delText>
        </w:r>
      </w:del>
      <w:ins w:id="1296" w:author="Mosi Ifatunji" w:date="2025-02-06T18:08:00Z" w16du:dateUtc="2025-02-07T00:08:00Z">
        <w:del w:id="1297" w:author="Mosi Adesina Ifatunji" w:date="2025-07-16T22:58:00Z" w16du:dateUtc="2025-07-17T03:58:00Z">
          <w:r w:rsidR="0035613E" w:rsidRPr="00B27914">
            <w:delText xml:space="preserve">relative </w:delText>
          </w:r>
        </w:del>
      </w:ins>
      <w:del w:id="1298" w:author="Mosi Adesina Ifatunji" w:date="2025-07-16T22:58:00Z" w16du:dateUtc="2025-07-17T03:58:00Z">
        <w:r w:rsidRPr="00B27914">
          <w:delText>wage growth of Black and White co-workers.</w:delText>
        </w:r>
      </w:del>
    </w:p>
    <w:p w14:paraId="00000032" w14:textId="77777777" w:rsidR="00374CE3" w:rsidRPr="00B27914" w:rsidRDefault="00374CE3">
      <w:pPr>
        <w:rPr>
          <w:del w:id="1299" w:author="Mosi Adesina Ifatunji" w:date="2025-07-16T22:58:00Z" w16du:dateUtc="2025-07-17T03:58:00Z"/>
        </w:rPr>
      </w:pPr>
    </w:p>
    <w:p w14:paraId="00000033" w14:textId="35376357" w:rsidR="00374CE3" w:rsidRPr="00B27914" w:rsidRDefault="00851BB7">
      <w:pPr>
        <w:rPr>
          <w:del w:id="1300" w:author="Mosi Adesina Ifatunji" w:date="2025-07-16T22:58:00Z" w16du:dateUtc="2025-07-17T03:58:00Z"/>
        </w:rPr>
      </w:pPr>
      <w:del w:id="1301" w:author="Mosi Adesina Ifatunji" w:date="2025-07-16T22:58:00Z" w16du:dateUtc="2025-07-17T03:58:00Z">
        <w:r w:rsidRPr="00B27914" w:rsidDel="00DB6D95">
          <w:delText xml:space="preserve">After controlling for select worker characteristics, other firm-level factors, and related local labor market demographics, </w:delText>
        </w:r>
      </w:del>
      <w:ins w:id="1302" w:author="Mosi Ifatunji" w:date="2025-02-06T18:08:00Z" w16du:dateUtc="2025-02-07T00:08:00Z">
        <w:del w:id="1303" w:author="Mosi Adesina Ifatunji" w:date="2025-07-16T22:58:00Z" w16du:dateUtc="2025-07-17T03:58:00Z">
          <w:r w:rsidR="00DB6D95" w:rsidRPr="00B27914">
            <w:delText>W</w:delText>
          </w:r>
        </w:del>
      </w:ins>
      <w:del w:id="1304" w:author="Mosi Adesina Ifatunji" w:date="2025-07-16T22:58:00Z" w16du:dateUtc="2025-07-17T03:58:00Z">
        <w:r w:rsidRPr="00B27914" w:rsidDel="00DB6D95">
          <w:delText>w</w:delText>
        </w:r>
        <w:r w:rsidRPr="00B27914">
          <w:delText>e show</w:delText>
        </w:r>
        <w:r w:rsidRPr="00B27914">
          <w:rPr>
            <w:rPrChange w:id="1305" w:author="Mosi Adesina Ifatunji" w:date="2025-07-17T18:17:00Z" w16du:dateUtc="2025-07-17T23:17:00Z">
              <w:rPr>
                <w:color w:val="000000"/>
              </w:rPr>
            </w:rPrChange>
          </w:rPr>
          <w:delText xml:space="preserve"> that, as </w:delText>
        </w:r>
      </w:del>
      <w:ins w:id="1306" w:author="Mosi Ifatunji" w:date="2025-02-06T18:09:00Z" w16du:dateUtc="2025-02-07T00:09:00Z">
        <w:del w:id="1307" w:author="Mosi Adesina Ifatunji" w:date="2025-07-16T22:58:00Z" w16du:dateUtc="2025-07-17T03:58:00Z">
          <w:r w:rsidR="005D3002" w:rsidRPr="00B27914">
            <w:rPr>
              <w:rPrChange w:id="1308" w:author="Mosi Adesina Ifatunji" w:date="2025-07-17T18:17:00Z" w16du:dateUtc="2025-07-17T23:17:00Z">
                <w:rPr>
                  <w:color w:val="000000"/>
                </w:rPr>
              </w:rPrChange>
            </w:rPr>
            <w:delText xml:space="preserve">the proportion of </w:delText>
          </w:r>
          <w:r w:rsidR="00421182" w:rsidRPr="00B27914">
            <w:rPr>
              <w:rPrChange w:id="1309" w:author="Mosi Adesina Ifatunji" w:date="2025-07-17T18:17:00Z" w16du:dateUtc="2025-07-17T23:17:00Z">
                <w:rPr>
                  <w:color w:val="000000"/>
                </w:rPr>
              </w:rPrChange>
            </w:rPr>
            <w:delText xml:space="preserve">top earners </w:delText>
          </w:r>
          <w:r w:rsidR="005D3002" w:rsidRPr="00B27914">
            <w:rPr>
              <w:rPrChange w:id="1310" w:author="Mosi Adesina Ifatunji" w:date="2025-07-17T18:17:00Z" w16du:dateUtc="2025-07-17T23:17:00Z">
                <w:rPr>
                  <w:color w:val="000000"/>
                </w:rPr>
              </w:rPrChange>
            </w:rPr>
            <w:delText>within</w:delText>
          </w:r>
          <w:r w:rsidR="00421182" w:rsidRPr="00B27914">
            <w:rPr>
              <w:rPrChange w:id="1311" w:author="Mosi Adesina Ifatunji" w:date="2025-07-17T18:17:00Z" w16du:dateUtc="2025-07-17T23:17:00Z">
                <w:rPr>
                  <w:color w:val="000000"/>
                </w:rPr>
              </w:rPrChange>
            </w:rPr>
            <w:delText xml:space="preserve"> </w:delText>
          </w:r>
        </w:del>
      </w:ins>
      <w:del w:id="1312" w:author="Mosi Adesina Ifatunji" w:date="2025-07-16T22:58:00Z" w16du:dateUtc="2025-07-17T03:58:00Z">
        <w:r w:rsidRPr="00B27914">
          <w:rPr>
            <w:rPrChange w:id="1313" w:author="Mosi Adesina Ifatunji" w:date="2025-07-17T18:17:00Z" w16du:dateUtc="2025-07-17T23:17:00Z">
              <w:rPr>
                <w:color w:val="000000"/>
              </w:rPr>
            </w:rPrChange>
          </w:rPr>
          <w:delText xml:space="preserve">firms </w:delText>
        </w:r>
        <w:r w:rsidRPr="00B27914" w:rsidDel="00421182">
          <w:rPr>
            <w:rPrChange w:id="1314" w:author="Mosi Adesina Ifatunji" w:date="2025-07-17T18:17:00Z" w16du:dateUtc="2025-07-17T23:17:00Z">
              <w:rPr>
                <w:color w:val="000000"/>
              </w:rPr>
            </w:rPrChange>
          </w:rPr>
          <w:delText>get</w:delText>
        </w:r>
      </w:del>
      <w:ins w:id="1315" w:author="Mosi Ifatunji" w:date="2025-02-06T18:09:00Z" w16du:dateUtc="2025-02-07T00:09:00Z">
        <w:del w:id="1316" w:author="Mosi Adesina Ifatunji" w:date="2025-07-16T22:58:00Z" w16du:dateUtc="2025-07-17T03:58:00Z">
          <w:r w:rsidR="00421182" w:rsidRPr="00B27914">
            <w:rPr>
              <w:rPrChange w:id="1317" w:author="Mosi Adesina Ifatunji" w:date="2025-07-17T18:17:00Z" w16du:dateUtc="2025-07-17T23:17:00Z">
                <w:rPr>
                  <w:color w:val="000000"/>
                </w:rPr>
              </w:rPrChange>
            </w:rPr>
            <w:delText>become</w:delText>
          </w:r>
        </w:del>
      </w:ins>
      <w:ins w:id="1318" w:author="Mosi Ifatunji" w:date="2025-02-06T21:40:00Z" w16du:dateUtc="2025-02-07T03:40:00Z">
        <w:del w:id="1319" w:author="Mosi Adesina Ifatunji" w:date="2025-07-16T22:58:00Z" w16du:dateUtc="2025-07-17T03:58:00Z">
          <w:r w:rsidR="00AC373B" w:rsidRPr="00B27914">
            <w:rPr>
              <w:rPrChange w:id="1320" w:author="Mosi Adesina Ifatunji" w:date="2025-07-17T18:17:00Z" w16du:dateUtc="2025-07-17T23:17:00Z">
                <w:rPr>
                  <w:color w:val="000000"/>
                </w:rPr>
              </w:rPrChange>
            </w:rPr>
            <w:delText>s</w:delText>
          </w:r>
        </w:del>
      </w:ins>
      <w:ins w:id="1321" w:author="Mosi Ifatunji" w:date="2025-02-06T18:09:00Z" w16du:dateUtc="2025-02-07T00:09:00Z">
        <w:del w:id="1322" w:author="Mosi Adesina Ifatunji" w:date="2025-07-16T22:58:00Z" w16du:dateUtc="2025-07-17T03:58:00Z">
          <w:r w:rsidR="00421182" w:rsidRPr="00B27914">
            <w:rPr>
              <w:rPrChange w:id="1323" w:author="Mosi Adesina Ifatunji" w:date="2025-07-17T18:17:00Z" w16du:dateUtc="2025-07-17T23:17:00Z">
                <w:rPr>
                  <w:color w:val="000000"/>
                </w:rPr>
              </w:rPrChange>
            </w:rPr>
            <w:delText xml:space="preserve"> </w:delText>
          </w:r>
          <w:r w:rsidR="00421182" w:rsidRPr="00B27914">
            <w:rPr>
              <w:rPrChange w:id="1324" w:author="Mosi Adesina Ifatunji" w:date="2025-07-17T18:17:00Z" w16du:dateUtc="2025-07-17T23:17:00Z">
                <w:rPr>
                  <w:b/>
                  <w:color w:val="000000"/>
                </w:rPr>
              </w:rPrChange>
            </w:rPr>
            <w:delText>increasingly</w:delText>
          </w:r>
        </w:del>
      </w:ins>
      <w:del w:id="1325" w:author="Mosi Adesina Ifatunji" w:date="2025-07-16T22:58:00Z" w16du:dateUtc="2025-07-17T03:58:00Z">
        <w:r w:rsidRPr="00B27914">
          <w:rPr>
            <w:rPrChange w:id="1326" w:author="Mosi Adesina Ifatunji" w:date="2025-07-17T18:17:00Z" w16du:dateUtc="2025-07-17T23:17:00Z">
              <w:rPr>
                <w:b/>
                <w:color w:val="000000"/>
              </w:rPr>
            </w:rPrChange>
          </w:rPr>
          <w:delText xml:space="preserve"> </w:delText>
        </w:r>
      </w:del>
      <w:del w:id="1327" w:author="Mosi Adesina Ifatunji" w:date="2025-03-11T15:11:00Z" w16du:dateUtc="2025-03-11T20:11:00Z">
        <w:r w:rsidRPr="00B27914" w:rsidDel="00CE4DEA">
          <w:rPr>
            <w:rPrChange w:id="1328" w:author="Mosi Adesina Ifatunji" w:date="2025-07-17T18:17:00Z" w16du:dateUtc="2025-07-17T23:17:00Z">
              <w:rPr>
                <w:b/>
                <w:color w:val="000000"/>
              </w:rPr>
            </w:rPrChange>
          </w:rPr>
          <w:delText>White</w:delText>
        </w:r>
        <w:r w:rsidRPr="00B27914" w:rsidDel="00CE4DEA">
          <w:rPr>
            <w:rPrChange w:id="1329" w:author="Mosi Adesina Ifatunji" w:date="2025-07-17T18:17:00Z" w16du:dateUtc="2025-07-17T23:17:00Z">
              <w:rPr>
                <w:color w:val="000000"/>
              </w:rPr>
            </w:rPrChange>
          </w:rPr>
          <w:delText>r,</w:delText>
        </w:r>
      </w:del>
      <w:del w:id="1330" w:author="Mosi Adesina Ifatunji" w:date="2025-07-16T22:58:00Z" w16du:dateUtc="2025-07-17T03:58:00Z">
        <w:r w:rsidRPr="00B27914">
          <w:rPr>
            <w:rPrChange w:id="1331" w:author="Mosi Adesina Ifatunji" w:date="2025-07-17T18:17:00Z" w16du:dateUtc="2025-07-17T23:17:00Z">
              <w:rPr>
                <w:color w:val="000000"/>
              </w:rPr>
            </w:rPrChange>
          </w:rPr>
          <w:delText xml:space="preserve"> the </w:delText>
        </w:r>
        <w:r w:rsidRPr="00B27914">
          <w:delText>wage</w:delText>
        </w:r>
      </w:del>
      <w:ins w:id="1332" w:author="Mosi Ifatunji" w:date="2025-02-06T21:41:00Z" w16du:dateUtc="2025-02-07T03:41:00Z">
        <w:del w:id="1333" w:author="Mosi Adesina Ifatunji" w:date="2025-07-16T22:58:00Z" w16du:dateUtc="2025-07-17T03:58:00Z">
          <w:r w:rsidR="00B53691" w:rsidRPr="00B27914">
            <w:rPr>
              <w:rPrChange w:id="1334" w:author="Mosi Adesina Ifatunji" w:date="2025-07-17T18:17:00Z" w16du:dateUtc="2025-07-17T23:17:00Z">
                <w:rPr>
                  <w:b/>
                  <w:color w:val="000000"/>
                </w:rPr>
              </w:rPrChange>
            </w:rPr>
            <w:delText xml:space="preserve">s </w:delText>
          </w:r>
        </w:del>
      </w:ins>
      <w:del w:id="1335" w:author="Mosi Adesina Ifatunji" w:date="2025-07-16T22:58:00Z" w16du:dateUtc="2025-07-17T03:58:00Z">
        <w:r w:rsidRPr="00B27914" w:rsidDel="00B53691">
          <w:rPr>
            <w:rPrChange w:id="1336" w:author="Mosi Adesina Ifatunji" w:date="2025-07-17T18:17:00Z" w16du:dateUtc="2025-07-17T23:17:00Z">
              <w:rPr>
                <w:b/>
                <w:color w:val="000000"/>
              </w:rPr>
            </w:rPrChange>
          </w:rPr>
          <w:delText xml:space="preserve"> growth </w:delText>
        </w:r>
        <w:r w:rsidRPr="00B27914">
          <w:rPr>
            <w:rPrChange w:id="1337" w:author="Mosi Adesina Ifatunji" w:date="2025-07-17T18:17:00Z" w16du:dateUtc="2025-07-17T23:17:00Z">
              <w:rPr>
                <w:b/>
                <w:color w:val="000000"/>
              </w:rPr>
            </w:rPrChange>
          </w:rPr>
          <w:delText xml:space="preserve">of Black workers </w:delText>
        </w:r>
        <w:r w:rsidRPr="00B27914" w:rsidDel="00D56C9E">
          <w:rPr>
            <w:rPrChange w:id="1338" w:author="Mosi Adesina Ifatunji" w:date="2025-07-17T18:17:00Z" w16du:dateUtc="2025-07-17T23:17:00Z">
              <w:rPr>
                <w:b/>
                <w:color w:val="000000"/>
              </w:rPr>
            </w:rPrChange>
          </w:rPr>
          <w:delText>decrease</w:delText>
        </w:r>
      </w:del>
      <w:ins w:id="1339" w:author="Mosi Ifatunji" w:date="2025-02-06T21:41:00Z" w16du:dateUtc="2025-02-07T03:41:00Z">
        <w:del w:id="1340" w:author="Mosi Adesina Ifatunji" w:date="2025-07-16T22:58:00Z" w16du:dateUtc="2025-07-17T03:58:00Z">
          <w:r w:rsidR="00B01601" w:rsidRPr="00B27914">
            <w:rPr>
              <w:rPrChange w:id="1341" w:author="Mosi Adesina Ifatunji" w:date="2025-07-17T18:17:00Z" w16du:dateUtc="2025-07-17T23:17:00Z">
                <w:rPr>
                  <w:color w:val="000000"/>
                </w:rPr>
              </w:rPrChange>
            </w:rPr>
            <w:delText xml:space="preserve"> </w:delText>
          </w:r>
        </w:del>
      </w:ins>
      <w:del w:id="1342" w:author="Mosi Adesina Ifatunji" w:date="2025-07-16T22:58:00Z" w16du:dateUtc="2025-07-17T03:58:00Z">
        <w:r w:rsidRPr="00B27914" w:rsidDel="00B01601">
          <w:rPr>
            <w:rPrChange w:id="1343" w:author="Mosi Adesina Ifatunji" w:date="2025-07-17T18:17:00Z" w16du:dateUtc="2025-07-17T23:17:00Z">
              <w:rPr>
                <w:color w:val="000000"/>
              </w:rPr>
            </w:rPrChange>
          </w:rPr>
          <w:delText xml:space="preserve">s </w:delText>
        </w:r>
        <w:r w:rsidRPr="00B27914" w:rsidDel="00B01601">
          <w:delText xml:space="preserve">as </w:delText>
        </w:r>
        <w:r w:rsidRPr="00B27914" w:rsidDel="00BB181B">
          <w:delText xml:space="preserve">that </w:delText>
        </w:r>
      </w:del>
      <w:ins w:id="1344" w:author="Mosi Ifatunji" w:date="2025-02-06T21:41:00Z" w16du:dateUtc="2025-02-07T03:41:00Z">
        <w:del w:id="1345" w:author="Mosi Adesina Ifatunji" w:date="2025-07-16T22:58:00Z" w16du:dateUtc="2025-07-17T03:58:00Z">
          <w:r w:rsidR="00B01601" w:rsidRPr="00B27914">
            <w:rPr>
              <w:rPrChange w:id="1346" w:author="Mosi Adesina Ifatunji" w:date="2025-07-17T18:17:00Z" w16du:dateUtc="2025-07-17T23:17:00Z">
                <w:rPr>
                  <w:color w:val="000000"/>
                </w:rPr>
              </w:rPrChange>
            </w:rPr>
            <w:delText>relative</w:delText>
          </w:r>
        </w:del>
      </w:ins>
      <w:ins w:id="1347" w:author="Mosi Ifatunji" w:date="2025-02-06T21:42:00Z" w16du:dateUtc="2025-02-07T03:42:00Z">
        <w:del w:id="1348" w:author="Mosi Adesina Ifatunji" w:date="2025-07-16T22:58:00Z" w16du:dateUtc="2025-07-17T03:58:00Z">
          <w:r w:rsidR="00D32559" w:rsidRPr="00B27914">
            <w:rPr>
              <w:rPrChange w:id="1349" w:author="Mosi Adesina Ifatunji" w:date="2025-07-17T18:17:00Z" w16du:dateUtc="2025-07-17T23:17:00Z">
                <w:rPr>
                  <w:color w:val="000000"/>
                </w:rPr>
              </w:rPrChange>
            </w:rPr>
            <w:delText xml:space="preserve"> that of their</w:delText>
          </w:r>
        </w:del>
      </w:ins>
      <w:del w:id="1350" w:author="Mosi Adesina Ifatunji" w:date="2025-07-16T22:58:00Z" w16du:dateUtc="2025-07-17T03:58:00Z">
        <w:r w:rsidRPr="00B27914" w:rsidDel="00BB181B">
          <w:delText>of their</w:delText>
        </w:r>
        <w:r w:rsidRPr="00B27914">
          <w:delText xml:space="preserve"> </w:delText>
        </w:r>
        <w:r w:rsidRPr="00B27914">
          <w:rPr>
            <w:rPrChange w:id="1351" w:author="Mosi Adesina Ifatunji" w:date="2025-07-17T18:17:00Z" w16du:dateUtc="2025-07-17T23:17:00Z">
              <w:rPr>
                <w:color w:val="000000"/>
              </w:rPr>
            </w:rPrChange>
          </w:rPr>
          <w:delText>White co-workers</w:delText>
        </w:r>
        <w:r w:rsidRPr="00B27914" w:rsidDel="00D32559">
          <w:rPr>
            <w:rPrChange w:id="1352" w:author="Mosi Adesina Ifatunji" w:date="2025-07-17T18:17:00Z" w16du:dateUtc="2025-07-17T23:17:00Z">
              <w:rPr>
                <w:color w:val="000000"/>
              </w:rPr>
            </w:rPrChange>
          </w:rPr>
          <w:delText xml:space="preserve"> </w:delText>
        </w:r>
        <w:r w:rsidRPr="00B27914" w:rsidDel="00D32559">
          <w:delText>increases</w:delText>
        </w:r>
        <w:r w:rsidRPr="00B27914">
          <w:delText>.</w:delText>
        </w:r>
      </w:del>
    </w:p>
    <w:p w14:paraId="00000034" w14:textId="77777777" w:rsidR="00374CE3" w:rsidRPr="00B27914" w:rsidRDefault="00374CE3">
      <w:pPr>
        <w:rPr>
          <w:del w:id="1353" w:author="Mosi Adesina Ifatunji" w:date="2025-07-16T22:58:00Z" w16du:dateUtc="2025-07-17T03:58:00Z"/>
        </w:rPr>
      </w:pPr>
    </w:p>
    <w:p w14:paraId="00000035" w14:textId="4919852F" w:rsidR="00374CE3" w:rsidRPr="00B27914" w:rsidDel="00B17EA2" w:rsidRDefault="00851BB7">
      <w:pPr>
        <w:rPr>
          <w:del w:id="1354" w:author="Mosi Adesina Ifatunji" w:date="2025-07-17T18:24:00Z" w16du:dateUtc="2025-07-17T23:24:00Z"/>
        </w:rPr>
      </w:pPr>
      <w:del w:id="1355" w:author="Mosi Adesina Ifatunji" w:date="2025-07-16T22:58:00Z" w16du:dateUtc="2025-07-17T03:58:00Z">
        <w:r w:rsidRPr="00B27914" w:rsidDel="0040184C">
          <w:delText>This</w:delText>
        </w:r>
        <w:r w:rsidRPr="00B27914" w:rsidDel="0040184C">
          <w:rPr>
            <w:rPrChange w:id="1356" w:author="Mosi Adesina Ifatunji" w:date="2025-07-17T18:17:00Z" w16du:dateUtc="2025-07-17T23:17:00Z">
              <w:rPr>
                <w:color w:val="000000"/>
              </w:rPr>
            </w:rPrChange>
          </w:rPr>
          <w:delText xml:space="preserve"> pattern, </w:delText>
        </w:r>
      </w:del>
      <w:ins w:id="1357" w:author="Mosi Ifatunji" w:date="2025-02-06T18:14:00Z" w16du:dateUtc="2025-02-07T00:14:00Z">
        <w:del w:id="1358" w:author="Mosi Adesina Ifatunji" w:date="2025-07-16T22:58:00Z" w16du:dateUtc="2025-07-17T03:58:00Z">
          <w:r w:rsidR="00E03540" w:rsidRPr="00B27914">
            <w:delText>We argue that</w:delText>
          </w:r>
          <w:r w:rsidR="00E03540" w:rsidRPr="00B27914" w:rsidDel="00E83A28">
            <w:rPr>
              <w:rPrChange w:id="1359" w:author="Mosi Adesina Ifatunji" w:date="2025-07-17T18:17:00Z" w16du:dateUtc="2025-07-17T23:17:00Z">
                <w:rPr>
                  <w:color w:val="000000"/>
                </w:rPr>
              </w:rPrChange>
            </w:rPr>
            <w:delText xml:space="preserve"> </w:delText>
          </w:r>
        </w:del>
      </w:ins>
      <w:del w:id="1360" w:author="Mosi Adesina Ifatunji" w:date="2025-07-16T22:58:00Z" w16du:dateUtc="2025-07-17T03:58:00Z">
        <w:r w:rsidRPr="00B27914" w:rsidDel="00E83A28">
          <w:rPr>
            <w:rPrChange w:id="1361" w:author="Mosi Adesina Ifatunji" w:date="2025-07-17T18:17:00Z" w16du:dateUtc="2025-07-17T23:17:00Z">
              <w:rPr>
                <w:color w:val="000000"/>
              </w:rPr>
            </w:rPrChange>
          </w:rPr>
          <w:delText>a</w:delText>
        </w:r>
        <w:r w:rsidRPr="00B27914" w:rsidDel="00E03540">
          <w:rPr>
            <w:rPrChange w:id="1362" w:author="Mosi Adesina Ifatunji" w:date="2025-07-17T18:17:00Z" w16du:dateUtc="2025-07-17T23:17:00Z">
              <w:rPr>
                <w:color w:val="000000"/>
              </w:rPr>
            </w:rPrChange>
          </w:rPr>
          <w:delText>long with differences in</w:delText>
        </w:r>
        <w:r w:rsidRPr="00B27914" w:rsidDel="00E83A28">
          <w:rPr>
            <w:rPrChange w:id="1363" w:author="Mosi Adesina Ifatunji" w:date="2025-07-17T18:17:00Z" w16du:dateUtc="2025-07-17T23:17:00Z">
              <w:rPr>
                <w:color w:val="000000"/>
              </w:rPr>
            </w:rPrChange>
          </w:rPr>
          <w:delText xml:space="preserve"> their </w:delText>
        </w:r>
        <w:r w:rsidRPr="00B27914" w:rsidDel="00E83A28">
          <w:delText>initial</w:delText>
        </w:r>
        <w:r w:rsidRPr="00B27914" w:rsidDel="00E03540">
          <w:rPr>
            <w:rPrChange w:id="1364" w:author="Mosi Adesina Ifatunji" w:date="2025-07-17T18:17:00Z" w16du:dateUtc="2025-07-17T23:17:00Z">
              <w:rPr>
                <w:color w:val="000000"/>
              </w:rPr>
            </w:rPrChange>
          </w:rPr>
          <w:delText xml:space="preserve"> wage levels</w:delText>
        </w:r>
      </w:del>
      <w:ins w:id="1365" w:author="Mosi Ifatunji" w:date="2025-02-06T18:12:00Z" w16du:dateUtc="2025-02-07T00:12:00Z">
        <w:del w:id="1366" w:author="Mosi Adesina Ifatunji" w:date="2025-07-16T22:58:00Z" w16du:dateUtc="2025-07-17T03:58:00Z">
          <w:r w:rsidR="007D4EBE" w:rsidRPr="00B27914">
            <w:rPr>
              <w:rPrChange w:id="1367" w:author="Mosi Adesina Ifatunji" w:date="2025-07-17T18:17:00Z" w16du:dateUtc="2025-07-17T23:17:00Z">
                <w:rPr>
                  <w:color w:val="000000"/>
                </w:rPr>
              </w:rPrChange>
            </w:rPr>
            <w:delText>this</w:delText>
          </w:r>
        </w:del>
      </w:ins>
      <w:del w:id="1368" w:author="Mosi Adesina Ifatunji" w:date="2025-07-16T22:58:00Z" w16du:dateUtc="2025-07-17T03:58:00Z">
        <w:r w:rsidRPr="00B27914" w:rsidDel="007D4EBE">
          <w:rPr>
            <w:rPrChange w:id="1369" w:author="Mosi Adesina Ifatunji" w:date="2025-07-17T18:17:00Z" w16du:dateUtc="2025-07-17T23:17:00Z">
              <w:rPr>
                <w:color w:val="000000"/>
              </w:rPr>
            </w:rPrChange>
          </w:rPr>
          <w:delText xml:space="preserve">, </w:delText>
        </w:r>
        <w:r w:rsidRPr="00B27914" w:rsidDel="007D4EBE">
          <w:delText>results</w:delText>
        </w:r>
        <w:r w:rsidRPr="00B27914" w:rsidDel="007D4EBE">
          <w:rPr>
            <w:rPrChange w:id="1370" w:author="Mosi Adesina Ifatunji" w:date="2025-07-17T18:17:00Z" w16du:dateUtc="2025-07-17T23:17:00Z">
              <w:rPr>
                <w:color w:val="000000"/>
              </w:rPr>
            </w:rPrChange>
          </w:rPr>
          <w:delText xml:space="preserve"> in a </w:delText>
        </w:r>
        <w:r w:rsidRPr="00B27914" w:rsidDel="007D4EBE">
          <w:delText>linear</w:delText>
        </w:r>
        <w:r w:rsidRPr="00B27914">
          <w:rPr>
            <w:rPrChange w:id="1371" w:author="Mosi Adesina Ifatunji" w:date="2025-07-17T18:17:00Z" w16du:dateUtc="2025-07-17T23:17:00Z">
              <w:rPr>
                <w:color w:val="000000"/>
              </w:rPr>
            </w:rPrChange>
          </w:rPr>
          <w:delText xml:space="preserve"> divergence in</w:delText>
        </w:r>
        <w:r w:rsidRPr="00B27914" w:rsidDel="008D7FF8">
          <w:rPr>
            <w:rPrChange w:id="1372" w:author="Mosi Adesina Ifatunji" w:date="2025-07-17T18:17:00Z" w16du:dateUtc="2025-07-17T23:17:00Z">
              <w:rPr>
                <w:color w:val="000000"/>
              </w:rPr>
            </w:rPrChange>
          </w:rPr>
          <w:delText xml:space="preserve"> the</w:delText>
        </w:r>
        <w:r w:rsidRPr="00B27914">
          <w:rPr>
            <w:rPrChange w:id="1373" w:author="Mosi Adesina Ifatunji" w:date="2025-07-17T18:17:00Z" w16du:dateUtc="2025-07-17T23:17:00Z">
              <w:rPr>
                <w:color w:val="000000"/>
              </w:rPr>
            </w:rPrChange>
          </w:rPr>
          <w:delText xml:space="preserve"> wage</w:delText>
        </w:r>
      </w:del>
      <w:ins w:id="1374" w:author="Mosi Ifatunji" w:date="2025-02-06T18:12:00Z" w16du:dateUtc="2025-02-07T00:12:00Z">
        <w:del w:id="1375" w:author="Mosi Adesina Ifatunji" w:date="2025-07-16T22:58:00Z" w16du:dateUtc="2025-07-17T03:58:00Z">
          <w:r w:rsidR="008D7FF8" w:rsidRPr="00B27914">
            <w:rPr>
              <w:rPrChange w:id="1376" w:author="Mosi Adesina Ifatunji" w:date="2025-07-17T18:17:00Z" w16du:dateUtc="2025-07-17T23:17:00Z">
                <w:rPr>
                  <w:color w:val="000000"/>
                </w:rPr>
              </w:rPrChange>
            </w:rPr>
            <w:delText xml:space="preserve"> </w:delText>
          </w:r>
        </w:del>
      </w:ins>
      <w:del w:id="1377" w:author="Mosi Adesina Ifatunji" w:date="2025-07-16T22:58:00Z" w16du:dateUtc="2025-07-17T03:58:00Z">
        <w:r w:rsidRPr="00B27914" w:rsidDel="008D7FF8">
          <w:rPr>
            <w:rPrChange w:id="1378" w:author="Mosi Adesina Ifatunji" w:date="2025-07-17T18:17:00Z" w16du:dateUtc="2025-07-17T23:17:00Z">
              <w:rPr>
                <w:color w:val="000000"/>
              </w:rPr>
            </w:rPrChange>
          </w:rPr>
          <w:delText xml:space="preserve"> growth </w:delText>
        </w:r>
        <w:r w:rsidRPr="00B27914">
          <w:delText xml:space="preserve">trajectories </w:delText>
        </w:r>
      </w:del>
      <w:ins w:id="1379" w:author="Mosi Ifatunji" w:date="2025-02-06T18:16:00Z" w16du:dateUtc="2025-02-07T00:16:00Z">
        <w:del w:id="1380" w:author="Mosi Adesina Ifatunji" w:date="2025-07-16T22:58:00Z" w16du:dateUtc="2025-07-17T03:58:00Z">
          <w:r w:rsidR="00131B38" w:rsidRPr="00B27914">
            <w:delText>reflects</w:delText>
          </w:r>
        </w:del>
      </w:ins>
      <w:ins w:id="1381" w:author="Mosi Ifatunji" w:date="2025-02-06T18:15:00Z" w16du:dateUtc="2025-02-07T00:15:00Z">
        <w:del w:id="1382" w:author="Mosi Adesina Ifatunji" w:date="2025-07-16T22:58:00Z" w16du:dateUtc="2025-07-17T03:58:00Z">
          <w:r w:rsidR="00E03540" w:rsidRPr="00B27914">
            <w:delText xml:space="preserve"> </w:delText>
          </w:r>
          <w:r w:rsidR="00EC6FBB" w:rsidRPr="00B27914" w:rsidDel="00D56C9E">
            <w:delText>underlying</w:delText>
          </w:r>
          <w:r w:rsidR="00EC6FBB" w:rsidRPr="00B27914">
            <w:delText xml:space="preserve"> </w:delText>
          </w:r>
        </w:del>
        <w:del w:id="1383" w:author="Mosi Adesina Ifatunji" w:date="2025-03-05T08:21:00Z" w16du:dateUtc="2025-03-05T14:21:00Z">
          <w:r w:rsidR="00EC6FBB" w:rsidRPr="00B27914">
            <w:delText>ethnoracial schema</w:delText>
          </w:r>
        </w:del>
      </w:ins>
      <w:ins w:id="1384" w:author="Mosi Ifatunji" w:date="2025-02-06T18:13:00Z" w16du:dateUtc="2025-02-07T00:13:00Z">
        <w:del w:id="1385" w:author="Mosi Adesina Ifatunji" w:date="2025-03-05T08:21:00Z" w16du:dateUtc="2025-03-05T14:21:00Z">
          <w:r w:rsidR="006D2111" w:rsidRPr="00B27914">
            <w:delText xml:space="preserve"> </w:delText>
          </w:r>
        </w:del>
      </w:ins>
      <w:ins w:id="1386" w:author="Mosi Ifatunji" w:date="2025-02-06T18:16:00Z" w16du:dateUtc="2025-02-07T00:16:00Z">
        <w:del w:id="1387" w:author="Mosi Adesina Ifatunji" w:date="2025-03-05T08:21:00Z" w16du:dateUtc="2025-03-05T14:21:00Z">
          <w:r w:rsidR="003D744A" w:rsidRPr="00B27914">
            <w:delText xml:space="preserve">that contribute </w:delText>
          </w:r>
        </w:del>
        <w:del w:id="1388" w:author="Mosi Adesina Ifatunji" w:date="2025-07-16T22:58:00Z" w16du:dateUtc="2025-07-17T03:58:00Z">
          <w:r w:rsidR="003D744A" w:rsidRPr="00B27914">
            <w:delText xml:space="preserve">to </w:delText>
          </w:r>
        </w:del>
      </w:ins>
      <w:ins w:id="1389" w:author="Mosi Ifatunji" w:date="2025-02-06T18:17:00Z" w16du:dateUtc="2025-02-07T00:17:00Z">
        <w:del w:id="1390" w:author="Mosi Adesina Ifatunji" w:date="2025-03-05T08:21:00Z" w16du:dateUtc="2025-03-05T14:21:00Z">
          <w:r w:rsidR="00EC1BAA" w:rsidRPr="00B27914">
            <w:delText xml:space="preserve">both </w:delText>
          </w:r>
        </w:del>
        <w:del w:id="1391" w:author="Mosi Adesina Ifatunji" w:date="2025-07-16T22:58:00Z" w16du:dateUtc="2025-07-17T03:58:00Z">
          <w:r w:rsidR="00EC1BAA" w:rsidRPr="00B27914">
            <w:delText xml:space="preserve">the </w:delText>
          </w:r>
        </w:del>
      </w:ins>
      <w:ins w:id="1392" w:author="Mosi Ifatunji" w:date="2025-02-06T18:13:00Z" w16du:dateUtc="2025-02-07T00:13:00Z">
        <w:del w:id="1393" w:author="Mosi Adesina Ifatunji" w:date="2025-07-16T22:58:00Z" w16du:dateUtc="2025-07-17T03:58:00Z">
          <w:r w:rsidR="0090606C" w:rsidRPr="00B27914">
            <w:delText xml:space="preserve">Whiteness of firms </w:delText>
          </w:r>
        </w:del>
      </w:ins>
      <w:del w:id="1394" w:author="Mosi Adesina Ifatunji" w:date="2025-07-16T22:58:00Z" w16du:dateUtc="2025-07-17T03:58:00Z">
        <w:r w:rsidRPr="00B27914" w:rsidDel="006D2111">
          <w:delText xml:space="preserve">of Black and White co-workers and a widening of </w:delText>
        </w:r>
        <w:r w:rsidRPr="00B27914" w:rsidDel="0090606C">
          <w:delText>these</w:delText>
        </w:r>
      </w:del>
      <w:ins w:id="1395" w:author="Mosi Ifatunji" w:date="2025-02-06T18:17:00Z" w16du:dateUtc="2025-02-07T00:17:00Z">
        <w:del w:id="1396" w:author="Mosi Adesina Ifatunji" w:date="2025-07-16T22:58:00Z" w16du:dateUtc="2025-07-17T03:58:00Z">
          <w:r w:rsidR="00EC1BAA" w:rsidRPr="00B27914">
            <w:delText xml:space="preserve">and </w:delText>
          </w:r>
        </w:del>
        <w:del w:id="1397" w:author="Mosi Adesina Ifatunji" w:date="2025-03-05T08:22:00Z" w16du:dateUtc="2025-03-05T14:22:00Z">
          <w:r w:rsidR="00EC1BAA" w:rsidRPr="00B27914">
            <w:delText>persistent</w:delText>
          </w:r>
        </w:del>
      </w:ins>
      <w:del w:id="1398" w:author="Mosi Adesina Ifatunji" w:date="2025-03-05T08:22:00Z" w16du:dateUtc="2025-03-05T14:22:00Z">
        <w:r w:rsidRPr="00B27914">
          <w:delText xml:space="preserve"> </w:delText>
        </w:r>
      </w:del>
      <w:del w:id="1399" w:author="Mosi Adesina Ifatunji" w:date="2025-07-16T22:58:00Z" w16du:dateUtc="2025-07-17T03:58:00Z">
        <w:r w:rsidRPr="00B27914">
          <w:delText xml:space="preserve">ethnoracial </w:delText>
        </w:r>
      </w:del>
      <w:ins w:id="1400" w:author="Mosi Ifatunji" w:date="2025-02-06T18:17:00Z" w16du:dateUtc="2025-02-07T00:17:00Z">
        <w:del w:id="1401" w:author="Mosi Adesina Ifatunji" w:date="2025-07-16T22:58:00Z" w16du:dateUtc="2025-07-17T03:58:00Z">
          <w:r w:rsidR="00EC1BAA" w:rsidRPr="00B27914">
            <w:delText xml:space="preserve">wages </w:delText>
          </w:r>
        </w:del>
      </w:ins>
      <w:del w:id="1402" w:author="Mosi Adesina Ifatunji" w:date="2025-07-16T22:58:00Z" w16du:dateUtc="2025-07-17T03:58:00Z">
        <w:r w:rsidRPr="00B27914">
          <w:delText>disparities</w:delText>
        </w:r>
        <w:r w:rsidRPr="00B27914" w:rsidDel="00EC1BAA">
          <w:rPr>
            <w:rPrChange w:id="1403" w:author="Mosi Adesina Ifatunji" w:date="2025-07-17T18:17:00Z" w16du:dateUtc="2025-07-17T23:17:00Z">
              <w:rPr>
                <w:color w:val="000000"/>
              </w:rPr>
            </w:rPrChange>
          </w:rPr>
          <w:delText xml:space="preserve"> in wage</w:delText>
        </w:r>
        <w:r w:rsidRPr="00B27914" w:rsidDel="00EC1BAA">
          <w:delText>s</w:delText>
        </w:r>
        <w:r w:rsidRPr="00B27914">
          <w:delText>.</w:delText>
        </w:r>
      </w:del>
    </w:p>
    <w:p w14:paraId="00000036" w14:textId="77777777" w:rsidR="00374CE3" w:rsidRPr="00B27914" w:rsidDel="00E86052" w:rsidRDefault="00374CE3">
      <w:pPr>
        <w:rPr>
          <w:del w:id="1404" w:author="Mosi Ifatunji" w:date="2025-02-06T18:17:00Z" w16du:dateUtc="2025-02-07T00:17:00Z"/>
        </w:rPr>
      </w:pPr>
    </w:p>
    <w:p w14:paraId="00000037" w14:textId="0C01180C" w:rsidR="00374CE3" w:rsidRPr="00B27914" w:rsidDel="00E86052" w:rsidRDefault="00851BB7">
      <w:pPr>
        <w:rPr>
          <w:del w:id="1405" w:author="Mosi Ifatunji" w:date="2025-02-06T18:17:00Z" w16du:dateUtc="2025-02-07T00:17:00Z"/>
        </w:rPr>
      </w:pPr>
      <w:del w:id="1406" w:author="Mosi Ifatunji" w:date="2025-02-06T18:17:00Z" w16du:dateUtc="2025-02-07T00:17:00Z">
        <w:r w:rsidRPr="00B27914" w:rsidDel="00E86052">
          <w:delText>Since we identify and isolate this divergence as a function of the Whiteness of firms, we argue</w:delText>
        </w:r>
        <w:r w:rsidRPr="00B27914" w:rsidDel="00E86052">
          <w:rPr>
            <w:rPrChange w:id="1407" w:author="Mosi Adesina Ifatunji" w:date="2025-07-17T18:17:00Z" w16du:dateUtc="2025-07-17T23:17:00Z">
              <w:rPr>
                <w:color w:val="000000"/>
              </w:rPr>
            </w:rPrChange>
          </w:rPr>
          <w:delText xml:space="preserve"> </w:delText>
        </w:r>
        <w:r w:rsidRPr="00B27914" w:rsidDel="00E86052">
          <w:delText>that the</w:delText>
        </w:r>
        <w:r w:rsidRPr="00B27914" w:rsidDel="00E86052">
          <w:rPr>
            <w:rPrChange w:id="1408" w:author="Mosi Adesina Ifatunji" w:date="2025-07-17T18:17:00Z" w16du:dateUtc="2025-07-17T23:17:00Z">
              <w:rPr>
                <w:color w:val="000000"/>
              </w:rPr>
            </w:rPrChange>
          </w:rPr>
          <w:delText xml:space="preserve"> ethnoracial structure of </w:delText>
        </w:r>
        <w:r w:rsidRPr="00B27914" w:rsidDel="00E86052">
          <w:delText>firms</w:delText>
        </w:r>
        <w:r w:rsidRPr="00B27914" w:rsidDel="00E86052">
          <w:rPr>
            <w:rPrChange w:id="1409" w:author="Mosi Adesina Ifatunji" w:date="2025-07-17T18:17:00Z" w16du:dateUtc="2025-07-17T23:17:00Z">
              <w:rPr>
                <w:color w:val="000000"/>
              </w:rPr>
            </w:rPrChange>
          </w:rPr>
          <w:delText xml:space="preserve"> </w:delText>
        </w:r>
        <w:r w:rsidRPr="00B27914" w:rsidDel="00E86052">
          <w:delText>contributes</w:delText>
        </w:r>
        <w:r w:rsidRPr="00B27914" w:rsidDel="00E86052">
          <w:rPr>
            <w:rPrChange w:id="1410" w:author="Mosi Adesina Ifatunji" w:date="2025-07-17T18:17:00Z" w16du:dateUtc="2025-07-17T23:17:00Z">
              <w:rPr>
                <w:color w:val="000000"/>
              </w:rPr>
            </w:rPrChange>
          </w:rPr>
          <w:delText xml:space="preserve"> </w:delText>
        </w:r>
        <w:r w:rsidRPr="00B27914" w:rsidDel="00E86052">
          <w:delText xml:space="preserve">meaningfully </w:delText>
        </w:r>
        <w:r w:rsidRPr="00B27914" w:rsidDel="00E86052">
          <w:rPr>
            <w:rPrChange w:id="1411" w:author="Mosi Adesina Ifatunji" w:date="2025-07-17T18:17:00Z" w16du:dateUtc="2025-07-17T23:17:00Z">
              <w:rPr>
                <w:color w:val="000000"/>
              </w:rPr>
            </w:rPrChange>
          </w:rPr>
          <w:delText>to</w:delText>
        </w:r>
        <w:r w:rsidRPr="00B27914" w:rsidDel="00E86052">
          <w:delText xml:space="preserve"> wage disparities in the United States.</w:delText>
        </w:r>
      </w:del>
    </w:p>
    <w:p w14:paraId="00000038" w14:textId="6B3EEB3B" w:rsidR="00374CE3" w:rsidRPr="00B27914" w:rsidDel="00D32559" w:rsidRDefault="00374CE3">
      <w:pPr>
        <w:rPr>
          <w:del w:id="1412" w:author="Mosi Ifatunji" w:date="2025-02-06T21:42:00Z" w16du:dateUtc="2025-02-07T03:42:00Z"/>
        </w:rPr>
      </w:pPr>
    </w:p>
    <w:p w14:paraId="28F2EA48" w14:textId="77777777" w:rsidR="00D32559" w:rsidRPr="00B27914" w:rsidDel="00B17EA2" w:rsidRDefault="00D32559">
      <w:pPr>
        <w:rPr>
          <w:ins w:id="1413" w:author="Mosi Ifatunji" w:date="2025-02-06T21:42:00Z" w16du:dateUtc="2025-02-07T03:42:00Z"/>
          <w:del w:id="1414" w:author="Mosi Adesina Ifatunji" w:date="2025-07-17T18:24:00Z" w16du:dateUtc="2025-07-17T23:24:00Z"/>
        </w:rPr>
      </w:pPr>
    </w:p>
    <w:p w14:paraId="7B22F812" w14:textId="4D3C2B93" w:rsidR="007D3B82" w:rsidRPr="00B27914" w:rsidDel="00B17EA2" w:rsidRDefault="00851BB7">
      <w:pPr>
        <w:rPr>
          <w:del w:id="1415" w:author="Mosi Adesina Ifatunji" w:date="2025-07-17T18:24:00Z" w16du:dateUtc="2025-07-17T23:24:00Z"/>
        </w:rPr>
      </w:pPr>
      <w:del w:id="1416" w:author="Mosi Adesina Ifatunji" w:date="2025-07-17T18:24:00Z" w16du:dateUtc="2025-07-17T23:24:00Z">
        <w:r w:rsidRPr="00B27914" w:rsidDel="00B17EA2">
          <w:delText>[</w:delText>
        </w:r>
        <w:r w:rsidRPr="00B27914" w:rsidDel="00B17EA2">
          <w:rPr>
            <w:highlight w:val="yellow"/>
            <w:rPrChange w:id="1417" w:author="Mosi Adesina Ifatunji" w:date="2025-07-17T18:17:00Z" w16du:dateUtc="2025-07-17T23:17:00Z">
              <w:rPr>
                <w:color w:val="070707"/>
              </w:rPr>
            </w:rPrChange>
          </w:rPr>
          <w:delText>361</w:delText>
        </w:r>
      </w:del>
      <w:ins w:id="1418" w:author="Mosi Ifatunji" w:date="2025-02-06T18:20:00Z" w16du:dateUtc="2025-02-07T00:20:00Z">
        <w:del w:id="1419" w:author="Mosi Adesina Ifatunji" w:date="2025-07-17T18:24:00Z" w16du:dateUtc="2025-07-17T23:24:00Z">
          <w:r w:rsidR="00547128" w:rsidRPr="00B27914" w:rsidDel="00B17EA2">
            <w:rPr>
              <w:highlight w:val="yellow"/>
              <w:rPrChange w:id="1420" w:author="Mosi Adesina Ifatunji" w:date="2025-07-17T18:17:00Z" w16du:dateUtc="2025-07-17T23:17:00Z">
                <w:rPr>
                  <w:color w:val="070707"/>
                </w:rPr>
              </w:rPrChange>
            </w:rPr>
            <w:delText>300</w:delText>
          </w:r>
        </w:del>
      </w:ins>
      <w:del w:id="1421" w:author="Mosi Adesina Ifatunji" w:date="2025-07-17T18:24:00Z" w16du:dateUtc="2025-07-17T23:24:00Z">
        <w:r w:rsidRPr="00B27914" w:rsidDel="00B17EA2">
          <w:delText>]</w:delText>
        </w:r>
        <w:bookmarkStart w:id="1422" w:name="_miwnch4j49ty" w:colFirst="0" w:colLast="0"/>
        <w:bookmarkEnd w:id="1422"/>
      </w:del>
    </w:p>
    <w:p w14:paraId="49A2461E" w14:textId="00ECF143" w:rsidR="007D3B82" w:rsidRPr="00B92532" w:rsidDel="002E6613" w:rsidRDefault="007D3B82">
      <w:pPr>
        <w:pStyle w:val="Heading2"/>
        <w:ind w:right="-14"/>
        <w:rPr>
          <w:del w:id="1423" w:author="Mosi Adesina Ifatunji" w:date="2025-07-17T10:17:00Z" w16du:dateUtc="2025-07-17T15:17:00Z"/>
        </w:rPr>
      </w:pPr>
      <w:del w:id="1424" w:author="Mosi Adesina Ifatunji" w:date="2025-06-13T10:44:00Z" w16du:dateUtc="2025-06-13T15:44:00Z">
        <w:r w:rsidRPr="00B92532" w:rsidDel="002D043C">
          <w:br w:type="page"/>
        </w:r>
      </w:del>
    </w:p>
    <w:p w14:paraId="0361E4E0" w14:textId="630FDFDA" w:rsidR="00B17EA2" w:rsidRDefault="00B17EA2" w:rsidP="008A0E16">
      <w:pPr>
        <w:divId w:val="374476547"/>
        <w:rPr>
          <w:ins w:id="1425" w:author="Mosi Adesina Ifatunji" w:date="2025-07-24T16:01:00Z" w16du:dateUtc="2025-07-24T21:01:00Z"/>
        </w:rPr>
      </w:pPr>
      <w:bookmarkStart w:id="1426" w:name="KEYWORDS"/>
    </w:p>
    <w:p w14:paraId="71CADEC7" w14:textId="09EA7547" w:rsidR="004B6BE1" w:rsidRDefault="00C90E44" w:rsidP="008A0E16">
      <w:pPr>
        <w:rPr>
          <w:ins w:id="1427" w:author="Mosi Adesina Ifatunji" w:date="2025-07-29T07:18:00Z" w16du:dateUtc="2025-07-29T12:18:00Z"/>
        </w:rPr>
      </w:pPr>
      <w:ins w:id="1428" w:author="Mosi Adesina Ifatunji" w:date="2025-07-24T16:01:00Z" w16du:dateUtc="2025-07-24T21:01:00Z">
        <w:r>
          <w:t>[</w:t>
        </w:r>
      </w:ins>
      <w:ins w:id="1429" w:author="Mosi Adesina Ifatunji" w:date="2025-08-30T15:35:00Z" w16du:dateUtc="2025-08-30T20:35:00Z">
        <w:r w:rsidR="00406F0A">
          <w:t>308</w:t>
        </w:r>
      </w:ins>
      <w:ins w:id="1430" w:author="Mosi Adesina Ifatunji" w:date="2025-07-24T16:02:00Z" w16du:dateUtc="2025-07-24T21:02:00Z">
        <w:r>
          <w:t>]</w:t>
        </w:r>
      </w:ins>
    </w:p>
    <w:p w14:paraId="586209BA" w14:textId="77777777" w:rsidR="004B6BE1" w:rsidRDefault="004B6BE1" w:rsidP="008A0E16">
      <w:pPr>
        <w:rPr>
          <w:ins w:id="1431" w:author="Mosi Adesina Ifatunji" w:date="2025-07-29T07:18:00Z" w16du:dateUtc="2025-07-29T12:18:00Z"/>
        </w:rPr>
      </w:pPr>
      <w:ins w:id="1432" w:author="Mosi Adesina Ifatunji" w:date="2025-07-29T07:18:00Z" w16du:dateUtc="2025-07-29T12:18:00Z">
        <w:r>
          <w:br w:type="page"/>
        </w:r>
      </w:ins>
    </w:p>
    <w:p w14:paraId="0000003D" w14:textId="03E08BDB" w:rsidR="00374CE3" w:rsidRPr="004B6BE1" w:rsidDel="00FB5F94" w:rsidRDefault="00851BB7">
      <w:pPr>
        <w:rPr>
          <w:del w:id="1433" w:author="Mosi Adesina Ifatunji" w:date="2025-07-24T15:59:00Z" w16du:dateUtc="2025-07-24T20:59:00Z"/>
          <w:b/>
          <w:bCs/>
          <w:rPrChange w:id="1434" w:author="Mosi Adesina Ifatunji" w:date="2025-07-29T07:19:00Z" w16du:dateUtc="2025-07-29T12:19:00Z">
            <w:rPr>
              <w:del w:id="1435" w:author="Mosi Adesina Ifatunji" w:date="2025-07-24T15:59:00Z" w16du:dateUtc="2025-07-24T20:59:00Z"/>
            </w:rPr>
          </w:rPrChange>
        </w:rPr>
      </w:pPr>
      <w:r w:rsidRPr="004B6BE1">
        <w:rPr>
          <w:b/>
          <w:bCs/>
          <w:rPrChange w:id="1436" w:author="Mosi Adesina Ifatunji" w:date="2025-07-29T07:19:00Z" w16du:dateUtc="2025-07-29T12:19:00Z">
            <w:rPr/>
          </w:rPrChange>
        </w:rPr>
        <w:lastRenderedPageBreak/>
        <w:t>KEYWORDS</w:t>
      </w:r>
    </w:p>
    <w:p w14:paraId="65CC6025" w14:textId="77777777" w:rsidR="00FB5F94" w:rsidRPr="004B6BE1" w:rsidRDefault="00FB5F94" w:rsidP="008A0E16">
      <w:pPr>
        <w:rPr>
          <w:ins w:id="1437" w:author="Mosi Adesina Ifatunji" w:date="2025-07-24T15:59:00Z" w16du:dateUtc="2025-07-24T20:59:00Z"/>
        </w:rPr>
      </w:pPr>
    </w:p>
    <w:bookmarkEnd w:id="1426"/>
    <w:p w14:paraId="0000003E" w14:textId="1512A739" w:rsidR="00374CE3" w:rsidDel="004B6BE1" w:rsidRDefault="00374CE3">
      <w:pPr>
        <w:rPr>
          <w:del w:id="1438" w:author="Mosi Adesina Ifatunji" w:date="2025-07-24T15:59:00Z" w16du:dateUtc="2025-07-24T20:59:00Z"/>
        </w:rPr>
      </w:pPr>
    </w:p>
    <w:p w14:paraId="7FDF70EB" w14:textId="77777777" w:rsidR="004B6BE1" w:rsidRPr="00B92532" w:rsidRDefault="004B6BE1" w:rsidP="008A0E16">
      <w:pPr>
        <w:rPr>
          <w:ins w:id="1439" w:author="Mosi Adesina Ifatunji" w:date="2025-07-29T07:19:00Z" w16du:dateUtc="2025-07-29T12:19:00Z"/>
        </w:rPr>
      </w:pPr>
    </w:p>
    <w:p w14:paraId="0000003F" w14:textId="2B3F1136" w:rsidR="002D043C" w:rsidRPr="00B92532" w:rsidRDefault="00901FEF" w:rsidP="008A0E16">
      <w:pPr>
        <w:rPr>
          <w:ins w:id="1440" w:author="Mosi Adesina Ifatunji" w:date="2025-06-13T10:44:00Z" w16du:dateUtc="2025-06-13T15:44:00Z"/>
        </w:rPr>
      </w:pPr>
      <w:ins w:id="1441" w:author="Mosi Adesina Ifatunji [2]" w:date="2025-10-09T07:22:00Z" w16du:dateUtc="2025-10-09T12:22:00Z">
        <w:r>
          <w:t xml:space="preserve">Structural Racism, </w:t>
        </w:r>
      </w:ins>
      <w:ins w:id="1442" w:author="Mosi Adesina Ifatunji [2]" w:date="2025-08-25T19:11:00Z" w16du:dateUtc="2025-08-26T00:11:00Z">
        <w:r w:rsidR="00653F99">
          <w:t xml:space="preserve">White Supremacy, </w:t>
        </w:r>
      </w:ins>
      <w:ins w:id="1443" w:author="Mosi Adesina Ifatunji [2]" w:date="2025-10-09T07:21:00Z" w16du:dateUtc="2025-10-09T12:21:00Z">
        <w:r w:rsidR="00626344" w:rsidRPr="00B92532">
          <w:t>Whiteness</w:t>
        </w:r>
        <w:r w:rsidR="00626344">
          <w:t xml:space="preserve">, </w:t>
        </w:r>
      </w:ins>
      <w:del w:id="1444" w:author="Mosi Adesina Ifatunji [2]" w:date="2025-08-25T19:12:00Z" w16du:dateUtc="2025-08-26T00:12:00Z">
        <w:r w:rsidR="00851BB7" w:rsidRPr="00B92532" w:rsidDel="002A5E88">
          <w:delText>Ra</w:delText>
        </w:r>
      </w:del>
      <w:ins w:id="1445" w:author="Mosi Adesina Ifatunji [2]" w:date="2025-10-09T07:22:00Z" w16du:dateUtc="2025-10-09T12:22:00Z">
        <w:r w:rsidR="00952E18">
          <w:t>Racialized Organizations</w:t>
        </w:r>
      </w:ins>
      <w:ins w:id="1446" w:author="Mosi Adesina Ifatunji [2]" w:date="2025-10-09T07:23:00Z" w16du:dateUtc="2025-10-09T12:23:00Z">
        <w:r w:rsidR="00F152C1">
          <w:t xml:space="preserve">, </w:t>
        </w:r>
      </w:ins>
      <w:del w:id="1447" w:author="Mosi Adesina Ifatunji [2]" w:date="2025-08-25T19:12:00Z" w16du:dateUtc="2025-08-26T00:12:00Z">
        <w:r w:rsidR="00851BB7" w:rsidRPr="00B92532" w:rsidDel="002A5E88">
          <w:delText>c</w:delText>
        </w:r>
      </w:del>
      <w:del w:id="1448" w:author="Mosi Adesina Ifatunji [2]" w:date="2025-08-25T19:13:00Z" w16du:dateUtc="2025-08-26T00:13:00Z">
        <w:r w:rsidR="00851BB7" w:rsidRPr="00B92532" w:rsidDel="00170D94">
          <w:delText>is</w:delText>
        </w:r>
      </w:del>
      <w:del w:id="1449" w:author="Mosi Adesina Ifatunji [2]" w:date="2025-10-09T07:21:00Z" w16du:dateUtc="2025-10-09T12:21:00Z">
        <w:r w:rsidR="00851BB7" w:rsidRPr="00B92532" w:rsidDel="00F84F0E">
          <w:delText>m, R</w:delText>
        </w:r>
      </w:del>
      <w:del w:id="1450" w:author="Mosi Ifatunji" w:date="2025-02-06T18:23:00Z" w16du:dateUtc="2025-02-07T00:23:00Z">
        <w:r w:rsidR="00851BB7" w:rsidRPr="00B92532" w:rsidDel="00886C04">
          <w:delText>acialization</w:delText>
        </w:r>
      </w:del>
      <w:ins w:id="1451" w:author="Mosi Ifatunji" w:date="2025-02-06T18:23:00Z" w16du:dateUtc="2025-02-07T00:23:00Z">
        <w:del w:id="1452" w:author="Mosi Adesina Ifatunji [2]" w:date="2025-08-25T19:12:00Z" w16du:dateUtc="2025-08-26T00:12:00Z">
          <w:r w:rsidR="00886C04" w:rsidRPr="00B92532" w:rsidDel="002A5E88">
            <w:delText>Whiteness</w:delText>
          </w:r>
        </w:del>
      </w:ins>
      <w:del w:id="1453" w:author="Mosi Adesina Ifatunji [2]" w:date="2025-08-25T19:12:00Z" w16du:dateUtc="2025-08-26T00:12:00Z">
        <w:r w:rsidR="00851BB7" w:rsidRPr="00B92532" w:rsidDel="002A5E88">
          <w:delText xml:space="preserve">, </w:delText>
        </w:r>
      </w:del>
      <w:ins w:id="1454" w:author="Mosi Ifatunji" w:date="2025-02-06T18:24:00Z" w16du:dateUtc="2025-02-07T00:24:00Z">
        <w:del w:id="1455" w:author="Mosi Adesina Ifatunji [2]" w:date="2025-08-25T19:11:00Z" w16du:dateUtc="2025-08-26T00:11:00Z">
          <w:r w:rsidR="005157B3" w:rsidRPr="00B92532" w:rsidDel="002A5E88">
            <w:delText>Stru</w:delText>
          </w:r>
        </w:del>
      </w:ins>
      <w:ins w:id="1456" w:author="Mosi Adesina Ifatunji [2]" w:date="2025-10-09T07:22:00Z" w16du:dateUtc="2025-10-09T12:22:00Z">
        <w:r w:rsidR="00952E18">
          <w:t>Schema</w:t>
        </w:r>
      </w:ins>
      <w:ins w:id="1457" w:author="Mosi Adesina Ifatunji [2]" w:date="2025-10-09T07:23:00Z" w16du:dateUtc="2025-10-09T12:23:00Z">
        <w:r w:rsidR="00F152C1">
          <w:t>,</w:t>
        </w:r>
      </w:ins>
      <w:ins w:id="1458" w:author="Mosi Adesina Ifatunji [2]" w:date="2025-10-09T07:22:00Z" w16du:dateUtc="2025-10-09T12:22:00Z">
        <w:r w:rsidR="00952E18">
          <w:t xml:space="preserve"> </w:t>
        </w:r>
      </w:ins>
      <w:ins w:id="1459" w:author="Mosi Ifatunji" w:date="2025-02-06T18:24:00Z" w16du:dateUtc="2025-02-07T00:24:00Z">
        <w:del w:id="1460" w:author="Mosi Adesina Ifatunji [2]" w:date="2025-08-25T19:11:00Z" w16du:dateUtc="2025-08-26T00:11:00Z">
          <w:r w:rsidR="005157B3" w:rsidRPr="00B92532" w:rsidDel="002A5E88">
            <w:delText xml:space="preserve">ctural </w:delText>
          </w:r>
        </w:del>
      </w:ins>
      <w:ins w:id="1461" w:author="Mosi Ifatunji" w:date="2025-02-06T18:23:00Z" w16du:dateUtc="2025-02-07T00:23:00Z">
        <w:del w:id="1462" w:author="Mosi Adesina Ifatunji [2]" w:date="2025-08-25T19:11:00Z" w16du:dateUtc="2025-08-26T00:11:00Z">
          <w:r w:rsidR="00D769E7" w:rsidRPr="00B92532" w:rsidDel="002A5E88">
            <w:delText xml:space="preserve">Racism, </w:delText>
          </w:r>
        </w:del>
      </w:ins>
      <w:del w:id="1463" w:author="Mosi Adesina Ifatunji [2]" w:date="2025-10-09T07:22:00Z" w16du:dateUtc="2025-10-09T12:22:00Z">
        <w:r w:rsidR="00851BB7" w:rsidRPr="00B92532" w:rsidDel="00F152C1">
          <w:delText>Racialized Organizations</w:delText>
        </w:r>
      </w:del>
      <w:del w:id="1464" w:author="Mosi Adesina Ifatunji [2]" w:date="2025-08-25T19:13:00Z" w16du:dateUtc="2025-08-26T00:13:00Z">
        <w:r w:rsidR="00851BB7" w:rsidRPr="00B92532" w:rsidDel="00170D94">
          <w:delText>, Organizational Inequality</w:delText>
        </w:r>
      </w:del>
      <w:del w:id="1465" w:author="Mosi Adesina Ifatunji [2]" w:date="2025-10-09T07:22:00Z" w16du:dateUtc="2025-10-09T12:22:00Z">
        <w:r w:rsidR="00851BB7" w:rsidRPr="00B92532" w:rsidDel="00F152C1">
          <w:delText>,</w:delText>
        </w:r>
      </w:del>
      <w:del w:id="1466" w:author="Mosi Adesina Ifatunji [2]" w:date="2025-10-09T07:23:00Z" w16du:dateUtc="2025-10-09T12:23:00Z">
        <w:r w:rsidR="00851BB7" w:rsidRPr="00B92532" w:rsidDel="00F152C1">
          <w:delText xml:space="preserve"> </w:delText>
        </w:r>
      </w:del>
      <w:del w:id="1467" w:author="Mosi Adesina Ifatunji [2]" w:date="2025-08-25T19:13:00Z" w16du:dateUtc="2025-08-26T00:13:00Z">
        <w:r w:rsidR="00851BB7" w:rsidRPr="00B92532" w:rsidDel="006E41DD">
          <w:delText xml:space="preserve">Labor Market Inequality, </w:delText>
        </w:r>
      </w:del>
      <w:ins w:id="1468" w:author="Mosi Ifatunji" w:date="2025-02-06T18:24:00Z" w16du:dateUtc="2025-02-07T00:24:00Z">
        <w:r w:rsidR="005157B3" w:rsidRPr="00B92532">
          <w:t xml:space="preserve">Racial Inequality </w:t>
        </w:r>
      </w:ins>
      <w:del w:id="1469" w:author="Mosi Ifatunji" w:date="2025-02-06T18:24:00Z" w16du:dateUtc="2025-02-07T00:24:00Z">
        <w:r w:rsidR="00851BB7" w:rsidRPr="00B92532" w:rsidDel="005157B3">
          <w:delText xml:space="preserve">African Americans </w:delText>
        </w:r>
      </w:del>
      <w:r w:rsidR="00851BB7" w:rsidRPr="00B92532">
        <w:t>[6]</w:t>
      </w:r>
    </w:p>
    <w:p w14:paraId="5DCBF1D4" w14:textId="77777777" w:rsidR="00374CE3" w:rsidRPr="00B92532" w:rsidDel="00443062" w:rsidRDefault="00374CE3">
      <w:pPr>
        <w:rPr>
          <w:del w:id="1470" w:author="Mosi Adesina Ifatunji" w:date="2025-06-13T10:44:00Z" w16du:dateUtc="2025-06-13T15:44:00Z"/>
        </w:rPr>
        <w:pPrChange w:id="1471" w:author="Mosi Adesina Ifatunji" w:date="2025-10-21T19:50:00Z" w16du:dateUtc="2025-10-22T00:50:00Z">
          <w:pPr>
            <w:pStyle w:val="Heading2"/>
          </w:pPr>
        </w:pPrChange>
      </w:pPr>
    </w:p>
    <w:p w14:paraId="2922F7D2" w14:textId="77777777" w:rsidR="00443062" w:rsidRPr="00B92532" w:rsidRDefault="00443062" w:rsidP="008A0E16">
      <w:pPr>
        <w:rPr>
          <w:ins w:id="1472" w:author="Mosi Adesina Ifatunji" w:date="2025-06-17T16:19:00Z" w16du:dateUtc="2025-06-17T21:19:00Z"/>
        </w:rPr>
      </w:pPr>
    </w:p>
    <w:p w14:paraId="71213F72" w14:textId="77777777" w:rsidR="00443062" w:rsidRPr="00B92532" w:rsidRDefault="00443062">
      <w:pPr>
        <w:rPr>
          <w:ins w:id="1473" w:author="Mosi Adesina Ifatunji" w:date="2025-06-17T16:19:00Z" w16du:dateUtc="2025-06-17T21:19:00Z"/>
        </w:rPr>
        <w:pPrChange w:id="1474" w:author="Mosi Adesina Ifatunji" w:date="2025-10-21T19:50:00Z" w16du:dateUtc="2025-10-22T00:50:00Z">
          <w:pPr>
            <w:pStyle w:val="BodyText"/>
          </w:pPr>
        </w:pPrChange>
      </w:pPr>
    </w:p>
    <w:p w14:paraId="4B23FEB3" w14:textId="77777777" w:rsidR="00443062" w:rsidRPr="00B92532" w:rsidRDefault="00443062">
      <w:pPr>
        <w:rPr>
          <w:ins w:id="1475" w:author="Mosi Adesina Ifatunji" w:date="2025-06-17T16:19:00Z" w16du:dateUtc="2025-06-17T21:19:00Z"/>
        </w:rPr>
        <w:pPrChange w:id="1476" w:author="Mosi Adesina Ifatunji" w:date="2025-10-21T19:50:00Z" w16du:dateUtc="2025-10-22T00:50:00Z">
          <w:pPr>
            <w:pStyle w:val="BodyText"/>
          </w:pPr>
        </w:pPrChange>
      </w:pPr>
    </w:p>
    <w:p w14:paraId="71C80AB8" w14:textId="77777777" w:rsidR="00443062" w:rsidRPr="00B92532" w:rsidRDefault="00443062">
      <w:pPr>
        <w:pStyle w:val="BodyText"/>
        <w:spacing w:after="0"/>
        <w:ind w:right="-14"/>
        <w:rPr>
          <w:ins w:id="1477" w:author="Mosi Adesina Ifatunji" w:date="2025-06-17T16:19:00Z" w16du:dateUtc="2025-06-17T21:19:00Z"/>
        </w:rPr>
        <w:pPrChange w:id="1478" w:author="Mosi Adesina Ifatunji" w:date="2025-10-21T19:50:00Z" w16du:dateUtc="2025-10-22T00:50:00Z">
          <w:pPr/>
        </w:pPrChange>
      </w:pPr>
    </w:p>
    <w:p w14:paraId="00000040" w14:textId="7FF737DE" w:rsidR="00443062" w:rsidRPr="00B92532" w:rsidRDefault="00443062">
      <w:pPr>
        <w:ind w:right="-14"/>
        <w:rPr>
          <w:ins w:id="1479" w:author="Mosi Adesina Ifatunji" w:date="2025-06-17T16:19:00Z" w16du:dateUtc="2025-06-17T21:19:00Z"/>
          <w:b/>
        </w:rPr>
        <w:pPrChange w:id="1480" w:author="Mosi Adesina Ifatunji" w:date="2025-10-21T19:50:00Z" w16du:dateUtc="2025-10-22T00:50:00Z">
          <w:pPr>
            <w:spacing w:line="264" w:lineRule="auto"/>
          </w:pPr>
        </w:pPrChange>
      </w:pPr>
      <w:ins w:id="1481" w:author="Mosi Adesina Ifatunji" w:date="2025-06-17T16:19:00Z" w16du:dateUtc="2025-06-17T21:19:00Z">
        <w:r w:rsidRPr="00B92532">
          <w:br w:type="page"/>
        </w:r>
      </w:ins>
    </w:p>
    <w:p w14:paraId="3F865491" w14:textId="77777777" w:rsidR="009C7316" w:rsidRPr="009C7316" w:rsidRDefault="009C7316">
      <w:pPr>
        <w:pStyle w:val="Heading2"/>
        <w:rPr>
          <w:ins w:id="1482" w:author="Mosi Adesina Ifatunji" w:date="2025-10-24T04:14:00Z" w16du:dateUtc="2025-10-24T09:14:00Z"/>
        </w:rPr>
        <w:pPrChange w:id="1483" w:author="Mosi Adesina Ifatunji" w:date="2025-10-24T04:15:00Z" w16du:dateUtc="2025-10-24T09:15:00Z">
          <w:pPr/>
        </w:pPrChange>
      </w:pPr>
      <w:ins w:id="1484" w:author="Mosi Adesina Ifatunji" w:date="2025-10-24T04:14:00Z" w16du:dateUtc="2025-10-24T09:14:00Z">
        <w:r w:rsidRPr="009C7316">
          <w:lastRenderedPageBreak/>
          <w:t>EPIGRAPH</w:t>
        </w:r>
      </w:ins>
    </w:p>
    <w:p w14:paraId="509777F6" w14:textId="77777777" w:rsidR="009C7316" w:rsidRDefault="009C7316">
      <w:pPr>
        <w:pStyle w:val="NoSpacing"/>
        <w:rPr>
          <w:ins w:id="1485" w:author="Mosi Adesina Ifatunji" w:date="2025-10-24T04:14:00Z" w16du:dateUtc="2025-10-24T09:14:00Z"/>
        </w:rPr>
        <w:pPrChange w:id="1486" w:author="Mosi Adesina Ifatunji" w:date="2025-10-26T17:05:00Z" w16du:dateUtc="2025-10-26T22:05:00Z">
          <w:pPr/>
        </w:pPrChange>
      </w:pPr>
    </w:p>
    <w:p w14:paraId="4C711A63" w14:textId="0852D086" w:rsidR="00897D01" w:rsidRPr="00135684" w:rsidRDefault="00DD664C" w:rsidP="00417DDA">
      <w:pPr>
        <w:pStyle w:val="NoSpacing"/>
        <w:rPr>
          <w:ins w:id="1487" w:author="Mosi Adesina Ifatunji" w:date="2025-10-24T04:20:00Z" w16du:dateUtc="2025-10-24T09:20:00Z"/>
        </w:rPr>
      </w:pPr>
      <w:ins w:id="1488" w:author="Mosi Adesina Ifatunji" w:date="2025-10-24T04:16:00Z" w16du:dateUtc="2025-10-24T09:16:00Z">
        <w:r w:rsidRPr="00135684">
          <w:t>“</w:t>
        </w:r>
      </w:ins>
      <w:ins w:id="1489" w:author="Mosi Adesina Ifatunji" w:date="2025-10-24T04:15:00Z" w16du:dateUtc="2025-10-24T09:15:00Z">
        <w:r w:rsidR="009C7316" w:rsidRPr="00135684">
          <w:t xml:space="preserve">Thirty-one men were arrested and thrown in jail as </w:t>
        </w:r>
      </w:ins>
      <w:ins w:id="1490" w:author="Mosi Adesina Ifatunji" w:date="2025-10-24T04:16:00Z" w16du:dateUtc="2025-10-24T09:16:00Z">
        <w:r w:rsidRPr="00135684">
          <w:t>‘</w:t>
        </w:r>
      </w:ins>
      <w:ins w:id="1491" w:author="Mosi Adesina Ifatunji" w:date="2025-10-24T04:15:00Z" w16du:dateUtc="2025-10-24T09:15:00Z">
        <w:r w:rsidR="009C7316" w:rsidRPr="00135684">
          <w:t>conspirators,</w:t>
        </w:r>
      </w:ins>
      <w:ins w:id="1492" w:author="Mosi Adesina Ifatunji" w:date="2025-10-24T04:16:00Z" w16du:dateUtc="2025-10-24T09:16:00Z">
        <w:r w:rsidRPr="00135684">
          <w:t>’</w:t>
        </w:r>
      </w:ins>
      <w:ins w:id="1493" w:author="Mosi Adesina Ifatunji" w:date="2025-10-24T04:15:00Z" w16du:dateUtc="2025-10-24T09:15:00Z">
        <w:r w:rsidR="009C7316" w:rsidRPr="00135684">
          <w:t xml:space="preserve"> although they all declared more than </w:t>
        </w:r>
      </w:ins>
      <w:ins w:id="1494" w:author="Mosi Adesina Ifatunji" w:date="2025-10-24T04:21:00Z" w16du:dateUtc="2025-10-24T09:21:00Z">
        <w:r w:rsidR="00733197" w:rsidRPr="00135684">
          <w:t>once,</w:t>
        </w:r>
      </w:ins>
      <w:ins w:id="1495" w:author="Mosi Adesina Ifatunji" w:date="2025-10-24T04:15:00Z" w16du:dateUtc="2025-10-24T09:15:00Z">
        <w:r w:rsidR="009C7316" w:rsidRPr="00135684">
          <w:t xml:space="preserve"> they did not know they were firing on officers. Excitement was at fever beat until the morning papers, two days after, announced that the wounded deputy sheriffs were out of danger. This hindered rather than helped the plans of the </w:t>
        </w:r>
      </w:ins>
      <w:ins w:id="1496" w:author="Mosi Adesina Ifatunji" w:date="2025-10-24T04:17:00Z" w16du:dateUtc="2025-10-24T09:17:00Z">
        <w:r w:rsidRPr="00135684">
          <w:t>W</w:t>
        </w:r>
      </w:ins>
      <w:ins w:id="1497" w:author="Mosi Adesina Ifatunji" w:date="2025-10-24T04:15:00Z" w16du:dateUtc="2025-10-24T09:15:00Z">
        <w:r w:rsidR="009C7316" w:rsidRPr="00135684">
          <w:t xml:space="preserve">hites. There was no law on the statute books which would execute an Afro-American for wounding a white man, but the </w:t>
        </w:r>
      </w:ins>
      <w:ins w:id="1498" w:author="Mosi Adesina Ifatunji" w:date="2025-10-24T04:17:00Z" w16du:dateUtc="2025-10-24T09:17:00Z">
        <w:r w:rsidRPr="00135684">
          <w:t>‘</w:t>
        </w:r>
      </w:ins>
      <w:ins w:id="1499" w:author="Mosi Adesina Ifatunji" w:date="2025-10-24T04:15:00Z" w16du:dateUtc="2025-10-24T09:15:00Z">
        <w:r w:rsidR="009C7316" w:rsidRPr="00135684">
          <w:rPr>
            <w:i/>
            <w:iCs/>
            <w:rPrChange w:id="1500" w:author="Mosi Adesina Ifatunji" w:date="2025-10-24T04:25:00Z" w16du:dateUtc="2025-10-24T09:25:00Z">
              <w:rPr>
                <w:color w:val="000000"/>
              </w:rPr>
            </w:rPrChange>
          </w:rPr>
          <w:t>unwritten law</w:t>
        </w:r>
      </w:ins>
      <w:ins w:id="1501" w:author="Mosi Adesina Ifatunji" w:date="2025-10-24T04:17:00Z" w16du:dateUtc="2025-10-24T09:17:00Z">
        <w:r w:rsidRPr="00135684">
          <w:t>’</w:t>
        </w:r>
      </w:ins>
      <w:ins w:id="1502" w:author="Mosi Adesina Ifatunji" w:date="2025-10-24T04:15:00Z" w16du:dateUtc="2025-10-24T09:15:00Z">
        <w:r w:rsidR="009C7316" w:rsidRPr="00135684">
          <w:t xml:space="preserve"> did. Three of these men, the president, the manager and clerk of the grocery</w:t>
        </w:r>
      </w:ins>
      <w:ins w:id="1503" w:author="Mosi Adesina Ifatunji" w:date="2025-10-24T04:18:00Z" w16du:dateUtc="2025-10-24T09:18:00Z">
        <w:r w:rsidR="00897D01" w:rsidRPr="00135684">
          <w:t xml:space="preserve"> – ‘</w:t>
        </w:r>
      </w:ins>
      <w:ins w:id="1504" w:author="Mosi Adesina Ifatunji" w:date="2025-10-24T04:15:00Z" w16du:dateUtc="2025-10-24T09:15:00Z">
        <w:r w:rsidR="009C7316" w:rsidRPr="00135684">
          <w:t>the leaders of the conspiracy</w:t>
        </w:r>
      </w:ins>
      <w:ins w:id="1505" w:author="Mosi Adesina Ifatunji" w:date="2025-10-24T04:19:00Z" w16du:dateUtc="2025-10-24T09:19:00Z">
        <w:r w:rsidR="00897D01" w:rsidRPr="00135684">
          <w:t xml:space="preserve">’ – </w:t>
        </w:r>
      </w:ins>
      <w:ins w:id="1506" w:author="Mosi Adesina Ifatunji" w:date="2025-10-24T04:15:00Z" w16du:dateUtc="2025-10-24T09:15:00Z">
        <w:r w:rsidR="009C7316" w:rsidRPr="00135684">
          <w:t>were</w:t>
        </w:r>
      </w:ins>
      <w:ins w:id="1507" w:author="Mosi Adesina Ifatunji" w:date="2025-10-24T04:19:00Z" w16du:dateUtc="2025-10-24T09:19:00Z">
        <w:r w:rsidR="00897D01" w:rsidRPr="00135684">
          <w:t xml:space="preserve"> </w:t>
        </w:r>
      </w:ins>
      <w:ins w:id="1508" w:author="Mosi Adesina Ifatunji" w:date="2025-10-24T04:15:00Z" w16du:dateUtc="2025-10-24T09:15:00Z">
        <w:r w:rsidR="009C7316" w:rsidRPr="00135684">
          <w:t xml:space="preserve">secretly taken from jail and lynched in a shockingly brutal manner. </w:t>
        </w:r>
      </w:ins>
      <w:ins w:id="1509" w:author="Mosi Adesina Ifatunji" w:date="2025-10-24T04:19:00Z" w16du:dateUtc="2025-10-24T09:19:00Z">
        <w:r w:rsidR="00897D01" w:rsidRPr="00135684">
          <w:t>‘</w:t>
        </w:r>
      </w:ins>
      <w:ins w:id="1510" w:author="Mosi Adesina Ifatunji" w:date="2025-10-24T04:15:00Z" w16du:dateUtc="2025-10-24T09:15:00Z">
        <w:r w:rsidR="009C7316" w:rsidRPr="00135684">
          <w:t>The Negroes are getting too independent,</w:t>
        </w:r>
      </w:ins>
      <w:ins w:id="1511" w:author="Mosi Adesina Ifatunji" w:date="2025-10-24T04:19:00Z" w16du:dateUtc="2025-10-24T09:19:00Z">
        <w:r w:rsidR="00897D01" w:rsidRPr="00135684">
          <w:t>’</w:t>
        </w:r>
      </w:ins>
      <w:ins w:id="1512" w:author="Mosi Adesina Ifatunji" w:date="2025-10-24T04:15:00Z" w16du:dateUtc="2025-10-24T09:15:00Z">
        <w:r w:rsidR="009C7316" w:rsidRPr="00135684">
          <w:t xml:space="preserve"> they say, </w:t>
        </w:r>
      </w:ins>
      <w:ins w:id="1513" w:author="Mosi Adesina Ifatunji" w:date="2025-10-24T04:19:00Z" w16du:dateUtc="2025-10-24T09:19:00Z">
        <w:r w:rsidR="00897D01" w:rsidRPr="00135684">
          <w:t>‘</w:t>
        </w:r>
      </w:ins>
      <w:ins w:id="1514" w:author="Mosi Adesina Ifatunji" w:date="2025-10-24T04:15:00Z" w16du:dateUtc="2025-10-24T09:15:00Z">
        <w:r w:rsidR="009C7316" w:rsidRPr="00135684">
          <w:t>we must teach them a lesson.</w:t>
        </w:r>
      </w:ins>
      <w:ins w:id="1515" w:author="Mosi Adesina Ifatunji" w:date="2025-10-24T04:19:00Z" w16du:dateUtc="2025-10-24T09:19:00Z">
        <w:r w:rsidR="00897D01" w:rsidRPr="00135684">
          <w:t>’</w:t>
        </w:r>
      </w:ins>
      <w:ins w:id="1516" w:author="Mosi Adesina Ifatunji" w:date="2025-10-24T04:21:00Z" w16du:dateUtc="2025-10-24T09:21:00Z">
        <w:r w:rsidR="00733197" w:rsidRPr="00135684">
          <w:t>”</w:t>
        </w:r>
      </w:ins>
    </w:p>
    <w:p w14:paraId="79A41F7B" w14:textId="77777777" w:rsidR="00897D01" w:rsidRDefault="00897D01" w:rsidP="00417DDA">
      <w:pPr>
        <w:pStyle w:val="NoSpacing"/>
        <w:rPr>
          <w:ins w:id="1517" w:author="Mosi Adesina Ifatunji" w:date="2025-10-24T04:20:00Z" w16du:dateUtc="2025-10-24T09:20:00Z"/>
        </w:rPr>
      </w:pPr>
    </w:p>
    <w:p w14:paraId="7F5A5C49" w14:textId="2A0E1764" w:rsidR="009C7316" w:rsidRPr="00897D01" w:rsidRDefault="00897D01">
      <w:pPr>
        <w:pStyle w:val="NoSpacing"/>
        <w:rPr>
          <w:ins w:id="1518" w:author="Mosi Adesina Ifatunji" w:date="2025-10-24T04:15:00Z" w16du:dateUtc="2025-10-24T09:15:00Z"/>
        </w:rPr>
        <w:pPrChange w:id="1519" w:author="Mosi Adesina Ifatunji" w:date="2025-10-26T17:05:00Z" w16du:dateUtc="2025-10-26T22:05:00Z">
          <w:pPr>
            <w:spacing w:before="100" w:beforeAutospacing="1" w:after="100" w:afterAutospacing="1"/>
          </w:pPr>
        </w:pPrChange>
      </w:pPr>
      <w:ins w:id="1520" w:author="Mosi Adesina Ifatunji" w:date="2025-10-24T04:19:00Z" w16du:dateUtc="2025-10-24T09:19:00Z">
        <w:r>
          <w:t xml:space="preserve">– </w:t>
        </w:r>
        <w:r>
          <w:rPr>
            <w:i/>
            <w:iCs/>
          </w:rPr>
          <w:t>Southern Horrors</w:t>
        </w:r>
      </w:ins>
      <w:ins w:id="1521" w:author="Mosi Adesina Ifatunji" w:date="2025-10-24T04:20:00Z" w16du:dateUtc="2025-10-24T09:20:00Z">
        <w:r>
          <w:t>, Ida B. Wells Barnett 1892.</w:t>
        </w:r>
      </w:ins>
    </w:p>
    <w:p w14:paraId="0417229D" w14:textId="77777777" w:rsidR="009C7316" w:rsidRDefault="009C7316">
      <w:pPr>
        <w:rPr>
          <w:ins w:id="1522" w:author="Mosi Adesina Ifatunji" w:date="2025-10-24T04:14:00Z" w16du:dateUtc="2025-10-24T09:14:00Z"/>
        </w:rPr>
      </w:pPr>
    </w:p>
    <w:p w14:paraId="4A273270" w14:textId="1F6714D8" w:rsidR="009C7316" w:rsidRDefault="009C7316">
      <w:pPr>
        <w:rPr>
          <w:ins w:id="1523" w:author="Mosi Adesina Ifatunji" w:date="2025-10-24T04:14:00Z" w16du:dateUtc="2025-10-24T09:14:00Z"/>
          <w:b/>
          <w:color w:val="070707"/>
        </w:rPr>
      </w:pPr>
      <w:ins w:id="1524" w:author="Mosi Adesina Ifatunji" w:date="2025-10-24T04:14:00Z" w16du:dateUtc="2025-10-24T09:14:00Z">
        <w:r>
          <w:br w:type="page"/>
        </w:r>
      </w:ins>
    </w:p>
    <w:p w14:paraId="20173932" w14:textId="77777777" w:rsidR="00374CE3" w:rsidRPr="00B92532" w:rsidDel="002D043C" w:rsidRDefault="00374CE3">
      <w:pPr>
        <w:pStyle w:val="Heading2"/>
        <w:ind w:right="-14"/>
        <w:rPr>
          <w:del w:id="1525" w:author="Mosi Adesina Ifatunji" w:date="2025-06-13T10:44:00Z" w16du:dateUtc="2025-06-13T15:44:00Z"/>
        </w:rPr>
        <w:pPrChange w:id="1526" w:author="Mosi Adesina Ifatunji" w:date="2025-10-21T19:50:00Z" w16du:dateUtc="2025-10-22T00:50:00Z">
          <w:pPr>
            <w:pStyle w:val="Heading2"/>
          </w:pPr>
        </w:pPrChange>
      </w:pPr>
    </w:p>
    <w:p w14:paraId="00000041" w14:textId="19103743" w:rsidR="00374CE3" w:rsidRPr="00B92532" w:rsidDel="002D043C" w:rsidRDefault="00374CE3">
      <w:pPr>
        <w:pStyle w:val="Heading2"/>
        <w:ind w:right="-14"/>
        <w:rPr>
          <w:del w:id="1527" w:author="Mosi Adesina Ifatunji" w:date="2025-06-13T10:44:00Z" w16du:dateUtc="2025-06-13T15:44:00Z"/>
        </w:rPr>
        <w:pPrChange w:id="1528" w:author="Mosi Adesina Ifatunji" w:date="2025-10-21T19:50:00Z" w16du:dateUtc="2025-10-22T00:50:00Z">
          <w:pPr>
            <w:pStyle w:val="Heading2"/>
          </w:pPr>
        </w:pPrChange>
      </w:pPr>
    </w:p>
    <w:p w14:paraId="00000042" w14:textId="449229AB" w:rsidR="00374CE3" w:rsidRPr="00B92532" w:rsidDel="002D043C" w:rsidRDefault="00374CE3">
      <w:pPr>
        <w:pStyle w:val="Heading2"/>
        <w:ind w:right="-14"/>
        <w:rPr>
          <w:del w:id="1529" w:author="Mosi Adesina Ifatunji" w:date="2025-06-13T10:44:00Z" w16du:dateUtc="2025-06-13T15:44:00Z"/>
        </w:rPr>
        <w:pPrChange w:id="1530" w:author="Mosi Adesina Ifatunji" w:date="2025-10-21T19:50:00Z" w16du:dateUtc="2025-10-22T00:50:00Z">
          <w:pPr>
            <w:pStyle w:val="Heading2"/>
          </w:pPr>
        </w:pPrChange>
      </w:pPr>
    </w:p>
    <w:p w14:paraId="5CE7A375" w14:textId="491F81C1" w:rsidR="007D3B82" w:rsidRPr="00B92532" w:rsidDel="002D043C" w:rsidRDefault="007D3B82">
      <w:pPr>
        <w:pStyle w:val="Heading2"/>
        <w:ind w:right="-14"/>
        <w:rPr>
          <w:del w:id="1531" w:author="Mosi Adesina Ifatunji" w:date="2025-06-13T10:44:00Z" w16du:dateUtc="2025-06-13T15:44:00Z"/>
        </w:rPr>
        <w:pPrChange w:id="1532" w:author="Mosi Adesina Ifatunji" w:date="2025-10-21T19:50:00Z" w16du:dateUtc="2025-10-22T00:50:00Z">
          <w:pPr>
            <w:pStyle w:val="Heading2"/>
          </w:pPr>
        </w:pPrChange>
      </w:pPr>
      <w:bookmarkStart w:id="1533" w:name="_mqtm4pyiwd0q" w:colFirst="0" w:colLast="0"/>
      <w:bookmarkEnd w:id="1533"/>
      <w:del w:id="1534" w:author="Mosi Adesina Ifatunji" w:date="2025-06-13T10:44:00Z" w16du:dateUtc="2025-06-13T15:44:00Z">
        <w:r w:rsidRPr="00B92532" w:rsidDel="002D043C">
          <w:br w:type="page"/>
        </w:r>
      </w:del>
    </w:p>
    <w:p w14:paraId="00000043" w14:textId="2DFF6A48" w:rsidR="00374CE3" w:rsidRPr="00B92532" w:rsidRDefault="00851BB7">
      <w:pPr>
        <w:pStyle w:val="Heading2"/>
        <w:ind w:right="-14"/>
        <w:pPrChange w:id="1535" w:author="Mosi Adesina Ifatunji" w:date="2025-10-21T19:50:00Z" w16du:dateUtc="2025-10-22T00:50:00Z">
          <w:pPr>
            <w:pStyle w:val="Heading2"/>
          </w:pPr>
        </w:pPrChange>
      </w:pPr>
      <w:bookmarkStart w:id="1536" w:name="INTRODUCTION"/>
      <w:r w:rsidRPr="00B92532">
        <w:t>INTRODUCTION</w:t>
      </w:r>
    </w:p>
    <w:bookmarkEnd w:id="1536"/>
    <w:p w14:paraId="00000044" w14:textId="77777777" w:rsidR="00374CE3" w:rsidRPr="006B17C5" w:rsidRDefault="00374CE3">
      <w:pPr>
        <w:ind w:right="-14"/>
        <w:rPr>
          <w:ins w:id="1537" w:author="Mosi Adesina Ifatunji" w:date="2025-03-05T10:36:00Z" w16du:dateUtc="2025-03-05T16:36:00Z"/>
          <w:rPrChange w:id="1538" w:author="Mosi Adesina Ifatunji" w:date="2025-07-17T11:52:00Z" w16du:dateUtc="2025-07-17T16:52:00Z">
            <w:rPr>
              <w:ins w:id="1539" w:author="Mosi Adesina Ifatunji" w:date="2025-03-05T10:36:00Z" w16du:dateUtc="2025-03-05T16:36:00Z"/>
              <w:b/>
            </w:rPr>
          </w:rPrChange>
        </w:rPr>
        <w:pPrChange w:id="1540" w:author="Mosi Adesina Ifatunji" w:date="2025-10-21T19:50:00Z" w16du:dateUtc="2025-10-22T00:50:00Z">
          <w:pPr/>
        </w:pPrChange>
      </w:pPr>
    </w:p>
    <w:p w14:paraId="6A22934B" w14:textId="7CE04738" w:rsidR="00D02A39" w:rsidRPr="00B92532" w:rsidRDefault="00D02A39" w:rsidP="008A0E16">
      <w:pPr>
        <w:pStyle w:val="Heading3"/>
        <w:rPr>
          <w:ins w:id="1541" w:author="Mosi Adesina Ifatunji" w:date="2025-03-05T10:36:00Z" w16du:dateUtc="2025-03-05T16:36:00Z"/>
        </w:rPr>
      </w:pPr>
      <w:ins w:id="1542" w:author="Mosi Adesina Ifatunji" w:date="2025-03-05T10:36:00Z" w16du:dateUtc="2025-03-05T16:36:00Z">
        <w:r w:rsidRPr="006B17C5">
          <w:rPr>
            <w:highlight w:val="lightGray"/>
            <w:rPrChange w:id="1543" w:author="Mosi Adesina Ifatunji" w:date="2025-07-17T11:52:00Z" w16du:dateUtc="2025-07-17T16:52:00Z">
              <w:rPr>
                <w:szCs w:val="24"/>
              </w:rPr>
            </w:rPrChange>
          </w:rPr>
          <w:t>[The Problem]</w:t>
        </w:r>
      </w:ins>
    </w:p>
    <w:p w14:paraId="34C43920" w14:textId="77777777" w:rsidR="00505561" w:rsidRDefault="00505561" w:rsidP="008A0E16">
      <w:pPr>
        <w:rPr>
          <w:ins w:id="1544" w:author="Mosi Adesina Ifatunji" w:date="2025-07-17T18:31:00Z" w16du:dateUtc="2025-07-17T23:31:00Z"/>
        </w:rPr>
      </w:pPr>
    </w:p>
    <w:p w14:paraId="2763D28B" w14:textId="42CDADAB" w:rsidR="000149C6" w:rsidRDefault="00A248F5" w:rsidP="008A0E16">
      <w:pPr>
        <w:rPr>
          <w:ins w:id="1545" w:author="Mosi Adesina Ifatunji [2]" w:date="2025-08-26T18:15:00Z" w16du:dateUtc="2025-08-26T23:15:00Z"/>
        </w:rPr>
      </w:pPr>
      <w:ins w:id="1546" w:author="Mosi Adesina Ifatunji" w:date="2025-07-24T12:22:00Z" w16du:dateUtc="2025-07-24T17:22:00Z">
        <w:r w:rsidRPr="002A147A">
          <w:t>In th</w:t>
        </w:r>
      </w:ins>
      <w:ins w:id="1547" w:author="Mosi Adesina Ifatunji" w:date="2025-07-24T12:23:00Z" w16du:dateUtc="2025-07-24T17:23:00Z">
        <w:r w:rsidRPr="002A147A">
          <w:t xml:space="preserve">e months following the </w:t>
        </w:r>
      </w:ins>
      <w:ins w:id="1548" w:author="Mosi Adesina Ifatunji" w:date="2025-07-24T12:25:00Z" w16du:dateUtc="2025-07-24T17:25:00Z">
        <w:r w:rsidR="003C3DB9" w:rsidRPr="002A147A">
          <w:t>deaths</w:t>
        </w:r>
      </w:ins>
      <w:ins w:id="1549" w:author="Mosi Adesina Ifatunji" w:date="2025-07-24T12:23:00Z" w16du:dateUtc="2025-07-24T17:23:00Z">
        <w:r w:rsidRPr="002A147A">
          <w:t xml:space="preserve"> of George Floyd</w:t>
        </w:r>
      </w:ins>
      <w:ins w:id="1550" w:author="Mosi Adesina Ifatunji [2]" w:date="2025-08-26T18:12:00Z" w16du:dateUtc="2025-08-26T23:12:00Z">
        <w:r w:rsidR="004620C9">
          <w:t xml:space="preserve">, </w:t>
        </w:r>
      </w:ins>
      <w:ins w:id="1551" w:author="Mosi Adesina Ifatunji" w:date="2025-07-24T12:23:00Z" w16du:dateUtc="2025-07-24T17:23:00Z">
        <w:del w:id="1552" w:author="Mosi Adesina Ifatunji [2]" w:date="2025-08-26T18:12:00Z" w16du:dateUtc="2025-08-26T23:12:00Z">
          <w:r w:rsidRPr="002A147A" w:rsidDel="004620C9">
            <w:delText xml:space="preserve"> and </w:delText>
          </w:r>
        </w:del>
        <w:r w:rsidRPr="002A147A">
          <w:t>Breanna Taylor</w:t>
        </w:r>
      </w:ins>
      <w:ins w:id="1553" w:author="Mosi Adesina Ifatunji [2]" w:date="2025-08-26T18:12:00Z" w16du:dateUtc="2025-08-26T23:12:00Z">
        <w:r w:rsidR="00C95A5E">
          <w:t xml:space="preserve"> and others</w:t>
        </w:r>
      </w:ins>
      <w:ins w:id="1554" w:author="Mosi Adesina Ifatunji" w:date="2025-07-24T12:23:00Z" w16du:dateUtc="2025-07-24T17:23:00Z">
        <w:r w:rsidRPr="002A147A">
          <w:t xml:space="preserve">, </w:t>
        </w:r>
        <w:del w:id="1555" w:author="Mosi Adesina Ifatunji [2]" w:date="2025-08-26T18:12:00Z" w16du:dateUtc="2025-08-26T23:12:00Z">
          <w:r w:rsidRPr="002A147A" w:rsidDel="00C95A5E">
            <w:delText xml:space="preserve">the </w:delText>
          </w:r>
        </w:del>
        <w:r w:rsidRPr="002A147A">
          <w:t>American</w:t>
        </w:r>
      </w:ins>
      <w:ins w:id="1556" w:author="Mosi Adesina Ifatunji [2]" w:date="2025-08-26T18:12:00Z" w16du:dateUtc="2025-08-26T23:12:00Z">
        <w:r w:rsidR="00C95A5E">
          <w:t>s</w:t>
        </w:r>
      </w:ins>
      <w:ins w:id="1557" w:author="Mosi Adesina Ifatunji" w:date="2025-07-24T12:23:00Z" w16du:dateUtc="2025-07-24T17:23:00Z">
        <w:r w:rsidRPr="002A147A">
          <w:t xml:space="preserve"> </w:t>
        </w:r>
      </w:ins>
      <w:ins w:id="1558" w:author="Mosi Adesina Ifatunji" w:date="2025-09-05T14:42:00Z" w16du:dateUtc="2025-09-05T19:42:00Z">
        <w:r w:rsidR="001B78A9">
          <w:t xml:space="preserve"> </w:t>
        </w:r>
      </w:ins>
      <w:ins w:id="1559" w:author="Mosi Adesina Ifatunji [2]" w:date="2025-08-26T18:12:00Z" w16du:dateUtc="2025-08-26T23:12:00Z">
        <w:del w:id="1560" w:author="Mosi Adesina Ifatunji" w:date="2025-09-05T14:42:00Z" w16du:dateUtc="2025-09-05T19:42:00Z">
          <w:r w:rsidR="00452E5E" w:rsidDel="001B78A9">
            <w:delText>re-</w:delText>
          </w:r>
        </w:del>
        <w:r w:rsidR="00452E5E">
          <w:t xml:space="preserve">engaged </w:t>
        </w:r>
      </w:ins>
      <w:ins w:id="1561" w:author="Mosi Adesina Ifatunji [2]" w:date="2025-08-26T18:13:00Z" w16du:dateUtc="2025-08-26T23:13:00Z">
        <w:r w:rsidR="00452E5E">
          <w:t>a</w:t>
        </w:r>
      </w:ins>
      <w:ins w:id="1562" w:author="Mosi Adesina Ifatunji" w:date="2025-09-05T14:42:00Z" w16du:dateUtc="2025-09-05T19:42:00Z">
        <w:r w:rsidR="001B78A9">
          <w:t>gain in a</w:t>
        </w:r>
      </w:ins>
      <w:ins w:id="1563" w:author="Mosi Adesina Ifatunji [2]" w:date="2025-08-26T18:13:00Z" w16du:dateUtc="2025-08-26T23:13:00Z">
        <w:r w:rsidR="00452E5E">
          <w:t xml:space="preserve"> ‘national conversation’</w:t>
        </w:r>
      </w:ins>
      <w:ins w:id="1564" w:author="Mosi Adesina Ifatunji" w:date="2025-07-24T12:23:00Z" w16du:dateUtc="2025-07-24T17:23:00Z">
        <w:del w:id="1565" w:author="Mosi Adesina Ifatunji [2]" w:date="2025-08-26T18:12:00Z" w16du:dateUtc="2025-08-26T23:12:00Z">
          <w:r w:rsidRPr="002A147A" w:rsidDel="00452E5E">
            <w:delText>public</w:delText>
          </w:r>
        </w:del>
        <w:r w:rsidRPr="002A147A">
          <w:t xml:space="preserve"> </w:t>
        </w:r>
      </w:ins>
      <w:ins w:id="1566" w:author="Mosi Adesina Ifatunji" w:date="2025-08-12T06:17:00Z" w16du:dateUtc="2025-08-12T11:17:00Z">
        <w:del w:id="1567" w:author="Mosi Adesina Ifatunji [2]" w:date="2025-08-26T18:13:00Z" w16du:dateUtc="2025-08-26T23:13:00Z">
          <w:r w:rsidR="00697323" w:rsidRPr="002A147A" w:rsidDel="00452E5E">
            <w:delText xml:space="preserve">again </w:delText>
          </w:r>
        </w:del>
      </w:ins>
      <w:ins w:id="1568" w:author="Mosi Adesina Ifatunji" w:date="2025-07-24T12:23:00Z" w16du:dateUtc="2025-07-24T17:23:00Z">
        <w:del w:id="1569" w:author="Mosi Adesina Ifatunji [2]" w:date="2025-08-26T18:13:00Z" w16du:dateUtc="2025-08-26T23:13:00Z">
          <w:r w:rsidR="003C3DB9" w:rsidRPr="002A147A" w:rsidDel="00452E5E">
            <w:delText>attempte</w:delText>
          </w:r>
        </w:del>
      </w:ins>
      <w:ins w:id="1570" w:author="Mosi Adesina Ifatunji" w:date="2025-07-24T12:24:00Z" w16du:dateUtc="2025-07-24T17:24:00Z">
        <w:del w:id="1571" w:author="Mosi Adesina Ifatunji [2]" w:date="2025-08-26T18:13:00Z" w16du:dateUtc="2025-08-26T23:13:00Z">
          <w:r w:rsidR="003C3DB9" w:rsidRPr="002A147A" w:rsidDel="00452E5E">
            <w:delText>d</w:delText>
          </w:r>
        </w:del>
      </w:ins>
      <w:ins w:id="1572" w:author="Mosi Adesina Ifatunji" w:date="2025-07-24T12:42:00Z" w16du:dateUtc="2025-07-24T17:42:00Z">
        <w:del w:id="1573" w:author="Mosi Adesina Ifatunji [2]" w:date="2025-08-26T18:13:00Z" w16du:dateUtc="2025-08-26T23:13:00Z">
          <w:r w:rsidR="006C62E0" w:rsidRPr="002A147A" w:rsidDel="00452E5E">
            <w:delText xml:space="preserve"> </w:delText>
          </w:r>
        </w:del>
      </w:ins>
      <w:ins w:id="1574" w:author="Mosi Adesina Ifatunji" w:date="2025-08-12T06:17:00Z" w16du:dateUtc="2025-08-12T11:17:00Z">
        <w:del w:id="1575" w:author="Mosi Adesina Ifatunji [2]" w:date="2025-08-26T18:13:00Z" w16du:dateUtc="2025-08-26T23:13:00Z">
          <w:r w:rsidR="00697323" w:rsidDel="00452E5E">
            <w:delText xml:space="preserve">to </w:delText>
          </w:r>
        </w:del>
      </w:ins>
      <w:ins w:id="1576" w:author="Mosi Adesina Ifatunji" w:date="2025-07-24T12:24:00Z" w16du:dateUtc="2025-07-24T17:24:00Z">
        <w:del w:id="1577" w:author="Mosi Adesina Ifatunji [2]" w:date="2025-08-26T18:13:00Z" w16du:dateUtc="2025-08-26T23:13:00Z">
          <w:r w:rsidR="003C3DB9" w:rsidRPr="002A147A" w:rsidDel="00452E5E">
            <w:delText>reckon with</w:delText>
          </w:r>
        </w:del>
      </w:ins>
      <w:ins w:id="1578" w:author="Mosi Adesina Ifatunji [2]" w:date="2025-08-26T18:13:00Z" w16du:dateUtc="2025-08-26T23:13:00Z">
        <w:del w:id="1579" w:author="Mosi Adesina Ifatunji" w:date="2025-09-05T14:37:00Z" w16du:dateUtc="2025-09-05T19:37:00Z">
          <w:r w:rsidR="00452E5E" w:rsidDel="00607392">
            <w:delText>about</w:delText>
          </w:r>
        </w:del>
      </w:ins>
      <w:ins w:id="1580" w:author="Mosi Adesina Ifatunji" w:date="2025-09-05T14:37:00Z" w16du:dateUtc="2025-09-05T19:37:00Z">
        <w:r w:rsidR="00607392">
          <w:t>on</w:t>
        </w:r>
      </w:ins>
      <w:ins w:id="1581" w:author="Mosi Adesina Ifatunji" w:date="2025-07-24T14:00:00Z" w16du:dateUtc="2025-07-24T19:00:00Z">
        <w:r w:rsidR="00E74A55" w:rsidRPr="002A147A">
          <w:t xml:space="preserve"> </w:t>
        </w:r>
      </w:ins>
      <w:ins w:id="1582" w:author="Mosi Adesina Ifatunji" w:date="2025-07-24T19:12:00Z" w16du:dateUtc="2025-07-25T00:12:00Z">
        <w:r w:rsidR="0035371E">
          <w:t>the</w:t>
        </w:r>
      </w:ins>
      <w:ins w:id="1583" w:author="Mosi Adesina Ifatunji" w:date="2025-08-12T06:16:00Z" w16du:dateUtc="2025-08-12T11:16:00Z">
        <w:r w:rsidR="00697323">
          <w:t xml:space="preserve"> possibility </w:t>
        </w:r>
      </w:ins>
      <w:ins w:id="1584" w:author="Mosi Adesina Ifatunji" w:date="2025-09-05T14:42:00Z" w16du:dateUtc="2025-09-05T19:42:00Z">
        <w:r w:rsidR="001B78A9">
          <w:t>that</w:t>
        </w:r>
      </w:ins>
      <w:ins w:id="1585" w:author="Mosi Adesina Ifatunji" w:date="2025-09-05T14:43:00Z" w16du:dateUtc="2025-09-05T19:43:00Z">
        <w:r w:rsidR="001B78A9">
          <w:t xml:space="preserve"> </w:t>
        </w:r>
      </w:ins>
      <w:ins w:id="1586" w:author="Mosi Adesina Ifatunji" w:date="2025-09-05T14:46:00Z" w16du:dateUtc="2025-09-05T19:46:00Z">
        <w:r w:rsidR="001B78A9" w:rsidRPr="00CE1BC4">
          <w:rPr>
            <w:b/>
            <w:bCs/>
          </w:rPr>
          <w:t>structural</w:t>
        </w:r>
        <w:r w:rsidR="001B78A9" w:rsidRPr="002A147A">
          <w:t xml:space="preserve"> </w:t>
        </w:r>
        <w:r w:rsidR="001B78A9">
          <w:t>factors</w:t>
        </w:r>
        <w:r w:rsidR="001B78A9" w:rsidRPr="002A147A">
          <w:t xml:space="preserve"> </w:t>
        </w:r>
        <w:r w:rsidR="001B78A9">
          <w:t xml:space="preserve">might contribute to </w:t>
        </w:r>
      </w:ins>
      <w:ins w:id="1587" w:author="Mosi Adesina Ifatunji" w:date="2025-09-05T14:43:00Z" w16du:dateUtc="2025-09-05T19:43:00Z">
        <w:r w:rsidR="001B78A9">
          <w:t>differen</w:t>
        </w:r>
      </w:ins>
      <w:ins w:id="1588" w:author="Mosi Adesina Ifatunji" w:date="2025-09-05T14:46:00Z" w16du:dateUtc="2025-09-05T19:46:00Z">
        <w:r w:rsidR="001B78A9">
          <w:t>t life experiences</w:t>
        </w:r>
      </w:ins>
      <w:ins w:id="1589" w:author="Mosi Adesina Ifatunji" w:date="2025-09-05T14:43:00Z" w16du:dateUtc="2025-09-05T19:43:00Z">
        <w:r w:rsidR="001B78A9">
          <w:t xml:space="preserve"> </w:t>
        </w:r>
      </w:ins>
      <w:ins w:id="1590" w:author="Mosi Adesina Ifatunji" w:date="2025-09-05T14:54:00Z" w16du:dateUtc="2025-09-05T19:54:00Z">
        <w:r w:rsidR="00281A38">
          <w:t xml:space="preserve">and outcomes </w:t>
        </w:r>
      </w:ins>
      <w:ins w:id="1591" w:author="Mosi Adesina Ifatunji" w:date="2025-09-05T14:43:00Z" w16du:dateUtc="2025-09-05T19:43:00Z">
        <w:r w:rsidR="001B78A9">
          <w:t>between Blacks and Whites</w:t>
        </w:r>
      </w:ins>
      <w:ins w:id="1592" w:author="Mosi Adesina Ifatunji" w:date="2025-09-05T14:37:00Z" w16du:dateUtc="2025-09-05T19:37:00Z">
        <w:r w:rsidR="00607392">
          <w:t xml:space="preserve"> </w:t>
        </w:r>
      </w:ins>
      <w:ins w:id="1593" w:author="Mosi Adesina Ifatunji" w:date="2025-09-05T14:47:00Z" w16du:dateUtc="2025-09-05T19:47:00Z">
        <w:r w:rsidR="001B78A9">
          <w:t>–</w:t>
        </w:r>
      </w:ins>
      <w:ins w:id="1594" w:author="Mosi Adesina Ifatunji" w:date="2025-09-05T14:46:00Z" w16du:dateUtc="2025-09-05T19:46:00Z">
        <w:r w:rsidR="001B78A9">
          <w:t xml:space="preserve"> </w:t>
        </w:r>
      </w:ins>
      <w:ins w:id="1595" w:author="Mosi Adesina Ifatunji" w:date="2025-09-05T14:47:00Z" w16du:dateUtc="2025-09-05T19:47:00Z">
        <w:r w:rsidR="001B78A9">
          <w:t xml:space="preserve">as </w:t>
        </w:r>
      </w:ins>
      <w:ins w:id="1596" w:author="Mosi Adesina Ifatunji" w:date="2025-09-05T14:44:00Z" w16du:dateUtc="2025-09-05T19:44:00Z">
        <w:r w:rsidR="001B78A9">
          <w:t>opposed</w:t>
        </w:r>
      </w:ins>
      <w:ins w:id="1597" w:author="Mosi Adesina Ifatunji" w:date="2025-09-05T14:47:00Z" w16du:dateUtc="2025-09-05T19:47:00Z">
        <w:r w:rsidR="001B78A9">
          <w:t xml:space="preserve"> </w:t>
        </w:r>
      </w:ins>
      <w:ins w:id="1598" w:author="Mosi Adesina Ifatunji" w:date="2025-09-05T14:44:00Z" w16du:dateUtc="2025-09-05T19:44:00Z">
        <w:r w:rsidR="001B78A9">
          <w:t xml:space="preserve">to </w:t>
        </w:r>
      </w:ins>
      <w:ins w:id="1599" w:author="Mosi Adesina Ifatunji" w:date="2025-09-05T14:54:00Z" w16du:dateUtc="2025-09-05T19:54:00Z">
        <w:r w:rsidR="00281A38">
          <w:t>‘</w:t>
        </w:r>
      </w:ins>
      <w:ins w:id="1600" w:author="Mosi Adesina Ifatunji" w:date="2025-09-05T14:44:00Z" w16du:dateUtc="2025-09-05T19:44:00Z">
        <w:r w:rsidR="001B78A9">
          <w:t>individual</w:t>
        </w:r>
      </w:ins>
      <w:ins w:id="1601" w:author="Mosi Adesina Ifatunji" w:date="2025-09-05T14:54:00Z" w16du:dateUtc="2025-09-05T19:54:00Z">
        <w:r w:rsidR="00281A38">
          <w:t>s’</w:t>
        </w:r>
      </w:ins>
      <w:ins w:id="1602" w:author="Mosi Adesina Ifatunji" w:date="2025-09-05T14:44:00Z" w16du:dateUtc="2025-09-05T19:44:00Z">
        <w:r w:rsidR="001B78A9">
          <w:t xml:space="preserve"> making different decisions or </w:t>
        </w:r>
      </w:ins>
      <w:ins w:id="1603" w:author="Mosi Adesina Ifatunji" w:date="2025-09-05T14:54:00Z" w16du:dateUtc="2025-09-05T19:54:00Z">
        <w:r w:rsidR="00281A38">
          <w:t xml:space="preserve">because of </w:t>
        </w:r>
      </w:ins>
      <w:ins w:id="1604" w:author="Mosi Adesina Ifatunji" w:date="2025-09-05T14:55:00Z" w16du:dateUtc="2025-09-05T19:55:00Z">
        <w:r w:rsidR="00281A38">
          <w:t>differences</w:t>
        </w:r>
      </w:ins>
      <w:ins w:id="1605" w:author="Mosi Adesina Ifatunji" w:date="2025-09-05T14:54:00Z" w16du:dateUtc="2025-09-05T19:54:00Z">
        <w:r w:rsidR="00281A38">
          <w:t xml:space="preserve"> in ‘culture’</w:t>
        </w:r>
      </w:ins>
      <w:ins w:id="1606" w:author="Mosi Adesina Ifatunji [2]" w:date="2025-08-26T18:13:00Z" w16du:dateUtc="2025-08-26T23:13:00Z">
        <w:del w:id="1607" w:author="Mosi Adesina Ifatunji" w:date="2025-09-05T14:44:00Z" w16du:dateUtc="2025-09-05T19:44:00Z">
          <w:r w:rsidR="004D6213" w:rsidDel="001B78A9">
            <w:delText xml:space="preserve"> </w:delText>
          </w:r>
        </w:del>
        <w:del w:id="1608" w:author="Mosi Adesina Ifatunji" w:date="2025-09-05T14:38:00Z" w16du:dateUtc="2025-09-05T19:38:00Z">
          <w:r w:rsidR="004D6213" w:rsidDel="00607392">
            <w:delText>experiential</w:delText>
          </w:r>
        </w:del>
        <w:del w:id="1609" w:author="Mosi Adesina Ifatunji" w:date="2025-09-05T14:44:00Z" w16du:dateUtc="2025-09-05T19:44:00Z">
          <w:r w:rsidR="004D6213" w:rsidDel="001B78A9">
            <w:delText xml:space="preserve"> </w:delText>
          </w:r>
        </w:del>
        <w:del w:id="1610" w:author="Mosi Adesina Ifatunji" w:date="2025-09-05T14:38:00Z" w16du:dateUtc="2025-09-05T19:38:00Z">
          <w:r w:rsidR="004D6213" w:rsidDel="00607392">
            <w:delText>, certainly</w:delText>
          </w:r>
        </w:del>
      </w:ins>
      <w:ins w:id="1611" w:author="Mosi Adesina Ifatunji [2]" w:date="2025-08-26T18:32:00Z" w16du:dateUtc="2025-08-26T23:32:00Z">
        <w:r w:rsidR="00763988">
          <w:t xml:space="preserve"> (Wells-Barnett 1892 [2014], Du Bois 1935, Frazier 1957 [1997], Carmichael and Hamilton 1967, Blauner 1972, Hall 1980, Omi and Winant 1986 [2015], Mills 1997 [2022], Bonilla-Silva 2001, Feagin 2001 [2010], Reskin 2012, Jung 2015).</w:t>
        </w:r>
      </w:ins>
      <w:ins w:id="1612" w:author="Mosi Adesina Ifatunji" w:date="2025-08-12T06:18:00Z" w16du:dateUtc="2025-08-12T11:18:00Z">
        <w:del w:id="1613" w:author="Mosi Adesina Ifatunji [2]" w:date="2025-08-26T18:23:00Z" w16du:dateUtc="2025-08-26T23:23:00Z">
          <w:r w:rsidR="00697323" w:rsidDel="003B6D34">
            <w:delText xml:space="preserve"> </w:delText>
          </w:r>
        </w:del>
      </w:ins>
    </w:p>
    <w:p w14:paraId="5769028B" w14:textId="025A593F" w:rsidR="00BF0C31" w:rsidDel="002732F6" w:rsidRDefault="00697323">
      <w:pPr>
        <w:rPr>
          <w:ins w:id="1614" w:author="Mosi Adesina Ifatunji" w:date="2025-07-24T16:22:00Z" w16du:dateUtc="2025-07-24T21:22:00Z"/>
          <w:del w:id="1615" w:author="Mosi Adesina Ifatunji [2]" w:date="2025-08-26T18:24:00Z" w16du:dateUtc="2025-08-26T23:24:00Z"/>
        </w:rPr>
      </w:pPr>
      <w:ins w:id="1616" w:author="Mosi Adesina Ifatunji" w:date="2025-08-12T06:18:00Z" w16du:dateUtc="2025-08-12T11:18:00Z">
        <w:del w:id="1617" w:author="Mosi Adesina Ifatunji [2]" w:date="2025-08-26T18:13:00Z" w16du:dateUtc="2025-08-26T23:13:00Z">
          <w:r w:rsidDel="00E352B3">
            <w:delText>in the United States</w:delText>
          </w:r>
        </w:del>
      </w:ins>
      <w:ins w:id="1618" w:author="Mosi Adesina Ifatunji" w:date="2025-07-24T19:13:00Z" w16du:dateUtc="2025-07-25T00:13:00Z">
        <w:del w:id="1619" w:author="Mosi Adesina Ifatunji [2]" w:date="2025-08-26T18:13:00Z" w16du:dateUtc="2025-08-26T23:13:00Z">
          <w:r w:rsidR="0035371E" w:rsidDel="00E352B3">
            <w:delText xml:space="preserve"> </w:delText>
          </w:r>
        </w:del>
      </w:ins>
      <w:ins w:id="1620" w:author="Mosi Adesina Ifatunji" w:date="2025-07-24T16:22:00Z" w16du:dateUtc="2025-07-24T21:22:00Z">
        <w:del w:id="1621" w:author="Mosi Adesina Ifatunji [2]" w:date="2025-08-26T18:24:00Z" w16du:dateUtc="2025-08-26T23:24:00Z">
          <w:r w:rsidR="00BF0C31" w:rsidDel="00EB73AA">
            <w:delText>(</w:delText>
          </w:r>
        </w:del>
      </w:ins>
      <w:ins w:id="1622" w:author="Mosi Adesina Ifatunji" w:date="2025-07-24T16:26:00Z" w16du:dateUtc="2025-07-24T21:26:00Z">
        <w:del w:id="1623" w:author="Mosi Adesina Ifatunji [2]" w:date="2025-08-26T18:24:00Z" w16du:dateUtc="2025-08-26T23:24:00Z">
          <w:r w:rsidR="00AF35E7" w:rsidDel="00EB73AA">
            <w:delText>W</w:delText>
          </w:r>
        </w:del>
      </w:ins>
      <w:ins w:id="1624" w:author="Mosi Adesina Ifatunji" w:date="2025-07-24T16:22:00Z" w16du:dateUtc="2025-07-24T21:22:00Z">
        <w:del w:id="1625" w:author="Mosi Adesina Ifatunji [2]" w:date="2025-08-26T18:24:00Z" w16du:dateUtc="2025-08-26T23:24:00Z">
          <w:r w:rsidR="00BF0C31" w:rsidDel="00EB73AA">
            <w:delText xml:space="preserve">ells-Barnett 1892 [2014], Du Bois 1935, </w:delText>
          </w:r>
        </w:del>
      </w:ins>
      <w:ins w:id="1626" w:author="Mosi Adesina Ifatunji" w:date="2025-07-24T16:23:00Z" w16du:dateUtc="2025-07-24T21:23:00Z">
        <w:del w:id="1627" w:author="Mosi Adesina Ifatunji [2]" w:date="2025-08-26T18:24:00Z" w16du:dateUtc="2025-08-26T23:24:00Z">
          <w:r w:rsidR="00BF0C31" w:rsidDel="00EB73AA">
            <w:delText xml:space="preserve">Frazier 1957 [1997], </w:delText>
          </w:r>
        </w:del>
      </w:ins>
      <w:ins w:id="1628" w:author="Mosi Adesina Ifatunji" w:date="2025-07-24T16:25:00Z" w16du:dateUtc="2025-07-24T21:25:00Z">
        <w:del w:id="1629" w:author="Mosi Adesina Ifatunji [2]" w:date="2025-08-26T18:24:00Z" w16du:dateUtc="2025-08-26T23:24:00Z">
          <w:r w:rsidR="00AF35E7" w:rsidDel="00EB73AA">
            <w:delText xml:space="preserve">Carmichael and Hamilton 1967, </w:delText>
          </w:r>
        </w:del>
      </w:ins>
      <w:ins w:id="1630" w:author="Mosi Adesina Ifatunji" w:date="2025-07-24T16:24:00Z" w16du:dateUtc="2025-07-24T21:24:00Z">
        <w:del w:id="1631" w:author="Mosi Adesina Ifatunji [2]" w:date="2025-08-26T18:24:00Z" w16du:dateUtc="2025-08-26T23:24:00Z">
          <w:r w:rsidR="00BF0C31" w:rsidDel="00EB73AA">
            <w:delText xml:space="preserve">Blauner 1972, </w:delText>
          </w:r>
        </w:del>
      </w:ins>
      <w:ins w:id="1632" w:author="Mosi Adesina Ifatunji" w:date="2025-07-25T12:59:00Z" w16du:dateUtc="2025-07-25T17:59:00Z">
        <w:del w:id="1633" w:author="Mosi Adesina Ifatunji [2]" w:date="2025-08-26T18:24:00Z" w16du:dateUtc="2025-08-26T23:24:00Z">
          <w:r w:rsidR="00084E8A" w:rsidDel="00EB73AA">
            <w:delText>Hal</w:delText>
          </w:r>
        </w:del>
      </w:ins>
      <w:ins w:id="1634" w:author="Mosi Adesina Ifatunji" w:date="2025-07-25T13:00:00Z" w16du:dateUtc="2025-07-25T18:00:00Z">
        <w:del w:id="1635" w:author="Mosi Adesina Ifatunji [2]" w:date="2025-08-26T18:24:00Z" w16du:dateUtc="2025-08-26T23:24:00Z">
          <w:r w:rsidR="00084E8A" w:rsidDel="00EB73AA">
            <w:delText xml:space="preserve">l 1980, </w:delText>
          </w:r>
        </w:del>
      </w:ins>
      <w:ins w:id="1636" w:author="Mosi Adesina Ifatunji" w:date="2025-07-24T16:23:00Z" w16du:dateUtc="2025-07-24T21:23:00Z">
        <w:del w:id="1637" w:author="Mosi Adesina Ifatunji [2]" w:date="2025-08-26T18:24:00Z" w16du:dateUtc="2025-08-26T23:24:00Z">
          <w:r w:rsidR="00BF0C31" w:rsidDel="00EB73AA">
            <w:delText xml:space="preserve">Omi and Winant </w:delText>
          </w:r>
        </w:del>
      </w:ins>
      <w:ins w:id="1638" w:author="Mosi Adesina Ifatunji" w:date="2025-07-24T16:24:00Z" w16du:dateUtc="2025-07-24T21:24:00Z">
        <w:del w:id="1639" w:author="Mosi Adesina Ifatunji [2]" w:date="2025-08-26T18:24:00Z" w16du:dateUtc="2025-08-26T23:24:00Z">
          <w:r w:rsidR="00BF0C31" w:rsidDel="00EB73AA">
            <w:delText xml:space="preserve">1986 [2015], </w:delText>
          </w:r>
        </w:del>
      </w:ins>
      <w:ins w:id="1640" w:author="Mosi Adesina Ifatunji" w:date="2025-07-24T16:23:00Z" w16du:dateUtc="2025-07-24T21:23:00Z">
        <w:del w:id="1641" w:author="Mosi Adesina Ifatunji [2]" w:date="2025-08-26T18:24:00Z" w16du:dateUtc="2025-08-26T23:24:00Z">
          <w:r w:rsidR="00BF0C31" w:rsidDel="00EB73AA">
            <w:delText xml:space="preserve">Mills 1997 [2022], </w:delText>
          </w:r>
        </w:del>
      </w:ins>
      <w:ins w:id="1642" w:author="Mosi Adesina Ifatunji" w:date="2025-07-24T16:25:00Z" w16du:dateUtc="2025-07-24T21:25:00Z">
        <w:del w:id="1643" w:author="Mosi Adesina Ifatunji [2]" w:date="2025-08-26T18:24:00Z" w16du:dateUtc="2025-08-26T23:24:00Z">
          <w:r w:rsidR="00AF35E7" w:rsidDel="00EB73AA">
            <w:delText xml:space="preserve">Bonilla-Silva 2001, </w:delText>
          </w:r>
        </w:del>
      </w:ins>
      <w:ins w:id="1644" w:author="Mosi Adesina Ifatunji" w:date="2025-07-24T19:09:00Z" w16du:dateUtc="2025-07-25T00:09:00Z">
        <w:del w:id="1645" w:author="Mosi Adesina Ifatunji [2]" w:date="2025-08-26T18:24:00Z" w16du:dateUtc="2025-08-26T23:24:00Z">
          <w:r w:rsidR="00F528C5" w:rsidDel="00EB73AA">
            <w:delText xml:space="preserve">Feagin 2001 [2010], </w:delText>
          </w:r>
        </w:del>
      </w:ins>
      <w:ins w:id="1646" w:author="Mosi Adesina Ifatunji" w:date="2025-07-24T19:22:00Z" w16du:dateUtc="2025-07-25T00:22:00Z">
        <w:del w:id="1647" w:author="Mosi Adesina Ifatunji [2]" w:date="2025-08-26T18:24:00Z" w16du:dateUtc="2025-08-26T23:24:00Z">
          <w:r w:rsidR="006A7DB4" w:rsidDel="00EB73AA">
            <w:delText xml:space="preserve">Reskin 2012, </w:delText>
          </w:r>
        </w:del>
      </w:ins>
      <w:ins w:id="1648" w:author="Mosi Adesina Ifatunji" w:date="2025-07-24T16:26:00Z" w16du:dateUtc="2025-07-24T21:26:00Z">
        <w:del w:id="1649" w:author="Mosi Adesina Ifatunji [2]" w:date="2025-08-26T18:24:00Z" w16du:dateUtc="2025-08-26T23:24:00Z">
          <w:r w:rsidR="00AF35E7" w:rsidDel="00EB73AA">
            <w:delText>Jung 2015).</w:delText>
          </w:r>
        </w:del>
      </w:ins>
    </w:p>
    <w:p w14:paraId="60FE4509" w14:textId="77777777" w:rsidR="008D4326" w:rsidRDefault="008D4326" w:rsidP="008A0E16">
      <w:pPr>
        <w:rPr>
          <w:ins w:id="1650" w:author="Mosi Adesina Ifatunji" w:date="2025-07-24T16:22:00Z" w16du:dateUtc="2025-07-24T21:22:00Z"/>
        </w:rPr>
      </w:pPr>
    </w:p>
    <w:p w14:paraId="2D364449" w14:textId="14F8794D" w:rsidR="00DC0D2E" w:rsidDel="00EA668B" w:rsidRDefault="00AF35E7">
      <w:pPr>
        <w:rPr>
          <w:ins w:id="1651" w:author="Mosi Adesina Ifatunji" w:date="2025-09-05T15:00:00Z" w16du:dateUtc="2025-09-05T20:00:00Z"/>
          <w:del w:id="1652" w:author="Mosi Adesina Ifatunji [2]" w:date="2025-09-12T15:23:00Z" w16du:dateUtc="2025-09-12T20:23:00Z"/>
        </w:rPr>
      </w:pPr>
      <w:del w:id="1653" w:author="Mosi Adesina Ifatunji" w:date="2025-07-24T16:26:00Z" w16du:dateUtc="2025-07-24T21:26:00Z">
        <w:r w:rsidDel="00AF35E7">
          <w:fldChar w:fldCharType="begin">
            <w:fldData xml:space="preserve">PEVuZE5vdGU+PENpdGU+PEF1dGhvcj5DYXJtaWNoYWVsPC9BdXRob3I+PFllYXI+MTk2NzwvWWVh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</w:fldData>
          </w:fldChar>
        </w:r>
        <w:r w:rsidDel="00AF35E7">
          <w:delInstrText xml:space="preserve"> ADDIN EN.JS.CITE </w:delInstrText>
        </w:r>
        <w:r w:rsidDel="00AF35E7">
          <w:fldChar w:fldCharType="separate"/>
        </w:r>
        <w:r w:rsidDel="00AF35E7">
          <w:rPr>
            <w:noProof/>
          </w:rPr>
          <w:delText>(Carmichael and Hamilton 1967)</w:delText>
        </w:r>
        <w:r w:rsidDel="00AF35E7">
          <w:fldChar w:fldCharType="end"/>
        </w:r>
      </w:del>
      <w:del w:id="1654" w:author="Mosi Adesina Ifatunji" w:date="2025-07-24T16:25:00Z" w16du:dateUtc="2025-07-24T21:25:00Z">
        <w:r w:rsidR="00BF0C31" w:rsidDel="00BF0C31">
          <w:fldChar w:fldCharType="begin">
            <w:fldData xml:space="preserve">PEVuZE5vdGU+PENpdGU+PEF1dGhvcj5GcmF6aWVyPC9BdXRob3I+PFllYXI+MTk1NyBbMTk5N108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</w:fldData>
          </w:fldChar>
        </w:r>
        <w:r w:rsidR="00BF0C31" w:rsidDel="00BF0C31">
          <w:delInstrText xml:space="preserve"> ADDIN EN.JS.CITE </w:delInstrText>
        </w:r>
        <w:r w:rsidR="00BF0C31" w:rsidDel="00BF0C31">
          <w:fldChar w:fldCharType="separate"/>
        </w:r>
        <w:r w:rsidR="00BF0C31" w:rsidDel="00BF0C31">
          <w:rPr>
            <w:noProof/>
          </w:rPr>
          <w:delText>(Frazier 1957 [1997])</w:delText>
        </w:r>
        <w:r w:rsidR="00BF0C31" w:rsidDel="00BF0C31">
          <w:fldChar w:fldCharType="end"/>
        </w:r>
      </w:del>
      <w:del w:id="1655" w:author="Mosi Adesina Ifatunji" w:date="2025-07-24T16:23:00Z" w16du:dateUtc="2025-07-24T21:23:00Z">
        <w:r w:rsidR="002558CB" w:rsidRPr="002A147A" w:rsidDel="00BF0C31">
          <w:fldChar w:fldCharType="begin">
            <w:fldData xml:space="preserve">PEVuZE5vdGU+PENpdGU+PFJlY051bT41NDg1PC9SZWNOdW0+PHJlY29yZD48cmVjLW51bWJlcj41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</w:fldData>
          </w:fldChar>
        </w:r>
        <w:r w:rsidR="002558CB" w:rsidRPr="002A147A" w:rsidDel="00BF0C31">
          <w:delInstrText xml:space="preserve"> ADDIN EN.JS.CITE </w:delInstrText>
        </w:r>
        <w:r w:rsidR="002558CB" w:rsidRPr="002A147A" w:rsidDel="00BF0C31">
          <w:fldChar w:fldCharType="separate"/>
        </w:r>
        <w:r w:rsidR="002558CB" w:rsidRPr="002A147A" w:rsidDel="00BF0C31">
          <w:fldChar w:fldCharType="end"/>
        </w:r>
        <w:r w:rsidR="0095737E" w:rsidDel="00BF0C31">
          <w:fldChar w:fldCharType="begin">
            <w:fldData xml:space="preserve">PEVuZE5vdGU+PENpdGU+PEF1dGhvcj5XZWxscy1CYXJuZXR0PC9BdXRob3I+PFllYXI+MTg5MiBb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</w:fldData>
          </w:fldChar>
        </w:r>
        <w:r w:rsidR="0095737E" w:rsidDel="00BF0C31">
          <w:delInstrText xml:space="preserve"> ADDIN EN.JS.CITE </w:delInstrText>
        </w:r>
        <w:r w:rsidR="0095737E" w:rsidDel="00BF0C31">
          <w:fldChar w:fldCharType="separate"/>
        </w:r>
        <w:r w:rsidR="0095737E" w:rsidDel="00BF0C31">
          <w:rPr>
            <w:noProof/>
          </w:rPr>
          <w:delText>(Wells-Barnett 1892 [2014])</w:delText>
        </w:r>
        <w:r w:rsidR="0095737E" w:rsidDel="00BF0C31">
          <w:fldChar w:fldCharType="end"/>
        </w:r>
        <w:r w:rsidR="00BF0C31" w:rsidDel="00BF0C31">
          <w:fldChar w:fldCharType="begin">
            <w:fldData xml:space="preserve">PEVuZE5vdGU+PENpdGU+PEF1dGhvcj5EdSBCb2lzPC9BdXRob3I+PFllYXI+MTkzNTwvWWVhcj48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</w:fldData>
          </w:fldChar>
        </w:r>
        <w:r w:rsidR="00BF0C31" w:rsidDel="00BF0C31">
          <w:delInstrText xml:space="preserve"> ADDIN EN.JS.CITE </w:delInstrText>
        </w:r>
        <w:r w:rsidR="00BF0C31" w:rsidDel="00BF0C31">
          <w:fldChar w:fldCharType="separate"/>
        </w:r>
        <w:r w:rsidR="00BF0C31" w:rsidDel="00BF0C31">
          <w:rPr>
            <w:noProof/>
          </w:rPr>
          <w:delText>(Du Bois 1935)</w:delText>
        </w:r>
        <w:r w:rsidR="00BF0C31" w:rsidDel="00BF0C31">
          <w:fldChar w:fldCharType="end"/>
        </w:r>
      </w:del>
      <w:del w:id="1656" w:author="Mosi Adesina Ifatunji" w:date="2025-07-24T16:18:00Z" w16du:dateUtc="2025-07-24T21:18:00Z">
        <w:r w:rsidR="00AD7BEC" w:rsidDel="00396698">
          <w:fldChar w:fldCharType="begin">
            <w:fldData xml:space="preserve">PEVuZE5vdGU+PENpdGU+PEF1dGhvcj4hISEgSU5WQUxJRCBDSVRBVElPTiAhISEgPC9BdXRob3I+
PFJlY051bT4wPC9SZWNOdW0+PERpc3BsYXlUZXh0PighISEgSU5WQUxJRCBDSVRBVElPTiAhISEg
KTwvRGlzcGxheVRleHQ+PHJlY29yZD48cmVjLW51bWJlcj48L3JlYy1udW1iZXI+PHJlZi10eXBl
PjA8L3JlZi10eXBlPjxkYXRlcz48eWVhcj4hISEgSU5WQUxJRCBDSVRBVElPTiAhISEgPC95ZWFy
PjwvZGF0ZXM+PC9yZWNvcmQ+PC9DaXRlPjwvRW5kTm90ZT4A
</w:fldData>
          </w:fldChar>
        </w:r>
        <w:r w:rsidR="00AD7BEC" w:rsidDel="00396698">
          <w:delInstrText xml:space="preserve"> ADDIN EN.JS.CITE </w:delInstrText>
        </w:r>
        <w:r w:rsidR="00AD7BEC" w:rsidDel="00396698">
          <w:fldChar w:fldCharType="separate"/>
        </w:r>
        <w:r w:rsidR="00396698" w:rsidDel="00396698">
          <w:rPr>
            <w:noProof/>
          </w:rPr>
          <w:delText>(!!! INVALID CITATION !!! )</w:delText>
        </w:r>
        <w:r w:rsidR="00AD7BEC" w:rsidDel="00396698">
          <w:fldChar w:fldCharType="end"/>
        </w:r>
      </w:del>
      <w:del w:id="1657" w:author="Mosi Adesina Ifatunji" w:date="2025-07-24T15:44:00Z" w16du:dateUtc="2025-07-24T20:44:00Z">
        <w:r w:rsidR="00A47CD1" w:rsidRPr="002A147A" w:rsidDel="00BD0EB6">
          <w:fldChar w:fldCharType="begin">
            <w:fldData xml:space="preserve">PEVuZE5vdGU+PENpdGU+PEF1dGhvcj4hISEgSU5WQUxJRCBDSVRBVElPTiAhISEgPC9BdXRob3I+
PFJlY051bT4wPC9SZWNOdW0+PERpc3BsYXlUZXh0PighISEgSU5WQUxJRCBDSVRBVElPTiAhISEg
KTwvRGlzcGxheVRleHQ+PHJlY29yZD48cmVjLW51bWJlcj48L3JlYy1udW1iZXI+PHJlZi10eXBl
PjA8L3JlZi10eXBlPjxkYXRlcz48eWVhcj4hISEgSU5WQUxJRCBDSVRBVElPTiAhISEgPC95ZWFy
PjwvZGF0ZXM+PC9yZWNvcmQ+PC9DaXRlPjwvRW5kTm90ZT4A
</w:fldData>
          </w:fldChar>
        </w:r>
        <w:r w:rsidR="00A47CD1" w:rsidRPr="002A147A" w:rsidDel="00BD0EB6">
          <w:delInstrText xml:space="preserve"> ADDIN EN.JS.CITE </w:delInstrText>
        </w:r>
        <w:r w:rsidR="00A47CD1" w:rsidRPr="002A147A" w:rsidDel="00BD0EB6">
          <w:fldChar w:fldCharType="separate"/>
        </w:r>
        <w:r w:rsidR="0023114F" w:rsidRPr="002A147A" w:rsidDel="00BD0EB6">
          <w:rPr>
            <w:rPrChange w:id="1658" w:author="Mosi Adesina Ifatunji" w:date="2025-07-24T15:44:00Z" w16du:dateUtc="2025-07-24T20:44:00Z">
              <w:rPr>
                <w:noProof/>
              </w:rPr>
            </w:rPrChange>
          </w:rPr>
          <w:delText>(!!! INVALID CITATION !!! )</w:delText>
        </w:r>
        <w:r w:rsidR="00A47CD1" w:rsidRPr="002A147A" w:rsidDel="00BD0EB6">
          <w:fldChar w:fldCharType="end"/>
        </w:r>
      </w:del>
      <w:ins w:id="1659" w:author="Mosi Adesina Ifatunji" w:date="2025-08-12T06:18:00Z" w16du:dateUtc="2025-08-12T11:18:00Z">
        <w:del w:id="1660" w:author="Mosi Adesina Ifatunji [2]" w:date="2025-09-12T15:22:00Z" w16du:dateUtc="2025-09-12T20:22:00Z">
          <w:r w:rsidR="00697323" w:rsidDel="00513441">
            <w:delText>With re</w:delText>
          </w:r>
        </w:del>
      </w:ins>
      <w:ins w:id="1661" w:author="Mosi Adesina Ifatunji" w:date="2025-08-12T06:19:00Z" w16du:dateUtc="2025-08-12T11:19:00Z">
        <w:del w:id="1662" w:author="Mosi Adesina Ifatunji [2]" w:date="2025-09-12T15:22:00Z" w16du:dateUtc="2025-09-12T20:22:00Z">
          <w:r w:rsidR="00697323" w:rsidDel="00513441">
            <w:delText xml:space="preserve">spect to differences in the labor market, </w:delText>
          </w:r>
        </w:del>
      </w:ins>
      <w:ins w:id="1663" w:author="Mosi Adesina Ifatunji [2]" w:date="2025-09-12T15:22:00Z" w16du:dateUtc="2025-09-12T20:22:00Z">
        <w:r w:rsidR="00513441">
          <w:t>M</w:t>
        </w:r>
      </w:ins>
      <w:ins w:id="1664" w:author="Mosi Adesina Ifatunji" w:date="2025-09-05T14:56:00Z" w16du:dateUtc="2025-09-05T19:56:00Z">
        <w:del w:id="1665" w:author="Mosi Adesina Ifatunji [2]" w:date="2025-09-12T15:22:00Z" w16du:dateUtc="2025-09-12T20:22:00Z">
          <w:r w:rsidR="00281A38" w:rsidDel="00513441">
            <w:delText>m</w:delText>
          </w:r>
        </w:del>
        <w:r w:rsidR="00281A38">
          <w:t>any of those making</w:t>
        </w:r>
      </w:ins>
      <w:ins w:id="1666" w:author="Mosi Adesina Ifatunji" w:date="2025-08-12T06:19:00Z" w16du:dateUtc="2025-08-12T11:19:00Z">
        <w:r w:rsidR="00697323">
          <w:t xml:space="preserve"> </w:t>
        </w:r>
      </w:ins>
      <w:ins w:id="1667" w:author="Mosi Adesina Ifatunji" w:date="2025-09-05T14:55:00Z" w16du:dateUtc="2025-09-05T19:55:00Z">
        <w:r w:rsidR="00281A38">
          <w:t xml:space="preserve">structural </w:t>
        </w:r>
      </w:ins>
      <w:ins w:id="1668" w:author="Mosi Adesina Ifatunji" w:date="2025-09-05T14:56:00Z" w16du:dateUtc="2025-09-05T19:56:00Z">
        <w:r w:rsidR="00281A38">
          <w:t>arguments</w:t>
        </w:r>
      </w:ins>
      <w:ins w:id="1669" w:author="Mosi Adesina Ifatunji [2]" w:date="2025-09-12T15:21:00Z" w16du:dateUtc="2025-09-12T20:21:00Z">
        <w:r w:rsidR="00D80CC5">
          <w:t xml:space="preserve"> for the </w:t>
        </w:r>
        <w:r w:rsidR="002C16C1">
          <w:t>ongoing existence of</w:t>
        </w:r>
      </w:ins>
      <w:ins w:id="1670" w:author="Mosi Adesina Ifatunji [2]" w:date="2025-09-12T15:22:00Z" w16du:dateUtc="2025-09-12T20:22:00Z">
        <w:r w:rsidR="006176EB">
          <w:t xml:space="preserve"> ethnoracial</w:t>
        </w:r>
      </w:ins>
      <w:ins w:id="1671" w:author="Mosi Adesina Ifatunji [2]" w:date="2025-09-12T15:56:00Z" w16du:dateUtc="2025-09-12T20:56:00Z">
        <w:r w:rsidR="00474D56">
          <w:rPr>
            <w:rStyle w:val="FootnoteReference"/>
          </w:rPr>
          <w:footnoteReference w:id="2"/>
        </w:r>
      </w:ins>
      <w:ins w:id="1677" w:author="Mosi Adesina Ifatunji [2]" w:date="2025-09-12T15:22:00Z" w16du:dateUtc="2025-09-12T20:22:00Z">
        <w:r w:rsidR="006176EB">
          <w:t xml:space="preserve"> differences in </w:t>
        </w:r>
      </w:ins>
      <w:ins w:id="1678" w:author="Mosi Adesina Ifatunji [2]" w:date="2025-09-12T15:23:00Z" w16du:dateUtc="2025-09-12T20:23:00Z">
        <w:r w:rsidR="00220D91">
          <w:t xml:space="preserve">the labor market </w:t>
        </w:r>
      </w:ins>
      <w:ins w:id="1679" w:author="Mosi Adesina Ifatunji [2]" w:date="2025-09-12T15:24:00Z" w16du:dateUtc="2025-09-12T20:24:00Z">
        <w:r w:rsidR="004A3C2B">
          <w:t xml:space="preserve">have </w:t>
        </w:r>
      </w:ins>
      <w:ins w:id="1680" w:author="Mosi Adesina Ifatunji [2]" w:date="2025-09-12T15:23:00Z" w16du:dateUtc="2025-09-12T20:23:00Z">
        <w:r w:rsidR="00220D91">
          <w:t xml:space="preserve">relied on </w:t>
        </w:r>
      </w:ins>
      <w:ins w:id="1681" w:author="Mosi Adesina Ifatunji" w:date="2025-09-05T14:56:00Z" w16du:dateUtc="2025-09-05T19:56:00Z">
        <w:del w:id="1682" w:author="Mosi Adesina Ifatunji [2]" w:date="2025-09-12T15:22:00Z" w16du:dateUtc="2025-09-12T20:22:00Z">
          <w:r w:rsidR="00281A38" w:rsidDel="006176EB">
            <w:delText xml:space="preserve"> </w:delText>
          </w:r>
        </w:del>
      </w:ins>
      <w:ins w:id="1683" w:author="Mosi Adesina Ifatunji" w:date="2025-09-05T14:57:00Z" w16du:dateUtc="2025-09-05T19:57:00Z">
        <w:del w:id="1684" w:author="Mosi Adesina Ifatunji [2]" w:date="2025-09-12T15:23:00Z" w16du:dateUtc="2025-09-12T20:23:00Z">
          <w:r w:rsidR="00281A38" w:rsidDel="00220D91">
            <w:delText xml:space="preserve">relied on </w:delText>
          </w:r>
        </w:del>
        <w:r w:rsidR="00281A38">
          <w:t xml:space="preserve">studies </w:t>
        </w:r>
      </w:ins>
      <w:ins w:id="1685" w:author="Mosi Adesina Ifatunji [2]" w:date="2025-09-12T15:23:00Z" w16du:dateUtc="2025-09-12T20:23:00Z">
        <w:r w:rsidR="00220D91">
          <w:t>that used</w:t>
        </w:r>
      </w:ins>
      <w:ins w:id="1686" w:author="Mosi Adesina Ifatunji" w:date="2025-09-05T14:57:00Z" w16du:dateUtc="2025-09-05T19:57:00Z">
        <w:del w:id="1687" w:author="Mosi Adesina Ifatunji [2]" w:date="2025-09-12T15:23:00Z" w16du:dateUtc="2025-09-12T20:23:00Z">
          <w:r w:rsidR="00DC0D2E" w:rsidDel="00220D91">
            <w:delText>using</w:delText>
          </w:r>
        </w:del>
      </w:ins>
      <w:ins w:id="1688" w:author="Mosi Adesina Ifatunji" w:date="2025-08-30T15:58:00Z" w16du:dateUtc="2025-08-30T20:58:00Z">
        <w:r w:rsidR="009243CE">
          <w:t xml:space="preserve"> </w:t>
        </w:r>
      </w:ins>
      <w:ins w:id="1689" w:author="Mosi Adesina Ifatunji" w:date="2025-08-30T15:57:00Z" w16du:dateUtc="2025-08-30T20:57:00Z">
        <w:r w:rsidR="009243CE" w:rsidRPr="00DC0D2E">
          <w:rPr>
            <w:b/>
            <w:bCs/>
            <w:rPrChange w:id="1690" w:author="Mosi Adesina Ifatunji" w:date="2025-09-05T14:57:00Z" w16du:dateUtc="2025-09-05T19:57:00Z">
              <w:rPr/>
            </w:rPrChange>
          </w:rPr>
          <w:t>individual-level</w:t>
        </w:r>
        <w:r w:rsidR="009243CE">
          <w:t xml:space="preserve"> models</w:t>
        </w:r>
      </w:ins>
      <w:ins w:id="1691" w:author="Mosi Adesina Ifatunji" w:date="2025-09-05T15:00:00Z" w16du:dateUtc="2025-09-05T20:00:00Z">
        <w:r w:rsidR="00DC0D2E">
          <w:t>.</w:t>
        </w:r>
      </w:ins>
      <w:ins w:id="1692" w:author="Mosi Adesina Ifatunji" w:date="2025-08-30T15:57:00Z" w16du:dateUtc="2025-08-30T20:57:00Z">
        <w:r w:rsidR="009243CE">
          <w:rPr>
            <w:rStyle w:val="FootnoteReference"/>
          </w:rPr>
          <w:footnoteReference w:id="3"/>
        </w:r>
      </w:ins>
    </w:p>
    <w:p w14:paraId="48E699D0" w14:textId="72611486" w:rsidR="00513441" w:rsidRDefault="00513441" w:rsidP="008A0E16">
      <w:pPr>
        <w:rPr>
          <w:ins w:id="1700" w:author="Mosi Adesina Ifatunji [2]" w:date="2025-09-12T15:22:00Z" w16du:dateUtc="2025-09-12T20:22:00Z"/>
        </w:rPr>
      </w:pPr>
    </w:p>
    <w:p w14:paraId="7250B5E8" w14:textId="77777777" w:rsidR="00513441" w:rsidRDefault="00513441" w:rsidP="008A0E16">
      <w:pPr>
        <w:rPr>
          <w:ins w:id="1701" w:author="Mosi Adesina Ifatunji" w:date="2025-09-05T15:00:00Z" w16du:dateUtc="2025-09-05T20:00:00Z"/>
        </w:rPr>
      </w:pPr>
    </w:p>
    <w:p w14:paraId="4FC44420" w14:textId="609577EB" w:rsidR="001028BE" w:rsidRDefault="00DC0D2E" w:rsidP="008A0E16">
      <w:pPr>
        <w:rPr>
          <w:ins w:id="1702" w:author="Mosi Adesina Ifatunji [2]" w:date="2025-08-26T18:47:00Z" w16du:dateUtc="2025-08-26T23:47:00Z"/>
        </w:rPr>
      </w:pPr>
      <w:ins w:id="1703" w:author="Mosi Adesina Ifatunji" w:date="2025-09-05T15:01:00Z" w16du:dateUtc="2025-09-05T20:01:00Z">
        <w:r>
          <w:t>M</w:t>
        </w:r>
      </w:ins>
      <w:ins w:id="1704" w:author="Mosi Adesina Ifatunji" w:date="2025-08-12T06:20:00Z" w16du:dateUtc="2025-08-12T11:20:00Z">
        <w:r w:rsidR="00F04195">
          <w:t>ost often</w:t>
        </w:r>
      </w:ins>
      <w:ins w:id="1705" w:author="Mosi Adesina Ifatunji [2]" w:date="2025-09-12T15:24:00Z" w16du:dateUtc="2025-09-12T20:24:00Z">
        <w:r w:rsidR="008C09AF">
          <w:t>,</w:t>
        </w:r>
      </w:ins>
      <w:ins w:id="1706" w:author="Mosi Adesina Ifatunji" w:date="2025-08-12T06:20:00Z" w16du:dateUtc="2025-08-12T11:20:00Z">
        <w:r w:rsidR="00F04195">
          <w:t xml:space="preserve"> </w:t>
        </w:r>
      </w:ins>
      <w:ins w:id="1707" w:author="Mosi Adesina Ifatunji" w:date="2025-09-05T15:01:00Z" w16du:dateUtc="2025-09-05T20:01:00Z">
        <w:r>
          <w:t xml:space="preserve">these survey-based studies </w:t>
        </w:r>
      </w:ins>
      <w:ins w:id="1708" w:author="Mosi Adesina Ifatunji" w:date="2025-08-12T06:20:00Z" w16du:dateUtc="2025-08-12T11:20:00Z">
        <w:r w:rsidR="00F04195">
          <w:t xml:space="preserve">show </w:t>
        </w:r>
      </w:ins>
      <w:ins w:id="1709" w:author="Mosi Adesina Ifatunji" w:date="2025-08-12T06:38:00Z" w16du:dateUtc="2025-08-12T11:38:00Z">
        <w:r w:rsidR="005A146F">
          <w:t>a</w:t>
        </w:r>
      </w:ins>
      <w:ins w:id="1710" w:author="Mosi Adesina Ifatunji" w:date="2025-08-12T06:23:00Z" w16du:dateUtc="2025-08-12T11:23:00Z">
        <w:r w:rsidR="00F04195">
          <w:t xml:space="preserve"> remain</w:t>
        </w:r>
      </w:ins>
      <w:ins w:id="1711" w:author="Mosi Adesina Ifatunji" w:date="2025-08-12T06:38:00Z" w16du:dateUtc="2025-08-12T11:38:00Z">
        <w:r w:rsidR="005A146F">
          <w:t>ing</w:t>
        </w:r>
      </w:ins>
      <w:ins w:id="1712" w:author="Mosi Adesina Ifatunji" w:date="2025-08-12T06:23:00Z" w16du:dateUtc="2025-08-12T11:23:00Z">
        <w:r w:rsidR="00F04195">
          <w:t xml:space="preserve"> wage</w:t>
        </w:r>
      </w:ins>
      <w:ins w:id="1713" w:author="Mosi Adesina Ifatunji" w:date="2025-07-24T13:44:00Z" w16du:dateUtc="2025-07-24T18:44:00Z">
        <w:r w:rsidR="00DA1833">
          <w:t xml:space="preserve"> differenc</w:t>
        </w:r>
      </w:ins>
      <w:ins w:id="1714" w:author="Mosi Adesina Ifatunji" w:date="2025-07-24T15:13:00Z" w16du:dateUtc="2025-07-24T20:13:00Z">
        <w:r w:rsidR="002761D3">
          <w:t>e</w:t>
        </w:r>
      </w:ins>
      <w:ins w:id="1715" w:author="Mosi Adesina Ifatunji" w:date="2025-08-12T06:21:00Z" w16du:dateUtc="2025-08-12T11:21:00Z">
        <w:r w:rsidR="00F04195">
          <w:t xml:space="preserve"> </w:t>
        </w:r>
      </w:ins>
      <w:ins w:id="1716" w:author="Mosi Adesina Ifatunji" w:date="2025-08-12T06:23:00Z" w16du:dateUtc="2025-08-12T11:23:00Z">
        <w:r w:rsidR="00F04195">
          <w:t>between</w:t>
        </w:r>
      </w:ins>
      <w:ins w:id="1717" w:author="Mosi Adesina Ifatunji" w:date="2025-08-12T06:21:00Z" w16du:dateUtc="2025-08-12T11:21:00Z">
        <w:r w:rsidR="00F04195">
          <w:t xml:space="preserve"> </w:t>
        </w:r>
      </w:ins>
      <w:ins w:id="1718" w:author="Mosi Adesina Ifatunji" w:date="2025-07-24T12:47:00Z" w16du:dateUtc="2025-07-24T17:47:00Z">
        <w:r w:rsidR="000F3AF1" w:rsidRPr="00505561">
          <w:t>Whites</w:t>
        </w:r>
      </w:ins>
      <w:ins w:id="1719" w:author="Mosi Adesina Ifatunji" w:date="2025-07-17T18:28:00Z" w16du:dateUtc="2025-07-17T23:28:00Z">
        <w:r w:rsidR="00505561" w:rsidRPr="00505561">
          <w:t xml:space="preserve"> </w:t>
        </w:r>
      </w:ins>
      <w:ins w:id="1720" w:author="Mosi Adesina Ifatunji" w:date="2025-07-24T13:44:00Z" w16du:dateUtc="2025-07-24T18:44:00Z">
        <w:r w:rsidR="00DA1833">
          <w:t>and</w:t>
        </w:r>
      </w:ins>
      <w:ins w:id="1721" w:author="Mosi Adesina Ifatunji" w:date="2025-07-17T18:28:00Z" w16du:dateUtc="2025-07-17T23:28:00Z">
        <w:r w:rsidR="00505561" w:rsidRPr="00505561">
          <w:t xml:space="preserve"> Blacks</w:t>
        </w:r>
      </w:ins>
      <w:ins w:id="1722" w:author="Mosi Adesina Ifatunji [2]" w:date="2025-08-26T18:44:00Z" w16du:dateUtc="2025-08-26T23:44:00Z">
        <w:r w:rsidR="00A73DC0">
          <w:t>,</w:t>
        </w:r>
      </w:ins>
      <w:ins w:id="1723" w:author="Mosi Adesina Ifatunji" w:date="2025-08-12T06:38:00Z" w16du:dateUtc="2025-08-12T11:38:00Z">
        <w:r w:rsidR="005A146F">
          <w:t xml:space="preserve"> even </w:t>
        </w:r>
      </w:ins>
      <w:ins w:id="1724" w:author="Mosi Adesina Ifatunji" w:date="2025-08-12T06:20:00Z" w16du:dateUtc="2025-08-12T11:20:00Z">
        <w:r w:rsidR="00F04195">
          <w:t>after</w:t>
        </w:r>
      </w:ins>
      <w:ins w:id="1725" w:author="Mosi Adesina Ifatunji [2]" w:date="2025-09-12T15:25:00Z" w16du:dateUtc="2025-09-12T20:25:00Z">
        <w:r w:rsidR="00DB71A7">
          <w:t xml:space="preserve"> </w:t>
        </w:r>
      </w:ins>
      <w:ins w:id="1726" w:author="Mosi Adesina Ifatunji [2]" w:date="2025-09-12T15:26:00Z" w16du:dateUtc="2025-09-12T20:26:00Z">
        <w:r w:rsidR="00C85658">
          <w:t>trying</w:t>
        </w:r>
      </w:ins>
      <w:ins w:id="1727" w:author="Mosi Adesina Ifatunji [2]" w:date="2025-09-12T15:25:00Z" w16du:dateUtc="2025-09-12T20:25:00Z">
        <w:r w:rsidR="00DB71A7">
          <w:t xml:space="preserve"> </w:t>
        </w:r>
      </w:ins>
      <w:ins w:id="1728" w:author="Mosi Adesina Ifatunji [2]" w:date="2025-09-12T15:26:00Z" w16du:dateUtc="2025-09-12T20:26:00Z">
        <w:r w:rsidR="00C85658">
          <w:t>to</w:t>
        </w:r>
      </w:ins>
      <w:ins w:id="1729" w:author="Mosi Adesina Ifatunji [2]" w:date="2025-09-12T15:25:00Z" w16du:dateUtc="2025-09-12T20:25:00Z">
        <w:r w:rsidR="00DB71A7">
          <w:t xml:space="preserve"> </w:t>
        </w:r>
      </w:ins>
      <w:ins w:id="1730" w:author="Mosi Adesina Ifatunji [2]" w:date="2025-09-12T15:26:00Z" w16du:dateUtc="2025-09-12T20:26:00Z">
        <w:r w:rsidR="00C85658">
          <w:t>remove</w:t>
        </w:r>
      </w:ins>
      <w:ins w:id="1731" w:author="Mosi Adesina Ifatunji [2]" w:date="2025-09-12T15:25:00Z" w16du:dateUtc="2025-09-12T20:25:00Z">
        <w:r w:rsidR="00DB71A7">
          <w:t xml:space="preserve"> the influence of </w:t>
        </w:r>
      </w:ins>
      <w:ins w:id="1732" w:author="Mosi Adesina Ifatunji [2]" w:date="2025-09-12T15:27:00Z" w16du:dateUtc="2025-09-12T20:27:00Z">
        <w:r w:rsidR="00EA592F">
          <w:t xml:space="preserve">differences in </w:t>
        </w:r>
      </w:ins>
      <w:ins w:id="1733" w:author="Mosi Adesina Ifatunji [2]" w:date="2025-09-12T15:25:00Z" w16du:dateUtc="2025-09-12T20:25:00Z">
        <w:r w:rsidR="00C85658">
          <w:t xml:space="preserve">pre-market </w:t>
        </w:r>
      </w:ins>
      <w:ins w:id="1734" w:author="Mosi Adesina Ifatunji" w:date="2025-08-12T06:20:00Z" w16du:dateUtc="2025-08-12T11:20:00Z">
        <w:del w:id="1735" w:author="Mosi Adesina Ifatunji [2]" w:date="2025-09-12T15:26:00Z" w16du:dateUtc="2025-09-12T20:26:00Z">
          <w:r w:rsidR="00F04195" w:rsidDel="00433DA6">
            <w:delText xml:space="preserve"> </w:delText>
          </w:r>
        </w:del>
      </w:ins>
      <w:ins w:id="1736" w:author="Mosi Adesina Ifatunji" w:date="2025-09-05T15:02:00Z" w16du:dateUtc="2025-09-05T20:02:00Z">
        <w:del w:id="1737" w:author="Mosi Adesina Ifatunji [2]" w:date="2025-09-12T15:26:00Z" w16du:dateUtc="2025-09-12T20:26:00Z">
          <w:r w:rsidDel="00433DA6">
            <w:delText xml:space="preserve">controlling or </w:delText>
          </w:r>
        </w:del>
      </w:ins>
      <w:ins w:id="1738" w:author="Mosi Adesina Ifatunji" w:date="2025-08-12T06:24:00Z" w16du:dateUtc="2025-08-12T11:24:00Z">
        <w:del w:id="1739" w:author="Mosi Adesina Ifatunji [2]" w:date="2025-09-12T15:26:00Z" w16du:dateUtc="2025-09-12T20:26:00Z">
          <w:r w:rsidR="00F04195" w:rsidDel="00433DA6">
            <w:delText>adjusting</w:delText>
          </w:r>
        </w:del>
      </w:ins>
      <w:ins w:id="1740" w:author="Mosi Adesina Ifatunji" w:date="2025-08-12T06:20:00Z" w16du:dateUtc="2025-08-12T11:20:00Z">
        <w:del w:id="1741" w:author="Mosi Adesina Ifatunji [2]" w:date="2025-09-12T15:26:00Z" w16du:dateUtc="2025-09-12T20:26:00Z">
          <w:r w:rsidR="00F04195" w:rsidDel="00433DA6">
            <w:delText xml:space="preserve"> for </w:delText>
          </w:r>
        </w:del>
        <w:del w:id="1742" w:author="Mosi Adesina Ifatunji [2]" w:date="2025-08-26T18:44:00Z" w16du:dateUtc="2025-08-26T23:44:00Z">
          <w:r w:rsidR="00F04195" w:rsidDel="005F28FD">
            <w:delText xml:space="preserve">average </w:delText>
          </w:r>
        </w:del>
        <w:del w:id="1743" w:author="Mosi Adesina Ifatunji [2]" w:date="2025-08-26T18:45:00Z" w16du:dateUtc="2025-08-26T23:45:00Z">
          <w:r w:rsidR="00F04195" w:rsidDel="00603CC9">
            <w:delText xml:space="preserve">differences </w:delText>
          </w:r>
        </w:del>
      </w:ins>
      <w:ins w:id="1744" w:author="Mosi Adesina Ifatunji" w:date="2025-08-12T06:25:00Z" w16du:dateUtc="2025-08-12T11:25:00Z">
        <w:del w:id="1745" w:author="Mosi Adesina Ifatunji [2]" w:date="2025-09-12T15:26:00Z" w16du:dateUtc="2025-09-12T20:26:00Z">
          <w:r w:rsidR="00F04195" w:rsidDel="00433DA6">
            <w:delText>in</w:delText>
          </w:r>
        </w:del>
      </w:ins>
      <w:ins w:id="1746" w:author="Mosi Adesina Ifatunji" w:date="2025-08-12T06:24:00Z" w16du:dateUtc="2025-08-12T11:24:00Z">
        <w:del w:id="1747" w:author="Mosi Adesina Ifatunji [2]" w:date="2025-09-12T15:26:00Z" w16du:dateUtc="2025-09-12T20:26:00Z">
          <w:r w:rsidR="00F04195" w:rsidDel="00433DA6">
            <w:delText xml:space="preserve"> </w:delText>
          </w:r>
        </w:del>
      </w:ins>
      <w:ins w:id="1748" w:author="Mosi Adesina Ifatunji" w:date="2025-09-05T15:01:00Z" w16du:dateUtc="2025-09-05T20:01:00Z">
        <w:del w:id="1749" w:author="Mosi Adesina Ifatunji [2]" w:date="2025-09-12T15:26:00Z" w16du:dateUtc="2025-09-12T20:26:00Z">
          <w:r w:rsidDel="00433DA6">
            <w:delText>conventional</w:delText>
          </w:r>
        </w:del>
      </w:ins>
      <w:ins w:id="1750" w:author="Mosi Adesina Ifatunji" w:date="2025-08-12T06:24:00Z" w16du:dateUtc="2025-08-12T11:24:00Z">
        <w:del w:id="1751" w:author="Mosi Adesina Ifatunji [2]" w:date="2025-09-12T15:26:00Z" w16du:dateUtc="2025-09-12T20:26:00Z">
          <w:r w:rsidR="00F04195" w:rsidDel="00433DA6">
            <w:delText xml:space="preserve"> </w:delText>
          </w:r>
        </w:del>
      </w:ins>
      <w:ins w:id="1752" w:author="Mosi Adesina Ifatunji" w:date="2025-09-05T15:01:00Z" w16du:dateUtc="2025-09-05T20:01:00Z">
        <w:del w:id="1753" w:author="Mosi Adesina Ifatunji [2]" w:date="2025-09-12T15:26:00Z" w16du:dateUtc="2025-09-12T20:26:00Z">
          <w:r w:rsidDel="00433DA6">
            <w:delText xml:space="preserve">sets of </w:delText>
          </w:r>
        </w:del>
      </w:ins>
      <w:ins w:id="1754" w:author="Mosi Adesina Ifatunji" w:date="2025-08-12T06:24:00Z" w16du:dateUtc="2025-08-12T11:24:00Z">
        <w:r w:rsidR="00F04195">
          <w:t>‘labor market characteristics’</w:t>
        </w:r>
        <w:del w:id="1755" w:author="Mosi Adesina Ifatunji [2]" w:date="2025-08-26T18:45:00Z" w16du:dateUtc="2025-08-26T23:45:00Z">
          <w:r w:rsidR="00F04195" w:rsidDel="00603CC9">
            <w:delText xml:space="preserve"> </w:delText>
          </w:r>
        </w:del>
      </w:ins>
      <w:ins w:id="1756" w:author="Mosi Adesina Ifatunji" w:date="2025-08-12T06:20:00Z" w16du:dateUtc="2025-08-12T11:20:00Z">
        <w:del w:id="1757" w:author="Mosi Adesina Ifatunji [2]" w:date="2025-08-26T18:45:00Z" w16du:dateUtc="2025-08-26T23:45:00Z">
          <w:r w:rsidR="00F04195" w:rsidDel="00603CC9">
            <w:delText>between</w:delText>
          </w:r>
        </w:del>
      </w:ins>
      <w:ins w:id="1758" w:author="Mosi Adesina Ifatunji" w:date="2025-08-12T06:21:00Z" w16du:dateUtc="2025-08-12T11:21:00Z">
        <w:del w:id="1759" w:author="Mosi Adesina Ifatunji [2]" w:date="2025-08-26T18:45:00Z" w16du:dateUtc="2025-08-26T23:45:00Z">
          <w:r w:rsidR="00F04195" w:rsidDel="00603CC9">
            <w:delText xml:space="preserve"> individuals </w:delText>
          </w:r>
        </w:del>
      </w:ins>
      <w:ins w:id="1760" w:author="Mosi Adesina Ifatunji" w:date="2025-07-24T13:10:00Z" w16du:dateUtc="2025-07-24T18:10:00Z">
        <w:del w:id="1761" w:author="Mosi Adesina Ifatunji [2]" w:date="2025-08-26T18:49:00Z" w16du:dateUtc="2025-08-26T23:49:00Z">
          <w:r w:rsidR="001028BE" w:rsidRPr="00CC1E8D" w:rsidDel="003C3E80">
            <w:fldChar w:fldCharType="begin">
              <w:fldData xml:space="preserve">PEVuZE5vdGU+PENpdGU+PEF1dGhvcj5UaG9tYXM8L0F1dGhvcj48WWVhcj4xOTk0PC9ZZWFyPjxS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==
</w:fldData>
            </w:fldChar>
          </w:r>
          <w:r w:rsidR="001028BE" w:rsidRPr="00CC1E8D" w:rsidDel="003C3E80">
            <w:delInstrText xml:space="preserve"> ADDIN EN.JS.CITE </w:delInstrText>
          </w:r>
          <w:r w:rsidR="001028BE" w:rsidRPr="00CC1E8D" w:rsidDel="003C3E80">
            <w:fldChar w:fldCharType="separate"/>
          </w:r>
        </w:del>
      </w:ins>
      <w:del w:id="1762" w:author="Mosi Adesina Ifatunji [2]" w:date="2025-08-26T18:49:00Z" w16du:dateUtc="2025-08-26T23:49:00Z">
        <w:r w:rsidR="008B7FC0" w:rsidDel="003C3E80">
          <w:rPr>
            <w:noProof/>
          </w:rPr>
          <w:delText>(Thomas, Herring and Horton 1994, Goldsmith, Veum and Darity 2000, Sakamoto, Tamborini and Kim 2018, Carnoy 2020)</w:delText>
        </w:r>
      </w:del>
      <w:ins w:id="1763" w:author="Mosi Adesina Ifatunji" w:date="2025-07-24T13:10:00Z" w16du:dateUtc="2025-07-24T18:10:00Z">
        <w:del w:id="1764" w:author="Mosi Adesina Ifatunji [2]" w:date="2025-08-26T18:49:00Z" w16du:dateUtc="2025-08-26T23:49:00Z">
          <w:r w:rsidR="001028BE" w:rsidRPr="00CC1E8D" w:rsidDel="003C3E80">
            <w:fldChar w:fldCharType="end"/>
          </w:r>
          <w:r w:rsidR="001028BE" w:rsidRPr="00CC1E8D" w:rsidDel="003C3E80">
            <w:delText>.</w:delText>
          </w:r>
        </w:del>
      </w:ins>
      <w:ins w:id="1765" w:author="Mosi Adesina Ifatunji" w:date="2025-08-30T15:53:00Z" w16du:dateUtc="2025-08-30T20:53:00Z">
        <w:r w:rsidR="009243CE" w:rsidRPr="009243CE">
          <w:t xml:space="preserve"> </w:t>
        </w:r>
        <w:r w:rsidR="009243CE">
          <w:t xml:space="preserve">between </w:t>
        </w:r>
      </w:ins>
      <w:ins w:id="1766" w:author="Mosi Adesina Ifatunji [2]" w:date="2025-09-12T15:27:00Z" w16du:dateUtc="2025-09-12T20:27:00Z">
        <w:r w:rsidR="003A5207">
          <w:t xml:space="preserve">the </w:t>
        </w:r>
      </w:ins>
      <w:ins w:id="1767" w:author="Mosi Adesina Ifatunji" w:date="2025-08-30T15:53:00Z" w16du:dateUtc="2025-08-30T20:53:00Z">
        <w:r w:rsidR="009243CE">
          <w:t>individuals</w:t>
        </w:r>
      </w:ins>
      <w:ins w:id="1768" w:author="Mosi Adesina Ifatunji [2]" w:date="2025-09-12T15:27:00Z" w16du:dateUtc="2025-09-12T20:27:00Z">
        <w:r w:rsidR="003A5207">
          <w:t xml:space="preserve"> </w:t>
        </w:r>
      </w:ins>
      <w:ins w:id="1769" w:author="Mosi Adesina Ifatunji [2]" w:date="2025-09-12T15:28:00Z" w16du:dateUtc="2025-09-12T20:28:00Z">
        <w:r w:rsidR="00E60974">
          <w:t>taking part</w:t>
        </w:r>
        <w:r w:rsidR="003A5207">
          <w:t xml:space="preserve"> in the survey.</w:t>
        </w:r>
      </w:ins>
    </w:p>
    <w:p w14:paraId="4E63EB14" w14:textId="77777777" w:rsidR="00150607" w:rsidRDefault="00150607" w:rsidP="008A0E16">
      <w:pPr>
        <w:rPr>
          <w:ins w:id="1770" w:author="Mosi Adesina Ifatunji [2]" w:date="2025-08-26T18:47:00Z" w16du:dateUtc="2025-08-26T23:47:00Z"/>
        </w:rPr>
      </w:pPr>
    </w:p>
    <w:p w14:paraId="37C5FC0C" w14:textId="65A15536" w:rsidR="00150607" w:rsidRPr="00095F47" w:rsidRDefault="00205AB0" w:rsidP="008A0E16">
      <w:pPr>
        <w:rPr>
          <w:ins w:id="1771" w:author="Mosi Adesina Ifatunji" w:date="2025-07-24T13:10:00Z" w16du:dateUtc="2025-07-24T18:10:00Z"/>
        </w:rPr>
      </w:pPr>
      <w:ins w:id="1772" w:author="Mosi Adesina Ifatunji [2]" w:date="2025-08-26T18:53:00Z" w16du:dateUtc="2025-08-26T23:53:00Z">
        <w:r>
          <w:t>For mo</w:t>
        </w:r>
      </w:ins>
      <w:ins w:id="1773" w:author="Mosi Adesina Ifatunji [2]" w:date="2025-08-26T18:54:00Z" w16du:dateUtc="2025-08-26T23:54:00Z">
        <w:r>
          <w:t xml:space="preserve">st </w:t>
        </w:r>
      </w:ins>
      <w:ins w:id="1774" w:author="Mosi Adesina Ifatunji [2]" w:date="2025-09-12T15:29:00Z" w16du:dateUtc="2025-09-12T20:29:00Z">
        <w:r w:rsidR="00A411EA">
          <w:t>L</w:t>
        </w:r>
      </w:ins>
      <w:ins w:id="1775" w:author="Mosi Adesina Ifatunji [2]" w:date="2025-08-26T18:47:00Z" w16du:dateUtc="2025-08-26T23:47:00Z">
        <w:r w:rsidR="00150607">
          <w:t>iberal</w:t>
        </w:r>
      </w:ins>
      <w:ins w:id="1776" w:author="Mosi Adesina Ifatunji [2]" w:date="2025-08-26T18:54:00Z" w16du:dateUtc="2025-08-26T23:54:00Z">
        <w:r>
          <w:t>s</w:t>
        </w:r>
      </w:ins>
      <w:ins w:id="1777" w:author="Mosi Adesina Ifatunji [2]" w:date="2025-08-26T18:48:00Z" w16du:dateUtc="2025-08-26T23:48:00Z">
        <w:r w:rsidR="00593BF1">
          <w:t xml:space="preserve">, </w:t>
        </w:r>
      </w:ins>
      <w:ins w:id="1778" w:author="Mosi Adesina Ifatunji [2]" w:date="2025-09-12T15:30:00Z" w16du:dateUtc="2025-09-12T20:30:00Z">
        <w:r w:rsidR="001E0347">
          <w:t xml:space="preserve">the best inference to make from </w:t>
        </w:r>
      </w:ins>
      <w:ins w:id="1779" w:author="Mosi Adesina Ifatunji [2]" w:date="2025-08-26T18:48:00Z" w16du:dateUtc="2025-08-26T23:48:00Z">
        <w:del w:id="1780" w:author="Mosi Adesina Ifatunji" w:date="2025-08-30T15:56:00Z" w16du:dateUtc="2025-08-30T20:56:00Z">
          <w:r w:rsidR="00593BF1" w:rsidDel="009243CE">
            <w:delText>these</w:delText>
          </w:r>
        </w:del>
      </w:ins>
      <w:ins w:id="1781" w:author="Mosi Adesina Ifatunji" w:date="2025-08-30T15:58:00Z" w16du:dateUtc="2025-08-30T20:58:00Z">
        <w:r w:rsidR="009243CE">
          <w:t>these</w:t>
        </w:r>
      </w:ins>
      <w:ins w:id="1782" w:author="Mosi Adesina Ifatunji [2]" w:date="2025-08-26T18:48:00Z" w16du:dateUtc="2025-08-26T23:48:00Z">
        <w:r w:rsidR="00593BF1">
          <w:t xml:space="preserve"> </w:t>
        </w:r>
        <w:r w:rsidR="00095F47">
          <w:rPr>
            <w:b/>
            <w:bCs/>
          </w:rPr>
          <w:t>‘race residuals’</w:t>
        </w:r>
        <w:r w:rsidR="00095F47">
          <w:t xml:space="preserve"> </w:t>
        </w:r>
      </w:ins>
      <w:ins w:id="1783" w:author="Mosi Adesina Ifatunji [2]" w:date="2025-09-12T15:30:00Z" w16du:dateUtc="2025-09-12T20:30:00Z">
        <w:r w:rsidR="0042205D">
          <w:t xml:space="preserve">is that they reflect the contribution of </w:t>
        </w:r>
      </w:ins>
      <w:ins w:id="1784" w:author="Mosi Adesina Ifatunji" w:date="2025-08-30T15:57:00Z" w16du:dateUtc="2025-08-30T20:57:00Z">
        <w:del w:id="1785" w:author="Mosi Adesina Ifatunji [2]" w:date="2025-09-12T15:30:00Z" w16du:dateUtc="2025-09-12T20:30:00Z">
          <w:r w:rsidR="009243CE" w:rsidRPr="00FB22DB" w:rsidDel="0042205D">
            <w:rPr>
              <w:b/>
              <w:bCs/>
              <w:rPrChange w:id="1786" w:author="Mosi Adesina Ifatunji [2]" w:date="2025-09-12T15:40:00Z" w16du:dateUtc="2025-09-12T20:40:00Z">
                <w:rPr/>
              </w:rPrChange>
            </w:rPr>
            <w:delText>reflect</w:delText>
          </w:r>
        </w:del>
      </w:ins>
      <w:ins w:id="1787" w:author="Mosi Adesina Ifatunji" w:date="2025-08-30T15:58:00Z" w16du:dateUtc="2025-08-30T20:58:00Z">
        <w:del w:id="1788" w:author="Mosi Adesina Ifatunji [2]" w:date="2025-09-12T15:30:00Z" w16du:dateUtc="2025-09-12T20:30:00Z">
          <w:r w:rsidR="009243CE" w:rsidRPr="00FB22DB" w:rsidDel="0042205D">
            <w:rPr>
              <w:b/>
              <w:bCs/>
              <w:rPrChange w:id="1789" w:author="Mosi Adesina Ifatunji [2]" w:date="2025-09-12T15:40:00Z" w16du:dateUtc="2025-09-12T20:40:00Z">
                <w:rPr/>
              </w:rPrChange>
            </w:rPr>
            <w:delText xml:space="preserve">the contribution of </w:delText>
          </w:r>
        </w:del>
      </w:ins>
      <w:ins w:id="1790" w:author="Mosi Adesina Ifatunji [2]" w:date="2025-08-26T18:49:00Z" w16du:dateUtc="2025-08-26T23:49:00Z">
        <w:r w:rsidR="003C3E80" w:rsidRPr="00FB22DB">
          <w:rPr>
            <w:b/>
            <w:bCs/>
            <w:rPrChange w:id="1791" w:author="Mosi Adesina Ifatunji [2]" w:date="2025-09-12T15:40:00Z" w16du:dateUtc="2025-09-12T20:40:00Z">
              <w:rPr/>
            </w:rPrChange>
          </w:rPr>
          <w:t>racism</w:t>
        </w:r>
        <w:r w:rsidR="003C3E80">
          <w:t xml:space="preserve">, </w:t>
        </w:r>
      </w:ins>
      <w:ins w:id="1792" w:author="Mosi Adesina Ifatunji [2]" w:date="2025-08-26T18:54:00Z" w16du:dateUtc="2025-08-26T23:54:00Z">
        <w:r w:rsidR="008D17CD">
          <w:t>prejudice,</w:t>
        </w:r>
      </w:ins>
      <w:ins w:id="1793" w:author="Mosi Adesina Ifatunji [2]" w:date="2025-08-26T18:49:00Z" w16du:dateUtc="2025-08-26T23:49:00Z">
        <w:r w:rsidR="003C3E80">
          <w:t xml:space="preserve"> and</w:t>
        </w:r>
      </w:ins>
      <w:ins w:id="1794" w:author="Mosi Adesina Ifatunji" w:date="2025-08-27T08:00:00Z" w16du:dateUtc="2025-08-27T13:00:00Z">
        <w:r w:rsidR="001D04ED">
          <w:t>/or</w:t>
        </w:r>
      </w:ins>
      <w:ins w:id="1795" w:author="Mosi Adesina Ifatunji [2]" w:date="2025-08-26T18:49:00Z" w16du:dateUtc="2025-08-26T23:49:00Z">
        <w:r w:rsidR="003C3E80">
          <w:t xml:space="preserve"> </w:t>
        </w:r>
        <w:r w:rsidR="003C3E80" w:rsidRPr="00FB22DB">
          <w:t>discrimination</w:t>
        </w:r>
      </w:ins>
      <w:ins w:id="1796" w:author="Mosi Adesina Ifatunji [2]" w:date="2025-09-12T15:38:00Z" w16du:dateUtc="2025-09-12T20:38:00Z">
        <w:r w:rsidR="0046143D">
          <w:t xml:space="preserve"> to ethnoracial </w:t>
        </w:r>
        <w:r w:rsidR="0046143D" w:rsidRPr="00E7190F">
          <w:rPr>
            <w:i/>
            <w:iCs/>
            <w:rPrChange w:id="1797" w:author="Mosi Adesina Ifatunji [2]" w:date="2025-09-12T15:40:00Z" w16du:dateUtc="2025-09-12T20:40:00Z">
              <w:rPr/>
            </w:rPrChange>
          </w:rPr>
          <w:t>di</w:t>
        </w:r>
      </w:ins>
      <w:ins w:id="1798" w:author="Mosi Adesina Ifatunji [2]" w:date="2025-09-12T15:39:00Z" w16du:dateUtc="2025-09-12T20:39:00Z">
        <w:r w:rsidR="0046143D" w:rsidRPr="00E7190F">
          <w:rPr>
            <w:i/>
            <w:iCs/>
            <w:rPrChange w:id="1799" w:author="Mosi Adesina Ifatunji [2]" w:date="2025-09-12T15:40:00Z" w16du:dateUtc="2025-09-12T20:40:00Z">
              <w:rPr/>
            </w:rPrChange>
          </w:rPr>
          <w:t>sparities</w:t>
        </w:r>
        <w:r w:rsidR="0046143D">
          <w:t xml:space="preserve"> in </w:t>
        </w:r>
        <w:r w:rsidR="008537A2">
          <w:t>earnings</w:t>
        </w:r>
      </w:ins>
      <w:ins w:id="1800" w:author="Mosi Adesina Ifatunji [2]" w:date="2025-08-26T18:49:00Z" w16du:dateUtc="2025-08-26T23:49:00Z">
        <w:r w:rsidR="00064F97">
          <w:t xml:space="preserve"> </w:t>
        </w:r>
        <w:r w:rsidR="00064F97" w:rsidRPr="00CC1E8D">
          <w:fldChar w:fldCharType="begin">
            <w:fldData xml:space="preserve">PEVuZE5vdGU+PENpdGU+PEF1dGhvcj5UaG9tYXM8L0F1dGhvcj48WWVhcj4xOTk0PC9ZZWFyPjxS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</w:fldData>
          </w:fldChar>
        </w:r>
        <w:r w:rsidR="00064F97" w:rsidRPr="00CC1E8D">
          <w:instrText xml:space="preserve"> ADDIN EN.JS.CITE </w:instrText>
        </w:r>
        <w:r w:rsidR="00064F97" w:rsidRPr="00CC1E8D">
          <w:fldChar w:fldCharType="separate"/>
        </w:r>
      </w:ins>
      <w:r w:rsidR="00167D9D">
        <w:rPr>
          <w:noProof/>
        </w:rPr>
        <w:t>(Thomas, Herring and Horton 1994, Goldsmith, Veum and Darity 2000, Sakamoto, Tamborini and Kim 2018, Carnoy 2020)</w:t>
      </w:r>
      <w:ins w:id="1801" w:author="Mosi Adesina Ifatunji [2]" w:date="2025-08-26T18:49:00Z" w16du:dateUtc="2025-08-26T23:49:00Z">
        <w:r w:rsidR="00064F97" w:rsidRPr="00CC1E8D">
          <w:fldChar w:fldCharType="end"/>
        </w:r>
        <w:r w:rsidR="00064F97" w:rsidRPr="00CC1E8D">
          <w:t>.</w:t>
        </w:r>
      </w:ins>
    </w:p>
    <w:p w14:paraId="76272252" w14:textId="37764CF4" w:rsidR="000F3AF1" w:rsidRDefault="000F3AF1" w:rsidP="008A0E16">
      <w:pPr>
        <w:rPr>
          <w:ins w:id="1802" w:author="Mosi Adesina Ifatunji" w:date="2025-07-24T13:37:00Z" w16du:dateUtc="2025-07-24T18:37:00Z"/>
        </w:rPr>
      </w:pPr>
    </w:p>
    <w:p w14:paraId="38D3B4C9" w14:textId="63A1397F" w:rsidR="00FA3DA7" w:rsidRPr="005A146F" w:rsidRDefault="005A146F" w:rsidP="008A0E16">
      <w:pPr>
        <w:rPr>
          <w:ins w:id="1803" w:author="Mosi Adesina Ifatunji" w:date="2025-07-24T13:37:00Z" w16du:dateUtc="2025-07-24T18:37:00Z"/>
        </w:rPr>
      </w:pPr>
      <w:ins w:id="1804" w:author="Mosi Adesina Ifatunji" w:date="2025-08-12T06:41:00Z" w16du:dateUtc="2025-08-12T11:41:00Z">
        <w:del w:id="1805" w:author="Mosi Adesina Ifatunji [2]" w:date="2025-08-26T18:46:00Z" w16du:dateUtc="2025-08-26T23:46:00Z">
          <w:r w:rsidRPr="005A146F" w:rsidDel="00F60CB4">
            <w:delText xml:space="preserve">For </w:delText>
          </w:r>
        </w:del>
      </w:ins>
      <w:ins w:id="1806" w:author="Mosi Adesina Ifatunji" w:date="2025-08-12T06:42:00Z" w16du:dateUtc="2025-08-12T11:42:00Z">
        <w:del w:id="1807" w:author="Mosi Adesina Ifatunji [2]" w:date="2025-08-26T18:46:00Z" w16du:dateUtc="2025-08-26T23:46:00Z">
          <w:r w:rsidRPr="005A146F" w:rsidDel="00934300">
            <w:delText>s</w:delText>
          </w:r>
          <w:r w:rsidRPr="005A146F" w:rsidDel="00F07270">
            <w:delText>keptics</w:delText>
          </w:r>
        </w:del>
      </w:ins>
      <w:ins w:id="1808" w:author="Mosi Adesina Ifatunji [2]" w:date="2025-08-26T18:49:00Z" w16du:dateUtc="2025-08-26T23:49:00Z">
        <w:r w:rsidR="00064F97">
          <w:t xml:space="preserve">For </w:t>
        </w:r>
      </w:ins>
      <w:ins w:id="1809" w:author="Mosi Adesina Ifatunji [2]" w:date="2025-08-26T18:54:00Z" w16du:dateUtc="2025-08-26T23:54:00Z">
        <w:r w:rsidR="00B96930">
          <w:t>most</w:t>
        </w:r>
      </w:ins>
      <w:ins w:id="1810" w:author="Mosi Adesina Ifatunji [2]" w:date="2025-08-26T18:55:00Z" w16du:dateUtc="2025-08-26T23:55:00Z">
        <w:r w:rsidR="00B96930">
          <w:t xml:space="preserve"> </w:t>
        </w:r>
      </w:ins>
      <w:ins w:id="1811" w:author="Mosi Adesina Ifatunji [2]" w:date="2025-09-12T15:39:00Z" w16du:dateUtc="2025-09-12T20:39:00Z">
        <w:r w:rsidR="00CF15A9">
          <w:t>C</w:t>
        </w:r>
      </w:ins>
      <w:ins w:id="1812" w:author="Mosi Adesina Ifatunji [2]" w:date="2025-08-26T18:46:00Z" w16du:dateUtc="2025-08-26T23:46:00Z">
        <w:r w:rsidR="00F07270">
          <w:t>onservative</w:t>
        </w:r>
      </w:ins>
      <w:ins w:id="1813" w:author="Mosi Adesina Ifatunji [2]" w:date="2025-08-26T18:55:00Z" w16du:dateUtc="2025-08-26T23:55:00Z">
        <w:r w:rsidR="00B96930">
          <w:t>s</w:t>
        </w:r>
      </w:ins>
      <w:ins w:id="1814" w:author="Mosi Adesina Ifatunji [2]" w:date="2025-08-26T18:49:00Z" w16du:dateUtc="2025-08-26T23:49:00Z">
        <w:r w:rsidR="00064F97">
          <w:t>,</w:t>
        </w:r>
      </w:ins>
      <w:ins w:id="1815" w:author="Mosi Adesina Ifatunji [2]" w:date="2025-08-26T18:46:00Z" w16du:dateUtc="2025-08-26T23:46:00Z">
        <w:r w:rsidR="00934300">
          <w:t xml:space="preserve"> </w:t>
        </w:r>
      </w:ins>
      <w:ins w:id="1816" w:author="Mosi Adesina Ifatunji" w:date="2025-08-12T06:42:00Z" w16du:dateUtc="2025-08-12T11:42:00Z">
        <w:del w:id="1817" w:author="Mosi Adesina Ifatunji [2]" w:date="2025-08-26T18:46:00Z" w16du:dateUtc="2025-08-26T23:46:00Z">
          <w:r w:rsidRPr="005A146F" w:rsidDel="00934300">
            <w:delText xml:space="preserve">, </w:delText>
          </w:r>
        </w:del>
        <w:r w:rsidRPr="005A146F">
          <w:t>t</w:t>
        </w:r>
      </w:ins>
      <w:ins w:id="1818" w:author="Mosi Adesina Ifatunji" w:date="2025-08-12T06:39:00Z" w16du:dateUtc="2025-08-12T11:39:00Z">
        <w:r w:rsidRPr="005A146F">
          <w:t>he</w:t>
        </w:r>
      </w:ins>
      <w:ins w:id="1819" w:author="Mosi Adesina Ifatunji" w:date="2025-08-12T06:42:00Z" w16du:dateUtc="2025-08-12T11:42:00Z">
        <w:r w:rsidRPr="005A146F">
          <w:t>se</w:t>
        </w:r>
      </w:ins>
      <w:ins w:id="1820" w:author="Mosi Adesina Ifatunji" w:date="2025-08-12T06:39:00Z" w16du:dateUtc="2025-08-12T11:39:00Z">
        <w:r w:rsidRPr="005A146F">
          <w:t xml:space="preserve"> </w:t>
        </w:r>
      </w:ins>
      <w:ins w:id="1821" w:author="Mosi Adesina Ifatunji" w:date="2025-08-30T15:59:00Z" w16du:dateUtc="2025-08-30T20:59:00Z">
        <w:r w:rsidR="009243CE">
          <w:t xml:space="preserve">same </w:t>
        </w:r>
      </w:ins>
      <w:ins w:id="1822" w:author="Mosi Adesina Ifatunji" w:date="2025-08-12T06:39:00Z" w16du:dateUtc="2025-08-12T11:39:00Z">
        <w:del w:id="1823" w:author="Mosi Adesina Ifatunji [2]" w:date="2025-08-26T18:50:00Z" w16du:dateUtc="2025-08-26T23:50:00Z">
          <w:r w:rsidRPr="00672AEA" w:rsidDel="00452BA6">
            <w:rPr>
              <w:b/>
              <w:bCs/>
              <w:rPrChange w:id="1824" w:author="Mosi Adesina Ifatunji [2]" w:date="2025-08-26T18:33:00Z" w16du:dateUtc="2025-08-26T23:33:00Z">
                <w:rPr/>
              </w:rPrChange>
            </w:rPr>
            <w:delText>‘race re</w:delText>
          </w:r>
        </w:del>
      </w:ins>
      <w:ins w:id="1825" w:author="Mosi Adesina Ifatunji" w:date="2025-08-12T06:40:00Z" w16du:dateUtc="2025-08-12T11:40:00Z">
        <w:del w:id="1826" w:author="Mosi Adesina Ifatunji [2]" w:date="2025-08-26T18:50:00Z" w16du:dateUtc="2025-08-26T23:50:00Z">
          <w:r w:rsidRPr="00672AEA" w:rsidDel="00452BA6">
            <w:rPr>
              <w:b/>
              <w:bCs/>
              <w:rPrChange w:id="1827" w:author="Mosi Adesina Ifatunji [2]" w:date="2025-08-26T18:33:00Z" w16du:dateUtc="2025-08-26T23:33:00Z">
                <w:rPr/>
              </w:rPrChange>
            </w:rPr>
            <w:delText>siduals’</w:delText>
          </w:r>
        </w:del>
      </w:ins>
      <w:ins w:id="1828" w:author="Mosi Adesina Ifatunji [2]" w:date="2025-08-26T18:50:00Z" w16du:dateUtc="2025-08-26T23:50:00Z">
        <w:r w:rsidR="00452BA6">
          <w:t>residuals</w:t>
        </w:r>
      </w:ins>
      <w:ins w:id="1829" w:author="Mosi Adesina Ifatunji" w:date="2025-08-12T06:40:00Z" w16du:dateUtc="2025-08-12T11:40:00Z">
        <w:r w:rsidRPr="005A146F">
          <w:t xml:space="preserve"> </w:t>
        </w:r>
      </w:ins>
      <w:ins w:id="1830" w:author="Mosi Adesina Ifatunji" w:date="2025-08-12T06:58:00Z" w16du:dateUtc="2025-08-12T11:58:00Z">
        <w:del w:id="1831" w:author="Mosi Adesina Ifatunji [2]" w:date="2025-08-26T18:47:00Z" w16du:dateUtc="2025-08-26T23:47:00Z">
          <w:r w:rsidR="008036F8" w:rsidDel="00F07270">
            <w:delText>have been met with</w:delText>
          </w:r>
        </w:del>
      </w:ins>
      <w:ins w:id="1832" w:author="Mosi Adesina Ifatunji" w:date="2025-08-12T06:39:00Z" w16du:dateUtc="2025-08-12T11:39:00Z">
        <w:del w:id="1833" w:author="Mosi Adesina Ifatunji [2]" w:date="2025-08-26T18:47:00Z" w16du:dateUtc="2025-08-26T23:47:00Z">
          <w:r w:rsidRPr="005A146F" w:rsidDel="00F07270">
            <w:delText xml:space="preserve"> </w:delText>
          </w:r>
        </w:del>
        <w:del w:id="1834" w:author="Mosi Adesina Ifatunji [2]" w:date="2025-08-26T18:50:00Z" w16du:dateUtc="2025-08-26T23:50:00Z">
          <w:r w:rsidRPr="005A146F" w:rsidDel="00452BA6">
            <w:delText>s</w:delText>
          </w:r>
          <w:r w:rsidRPr="005A146F" w:rsidDel="00DF2226">
            <w:delText>peculation</w:delText>
          </w:r>
        </w:del>
      </w:ins>
      <w:ins w:id="1835" w:author="Mosi Adesina Ifatunji" w:date="2025-07-24T13:44:00Z" w16du:dateUtc="2025-07-24T18:44:00Z">
        <w:del w:id="1836" w:author="Mosi Adesina Ifatunji [2]" w:date="2025-08-26T18:50:00Z" w16du:dateUtc="2025-08-26T23:50:00Z">
          <w:r w:rsidR="00C749D4" w:rsidRPr="005A146F" w:rsidDel="00DF2226">
            <w:delText xml:space="preserve"> </w:delText>
          </w:r>
        </w:del>
      </w:ins>
      <w:ins w:id="1837" w:author="Mosi Adesina Ifatunji" w:date="2025-08-12T06:59:00Z" w16du:dateUtc="2025-08-12T11:59:00Z">
        <w:del w:id="1838" w:author="Mosi Adesina Ifatunji [2]" w:date="2025-08-26T18:50:00Z" w16du:dateUtc="2025-08-26T23:50:00Z">
          <w:r w:rsidR="006E48EE" w:rsidDel="00DF2226">
            <w:delText>as to</w:delText>
          </w:r>
        </w:del>
      </w:ins>
      <w:ins w:id="1839" w:author="Mosi Adesina Ifatunji" w:date="2025-08-12T06:43:00Z" w16du:dateUtc="2025-08-12T11:43:00Z">
        <w:del w:id="1840" w:author="Mosi Adesina Ifatunji [2]" w:date="2025-08-26T18:55:00Z" w16du:dateUtc="2025-08-26T23:55:00Z">
          <w:r w:rsidRPr="005A146F" w:rsidDel="00DC1227">
            <w:rPr>
              <w:rPrChange w:id="1841" w:author="Mosi Adesina Ifatunji" w:date="2025-08-12T06:44:00Z" w16du:dateUtc="2025-08-12T11:44:00Z">
                <w:rPr>
                  <w:b/>
                  <w:bCs/>
                </w:rPr>
              </w:rPrChange>
            </w:rPr>
            <w:delText xml:space="preserve"> the</w:delText>
          </w:r>
        </w:del>
      </w:ins>
      <w:ins w:id="1842" w:author="Mosi Adesina Ifatunji [2]" w:date="2025-09-12T15:39:00Z" w16du:dateUtc="2025-09-12T20:39:00Z">
        <w:r w:rsidR="00CF15A9">
          <w:t>are composed of</w:t>
        </w:r>
      </w:ins>
      <w:ins w:id="1843" w:author="Mosi Adesina Ifatunji [2]" w:date="2025-08-26T18:55:00Z" w16du:dateUtc="2025-08-26T23:55:00Z">
        <w:r w:rsidR="00DC1227">
          <w:t xml:space="preserve"> </w:t>
        </w:r>
      </w:ins>
      <w:ins w:id="1844" w:author="Mosi Adesina Ifatunji [2]" w:date="2025-09-12T15:45:00Z" w16du:dateUtc="2025-09-12T20:45:00Z">
        <w:r w:rsidR="00955B6C">
          <w:t xml:space="preserve">differences in </w:t>
        </w:r>
      </w:ins>
      <w:ins w:id="1845" w:author="Mosi Adesina Ifatunji [2]" w:date="2025-08-26T18:55:00Z" w16du:dateUtc="2025-08-26T23:55:00Z">
        <w:del w:id="1846" w:author="Mosi Adesina Ifatunji" w:date="2025-08-30T16:00:00Z" w16du:dateUtc="2025-08-30T21:00:00Z">
          <w:r w:rsidR="00DC1227" w:rsidDel="009243CE">
            <w:delText>the role of</w:delText>
          </w:r>
        </w:del>
      </w:ins>
      <w:ins w:id="1847" w:author="Mosi Adesina Ifatunji" w:date="2025-08-12T06:44:00Z" w16du:dateUtc="2025-08-12T11:44:00Z">
        <w:r w:rsidRPr="005A146F">
          <w:rPr>
            <w:rPrChange w:id="1848" w:author="Mosi Adesina Ifatunji" w:date="2025-08-12T06:44:00Z" w16du:dateUtc="2025-08-12T11:44:00Z">
              <w:rPr>
                <w:b/>
                <w:bCs/>
              </w:rPr>
            </w:rPrChange>
          </w:rPr>
          <w:t xml:space="preserve">unobserved </w:t>
        </w:r>
      </w:ins>
      <w:ins w:id="1849" w:author="Mosi Adesina Ifatunji [2]" w:date="2025-08-26T18:55:00Z" w16du:dateUtc="2025-08-26T23:55:00Z">
        <w:r w:rsidR="00DC1227">
          <w:t xml:space="preserve">or </w:t>
        </w:r>
        <w:r w:rsidR="00DC1227" w:rsidRPr="00DC1227">
          <w:rPr>
            <w:i/>
            <w:iCs/>
            <w:rPrChange w:id="1850" w:author="Mosi Adesina Ifatunji [2]" w:date="2025-08-26T18:55:00Z" w16du:dateUtc="2025-08-26T23:55:00Z">
              <w:rPr/>
            </w:rPrChange>
          </w:rPr>
          <w:t>unobservable</w:t>
        </w:r>
        <w:r w:rsidR="00DC1227">
          <w:t xml:space="preserve"> </w:t>
        </w:r>
      </w:ins>
      <w:ins w:id="1851" w:author="Mosi Adesina Ifatunji" w:date="2025-08-30T16:01:00Z" w16du:dateUtc="2025-08-30T21:01:00Z">
        <w:r w:rsidR="00B64CAB" w:rsidRPr="00B64CAB">
          <w:rPr>
            <w:rPrChange w:id="1852" w:author="Mosi Adesina Ifatunji" w:date="2025-08-30T16:01:00Z" w16du:dateUtc="2025-08-30T21:01:00Z">
              <w:rPr>
                <w:i/>
                <w:iCs/>
              </w:rPr>
            </w:rPrChange>
          </w:rPr>
          <w:t xml:space="preserve">hard and/or soft </w:t>
        </w:r>
        <w:r w:rsidR="00B64CAB" w:rsidRPr="00B64CAB">
          <w:rPr>
            <w:b/>
            <w:bCs/>
            <w:rPrChange w:id="1853" w:author="Mosi Adesina Ifatunji" w:date="2025-08-30T16:01:00Z" w16du:dateUtc="2025-08-30T21:01:00Z">
              <w:rPr>
                <w:i/>
                <w:iCs/>
              </w:rPr>
            </w:rPrChange>
          </w:rPr>
          <w:t>skills</w:t>
        </w:r>
      </w:ins>
      <w:ins w:id="1854" w:author="Mosi Adesina Ifatunji" w:date="2025-07-24T13:37:00Z" w16du:dateUtc="2025-07-24T18:37:00Z">
        <w:r w:rsidR="00FA3DA7" w:rsidRPr="005A146F">
          <w:t xml:space="preserve"> </w:t>
        </w:r>
      </w:ins>
      <w:ins w:id="1855" w:author="Mosi Adesina Ifatunji [2]" w:date="2025-09-12T15:39:00Z" w16du:dateUtc="2025-09-12T20:39:00Z">
        <w:r w:rsidR="00E7190F">
          <w:t xml:space="preserve">in </w:t>
        </w:r>
      </w:ins>
      <w:ins w:id="1856" w:author="Mosi Adesina Ifatunji [2]" w:date="2025-09-12T15:45:00Z" w16du:dateUtc="2025-09-12T20:45:00Z">
        <w:r w:rsidR="00FD1B70">
          <w:t>these</w:t>
        </w:r>
      </w:ins>
      <w:ins w:id="1857" w:author="Mosi Adesina Ifatunji [2]" w:date="2025-09-12T15:39:00Z" w16du:dateUtc="2025-09-12T20:39:00Z">
        <w:r w:rsidR="00E7190F">
          <w:t xml:space="preserve"> wage </w:t>
        </w:r>
        <w:r w:rsidR="00E7190F" w:rsidRPr="00FB22DB">
          <w:rPr>
            <w:i/>
            <w:iCs/>
            <w:rPrChange w:id="1858" w:author="Mosi Adesina Ifatunji [2]" w:date="2025-09-12T15:40:00Z" w16du:dateUtc="2025-09-12T20:40:00Z">
              <w:rPr/>
            </w:rPrChange>
          </w:rPr>
          <w:t>d</w:t>
        </w:r>
      </w:ins>
      <w:ins w:id="1859" w:author="Mosi Adesina Ifatunji [2]" w:date="2025-09-12T15:40:00Z" w16du:dateUtc="2025-09-12T20:40:00Z">
        <w:r w:rsidR="00E7190F" w:rsidRPr="00FB22DB">
          <w:rPr>
            <w:i/>
            <w:iCs/>
            <w:rPrChange w:id="1860" w:author="Mosi Adesina Ifatunji [2]" w:date="2025-09-12T15:40:00Z" w16du:dateUtc="2025-09-12T20:40:00Z">
              <w:rPr/>
            </w:rPrChange>
          </w:rPr>
          <w:t>ifferences</w:t>
        </w:r>
        <w:r w:rsidR="00E7190F">
          <w:t xml:space="preserve"> </w:t>
        </w:r>
      </w:ins>
      <w:ins w:id="1861" w:author="Mosi Adesina Ifatunji" w:date="2025-07-24T13:37:00Z" w16du:dateUtc="2025-07-24T18:37:00Z">
        <w:r w:rsidR="00FA3DA7" w:rsidRPr="005A146F">
          <w:fldChar w:fldCharType="begin">
            <w:fldData xml:space="preserve">PEVuZE5vdGU+PENpdGU+PEF1dGhvcj5QaGVscHM8L0F1dGhvcj48WWVhcj4xOTcyPC9ZZWFyPjxS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</w:fldData>
          </w:fldChar>
        </w:r>
        <w:r w:rsidR="00FA3DA7" w:rsidRPr="005A146F">
          <w:instrText xml:space="preserve"> ADDIN EN.JS.CITE </w:instrText>
        </w:r>
        <w:r w:rsidR="00FA3DA7" w:rsidRPr="005A146F">
          <w:fldChar w:fldCharType="separate"/>
        </w:r>
      </w:ins>
      <w:r w:rsidR="00167D9D">
        <w:rPr>
          <w:noProof/>
        </w:rPr>
        <w:t>(e.g., hard skills, soft skills and job choice; Phelps 1972, Arrow 1973, Aigner and Cain 1977, Avent-Holt and Tomaskovic-Devey 2010, Tomaskovic-Devey and Avent-Holt 2019, Lang and Kahn-Lang Spitzer 2020)</w:t>
      </w:r>
      <w:ins w:id="1862" w:author="Mosi Adesina Ifatunji" w:date="2025-07-24T13:37:00Z" w16du:dateUtc="2025-07-24T18:37:00Z">
        <w:r w:rsidR="00FA3DA7" w:rsidRPr="005A146F">
          <w:fldChar w:fldCharType="end"/>
        </w:r>
        <w:r w:rsidR="00FA3DA7" w:rsidRPr="005A146F">
          <w:t>.</w:t>
        </w:r>
      </w:ins>
    </w:p>
    <w:p w14:paraId="6FAE4F0D" w14:textId="77777777" w:rsidR="0091782F" w:rsidRDefault="0091782F" w:rsidP="008A0E16">
      <w:pPr>
        <w:rPr>
          <w:ins w:id="1863" w:author="Mosi Adesina Ifatunji" w:date="2025-08-30T16:02:00Z" w16du:dateUtc="2025-08-30T21:02:00Z"/>
        </w:rPr>
      </w:pPr>
    </w:p>
    <w:p w14:paraId="2F562467" w14:textId="7BF122CB" w:rsidR="00A469CD" w:rsidRDefault="00A206AF" w:rsidP="008A0E16">
      <w:pPr>
        <w:rPr>
          <w:ins w:id="1864" w:author="Mosi Adesina Ifatunji" w:date="2025-08-12T06:49:00Z" w16du:dateUtc="2025-08-12T11:49:00Z"/>
        </w:rPr>
      </w:pPr>
      <w:ins w:id="1865" w:author="Mosi Adesina Ifatunji [2]" w:date="2025-08-26T18:56:00Z" w16du:dateUtc="2025-08-26T23:56:00Z">
        <w:del w:id="1866" w:author="Mosi Adesina Ifatunji" w:date="2025-08-30T16:01:00Z" w16du:dateUtc="2025-08-30T21:01:00Z">
          <w:r w:rsidRPr="006C0EF0" w:rsidDel="0091782F">
            <w:rPr>
              <w:b/>
              <w:bCs/>
              <w:rPrChange w:id="1867" w:author="Mosi Adesina Ifatunji [2]" w:date="2025-09-12T15:42:00Z" w16du:dateUtc="2025-09-12T20:42:00Z">
                <w:rPr/>
              </w:rPrChange>
            </w:rPr>
            <w:delText>response,</w:delText>
          </w:r>
        </w:del>
      </w:ins>
      <w:ins w:id="1868" w:author="Mosi Adesina Ifatunji [2]" w:date="2025-09-12T15:46:00Z" w16du:dateUtc="2025-09-12T20:46:00Z">
        <w:r w:rsidR="00013006">
          <w:rPr>
            <w:b/>
            <w:bCs/>
          </w:rPr>
          <w:t>A</w:t>
        </w:r>
      </w:ins>
      <w:ins w:id="1869" w:author="Mosi Adesina Ifatunji" w:date="2025-08-30T16:02:00Z" w16du:dateUtc="2025-08-30T21:02:00Z">
        <w:del w:id="1870" w:author="Mosi Adesina Ifatunji [2]" w:date="2025-09-12T15:42:00Z" w16du:dateUtc="2025-09-12T20:42:00Z">
          <w:r w:rsidR="0091782F" w:rsidRPr="006C0EF0" w:rsidDel="006C0EF0">
            <w:rPr>
              <w:b/>
              <w:bCs/>
              <w:rPrChange w:id="1871" w:author="Mosi Adesina Ifatunji [2]" w:date="2025-09-12T15:42:00Z" w16du:dateUtc="2025-09-12T20:42:00Z">
                <w:rPr/>
              </w:rPrChange>
            </w:rPr>
            <w:delText>A</w:delText>
          </w:r>
        </w:del>
      </w:ins>
      <w:ins w:id="1872" w:author="Mosi Adesina Ifatunji" w:date="2025-08-12T06:54:00Z" w16du:dateUtc="2025-08-12T11:54:00Z">
        <w:r w:rsidR="00A469CD" w:rsidRPr="006C0EF0">
          <w:rPr>
            <w:b/>
            <w:bCs/>
            <w:rPrChange w:id="1873" w:author="Mosi Adesina Ifatunji [2]" w:date="2025-09-12T15:42:00Z" w16du:dateUtc="2025-09-12T20:42:00Z">
              <w:rPr/>
            </w:rPrChange>
          </w:rPr>
          <w:t>udit</w:t>
        </w:r>
      </w:ins>
      <w:ins w:id="1874" w:author="Mosi Adesina Ifatunji" w:date="2025-08-12T06:53:00Z" w16du:dateUtc="2025-08-12T11:53:00Z">
        <w:r w:rsidR="00A469CD" w:rsidRPr="00D66870">
          <w:t xml:space="preserve"> studies</w:t>
        </w:r>
      </w:ins>
      <w:ins w:id="1875" w:author="Mosi Adesina Ifatunji [2]" w:date="2025-09-12T15:46:00Z" w16du:dateUtc="2025-09-12T20:46:00Z">
        <w:r w:rsidR="00E3558D">
          <w:t xml:space="preserve"> have now</w:t>
        </w:r>
      </w:ins>
      <w:ins w:id="1876" w:author="Mosi Adesina Ifatunji" w:date="2025-08-12T06:53:00Z" w16du:dateUtc="2025-08-12T11:53:00Z">
        <w:r w:rsidR="00A469CD">
          <w:t xml:space="preserve"> </w:t>
        </w:r>
      </w:ins>
      <w:ins w:id="1877" w:author="Mosi Adesina Ifatunji" w:date="2025-08-30T16:02:00Z" w16du:dateUtc="2025-08-30T21:02:00Z">
        <w:del w:id="1878" w:author="Mosi Adesina Ifatunji [2]" w:date="2025-09-12T15:42:00Z" w16du:dateUtc="2025-09-12T20:42:00Z">
          <w:r w:rsidR="0091782F" w:rsidDel="006C0EF0">
            <w:delText xml:space="preserve">have sought to </w:delText>
          </w:r>
        </w:del>
        <w:r w:rsidR="005D1729">
          <w:t xml:space="preserve">better </w:t>
        </w:r>
        <w:del w:id="1879" w:author="Mosi Adesina Ifatunji [2]" w:date="2025-09-12T15:42:00Z" w16du:dateUtc="2025-09-12T20:42:00Z">
          <w:r w:rsidR="0091782F" w:rsidDel="006C0EF0">
            <w:delText>clarify</w:delText>
          </w:r>
        </w:del>
      </w:ins>
      <w:ins w:id="1880" w:author="Mosi Adesina Ifatunji [2]" w:date="2025-09-12T15:42:00Z" w16du:dateUtc="2025-09-12T20:42:00Z">
        <w:r w:rsidR="006C0EF0">
          <w:t>identified</w:t>
        </w:r>
      </w:ins>
      <w:ins w:id="1881" w:author="Mosi Adesina Ifatunji" w:date="2025-08-30T16:02:00Z" w16du:dateUtc="2025-08-30T21:02:00Z">
        <w:r w:rsidR="0091782F">
          <w:t xml:space="preserve"> the </w:t>
        </w:r>
      </w:ins>
      <w:ins w:id="1882" w:author="Mosi Adesina Ifatunji [2]" w:date="2025-09-12T15:46:00Z" w16du:dateUtc="2025-09-12T20:46:00Z">
        <w:r w:rsidR="00E3558D">
          <w:t xml:space="preserve">likely </w:t>
        </w:r>
      </w:ins>
      <w:ins w:id="1883" w:author="Mosi Adesina Ifatunji" w:date="2025-08-30T16:02:00Z" w16du:dateUtc="2025-08-30T21:02:00Z">
        <w:r w:rsidR="0091782F">
          <w:t xml:space="preserve">role of </w:t>
        </w:r>
        <w:r w:rsidR="005D1729">
          <w:t>discrimination</w:t>
        </w:r>
      </w:ins>
      <w:ins w:id="1884" w:author="Mosi Adesina Ifatunji [2]" w:date="2025-09-12T15:42:00Z" w16du:dateUtc="2025-09-12T20:42:00Z">
        <w:r w:rsidR="00E800E1">
          <w:t xml:space="preserve"> at the </w:t>
        </w:r>
      </w:ins>
      <w:ins w:id="1885" w:author="Mosi Adesina Ifatunji [2]" w:date="2025-09-12T15:43:00Z" w16du:dateUtc="2025-09-12T20:43:00Z">
        <w:r w:rsidR="00E800E1">
          <w:t>point of the callback</w:t>
        </w:r>
      </w:ins>
      <w:ins w:id="1886" w:author="Mosi Adesina Ifatunji" w:date="2025-08-30T16:02:00Z" w16du:dateUtc="2025-08-30T21:02:00Z">
        <w:r w:rsidR="0091782F">
          <w:t xml:space="preserve">, </w:t>
        </w:r>
      </w:ins>
      <w:ins w:id="1887" w:author="Mosi Adesina Ifatunji [2]" w:date="2025-08-26T18:57:00Z" w16du:dateUtc="2025-08-26T23:57:00Z">
        <w:del w:id="1888" w:author="Mosi Adesina Ifatunji" w:date="2025-08-30T16:02:00Z" w16du:dateUtc="2025-08-30T21:02:00Z">
          <w:r w:rsidR="00F44872" w:rsidDel="005D1729">
            <w:delText xml:space="preserve">have shown </w:delText>
          </w:r>
        </w:del>
      </w:ins>
      <w:ins w:id="1889" w:author="Mosi Adesina Ifatunji" w:date="2025-08-30T16:02:00Z" w16du:dateUtc="2025-08-30T21:02:00Z">
        <w:r w:rsidR="005D1729">
          <w:t>showing greater</w:t>
        </w:r>
      </w:ins>
      <w:ins w:id="1890" w:author="Mosi Adesina Ifatunji" w:date="2025-08-12T06:55:00Z" w16du:dateUtc="2025-08-12T11:55:00Z">
        <w:r w:rsidR="00A469CD">
          <w:t xml:space="preserve"> </w:t>
        </w:r>
        <w:del w:id="1891" w:author="Mosi Adesina Ifatunji [2]" w:date="2025-09-12T15:43:00Z" w16du:dateUtc="2025-09-12T20:43:00Z">
          <w:r w:rsidR="00A469CD" w:rsidDel="00E800E1">
            <w:delText xml:space="preserve">callback </w:delText>
          </w:r>
        </w:del>
        <w:r w:rsidR="00A469CD">
          <w:t>rates for White</w:t>
        </w:r>
      </w:ins>
      <w:ins w:id="1892" w:author="Mosi Adesina Ifatunji" w:date="2025-08-12T06:56:00Z" w16du:dateUtc="2025-08-12T11:56:00Z">
        <w:r w:rsidR="00A469CD">
          <w:t xml:space="preserve"> </w:t>
        </w:r>
      </w:ins>
      <w:ins w:id="1893" w:author="Mosi Adesina Ifatunji" w:date="2025-08-30T16:03:00Z" w16du:dateUtc="2025-08-30T21:03:00Z">
        <w:r w:rsidR="005D1729">
          <w:t xml:space="preserve">job </w:t>
        </w:r>
      </w:ins>
      <w:ins w:id="1894" w:author="Mosi Adesina Ifatunji" w:date="2025-08-12T06:56:00Z" w16du:dateUtc="2025-08-12T11:56:00Z">
        <w:r w:rsidR="00A469CD">
          <w:t>applicants</w:t>
        </w:r>
      </w:ins>
      <w:ins w:id="1895" w:author="Mosi Adesina Ifatunji" w:date="2025-08-12T06:55:00Z" w16du:dateUtc="2025-08-12T11:55:00Z">
        <w:r w:rsidR="00A469CD">
          <w:t xml:space="preserve"> </w:t>
        </w:r>
        <w:del w:id="1896" w:author="Mosi Adesina Ifatunji [2]" w:date="2025-08-26T18:56:00Z" w16du:dateUtc="2025-08-26T23:56:00Z">
          <w:r w:rsidR="00A469CD" w:rsidDel="00D13ECE">
            <w:delText>relative</w:delText>
          </w:r>
        </w:del>
      </w:ins>
      <w:ins w:id="1897" w:author="Mosi Adesina Ifatunji [2]" w:date="2025-08-26T18:56:00Z" w16du:dateUtc="2025-08-26T23:56:00Z">
        <w:r w:rsidR="00D13ECE">
          <w:t>compared</w:t>
        </w:r>
      </w:ins>
      <w:ins w:id="1898" w:author="Mosi Adesina Ifatunji" w:date="2025-08-12T06:55:00Z" w16du:dateUtc="2025-08-12T11:55:00Z">
        <w:r w:rsidR="00A469CD">
          <w:t xml:space="preserve"> to</w:t>
        </w:r>
      </w:ins>
      <w:ins w:id="1899" w:author="Mosi Adesina Ifatunji" w:date="2025-08-12T06:52:00Z" w16du:dateUtc="2025-08-12T11:52:00Z">
        <w:r w:rsidR="00A469CD">
          <w:t xml:space="preserve"> </w:t>
        </w:r>
      </w:ins>
      <w:ins w:id="1900" w:author="Mosi Adesina Ifatunji" w:date="2025-08-12T06:53:00Z" w16du:dateUtc="2025-08-12T11:53:00Z">
        <w:r w:rsidR="00A469CD">
          <w:t xml:space="preserve">similarly </w:t>
        </w:r>
        <w:del w:id="1901" w:author="Mosi Adesina Ifatunji [2]" w:date="2025-09-12T15:48:00Z" w16du:dateUtc="2025-09-12T20:48:00Z">
          <w:r w:rsidR="00A469CD" w:rsidDel="00FC2C4D">
            <w:delText>prepared</w:delText>
          </w:r>
        </w:del>
      </w:ins>
      <w:ins w:id="1902" w:author="Mosi Adesina Ifatunji [2]" w:date="2025-09-12T15:48:00Z" w16du:dateUtc="2025-09-12T20:48:00Z">
        <w:r w:rsidR="00FC2C4D">
          <w:t>qualified</w:t>
        </w:r>
      </w:ins>
      <w:ins w:id="1903" w:author="Mosi Adesina Ifatunji [2]" w:date="2025-09-12T15:43:00Z" w16du:dateUtc="2025-09-12T20:43:00Z">
        <w:r w:rsidR="00557183">
          <w:t xml:space="preserve"> (or ‘credentialed</w:t>
        </w:r>
      </w:ins>
      <w:ins w:id="1904" w:author="Mosi Adesina Ifatunji [2]" w:date="2025-09-12T15:47:00Z" w16du:dateUtc="2025-09-12T20:47:00Z">
        <w:r w:rsidR="00671C0D">
          <w:t>’</w:t>
        </w:r>
      </w:ins>
      <w:ins w:id="1905" w:author="Mosi Adesina Ifatunji [2]" w:date="2025-09-12T15:43:00Z" w16du:dateUtc="2025-09-12T20:43:00Z">
        <w:r w:rsidR="00557183">
          <w:t>)</w:t>
        </w:r>
      </w:ins>
      <w:ins w:id="1906" w:author="Mosi Adesina Ifatunji" w:date="2025-08-12T06:53:00Z" w16du:dateUtc="2025-08-12T11:53:00Z">
        <w:r w:rsidR="00A469CD">
          <w:t xml:space="preserve"> </w:t>
        </w:r>
      </w:ins>
      <w:ins w:id="1907" w:author="Mosi Adesina Ifatunji" w:date="2025-08-12T06:52:00Z" w16du:dateUtc="2025-08-12T11:52:00Z">
        <w:r w:rsidR="00A469CD">
          <w:t xml:space="preserve">Black </w:t>
        </w:r>
      </w:ins>
      <w:ins w:id="1908" w:author="Mosi Adesina Ifatunji" w:date="2025-08-12T06:53:00Z" w16du:dateUtc="2025-08-12T11:53:00Z">
        <w:r w:rsidR="00A469CD">
          <w:t>applicants</w:t>
        </w:r>
      </w:ins>
      <w:ins w:id="1909" w:author="Mosi Adesina Ifatunji" w:date="2025-08-12T06:54:00Z" w16du:dateUtc="2025-08-12T11:54:00Z">
        <w:r w:rsidR="00A469CD">
          <w:t xml:space="preserve"> </w:t>
        </w:r>
        <w:r w:rsidR="00A469CD" w:rsidRPr="00B92532">
          <w:fldChar w:fldCharType="begin">
            <w:fldData xml:space="preserve">PEVuZE5vdGU+PENpdGU+PEF1dGhvcj5CZXJ0cmFuZDwvQXV0aG9yPjxZZWFyPjIwMDQ8L1llYXI+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</w:fldData>
          </w:fldChar>
        </w:r>
        <w:r w:rsidR="00A469CD" w:rsidRPr="00B92532">
          <w:instrText xml:space="preserve"> ADDIN EN.JS.CITE </w:instrText>
        </w:r>
        <w:r w:rsidR="00A469CD" w:rsidRPr="00B92532">
          <w:fldChar w:fldCharType="separate"/>
        </w:r>
      </w:ins>
      <w:r w:rsidR="00167D9D">
        <w:rPr>
          <w:noProof/>
        </w:rPr>
        <w:t>(Thomas et al. 1994, Goldsmith et al. 2000, Bertrand and Mullainathan 2004, Pager 2007, Gaddis 2015, Sakamoto et al. 2018, Carnoy 2020, Kline, Rose and Walters 2022)</w:t>
      </w:r>
      <w:ins w:id="1910" w:author="Mosi Adesina Ifatunji" w:date="2025-08-12T06:54:00Z" w16du:dateUtc="2025-08-12T11:54:00Z">
        <w:r w:rsidR="00A469CD" w:rsidRPr="00B92532">
          <w:fldChar w:fldCharType="end"/>
        </w:r>
      </w:ins>
      <w:ins w:id="1911" w:author="Mosi Adesina Ifatunji [2]" w:date="2025-09-12T15:43:00Z" w16du:dateUtc="2025-09-12T20:43:00Z">
        <w:r w:rsidR="001A7EAD">
          <w:t>.</w:t>
        </w:r>
      </w:ins>
      <w:ins w:id="1912" w:author="Mosi Adesina Ifatunji" w:date="2025-08-12T06:56:00Z" w16du:dateUtc="2025-08-12T11:56:00Z">
        <w:del w:id="1913" w:author="Mosi Adesina Ifatunji [2]" w:date="2025-09-12T15:43:00Z" w16du:dateUtc="2025-09-12T20:43:00Z">
          <w:r w:rsidR="00A469CD" w:rsidDel="001A7EAD">
            <w:delText xml:space="preserve">, </w:delText>
          </w:r>
        </w:del>
      </w:ins>
    </w:p>
    <w:p w14:paraId="46414075" w14:textId="77777777" w:rsidR="00A469CD" w:rsidRDefault="00A469CD" w:rsidP="008A0E16">
      <w:pPr>
        <w:rPr>
          <w:ins w:id="1914" w:author="Mosi Adesina Ifatunji" w:date="2025-08-12T06:49:00Z" w16du:dateUtc="2025-08-12T11:49:00Z"/>
        </w:rPr>
      </w:pPr>
    </w:p>
    <w:p w14:paraId="3F838BA1" w14:textId="512E47A7" w:rsidR="007671CC" w:rsidDel="00186E09" w:rsidRDefault="005A146F" w:rsidP="008A0E16">
      <w:pPr>
        <w:rPr>
          <w:del w:id="1915" w:author="Mosi Adesina Ifatunji [2]" w:date="2025-08-26T18:24:00Z" w16du:dateUtc="2025-08-26T23:24:00Z"/>
        </w:rPr>
      </w:pPr>
      <w:ins w:id="1916" w:author="Mosi Adesina Ifatunji" w:date="2025-08-12T06:47:00Z" w16du:dateUtc="2025-08-12T11:47:00Z">
        <w:del w:id="1917" w:author="Mosi Adesina Ifatunji [2]" w:date="2025-08-26T18:57:00Z" w16du:dateUtc="2025-08-26T23:57:00Z">
          <w:r w:rsidDel="00DD582D">
            <w:delText xml:space="preserve">The </w:delText>
          </w:r>
        </w:del>
      </w:ins>
      <w:ins w:id="1918" w:author="Mosi Adesina Ifatunji" w:date="2025-07-24T13:19:00Z" w16du:dateUtc="2025-07-24T18:19:00Z">
        <w:del w:id="1919" w:author="Mosi Adesina Ifatunji [2]" w:date="2025-08-26T18:57:00Z" w16du:dateUtc="2025-08-26T23:57:00Z">
          <w:r w:rsidR="002558CB" w:rsidRPr="00505561" w:rsidDel="00DD582D">
            <w:delText>mostly</w:delText>
          </w:r>
        </w:del>
      </w:ins>
      <w:ins w:id="1920" w:author="Mosi Adesina Ifatunji [2]" w:date="2025-08-26T18:57:00Z" w16du:dateUtc="2025-08-26T23:57:00Z">
        <w:r w:rsidR="00DD582D">
          <w:t>How</w:t>
        </w:r>
      </w:ins>
      <w:ins w:id="1921" w:author="Mosi Adesina Ifatunji [2]" w:date="2025-08-26T18:58:00Z" w16du:dateUtc="2025-08-26T23:58:00Z">
        <w:r w:rsidR="00DD582D">
          <w:t xml:space="preserve">ever, </w:t>
        </w:r>
      </w:ins>
      <w:ins w:id="1922" w:author="Mosi Adesina Ifatunji [2]" w:date="2025-09-12T15:49:00Z" w16du:dateUtc="2025-09-12T20:49:00Z">
        <w:r w:rsidR="00FC2C4D">
          <w:t>audits</w:t>
        </w:r>
      </w:ins>
      <w:ins w:id="1923" w:author="Mosi Adesina Ifatunji" w:date="2025-07-24T13:19:00Z" w16du:dateUtc="2025-07-24T18:19:00Z">
        <w:del w:id="1924" w:author="Mosi Adesina Ifatunji [2]" w:date="2025-09-12T15:49:00Z" w16du:dateUtc="2025-09-12T20:49:00Z">
          <w:r w:rsidR="002558CB" w:rsidRPr="00505561" w:rsidDel="00FC2C4D">
            <w:delText xml:space="preserve"> </w:delText>
          </w:r>
          <w:r w:rsidR="002558CB" w:rsidRPr="00505561" w:rsidDel="00A0235B">
            <w:delText xml:space="preserve">document </w:delText>
          </w:r>
        </w:del>
      </w:ins>
      <w:ins w:id="1925" w:author="Mosi Adesina Ifatunji" w:date="2025-07-24T13:46:00Z" w16du:dateUtc="2025-07-24T18:46:00Z">
        <w:del w:id="1926" w:author="Mosi Adesina Ifatunji [2]" w:date="2025-09-12T15:49:00Z" w16du:dateUtc="2025-09-12T20:49:00Z">
          <w:r w:rsidR="00357112" w:rsidDel="00A0235B">
            <w:delText>differences</w:delText>
          </w:r>
        </w:del>
      </w:ins>
      <w:ins w:id="1927" w:author="Mosi Adesina Ifatunji" w:date="2025-07-24T13:19:00Z" w16du:dateUtc="2025-07-24T18:19:00Z">
        <w:del w:id="1928" w:author="Mosi Adesina Ifatunji [2]" w:date="2025-09-12T15:49:00Z" w16du:dateUtc="2025-09-12T20:49:00Z">
          <w:r w:rsidR="002558CB" w:rsidRPr="00505561" w:rsidDel="00A0235B">
            <w:delText xml:space="preserve"> at the hiring threshold</w:delText>
          </w:r>
        </w:del>
      </w:ins>
      <w:ins w:id="1929" w:author="Mosi Adesina Ifatunji" w:date="2025-08-30T16:03:00Z" w16du:dateUtc="2025-08-30T21:03:00Z">
        <w:del w:id="1930" w:author="Mosi Adesina Ifatunji [2]" w:date="2025-09-12T15:49:00Z" w16du:dateUtc="2025-09-12T20:49:00Z">
          <w:r w:rsidR="005D1729" w:rsidDel="00A0235B">
            <w:delText>,</w:delText>
          </w:r>
        </w:del>
      </w:ins>
      <w:ins w:id="1931" w:author="Mosi Adesina Ifatunji [2]" w:date="2025-08-26T18:58:00Z" w16du:dateUtc="2025-08-26T23:58:00Z">
        <w:del w:id="1932" w:author="Mosi Adesina Ifatunji" w:date="2025-08-30T16:03:00Z" w16du:dateUtc="2025-08-30T21:03:00Z">
          <w:r w:rsidR="001B6816" w:rsidDel="005D1729">
            <w:delText>or</w:delText>
          </w:r>
        </w:del>
      </w:ins>
      <w:ins w:id="1933" w:author="Mosi Adesina Ifatunji" w:date="2025-07-24T13:19:00Z" w16du:dateUtc="2025-07-24T18:19:00Z">
        <w:del w:id="1934" w:author="Mosi Adesina Ifatunji [2]" w:date="2025-09-12T15:49:00Z" w16du:dateUtc="2025-09-12T20:49:00Z">
          <w:r w:rsidR="002558CB" w:rsidRPr="00505561" w:rsidDel="00A0235B">
            <w:delText xml:space="preserve"> </w:delText>
          </w:r>
        </w:del>
      </w:ins>
      <w:ins w:id="1935" w:author="Mosi Adesina Ifatunji [2]" w:date="2025-08-26T18:58:00Z" w16du:dateUtc="2025-08-26T23:58:00Z">
        <w:r w:rsidR="0040045A">
          <w:t xml:space="preserve"> </w:t>
        </w:r>
      </w:ins>
      <w:ins w:id="1936" w:author="Mosi Adesina Ifatunji [2]" w:date="2025-09-12T15:49:00Z" w16du:dateUtc="2025-09-12T20:49:00Z">
        <w:r w:rsidR="00A0235B">
          <w:t>offer</w:t>
        </w:r>
      </w:ins>
      <w:ins w:id="1937" w:author="Mosi Adesina Ifatunji" w:date="2025-07-24T13:19:00Z" w16du:dateUtc="2025-07-24T18:19:00Z">
        <w:del w:id="1938" w:author="Mosi Adesina Ifatunji [2]" w:date="2025-08-26T18:58:00Z" w16du:dateUtc="2025-08-26T23:58:00Z">
          <w:r w:rsidR="002558CB" w:rsidRPr="00505561" w:rsidDel="0040045A">
            <w:delText>say</w:delText>
          </w:r>
        </w:del>
        <w:r w:rsidR="002558CB" w:rsidRPr="00505561">
          <w:t xml:space="preserve"> little </w:t>
        </w:r>
        <w:del w:id="1939" w:author="Mosi Adesina Ifatunji [2]" w:date="2025-08-26T18:59:00Z" w16du:dateUtc="2025-08-26T23:59:00Z">
          <w:r w:rsidR="002558CB" w:rsidRPr="00505561" w:rsidDel="0040045A">
            <w:delText>about</w:delText>
          </w:r>
        </w:del>
      </w:ins>
      <w:ins w:id="1940" w:author="Mosi Adesina Ifatunji [2]" w:date="2025-08-26T18:59:00Z" w16du:dateUtc="2025-08-26T23:59:00Z">
        <w:r w:rsidR="0040045A">
          <w:t>insight into</w:t>
        </w:r>
      </w:ins>
      <w:ins w:id="1941" w:author="Mosi Adesina Ifatunji" w:date="2025-07-24T13:19:00Z" w16du:dateUtc="2025-07-24T18:19:00Z">
        <w:r w:rsidR="002558CB" w:rsidRPr="00505561">
          <w:t xml:space="preserve"> </w:t>
        </w:r>
        <w:del w:id="1942" w:author="Mosi Adesina Ifatunji [2]" w:date="2025-09-12T16:03:00Z" w16du:dateUtc="2025-09-12T21:03:00Z">
          <w:r w:rsidR="002558CB" w:rsidRPr="00505561" w:rsidDel="003B5F3D">
            <w:delText xml:space="preserve">what happens </w:delText>
          </w:r>
          <w:r w:rsidR="002558CB" w:rsidRPr="00CC1E8D" w:rsidDel="003B5F3D">
            <w:delText>after</w:delText>
          </w:r>
          <w:r w:rsidR="002558CB" w:rsidRPr="00505561" w:rsidDel="003B5F3D">
            <w:delText xml:space="preserve"> </w:delText>
          </w:r>
        </w:del>
      </w:ins>
      <w:ins w:id="1943" w:author="Mosi Adesina Ifatunji" w:date="2025-07-24T15:15:00Z" w16du:dateUtc="2025-07-24T20:15:00Z">
        <w:del w:id="1944" w:author="Mosi Adesina Ifatunji [2]" w:date="2025-08-26T18:59:00Z" w16du:dateUtc="2025-08-26T23:59:00Z">
          <w:r w:rsidR="00850440" w:rsidDel="0040045A">
            <w:delText>employment</w:delText>
          </w:r>
        </w:del>
      </w:ins>
      <w:ins w:id="1945" w:author="Mosi Adesina Ifatunji" w:date="2025-07-24T13:19:00Z" w16du:dateUtc="2025-07-24T18:19:00Z">
        <w:del w:id="1946" w:author="Mosi Adesina Ifatunji [2]" w:date="2025-08-26T18:59:00Z" w16du:dateUtc="2025-08-26T23:59:00Z">
          <w:r w:rsidR="002558CB" w:rsidRPr="00505561" w:rsidDel="002D7DD3">
            <w:delText>—</w:delText>
          </w:r>
        </w:del>
        <w:del w:id="1947" w:author="Mosi Adesina Ifatunji [2]" w:date="2025-09-12T15:50:00Z" w16du:dateUtc="2025-09-12T20:50:00Z">
          <w:r w:rsidR="002558CB" w:rsidRPr="00505561" w:rsidDel="00A877B9">
            <w:delText>how</w:delText>
          </w:r>
        </w:del>
      </w:ins>
      <w:ins w:id="1948" w:author="Mosi Adesina Ifatunji [2]" w:date="2025-09-12T16:03:00Z" w16du:dateUtc="2025-09-12T21:03:00Z">
        <w:r w:rsidR="003B5F3D">
          <w:t xml:space="preserve">the </w:t>
        </w:r>
        <w:r w:rsidR="005B1334">
          <w:t>experiences</w:t>
        </w:r>
        <w:r w:rsidR="003B5F3D">
          <w:t xml:space="preserve"> of applicants</w:t>
        </w:r>
        <w:r w:rsidR="005B1334">
          <w:t xml:space="preserve"> </w:t>
        </w:r>
        <w:del w:id="1949" w:author="Mosi Adesina Ifatunji" w:date="2025-10-21T13:32:00Z" w16du:dateUtc="2025-10-21T18:32:00Z">
          <w:r w:rsidR="005B1334" w:rsidDel="00E15CB5">
            <w:delText>if</w:delText>
          </w:r>
        </w:del>
      </w:ins>
      <w:ins w:id="1950" w:author="Mosi Adesina Ifatunji [2]" w:date="2025-09-12T16:04:00Z" w16du:dateUtc="2025-09-12T21:04:00Z">
        <w:del w:id="1951" w:author="Mosi Adesina Ifatunji" w:date="2025-10-21T13:32:00Z" w16du:dateUtc="2025-10-21T18:32:00Z">
          <w:r w:rsidR="00BA6419" w:rsidDel="00E15CB5">
            <w:delText xml:space="preserve">, whe </w:delText>
          </w:r>
        </w:del>
      </w:ins>
      <w:ins w:id="1952" w:author="Mosi Adesina Ifatunji [2]" w:date="2025-09-12T15:50:00Z" w16du:dateUtc="2025-09-12T20:50:00Z">
        <w:del w:id="1953" w:author="Mosi Adesina Ifatunji" w:date="2025-10-21T13:32:00Z" w16du:dateUtc="2025-10-21T18:32:00Z">
          <w:r w:rsidR="00A877B9" w:rsidDel="00E15CB5">
            <w:delText xml:space="preserve">including </w:delText>
          </w:r>
          <w:r w:rsidR="00B35748" w:rsidDel="00E15CB5">
            <w:delText>whether</w:delText>
          </w:r>
        </w:del>
      </w:ins>
      <w:ins w:id="1954" w:author="Mosi Adesina Ifatunji" w:date="2025-10-21T13:32:00Z" w16du:dateUtc="2025-10-21T18:32:00Z">
        <w:r w:rsidR="00E15CB5">
          <w:t>after hiring, within firms</w:t>
        </w:r>
      </w:ins>
      <w:ins w:id="1955" w:author="Mosi Adesina Ifatunji [2]" w:date="2025-09-12T15:50:00Z" w16du:dateUtc="2025-09-12T20:50:00Z">
        <w:r w:rsidR="00B35748">
          <w:t>,</w:t>
        </w:r>
      </w:ins>
      <w:ins w:id="1956" w:author="Mosi Adesina Ifatunji" w:date="2025-08-30T16:04:00Z" w16du:dateUtc="2025-08-30T21:04:00Z">
        <w:r w:rsidR="005D1729">
          <w:t xml:space="preserve"> </w:t>
        </w:r>
      </w:ins>
      <w:ins w:id="1957" w:author="Mosi Adesina Ifatunji" w:date="2025-10-21T13:32:00Z" w16du:dateUtc="2025-10-21T18:32:00Z">
        <w:r w:rsidR="00E15CB5">
          <w:t xml:space="preserve">whether </w:t>
        </w:r>
      </w:ins>
      <w:ins w:id="1958" w:author="Mosi Adesina Ifatunji [2]" w:date="2025-09-12T15:50:00Z" w16du:dateUtc="2025-09-12T20:50:00Z">
        <w:del w:id="1959" w:author="Mosi Adesina Ifatunji" w:date="2025-10-21T13:32:00Z" w16du:dateUtc="2025-10-21T18:32:00Z">
          <w:r w:rsidR="00B35748" w:rsidDel="00E15CB5">
            <w:delText xml:space="preserve">potentially </w:delText>
          </w:r>
        </w:del>
      </w:ins>
      <w:ins w:id="1960" w:author="Mosi Adesina Ifatunji [2]" w:date="2025-09-12T15:51:00Z" w16du:dateUtc="2025-09-12T20:51:00Z">
        <w:del w:id="1961" w:author="Mosi Adesina Ifatunji" w:date="2025-10-21T13:33:00Z" w16du:dateUtc="2025-10-21T18:33:00Z">
          <w:r w:rsidR="00B35748" w:rsidDel="00E15CB5">
            <w:delText>,</w:delText>
          </w:r>
        </w:del>
      </w:ins>
      <w:ins w:id="1962" w:author="Mosi Adesina Ifatunji" w:date="2025-08-30T16:04:00Z" w16du:dateUtc="2025-08-30T21:04:00Z">
        <w:r w:rsidR="005D1729">
          <w:t xml:space="preserve">the </w:t>
        </w:r>
      </w:ins>
      <w:ins w:id="1963" w:author="Mosi Adesina Ifatunji" w:date="2025-10-21T13:33:00Z" w16du:dateUtc="2025-10-21T18:33:00Z">
        <w:r w:rsidR="00E15CB5">
          <w:t xml:space="preserve">rates of </w:t>
        </w:r>
      </w:ins>
      <w:ins w:id="1964" w:author="Mosi Adesina Ifatunji" w:date="2025-07-24T13:19:00Z" w16du:dateUtc="2025-07-24T18:19:00Z">
        <w:r w:rsidR="002558CB" w:rsidRPr="00505561">
          <w:t>wage</w:t>
        </w:r>
      </w:ins>
      <w:ins w:id="1965" w:author="Mosi Adesina Ifatunji" w:date="2025-10-21T13:33:00Z" w16du:dateUtc="2025-10-21T18:33:00Z">
        <w:r w:rsidR="00E15CB5">
          <w:t xml:space="preserve"> between</w:t>
        </w:r>
      </w:ins>
      <w:ins w:id="1966" w:author="Mosi Adesina Ifatunji" w:date="2025-08-30T16:04:00Z" w16du:dateUtc="2025-08-30T21:04:00Z">
        <w:r w:rsidR="005D1729">
          <w:t xml:space="preserve"> Black and White workers </w:t>
        </w:r>
      </w:ins>
      <w:ins w:id="1967" w:author="Mosi Adesina Ifatunji [2]" w:date="2025-09-12T15:51:00Z" w16du:dateUtc="2025-09-12T20:51:00Z">
        <w:del w:id="1968" w:author="Mosi Adesina Ifatunji" w:date="2025-10-21T13:33:00Z" w16du:dateUtc="2025-10-21T18:33:00Z">
          <w:r w:rsidR="009352DC" w:rsidDel="00E15CB5">
            <w:delText xml:space="preserve">might </w:delText>
          </w:r>
        </w:del>
      </w:ins>
      <w:ins w:id="1969" w:author="Mosi Adesina Ifatunji" w:date="2025-08-30T16:06:00Z" w16du:dateUtc="2025-08-30T21:06:00Z">
        <w:del w:id="1970" w:author="Mosi Adesina Ifatunji [2]" w:date="2025-09-12T15:51:00Z" w16du:dateUtc="2025-09-12T20:51:00Z">
          <w:r w:rsidR="005D1729" w:rsidDel="00B64792">
            <w:delText xml:space="preserve">increasingly </w:delText>
          </w:r>
        </w:del>
      </w:ins>
      <w:ins w:id="1971" w:author="Mosi Adesina Ifatunji" w:date="2025-07-24T13:19:00Z" w16du:dateUtc="2025-07-24T18:19:00Z">
        <w:del w:id="1972" w:author="Mosi Adesina Ifatunji [2]" w:date="2025-09-12T15:51:00Z" w16du:dateUtc="2025-09-12T20:51:00Z">
          <w:r w:rsidR="002558CB" w:rsidRPr="00505561" w:rsidDel="00B64792">
            <w:delText>diverge</w:delText>
          </w:r>
        </w:del>
      </w:ins>
      <w:ins w:id="1973" w:author="Mosi Adesina Ifatunji [2]" w:date="2025-09-12T15:51:00Z" w16du:dateUtc="2025-09-12T20:51:00Z">
        <w:r w:rsidR="00B64792">
          <w:t>differ</w:t>
        </w:r>
      </w:ins>
      <w:ins w:id="1974" w:author="Mosi Adesina Ifatunji" w:date="2025-10-21T13:33:00Z" w16du:dateUtc="2025-10-21T18:33:00Z">
        <w:r w:rsidR="00E15CB5">
          <w:t xml:space="preserve">, or the degree to </w:t>
        </w:r>
        <w:r w:rsidR="00E15CB5">
          <w:lastRenderedPageBreak/>
          <w:t xml:space="preserve">which these difference might be </w:t>
        </w:r>
      </w:ins>
      <w:ins w:id="1975" w:author="Mosi Adesina Ifatunji" w:date="2025-10-21T13:34:00Z" w16du:dateUtc="2025-10-21T18:34:00Z">
        <w:r w:rsidR="00E15CB5">
          <w:t xml:space="preserve">molded by firm-level factors </w:t>
        </w:r>
      </w:ins>
      <w:ins w:id="1976" w:author="Mosi Adesina Ifatunji [2]" w:date="2025-09-12T15:51:00Z" w16du:dateUtc="2025-09-12T20:51:00Z">
        <w:del w:id="1977" w:author="Mosi Adesina Ifatunji" w:date="2025-10-21T13:33:00Z" w16du:dateUtc="2025-10-21T18:33:00Z">
          <w:r w:rsidR="00B64792" w:rsidDel="00E15CB5">
            <w:delText xml:space="preserve"> </w:delText>
          </w:r>
          <w:r w:rsidR="009352DC" w:rsidDel="00E15CB5">
            <w:delText xml:space="preserve">over time </w:delText>
          </w:r>
        </w:del>
      </w:ins>
      <w:ins w:id="1978" w:author="Mosi Adesina Ifatunji" w:date="2025-08-30T16:06:00Z" w16du:dateUtc="2025-08-30T21:06:00Z">
        <w:del w:id="1979" w:author="Mosi Adesina Ifatunji [2]" w:date="2025-09-12T15:51:00Z" w16du:dateUtc="2025-09-12T20:51:00Z">
          <w:r w:rsidR="005D1729" w:rsidDel="00B64792">
            <w:delText>over time</w:delText>
          </w:r>
        </w:del>
      </w:ins>
      <w:ins w:id="1980" w:author="Mosi Adesina Ifatunji" w:date="2025-07-24T19:15:00Z" w16du:dateUtc="2025-07-25T00:15:00Z">
        <w:del w:id="1981" w:author="Mosi Adesina Ifatunji [2]" w:date="2025-09-12T15:51:00Z" w16du:dateUtc="2025-09-12T20:51:00Z">
          <w:r w:rsidR="00ED13D3" w:rsidDel="00B64792">
            <w:delText xml:space="preserve"> </w:delText>
          </w:r>
        </w:del>
      </w:ins>
      <w:r w:rsidR="009F2111">
        <w:rPr>
          <w:noProof/>
        </w:rPr>
        <w:t>(Neumark 1988, Neumark 2012, Quillian et al. 2017, Quillian, Lee and Oliver 2020)</w:t>
      </w:r>
      <w:ins w:id="1982" w:author="Mosi Adesina Ifatunji" w:date="2025-07-24T13:47:00Z" w16du:dateUtc="2025-07-24T18:47:00Z">
        <w:r w:rsidR="00357112">
          <w:t>.</w:t>
        </w:r>
      </w:ins>
    </w:p>
    <w:p w14:paraId="7884C414" w14:textId="77777777" w:rsidR="00186E09" w:rsidRDefault="00186E09" w:rsidP="008A0E16">
      <w:pPr>
        <w:rPr>
          <w:ins w:id="1983" w:author="Mosi Adesina Ifatunji" w:date="2025-10-21T20:08:00Z" w16du:dateUtc="2025-10-22T01:08:00Z"/>
        </w:rPr>
      </w:pPr>
    </w:p>
    <w:p w14:paraId="01B0D657" w14:textId="77777777" w:rsidR="00186E09" w:rsidRDefault="00186E09" w:rsidP="00186E09">
      <w:pPr>
        <w:rPr>
          <w:ins w:id="1984" w:author="Mosi Adesina Ifatunji" w:date="2025-10-24T20:07:00Z" w16du:dateUtc="2025-10-25T01:07:00Z"/>
        </w:rPr>
      </w:pPr>
    </w:p>
    <w:p w14:paraId="69D03489" w14:textId="7C66A9BE" w:rsidR="00186E09" w:rsidRDefault="00A11FA6" w:rsidP="00186E09">
      <w:pPr>
        <w:rPr>
          <w:ins w:id="1985" w:author="Mosi Adesina Ifatunji" w:date="2025-10-21T20:08:00Z" w16du:dateUtc="2025-10-22T01:08:00Z"/>
        </w:rPr>
      </w:pPr>
      <w:ins w:id="1986" w:author="Mosi Adesina Ifatunji" w:date="2025-10-24T20:08:00Z" w16du:dateUtc="2025-10-25T01:08:00Z">
        <w:r>
          <w:t xml:space="preserve">Therefore, </w:t>
        </w:r>
      </w:ins>
      <w:ins w:id="1987" w:author="Mosi Adesina Ifatunji" w:date="2025-10-24T20:07:00Z" w16du:dateUtc="2025-10-25T01:07:00Z">
        <w:r w:rsidR="00A74661" w:rsidRPr="004624A1">
          <w:t xml:space="preserve">“…sociologists continue to stress that more research remains to be done on the social construction of race </w:t>
        </w:r>
        <w:r w:rsidR="00A74661" w:rsidRPr="004624A1">
          <w:rPr>
            <w:bCs/>
          </w:rPr>
          <w:t>in the workplace</w:t>
        </w:r>
        <w:r w:rsidR="00A74661" w:rsidRPr="004624A1">
          <w:t>”</w:t>
        </w:r>
        <w:r w:rsidR="00A74661" w:rsidRPr="005F5BB2">
          <w:t xml:space="preserve"> </w:t>
        </w:r>
        <w:r w:rsidR="00A74661" w:rsidRPr="005F5BB2">
          <w:fldChar w:fldCharType="begin">
            <w:fldData xml:space="preserve">PEVuZE5vdGU+PENpdGU+PEF1dGhvcj5Mb3BlejwvQXV0aG9yPjxZZWFyPjIwMTA8L1llYXI+PFJl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</w:fldData>
          </w:fldChar>
        </w:r>
        <w:r w:rsidR="00A74661" w:rsidRPr="005F5BB2">
          <w:instrText xml:space="preserve"> ADDIN EN.JS.CITE </w:instrText>
        </w:r>
        <w:r w:rsidR="00A74661" w:rsidRPr="005F5BB2">
          <w:fldChar w:fldCharType="separate"/>
        </w:r>
        <w:r w:rsidR="00A74661" w:rsidRPr="005F5BB2">
          <w:rPr>
            <w:noProof/>
          </w:rPr>
          <w:t>(emphasis added: Lopez 2010, Saperstein, Penner and Light 2013)</w:t>
        </w:r>
        <w:r w:rsidR="00A74661" w:rsidRPr="005F5BB2">
          <w:fldChar w:fldCharType="end"/>
        </w:r>
        <w:r w:rsidR="00A74661">
          <w:t>, b</w:t>
        </w:r>
      </w:ins>
      <w:ins w:id="1988" w:author="Mosi Adesina Ifatunji" w:date="2025-10-21T20:08:00Z" w16du:dateUtc="2025-10-22T01:08:00Z">
        <w:r w:rsidR="00186E09" w:rsidRPr="001C480F">
          <w:t>y linking organizations</w:t>
        </w:r>
      </w:ins>
      <w:ins w:id="1989" w:author="Mosi Adesina Ifatunji" w:date="2025-10-24T20:07:00Z" w16du:dateUtc="2025-10-25T01:07:00Z">
        <w:r w:rsidR="00A74661">
          <w:t xml:space="preserve">, </w:t>
        </w:r>
      </w:ins>
      <w:ins w:id="1990" w:author="Mosi Adesina Ifatunji" w:date="2025-10-21T20:08:00Z" w16du:dateUtc="2025-10-22T01:08:00Z">
        <w:r w:rsidR="00186E09" w:rsidRPr="001C480F">
          <w:t xml:space="preserve">schema </w:t>
        </w:r>
      </w:ins>
      <w:ins w:id="1991" w:author="Mosi Adesina Ifatunji" w:date="2025-10-24T20:08:00Z" w16du:dateUtc="2025-10-25T01:08:00Z">
        <w:r w:rsidR="00A74661">
          <w:t>and</w:t>
        </w:r>
      </w:ins>
      <w:ins w:id="1992" w:author="Mosi Adesina Ifatunji" w:date="2025-10-21T20:08:00Z" w16du:dateUtc="2025-10-22T01:08:00Z">
        <w:r w:rsidR="00186E09" w:rsidRPr="00700A4B">
          <w:t xml:space="preserve"> </w:t>
        </w:r>
      </w:ins>
      <w:ins w:id="1993" w:author="Mosi Adesina Ifatunji" w:date="2025-10-24T20:08:00Z" w16du:dateUtc="2025-10-25T01:08:00Z">
        <w:r w:rsidR="00A74661">
          <w:t xml:space="preserve">differences in symbolic and material outcomes </w:t>
        </w:r>
      </w:ins>
      <w:ins w:id="1994" w:author="Mosi Adesina Ifatunji" w:date="2025-10-21T20:08:00Z" w16du:dateUtc="2025-10-22T01:08:00Z">
        <w:r w:rsidR="00186E09" w:rsidRPr="00700A4B">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PC9DaXRlPjxDaXRlPjxBdXRob3I+UmF5PC9BdXRob3I+PFllYXI+MjAxOTwvWWVhcj48UmVjTnVt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</w:fldData>
          </w:fldChar>
        </w:r>
        <w:r w:rsidR="00186E09" w:rsidRPr="00700A4B">
          <w:instrText xml:space="preserve"> ADDIN EN.JS.CITE </w:instrText>
        </w:r>
        <w:r w:rsidR="00186E09" w:rsidRPr="00700A4B">
          <w:fldChar w:fldCharType="separate"/>
        </w:r>
        <w:r w:rsidR="00186E09" w:rsidRPr="00700A4B">
          <w:rPr>
            <w:noProof/>
          </w:rPr>
          <w:t>(Ray 2019)</w:t>
        </w:r>
        <w:r w:rsidR="00186E09" w:rsidRPr="00700A4B">
          <w:fldChar w:fldCharType="end"/>
        </w:r>
      </w:ins>
      <w:ins w:id="1995" w:author="Mosi Adesina Ifatunji" w:date="2025-10-24T20:08:00Z" w16du:dateUtc="2025-10-25T01:08:00Z">
        <w:r w:rsidR="00A74661">
          <w:t>.</w:t>
        </w:r>
      </w:ins>
    </w:p>
    <w:p w14:paraId="2EA0CC73" w14:textId="77777777" w:rsidR="00186E09" w:rsidRDefault="00186E09" w:rsidP="00186E09">
      <w:pPr>
        <w:rPr>
          <w:ins w:id="1996" w:author="Mosi Adesina Ifatunji" w:date="2025-10-21T20:08:00Z" w16du:dateUtc="2025-10-22T01:08:00Z"/>
        </w:rPr>
      </w:pPr>
    </w:p>
    <w:p w14:paraId="09C6DC66" w14:textId="77777777" w:rsidR="002558CB" w:rsidDel="00E909C0" w:rsidRDefault="002558CB">
      <w:pPr>
        <w:rPr>
          <w:ins w:id="1997" w:author="Mosi Adesina Ifatunji" w:date="2025-08-12T06:48:00Z" w16du:dateUtc="2025-08-12T11:48:00Z"/>
          <w:del w:id="1998" w:author="Mosi Adesina Ifatunji [2]" w:date="2025-08-26T19:00:00Z" w16du:dateUtc="2025-08-27T00:00:00Z"/>
        </w:rPr>
      </w:pPr>
    </w:p>
    <w:p w14:paraId="3DFE6036" w14:textId="36477AE4" w:rsidR="00FB0110" w:rsidDel="002732F6" w:rsidRDefault="005A146F">
      <w:pPr>
        <w:rPr>
          <w:ins w:id="1999" w:author="Mosi Adesina Ifatunji" w:date="2025-08-12T07:28:00Z" w16du:dateUtc="2025-08-12T12:28:00Z"/>
          <w:del w:id="2000" w:author="Mosi Adesina Ifatunji [2]" w:date="2025-08-26T18:24:00Z" w16du:dateUtc="2025-08-26T23:24:00Z"/>
        </w:rPr>
      </w:pPr>
      <w:ins w:id="2001" w:author="Mosi Adesina Ifatunji" w:date="2025-08-12T06:48:00Z" w16du:dateUtc="2025-08-12T11:48:00Z">
        <w:del w:id="2002" w:author="Mosi Adesina Ifatunji [2]" w:date="2025-08-26T18:23:00Z" w16du:dateUtc="2025-08-26T23:23:00Z">
          <w:r w:rsidDel="009E3CFD">
            <w:delText>As audit studies have come under greater scrutiny</w:delText>
          </w:r>
          <w:r w:rsidR="00A469CD" w:rsidDel="009E3CFD">
            <w:delText xml:space="preserve"> for their … </w:delText>
          </w:r>
        </w:del>
      </w:ins>
      <w:ins w:id="2003" w:author="Mosi Adesina Ifatunji" w:date="2025-08-12T07:29:00Z" w16du:dateUtc="2025-08-12T12:29:00Z">
        <w:del w:id="2004" w:author="Mosi Adesina Ifatunji [2]" w:date="2025-08-26T18:23:00Z" w16du:dateUtc="2025-08-26T23:23:00Z">
          <w:r w:rsidR="00FB0110" w:rsidDel="009E3CFD">
            <w:delText>t</w:delText>
          </w:r>
        </w:del>
      </w:ins>
      <w:ins w:id="2005" w:author="Mosi Adesina Ifatunji" w:date="2025-08-12T07:21:00Z" w16du:dateUtc="2025-08-12T12:21:00Z">
        <w:del w:id="2006" w:author="Mosi Adesina Ifatunji [2]" w:date="2025-08-26T18:23:00Z" w16du:dateUtc="2025-08-26T23:23:00Z">
          <w:r w:rsidR="00FB0110" w:rsidDel="009E3CFD">
            <w:delText xml:space="preserve">heorists </w:delText>
          </w:r>
        </w:del>
      </w:ins>
      <w:ins w:id="2007" w:author="Mosi Adesina Ifatunji" w:date="2025-07-24T16:33:00Z" w16du:dateUtc="2025-07-24T21:33:00Z">
        <w:del w:id="2008" w:author="Mosi Adesina Ifatunji [2]" w:date="2025-08-26T18:23:00Z" w16du:dateUtc="2025-08-26T23:23:00Z">
          <w:r w:rsidR="00B66CC9" w:rsidDel="009E3CFD">
            <w:delText xml:space="preserve">have </w:delText>
          </w:r>
        </w:del>
      </w:ins>
      <w:ins w:id="2009" w:author="Mosi Adesina Ifatunji" w:date="2025-07-24T16:38:00Z" w16du:dateUtc="2025-07-24T21:38:00Z">
        <w:del w:id="2010" w:author="Mosi Adesina Ifatunji [2]" w:date="2025-08-26T18:23:00Z" w16du:dateUtc="2025-08-26T23:23:00Z">
          <w:r w:rsidR="00B66CC9" w:rsidDel="009E3CFD">
            <w:delText xml:space="preserve">offered </w:delText>
          </w:r>
        </w:del>
      </w:ins>
      <w:ins w:id="2011" w:author="Mosi Adesina Ifatunji" w:date="2025-08-12T07:29:00Z" w16du:dateUtc="2025-08-12T12:29:00Z">
        <w:del w:id="2012" w:author="Mosi Adesina Ifatunji [2]" w:date="2025-08-26T18:23:00Z" w16du:dateUtc="2025-08-26T23:23:00Z">
          <w:r w:rsidR="00FB0110" w:rsidDel="009E3CFD">
            <w:delText xml:space="preserve">revised models of </w:delText>
          </w:r>
        </w:del>
      </w:ins>
      <w:ins w:id="2013" w:author="Mosi Adesina Ifatunji" w:date="2025-07-24T16:38:00Z" w16du:dateUtc="2025-07-24T21:38:00Z">
        <w:del w:id="2014" w:author="Mosi Adesina Ifatunji [2]" w:date="2025-08-26T18:23:00Z" w16du:dateUtc="2025-08-26T23:23:00Z">
          <w:r w:rsidR="00B66CC9" w:rsidRPr="00B66CC9" w:rsidDel="009E3CFD">
            <w:rPr>
              <w:b/>
              <w:bCs/>
              <w:rPrChange w:id="2015" w:author="Mosi Adesina Ifatunji" w:date="2025-07-24T16:38:00Z" w16du:dateUtc="2025-07-24T21:38:00Z">
                <w:rPr/>
              </w:rPrChange>
            </w:rPr>
            <w:delText>organizations</w:delText>
          </w:r>
          <w:r w:rsidR="00B66CC9" w:rsidDel="009E3CFD">
            <w:delText xml:space="preserve"> </w:delText>
          </w:r>
        </w:del>
      </w:ins>
      <w:ins w:id="2016" w:author="Mosi Adesina Ifatunji" w:date="2025-07-24T16:40:00Z" w16du:dateUtc="2025-07-24T21:40:00Z">
        <w:del w:id="2017" w:author="Mosi Adesina Ifatunji [2]" w:date="2025-08-26T18:23:00Z" w16du:dateUtc="2025-08-26T23:23:00Z">
          <w:r w:rsidR="00B66CC9" w:rsidDel="009E3CFD">
            <w:delText>as</w:delText>
          </w:r>
        </w:del>
      </w:ins>
      <w:del w:id="2018" w:author="Mosi Adesina Ifatunji [2]" w:date="2025-08-26T18:23:00Z" w16du:dateUtc="2025-08-26T23:23:00Z">
        <w:r w:rsidR="00B66CC9" w:rsidDel="009E3CFD">
          <w:fldChar w:fldCharType="begin">
            <w:fldData xml:space="preserve">PEVuZE5vdGU+PENpdGU+PEF1dGhvcj5SYXk8L0F1dGhvcj48WWVhcj4yMDE5PC9ZZWFyPjxSZWNO
dW0+Njk2MDwvUmVjTnVtPjxEaXNwbGF5VGV4dD4oUmF5IDIwMTkpPC9EaXNwbGF5VGV4dD48cmVj
b3JkPjxyZWMtZ3VpZD5mNzU3MDY3Zi1mZTBkLTQwYmMtOTcxZS1kN2JjM2Y2MzFkMGI8L3JlYy1n
dWlkPjxyZWMtbnVtYmVyPjY5NjA8L3JlYy1udW1iZXI+PGZvcmVpZ24ta2V5cz48a2V5IGFwcD0i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dW1iZXI+MTwvbnVtYmVyPjxkYXRlcz48eWVhcj4yMDE5PC95ZWFyPjwvZGF0ZXM+PGVsZWN0cm9u
aWMtcmVzb3VyY2UtbnVtPjEwLjExNzcvMDAwMzEyMjQxODgyMjMzNTwvZWxlY3Ryb25pYy1yZXNv
dXJjZS1udW0+PC9yZWNvcmQ+PC9DaXRlPjwvRW5kTm90ZT5=
</w:fldData>
          </w:fldChar>
        </w:r>
        <w:r w:rsidR="00B66CC9" w:rsidDel="009E3CFD">
          <w:delInstrText xml:space="preserve"> ADDIN EN.JS.CITE </w:delInstrText>
        </w:r>
        <w:r w:rsidR="00B66CC9" w:rsidDel="009E3CFD">
          <w:fldChar w:fldCharType="separate"/>
        </w:r>
        <w:r w:rsidR="00B66CC9" w:rsidDel="009E3CFD">
          <w:rPr>
            <w:noProof/>
          </w:rPr>
          <w:delText>(Ray 2019)</w:delText>
        </w:r>
        <w:r w:rsidR="00B66CC9" w:rsidDel="009E3CFD">
          <w:fldChar w:fldCharType="end"/>
        </w:r>
      </w:del>
      <w:ins w:id="2019" w:author="Mosi Adesina Ifatunji" w:date="2025-07-24T16:32:00Z" w16du:dateUtc="2025-07-24T21:32:00Z">
        <w:del w:id="2020" w:author="Mosi Adesina Ifatunji [2]" w:date="2025-08-26T18:23:00Z" w16du:dateUtc="2025-08-26T23:23:00Z">
          <w:r w:rsidR="00C14F3B" w:rsidRPr="00B92532" w:rsidDel="009E3CFD">
            <w:delText xml:space="preserve"> </w:delText>
          </w:r>
        </w:del>
      </w:ins>
      <w:ins w:id="2021" w:author="Mosi Adesina Ifatunji" w:date="2025-07-24T16:37:00Z" w16du:dateUtc="2025-07-24T21:37:00Z">
        <w:del w:id="2022" w:author="Mosi Adesina Ifatunji [2]" w:date="2025-08-26T18:23:00Z" w16du:dateUtc="2025-08-26T23:23:00Z">
          <w:r w:rsidR="00B66CC9" w:rsidRPr="00B92532" w:rsidDel="009E3CFD">
            <w:delText>“local racial formation</w:delText>
          </w:r>
          <w:r w:rsidR="00B66CC9" w:rsidDel="009E3CFD">
            <w:delText>s</w:delText>
          </w:r>
          <w:r w:rsidR="00B66CC9" w:rsidRPr="00B92532" w:rsidDel="009E3CFD">
            <w:delText xml:space="preserve">” </w:delText>
          </w:r>
          <w:r w:rsidR="00B66CC9" w:rsidRPr="00B92532" w:rsidDel="009E3CFD">
            <w:fldChar w:fldCharType="begin">
              <w:fldData xml:space="preserve">PEVuZE5vdGU+PENpdGU+PEF1dGhvcj5Cb25pbGxhLVNpbHZhPC9BdXRob3I+PFllYXI+MjAxNTwv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</w:fldData>
            </w:fldChar>
          </w:r>
          <w:r w:rsidR="00B66CC9" w:rsidRPr="00B92532" w:rsidDel="009E3CFD">
            <w:delInstrText xml:space="preserve"> ADDIN EN.JS.CITE </w:delInstrText>
          </w:r>
          <w:r w:rsidR="00B66CC9" w:rsidRPr="00B92532" w:rsidDel="009E3CFD">
            <w:fldChar w:fldCharType="separate"/>
          </w:r>
          <w:r w:rsidR="00B66CC9" w:rsidRPr="00B92532" w:rsidDel="009E3CFD">
            <w:rPr>
              <w:noProof/>
            </w:rPr>
            <w:delText>(Bonilla-Silva 2015: 82)</w:delText>
          </w:r>
          <w:r w:rsidR="00B66CC9" w:rsidRPr="00B92532" w:rsidDel="009E3CFD">
            <w:fldChar w:fldCharType="end"/>
          </w:r>
          <w:r w:rsidR="00B66CC9" w:rsidDel="009E3CFD">
            <w:delText xml:space="preserve"> or </w:delText>
          </w:r>
        </w:del>
      </w:ins>
      <w:ins w:id="2023" w:author="Mosi Adesina Ifatunji" w:date="2025-07-24T16:33:00Z" w16du:dateUtc="2025-07-24T21:33:00Z">
        <w:del w:id="2024" w:author="Mosi Adesina Ifatunji [2]" w:date="2025-08-26T18:23:00Z" w16du:dateUtc="2025-08-26T23:23:00Z">
          <w:r w:rsidR="00C14F3B" w:rsidDel="009E3CFD">
            <w:delText>“</w:delText>
          </w:r>
        </w:del>
      </w:ins>
      <w:ins w:id="2025" w:author="Mosi Adesina Ifatunji" w:date="2025-07-24T16:32:00Z" w16du:dateUtc="2025-07-24T21:32:00Z">
        <w:del w:id="2026" w:author="Mosi Adesina Ifatunji [2]" w:date="2025-08-26T18:23:00Z" w16du:dateUtc="2025-08-26T23:23:00Z">
          <w:r w:rsidR="00C14F3B" w:rsidRPr="00B92532" w:rsidDel="009E3CFD">
            <w:delText xml:space="preserve">meso-level racial structures” </w:delText>
          </w:r>
          <w:r w:rsidR="00C14F3B" w:rsidRPr="00B92532" w:rsidDel="009E3CFD">
            <w:fldChar w:fldCharType="begin">
              <w:fldData xml:space="preserve">PEVuZE5vdGU+PENpdGU+PEF1dGhvcj5SYXk8L0F1dGhvcj48WWVhcj4yMDE5PC9ZZWFyPjxSZWNO
dW0+Njk2MDwvUmVjTnVtPjxTdWZmaXg+OiA0NjwvU3VmZml4PjxEaXNwbGF5VGV4dD4oUmF5IDIw
MTk6IDQ2KTwvRGlzcGxheVRleHQ+PHJlY29yZD48cmVjLW51bWJlcj42OTYwPC9yZWMtbnVtYmVy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00C14F3B" w:rsidRPr="00B92532" w:rsidDel="009E3CFD">
            <w:delInstrText xml:space="preserve"> ADDIN EN.JS.CITE </w:delInstrText>
          </w:r>
          <w:r w:rsidR="00C14F3B" w:rsidRPr="00B92532" w:rsidDel="009E3CFD">
            <w:fldChar w:fldCharType="separate"/>
          </w:r>
          <w:r w:rsidR="00C14F3B" w:rsidRPr="00B92532" w:rsidDel="009E3CFD">
            <w:rPr>
              <w:noProof/>
            </w:rPr>
            <w:delText>(Ray 2019: 46)</w:delText>
          </w:r>
          <w:r w:rsidR="00C14F3B" w:rsidRPr="00B92532" w:rsidDel="009E3CFD">
            <w:fldChar w:fldCharType="end"/>
          </w:r>
        </w:del>
      </w:ins>
      <w:ins w:id="2027" w:author="Mosi Adesina Ifatunji" w:date="2025-07-24T16:41:00Z" w16du:dateUtc="2025-07-24T21:41:00Z">
        <w:del w:id="2028" w:author="Mosi Adesina Ifatunji [2]" w:date="2025-08-26T18:23:00Z" w16du:dateUtc="2025-08-26T23:23:00Z">
          <w:r w:rsidR="00B66CC9" w:rsidDel="009E3CFD">
            <w:delText xml:space="preserve"> </w:delText>
          </w:r>
        </w:del>
      </w:ins>
      <w:ins w:id="2029" w:author="Mosi Adesina Ifatunji" w:date="2025-07-24T17:45:00Z" w16du:dateUtc="2025-07-24T22:45:00Z">
        <w:del w:id="2030" w:author="Mosi Adesina Ifatunji [2]" w:date="2025-08-26T18:23:00Z" w16du:dateUtc="2025-08-26T23:23:00Z">
          <w:r w:rsidR="00F71340" w:rsidDel="009E3CFD">
            <w:delText>that</w:delText>
          </w:r>
        </w:del>
      </w:ins>
      <w:ins w:id="2031" w:author="Mosi Adesina Ifatunji" w:date="2025-07-24T17:27:00Z" w16du:dateUtc="2025-07-24T22:27:00Z">
        <w:del w:id="2032" w:author="Mosi Adesina Ifatunji [2]" w:date="2025-08-26T18:23:00Z" w16du:dateUtc="2025-08-26T23:23:00Z">
          <w:r w:rsidR="001D2095" w:rsidDel="009E3CFD">
            <w:delText xml:space="preserve"> </w:delText>
          </w:r>
        </w:del>
      </w:ins>
      <w:ins w:id="2033" w:author="Mosi Adesina Ifatunji" w:date="2025-08-12T07:22:00Z" w16du:dateUtc="2025-08-12T12:22:00Z">
        <w:del w:id="2034" w:author="Mosi Adesina Ifatunji [2]" w:date="2025-08-26T18:23:00Z" w16du:dateUtc="2025-08-26T23:23:00Z">
          <w:r w:rsidR="00FB0110" w:rsidDel="009E3CFD">
            <w:delText>circumscribe and privilege workers</w:delText>
          </w:r>
        </w:del>
      </w:ins>
      <w:ins w:id="2035" w:author="Mosi Adesina Ifatunji" w:date="2025-08-12T07:23:00Z" w16du:dateUtc="2025-08-12T12:23:00Z">
        <w:del w:id="2036" w:author="Mosi Adesina Ifatunji [2]" w:date="2025-08-26T18:23:00Z" w16du:dateUtc="2025-08-26T23:23:00Z">
          <w:r w:rsidR="00FB0110" w:rsidDel="009E3CFD">
            <w:delText xml:space="preserve"> </w:delText>
          </w:r>
        </w:del>
      </w:ins>
      <w:ins w:id="2037" w:author="Mosi Adesina Ifatunji" w:date="2025-08-12T07:26:00Z" w16du:dateUtc="2025-08-12T12:26:00Z">
        <w:del w:id="2038" w:author="Mosi Adesina Ifatunji [2]" w:date="2025-08-26T18:23:00Z" w16du:dateUtc="2025-08-26T23:23:00Z">
          <w:r w:rsidR="00FB0110" w:rsidDel="009E3CFD">
            <w:delText xml:space="preserve">vis-à-vis schema – or unwritten storylines </w:delText>
          </w:r>
        </w:del>
      </w:ins>
      <w:ins w:id="2039" w:author="Mosi Adesina Ifatunji" w:date="2025-08-12T07:27:00Z" w16du:dateUtc="2025-08-12T12:27:00Z">
        <w:del w:id="2040" w:author="Mosi Adesina Ifatunji [2]" w:date="2025-08-26T18:23:00Z" w16du:dateUtc="2025-08-26T23:23:00Z">
          <w:r w:rsidR="00FB0110" w:rsidDel="009E3CFD">
            <w:delText xml:space="preserve">that include iconic priors </w:delText>
          </w:r>
        </w:del>
      </w:ins>
      <w:ins w:id="2041" w:author="Mosi Adesina Ifatunji" w:date="2025-08-12T07:30:00Z" w16du:dateUtc="2025-08-12T12:30:00Z">
        <w:del w:id="2042" w:author="Mosi Adesina Ifatunji [2]" w:date="2025-08-26T18:23:00Z" w16du:dateUtc="2025-08-26T23:23:00Z">
          <w:r w:rsidR="00FB0110" w:rsidDel="009E3CFD">
            <w:delText>the</w:delText>
          </w:r>
        </w:del>
      </w:ins>
      <w:ins w:id="2043" w:author="Mosi Adesina Ifatunji" w:date="2025-08-12T07:27:00Z" w16du:dateUtc="2025-08-12T12:27:00Z">
        <w:del w:id="2044" w:author="Mosi Adesina Ifatunji [2]" w:date="2025-08-26T18:23:00Z" w16du:dateUtc="2025-08-26T23:23:00Z">
          <w:r w:rsidR="00FB0110" w:rsidDel="009E3CFD">
            <w:delText xml:space="preserve"> </w:delText>
          </w:r>
        </w:del>
      </w:ins>
      <w:ins w:id="2045" w:author="Mosi Adesina Ifatunji" w:date="2025-08-12T07:28:00Z" w16du:dateUtc="2025-08-12T12:28:00Z">
        <w:del w:id="2046" w:author="Mosi Adesina Ifatunji [2]" w:date="2025-08-26T18:23:00Z" w16du:dateUtc="2025-08-26T23:23:00Z">
          <w:r w:rsidR="00FB0110" w:rsidDel="009E3CFD">
            <w:delText>proclivities and capacities of people with different racial classifications.</w:delText>
          </w:r>
        </w:del>
      </w:ins>
    </w:p>
    <w:p w14:paraId="5BB04B3D" w14:textId="77777777" w:rsidR="00FB0110" w:rsidDel="00D4414C" w:rsidRDefault="00FB0110">
      <w:pPr>
        <w:rPr>
          <w:ins w:id="2047" w:author="Mosi Adesina Ifatunji" w:date="2025-08-12T07:28:00Z" w16du:dateUtc="2025-08-12T12:28:00Z"/>
          <w:del w:id="2048" w:author="Mosi Adesina Ifatunji [2]" w:date="2025-08-26T19:00:00Z" w16du:dateUtc="2025-08-27T00:00:00Z"/>
        </w:rPr>
      </w:pPr>
    </w:p>
    <w:p w14:paraId="5114A8D3" w14:textId="3B7DE1CB" w:rsidR="00FB0110" w:rsidRDefault="00FB0110" w:rsidP="008A0E16">
      <w:pPr>
        <w:rPr>
          <w:ins w:id="2049" w:author="Mosi Adesina Ifatunji" w:date="2025-08-12T07:22:00Z" w16du:dateUtc="2025-08-12T12:22:00Z"/>
        </w:rPr>
      </w:pPr>
      <w:ins w:id="2050" w:author="Mosi Adesina Ifatunji" w:date="2025-08-12T07:28:00Z" w16du:dateUtc="2025-08-12T12:28:00Z">
        <w:del w:id="2051" w:author="Mosi Adesina Ifatunji [2]" w:date="2025-08-26T19:00:00Z" w16du:dateUtc="2025-08-27T00:00:00Z">
          <w:r w:rsidDel="00D4414C">
            <w:delText xml:space="preserve">However, while </w:delText>
          </w:r>
        </w:del>
      </w:ins>
      <w:ins w:id="2052" w:author="Mosi Adesina Ifatunji" w:date="2025-08-12T07:30:00Z" w16du:dateUtc="2025-08-12T12:30:00Z">
        <w:del w:id="2053" w:author="Mosi Adesina Ifatunji [2]" w:date="2025-08-26T19:00:00Z" w16du:dateUtc="2025-08-27T00:00:00Z">
          <w:r w:rsidR="00F57BC8" w:rsidDel="00D4414C">
            <w:delText xml:space="preserve">these studies show that </w:delText>
          </w:r>
        </w:del>
      </w:ins>
      <w:ins w:id="2054" w:author="Mosi Adesina Ifatunji" w:date="2025-08-12T07:31:00Z" w16du:dateUtc="2025-08-12T12:31:00Z">
        <w:del w:id="2055" w:author="Mosi Adesina Ifatunji [2]" w:date="2025-08-26T19:00:00Z" w16du:dateUtc="2025-08-27T00:00:00Z">
          <w:r w:rsidR="00F57BC8" w:rsidDel="00D4414C">
            <w:delText xml:space="preserve">racial- or ethnoracial schema shape </w:delText>
          </w:r>
        </w:del>
      </w:ins>
      <w:ins w:id="2056" w:author="Mosi Adesina Ifatunji" w:date="2025-08-12T07:33:00Z" w16du:dateUtc="2025-08-12T12:33:00Z">
        <w:del w:id="2057" w:author="Mosi Adesina Ifatunji [2]" w:date="2025-08-26T19:00:00Z" w16du:dateUtc="2025-08-27T00:00:00Z">
          <w:r w:rsidR="00F57BC8" w:rsidDel="00D4414C">
            <w:delText xml:space="preserve">the </w:delText>
          </w:r>
        </w:del>
      </w:ins>
      <w:ins w:id="2058" w:author="Mosi Adesina Ifatunji" w:date="2025-08-12T07:31:00Z" w16du:dateUtc="2025-08-12T12:31:00Z">
        <w:del w:id="2059" w:author="Mosi Adesina Ifatunji [2]" w:date="2025-08-26T19:00:00Z" w16du:dateUtc="2025-08-27T00:00:00Z">
          <w:r w:rsidR="00F57BC8" w:rsidDel="00D4414C">
            <w:delText xml:space="preserve">behaviors and opportunities </w:delText>
          </w:r>
        </w:del>
      </w:ins>
      <w:ins w:id="2060" w:author="Mosi Adesina Ifatunji" w:date="2025-08-12T07:33:00Z" w16du:dateUtc="2025-08-12T12:33:00Z">
        <w:del w:id="2061" w:author="Mosi Adesina Ifatunji [2]" w:date="2025-08-26T19:00:00Z" w16du:dateUtc="2025-08-27T00:00:00Z">
          <w:r w:rsidR="00F57BC8" w:rsidDel="00D4414C">
            <w:delText xml:space="preserve">of workers </w:delText>
          </w:r>
        </w:del>
      </w:ins>
      <w:ins w:id="2062" w:author="Mosi Adesina Ifatunji" w:date="2025-08-12T07:31:00Z" w16du:dateUtc="2025-08-12T12:31:00Z">
        <w:del w:id="2063" w:author="Mosi Adesina Ifatunji [2]" w:date="2025-08-26T19:00:00Z" w16du:dateUtc="2025-08-27T00:00:00Z">
          <w:r w:rsidR="00F57BC8" w:rsidDel="00D4414C">
            <w:delText>in firms</w:delText>
          </w:r>
        </w:del>
      </w:ins>
      <w:ins w:id="2064" w:author="Mosi Adesina Ifatunji" w:date="2025-08-12T07:38:00Z" w16du:dateUtc="2025-08-12T12:38:00Z">
        <w:del w:id="2065" w:author="Mosi Adesina Ifatunji [2]" w:date="2025-08-26T19:00:00Z" w16du:dateUtc="2025-08-27T00:00:00Z">
          <w:r w:rsidR="00F57BC8" w:rsidDel="00D4414C">
            <w:delText xml:space="preserve"> (e.g., emotional states and sorting of workers [name key concepts)</w:delText>
          </w:r>
        </w:del>
      </w:ins>
      <w:ins w:id="2066" w:author="Mosi Adesina Ifatunji" w:date="2025-08-12T07:31:00Z" w16du:dateUtc="2025-08-12T12:31:00Z">
        <w:del w:id="2067" w:author="Mosi Adesina Ifatunji [2]" w:date="2025-08-26T19:00:00Z" w16du:dateUtc="2025-08-27T00:00:00Z">
          <w:r w:rsidR="00F57BC8" w:rsidDel="00D4414C">
            <w:delText xml:space="preserve">, </w:delText>
          </w:r>
        </w:del>
      </w:ins>
      <w:ins w:id="2068" w:author="Mosi Adesina Ifatunji" w:date="2025-08-12T07:34:00Z" w16du:dateUtc="2025-08-12T12:34:00Z">
        <w:del w:id="2069" w:author="Mosi Adesina Ifatunji [2]" w:date="2025-08-26T19:00:00Z" w16du:dateUtc="2025-08-27T00:00:00Z">
          <w:r w:rsidR="00F57BC8" w:rsidDel="00D4414C">
            <w:delText xml:space="preserve">they have </w:delText>
          </w:r>
        </w:del>
      </w:ins>
      <w:ins w:id="2070" w:author="Mosi Adesina Ifatunji" w:date="2025-08-12T07:38:00Z" w16du:dateUtc="2025-08-12T12:38:00Z">
        <w:del w:id="2071" w:author="Mosi Adesina Ifatunji [2]" w:date="2025-08-26T19:00:00Z" w16du:dateUtc="2025-08-27T00:00:00Z">
          <w:r w:rsidR="00F57BC8" w:rsidDel="00D4414C">
            <w:delText xml:space="preserve">been </w:delText>
          </w:r>
        </w:del>
      </w:ins>
      <w:ins w:id="2072" w:author="Mosi Adesina Ifatunji" w:date="2025-08-12T07:35:00Z" w16du:dateUtc="2025-08-12T12:35:00Z">
        <w:del w:id="2073" w:author="Mosi Adesina Ifatunji [2]" w:date="2025-08-26T19:00:00Z" w16du:dateUtc="2025-08-27T00:00:00Z">
          <w:r w:rsidR="00F57BC8" w:rsidDel="00D4414C">
            <w:delText xml:space="preserve">limited in their ability to </w:delText>
          </w:r>
        </w:del>
      </w:ins>
      <w:ins w:id="2074" w:author="Mosi Adesina Ifatunji" w:date="2025-08-12T07:36:00Z" w16du:dateUtc="2025-08-12T12:36:00Z">
        <w:del w:id="2075" w:author="Mosi Adesina Ifatunji [2]" w:date="2025-08-26T19:00:00Z" w16du:dateUtc="2025-08-27T00:00:00Z">
          <w:r w:rsidR="00F57BC8" w:rsidDel="00D4414C">
            <w:delText>infer</w:delText>
          </w:r>
        </w:del>
      </w:ins>
      <w:ins w:id="2076" w:author="Mosi Adesina Ifatunji" w:date="2025-08-12T07:35:00Z" w16du:dateUtc="2025-08-12T12:35:00Z">
        <w:del w:id="2077" w:author="Mosi Adesina Ifatunji [2]" w:date="2025-08-26T19:00:00Z" w16du:dateUtc="2025-08-27T00:00:00Z">
          <w:r w:rsidR="00F57BC8" w:rsidDel="00D4414C">
            <w:delText xml:space="preserve"> </w:delText>
          </w:r>
        </w:del>
      </w:ins>
      <w:ins w:id="2078" w:author="Mosi Adesina Ifatunji" w:date="2025-08-12T07:36:00Z" w16du:dateUtc="2025-08-12T12:36:00Z">
        <w:del w:id="2079" w:author="Mosi Adesina Ifatunji [2]" w:date="2025-08-26T19:00:00Z" w16du:dateUtc="2025-08-27T00:00:00Z">
          <w:r w:rsidR="00F57BC8" w:rsidDel="00D4414C">
            <w:delText>the degree to which</w:delText>
          </w:r>
        </w:del>
      </w:ins>
      <w:ins w:id="2080" w:author="Mosi Adesina Ifatunji" w:date="2025-08-12T07:35:00Z" w16du:dateUtc="2025-08-12T12:35:00Z">
        <w:del w:id="2081" w:author="Mosi Adesina Ifatunji [2]" w:date="2025-08-26T19:00:00Z" w16du:dateUtc="2025-08-27T00:00:00Z">
          <w:r w:rsidR="00F57BC8" w:rsidDel="00D4414C">
            <w:delText xml:space="preserve"> </w:delText>
          </w:r>
        </w:del>
      </w:ins>
      <w:ins w:id="2082" w:author="Mosi Adesina Ifatunji" w:date="2025-08-12T07:36:00Z" w16du:dateUtc="2025-08-12T12:36:00Z">
        <w:del w:id="2083" w:author="Mosi Adesina Ifatunji [2]" w:date="2025-08-26T19:00:00Z" w16du:dateUtc="2025-08-27T00:00:00Z">
          <w:r w:rsidR="00F57BC8" w:rsidDel="00D4414C">
            <w:delText xml:space="preserve">between firm </w:delText>
          </w:r>
        </w:del>
      </w:ins>
      <w:ins w:id="2084" w:author="Mosi Adesina Ifatunji" w:date="2025-08-12T07:35:00Z" w16du:dateUtc="2025-08-12T12:35:00Z">
        <w:del w:id="2085" w:author="Mosi Adesina Ifatunji [2]" w:date="2025-08-26T19:00:00Z" w16du:dateUtc="2025-08-27T00:00:00Z">
          <w:r w:rsidR="00F57BC8" w:rsidDel="00D4414C">
            <w:delText>differences in these</w:delText>
          </w:r>
        </w:del>
      </w:ins>
      <w:ins w:id="2086" w:author="Mosi Adesina Ifatunji" w:date="2025-08-12T07:36:00Z" w16du:dateUtc="2025-08-12T12:36:00Z">
        <w:del w:id="2087" w:author="Mosi Adesina Ifatunji [2]" w:date="2025-08-26T19:00:00Z" w16du:dateUtc="2025-08-27T00:00:00Z">
          <w:r w:rsidR="00F57BC8" w:rsidDel="00D4414C">
            <w:delText xml:space="preserve"> </w:delText>
          </w:r>
        </w:del>
      </w:ins>
      <w:ins w:id="2088" w:author="Mosi Adesina Ifatunji" w:date="2025-08-12T07:35:00Z" w16du:dateUtc="2025-08-12T12:35:00Z">
        <w:del w:id="2089" w:author="Mosi Adesina Ifatunji [2]" w:date="2025-08-26T19:00:00Z" w16du:dateUtc="2025-08-27T00:00:00Z">
          <w:r w:rsidR="00F57BC8" w:rsidDel="00D4414C">
            <w:delText xml:space="preserve">schema </w:delText>
          </w:r>
        </w:del>
      </w:ins>
      <w:ins w:id="2090" w:author="Mosi Adesina Ifatunji" w:date="2025-08-12T07:37:00Z" w16du:dateUtc="2025-08-12T12:37:00Z">
        <w:del w:id="2091" w:author="Mosi Adesina Ifatunji [2]" w:date="2025-08-26T19:00:00Z" w16du:dateUtc="2025-08-27T00:00:00Z">
          <w:r w:rsidR="00F57BC8" w:rsidDel="00D4414C">
            <w:delText>contribute to earnings differences between Whites and Blacks</w:delText>
          </w:r>
        </w:del>
      </w:ins>
      <w:ins w:id="2092" w:author="Mosi Adesina Ifatunji" w:date="2025-08-12T07:32:00Z" w16du:dateUtc="2025-08-12T12:32:00Z">
        <w:del w:id="2093" w:author="Mosi Adesina Ifatunji [2]" w:date="2025-08-26T19:00:00Z" w16du:dateUtc="2025-08-27T00:00:00Z">
          <w:r w:rsidR="00F57BC8" w:rsidDel="00D4414C">
            <w:delText xml:space="preserve"> </w:delText>
          </w:r>
        </w:del>
      </w:ins>
      <w:ins w:id="2094" w:author="Mosi Adesina Ifatunji" w:date="2025-08-12T07:37:00Z" w16du:dateUtc="2025-08-12T12:37:00Z">
        <w:del w:id="2095" w:author="Mosi Adesina Ifatunji [2]" w:date="2025-08-26T19:00:00Z" w16du:dateUtc="2025-08-27T00:00:00Z">
          <w:r w:rsidR="00F57BC8" w:rsidDel="00D4414C">
            <w:delText>in the U.S. labor market.</w:delText>
          </w:r>
        </w:del>
      </w:ins>
    </w:p>
    <w:p w14:paraId="26DA0A06" w14:textId="77777777" w:rsidR="00FB0110" w:rsidDel="00E909C0" w:rsidRDefault="00FB0110">
      <w:pPr>
        <w:rPr>
          <w:ins w:id="2096" w:author="Mosi Adesina Ifatunji" w:date="2025-08-12T07:22:00Z" w16du:dateUtc="2025-08-12T12:22:00Z"/>
          <w:del w:id="2097" w:author="Mosi Adesina Ifatunji [2]" w:date="2025-08-26T19:00:00Z" w16du:dateUtc="2025-08-27T00:00:00Z"/>
        </w:rPr>
      </w:pPr>
    </w:p>
    <w:p w14:paraId="19D81DC0" w14:textId="4E8FBB08" w:rsidR="00592341" w:rsidRDefault="00870F8A" w:rsidP="007B100A">
      <w:pPr>
        <w:rPr>
          <w:ins w:id="2098" w:author="Mosi Adesina Ifatunji" w:date="2025-07-25T12:46:00Z" w16du:dateUtc="2025-07-25T17:46:00Z"/>
        </w:rPr>
      </w:pPr>
      <w:del w:id="2099" w:author="Mosi Adesina Ifatunji" w:date="2025-07-24T17:28:00Z" w16du:dateUtc="2025-07-24T22:28:00Z">
        <w:r w:rsidDel="00C9695F">
          <w:fldChar w:fldCharType="begin">
            <w:fldData xml:space="preserve">PEVuZE5vdGU+PENpdGU+PEF1dGhvcj5XZWxscy1CYXJuZXR0PC9BdXRob3I+PFllYXI+MTg5MiBb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</w:fldData>
          </w:fldChar>
        </w:r>
        <w:r w:rsidDel="00C9695F">
          <w:delInstrText xml:space="preserve"> ADDIN EN.JS.CITE </w:delInstrText>
        </w:r>
        <w:r w:rsidDel="00C9695F">
          <w:fldChar w:fldCharType="separate"/>
        </w:r>
        <w:r w:rsidR="00824468" w:rsidDel="00C9695F">
          <w:rPr>
            <w:noProof/>
          </w:rPr>
          <w:delText>(Wells-Barnett 1892 [2014]: 65)</w:delText>
        </w:r>
        <w:r w:rsidDel="00C9695F">
          <w:fldChar w:fldCharType="end"/>
        </w:r>
      </w:del>
      <w:del w:id="2100" w:author="Mosi Adesina Ifatunji" w:date="2025-08-12T07:39:00Z" w16du:dateUtc="2025-08-12T12:39:00Z">
        <w:r w:rsidR="005355C7" w:rsidDel="00F57BC8">
          <w:fldChar w:fldCharType="begin">
            <w:fldData xml:space="preserve">PEVuZE5vdGU+PENpdGU+PEF1dGhvcj5Cb25pbGxhLVNpbHZhPC9BdXRob3I+PFllYXI+MjAwMyBb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==
</w:fldData>
          </w:fldChar>
        </w:r>
        <w:r w:rsidR="005355C7" w:rsidDel="00F57BC8">
          <w:delInstrText xml:space="preserve"> ADDIN EN.JS.CITE </w:delInstrText>
        </w:r>
        <w:r w:rsidR="005355C7" w:rsidDel="00F57BC8">
          <w:fldChar w:fldCharType="separate"/>
        </w:r>
        <w:r w:rsidR="00824468" w:rsidDel="00F57BC8">
          <w:rPr>
            <w:noProof/>
          </w:rPr>
          <w:delText>(Bonilla-Silva 2003 [2018]: 100)</w:delText>
        </w:r>
        <w:r w:rsidR="005355C7" w:rsidDel="00F57BC8">
          <w:fldChar w:fldCharType="end"/>
        </w:r>
      </w:del>
      <w:del w:id="2101" w:author="Mosi Adesina Ifatunji" w:date="2025-07-24T17:54:00Z" w16du:dateUtc="2025-07-24T22:54:00Z">
        <w:r w:rsidR="006F6B91" w:rsidDel="006F6B91">
          <w:fldChar w:fldCharType="begin">
            <w:fldData xml:space="preserve">PEVuZE5vdGU+PENpdGU+PEF1dGhvcj5SYXk8L0F1dGhvcj48WWVhcj4yMDE5PC9ZZWFyPjxSZWNO
dW0+Njk2MDwvUmVjTnVtPjxTdWZmaXg+OiAyNjwvU3VmZml4PjxEaXNwbGF5VGV4dD4oUmF5IDIw
MTk6IDI2KTwvRGlzcGxheVRleHQ+PHJlY29yZD48cmVjLW51bWJlcj42OTYwPC9yZWMtbnVtYmVy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006F6B91" w:rsidDel="006F6B91">
          <w:delInstrText xml:space="preserve"> ADDIN EN.JS.CITE </w:delInstrText>
        </w:r>
        <w:r w:rsidR="006F6B91" w:rsidDel="006F6B91">
          <w:fldChar w:fldCharType="separate"/>
        </w:r>
        <w:r w:rsidR="006F6B91" w:rsidDel="006F6B91">
          <w:rPr>
            <w:noProof/>
          </w:rPr>
          <w:delText>(Ray 2019: 26)</w:delText>
        </w:r>
        <w:r w:rsidR="006F6B91" w:rsidDel="006F6B91">
          <w:fldChar w:fldCharType="end"/>
        </w:r>
      </w:del>
      <w:del w:id="2102" w:author="Mosi Adesina Ifatunji" w:date="2025-08-12T07:39:00Z" w16du:dateUtc="2025-08-12T12:39:00Z">
        <w:r w:rsidR="00937982" w:rsidDel="00F57BC8">
          <w:rPr>
            <w:color w:val="131313"/>
          </w:rPr>
          <w:fldChar w:fldCharType="begin">
            <w:fldData xml:space="preserve">PEVuZE5vdGU+PENpdGU+PEF1dGhvcj5SYXk8L0F1dGhvcj48WWVhcj4yMDE5PC9ZZWFyPjxSZWNO
dW0+Njk2MDwvUmVjTnVtPjxTdWZmaXg+OiAyNjwvU3VmZml4PjxEaXNwbGF5VGV4dD4oUmF5IDIw
MTk6IDI2KTwvRGlzcGxheVRleHQ+PHJlY29yZD48cmVjLW51bWJlcj42OTYwPC9yZWMtbnVtYmVy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00937982" w:rsidDel="00F57BC8">
          <w:rPr>
            <w:color w:val="131313"/>
          </w:rPr>
          <w:delInstrText xml:space="preserve"> ADDIN EN.JS.CITE </w:delInstrText>
        </w:r>
        <w:r w:rsidR="00937982" w:rsidDel="00F57BC8">
          <w:rPr>
            <w:color w:val="131313"/>
          </w:rPr>
        </w:r>
        <w:r w:rsidR="00937982" w:rsidDel="00F57BC8">
          <w:rPr>
            <w:color w:val="131313"/>
          </w:rPr>
          <w:fldChar w:fldCharType="separate"/>
        </w:r>
        <w:r w:rsidR="00937982" w:rsidDel="00F57BC8">
          <w:rPr>
            <w:noProof/>
            <w:color w:val="131313"/>
          </w:rPr>
          <w:delText>(Ray 2019: 26)</w:delText>
        </w:r>
        <w:r w:rsidR="00937982" w:rsidDel="00F57BC8">
          <w:rPr>
            <w:color w:val="131313"/>
          </w:rPr>
          <w:fldChar w:fldCharType="end"/>
        </w:r>
      </w:del>
    </w:p>
    <w:p w14:paraId="05428296" w14:textId="77777777" w:rsidR="00937982" w:rsidDel="009D3790" w:rsidRDefault="00937982">
      <w:pPr>
        <w:rPr>
          <w:ins w:id="2103" w:author="Mosi Adesina Ifatunji" w:date="2025-07-24T17:58:00Z" w16du:dateUtc="2025-07-24T22:58:00Z"/>
          <w:del w:id="2104" w:author="Mosi Adesina Ifatunji [2]" w:date="2025-09-12T15:52:00Z" w16du:dateUtc="2025-09-12T20:52:00Z"/>
        </w:rPr>
      </w:pPr>
    </w:p>
    <w:p w14:paraId="1B534E48" w14:textId="77777777" w:rsidR="00D80365" w:rsidDel="009D3790" w:rsidRDefault="00D80365">
      <w:pPr>
        <w:rPr>
          <w:ins w:id="2105" w:author="Mosi Adesina Ifatunji" w:date="2025-07-24T19:10:00Z" w16du:dateUtc="2025-07-25T00:10:00Z"/>
          <w:del w:id="2106" w:author="Mosi Adesina Ifatunji [2]" w:date="2025-09-12T15:52:00Z" w16du:dateUtc="2025-09-12T20:52:00Z"/>
        </w:rPr>
      </w:pPr>
    </w:p>
    <w:p w14:paraId="2FD4E675" w14:textId="77777777" w:rsidR="0035371E" w:rsidRDefault="0035371E" w:rsidP="007B100A">
      <w:pPr>
        <w:rPr>
          <w:ins w:id="2107" w:author="Mosi Adesina Ifatunji" w:date="2025-07-24T18:50:00Z" w16du:dateUtc="2025-07-24T23:50:00Z"/>
        </w:rPr>
      </w:pPr>
    </w:p>
    <w:p w14:paraId="40DDA345" w14:textId="77777777" w:rsidR="004230D8" w:rsidRDefault="004230D8" w:rsidP="007B100A">
      <w:pPr>
        <w:rPr>
          <w:ins w:id="2108" w:author="Mosi Adesina Ifatunji" w:date="2025-07-24T19:23:00Z" w16du:dateUtc="2025-07-25T00:23:00Z"/>
        </w:rPr>
      </w:pPr>
      <w:ins w:id="2109" w:author="Mosi Adesina Ifatunji" w:date="2025-07-24T19:23:00Z" w16du:dateUtc="2025-07-25T00:23:00Z">
        <w:del w:id="2110" w:author="Mosi Adesina Ifatunji [2]" w:date="2025-09-12T15:52:00Z" w16du:dateUtc="2025-09-12T20:52:00Z">
          <w:r w:rsidDel="009D3790">
            <w:br w:type="page"/>
          </w:r>
        </w:del>
      </w:ins>
    </w:p>
    <w:p w14:paraId="3134F265" w14:textId="77777777" w:rsidR="0063161A" w:rsidRDefault="0063161A" w:rsidP="007B100A">
      <w:pPr>
        <w:rPr>
          <w:ins w:id="2111" w:author="Mosi Adesina Ifatunji" w:date="2025-10-21T13:34:00Z" w16du:dateUtc="2025-10-21T18:34:00Z"/>
          <w:b/>
          <w:color w:val="070707"/>
          <w:szCs w:val="28"/>
          <w:highlight w:val="lightGray"/>
        </w:rPr>
      </w:pPr>
      <w:ins w:id="2112" w:author="Mosi Adesina Ifatunji" w:date="2025-10-21T13:34:00Z" w16du:dateUtc="2025-10-21T18:34:00Z">
        <w:r>
          <w:rPr>
            <w:highlight w:val="lightGray"/>
          </w:rPr>
          <w:br w:type="page"/>
        </w:r>
      </w:ins>
    </w:p>
    <w:p w14:paraId="039292FA" w14:textId="0B21F808" w:rsidR="00F00594" w:rsidRPr="004624A1" w:rsidRDefault="00F00594" w:rsidP="007B100A">
      <w:pPr>
        <w:pStyle w:val="Heading3"/>
        <w:rPr>
          <w:ins w:id="2113" w:author="Mosi Adesina Ifatunji" w:date="2025-07-24T19:25:00Z" w16du:dateUtc="2025-07-25T00:25:00Z"/>
          <w:highlight w:val="lightGray"/>
        </w:rPr>
      </w:pPr>
      <w:ins w:id="2114" w:author="Mosi Adesina Ifatunji" w:date="2025-07-24T19:25:00Z" w16du:dateUtc="2025-07-25T00:25:00Z">
        <w:r w:rsidRPr="004624A1">
          <w:rPr>
            <w:highlight w:val="lightGray"/>
          </w:rPr>
          <w:lastRenderedPageBreak/>
          <w:t>[State</w:t>
        </w:r>
        <w:r w:rsidRPr="00B92532">
          <w:rPr>
            <w:highlight w:val="lightGray"/>
          </w:rPr>
          <w:t>-</w:t>
        </w:r>
        <w:r w:rsidRPr="004624A1">
          <w:rPr>
            <w:highlight w:val="lightGray"/>
          </w:rPr>
          <w:t>of</w:t>
        </w:r>
        <w:r w:rsidRPr="00B92532">
          <w:rPr>
            <w:highlight w:val="lightGray"/>
          </w:rPr>
          <w:t>-</w:t>
        </w:r>
        <w:r w:rsidRPr="004624A1">
          <w:rPr>
            <w:highlight w:val="lightGray"/>
          </w:rPr>
          <w:t>the</w:t>
        </w:r>
        <w:r w:rsidRPr="00B92532">
          <w:rPr>
            <w:highlight w:val="lightGray"/>
          </w:rPr>
          <w:t>-</w:t>
        </w:r>
        <w:r w:rsidRPr="004624A1">
          <w:rPr>
            <w:highlight w:val="lightGray"/>
          </w:rPr>
          <w:t>Art]</w:t>
        </w:r>
      </w:ins>
    </w:p>
    <w:p w14:paraId="0A806A9B" w14:textId="77777777" w:rsidR="008D4326" w:rsidRDefault="008D4326" w:rsidP="007B100A">
      <w:pPr>
        <w:rPr>
          <w:ins w:id="2115" w:author="Mosi Adesina Ifatunji" w:date="2025-07-24T19:48:00Z" w16du:dateUtc="2025-07-25T00:48:00Z"/>
        </w:rPr>
      </w:pPr>
    </w:p>
    <w:p w14:paraId="5D6B274C" w14:textId="6F4813CF" w:rsidR="003B2C4A" w:rsidRDefault="003B2C4A">
      <w:pPr>
        <w:pStyle w:val="Heading4"/>
        <w:rPr>
          <w:ins w:id="2116" w:author="Mosi Adesina Ifatunji" w:date="2025-07-24T19:48:00Z" w16du:dateUtc="2025-07-25T00:48:00Z"/>
        </w:rPr>
        <w:pPrChange w:id="2117" w:author="Mosi Adesina Ifatunji" w:date="2025-10-21T19:50:00Z" w16du:dateUtc="2025-10-22T00:50:00Z">
          <w:pPr/>
        </w:pPrChange>
      </w:pPr>
      <w:ins w:id="2118" w:author="Mosi Adesina Ifatunji" w:date="2025-07-24T19:48:00Z" w16du:dateUtc="2025-07-25T00:48:00Z">
        <w:r>
          <w:t>[</w:t>
        </w:r>
      </w:ins>
      <w:ins w:id="2119" w:author="Mosi Adesina Ifatunji" w:date="2025-08-12T13:12:00Z" w16du:dateUtc="2025-08-12T18:12:00Z">
        <w:r w:rsidR="00C92A98">
          <w:t>Firms</w:t>
        </w:r>
      </w:ins>
      <w:ins w:id="2120" w:author="Mosi Adesina Ifatunji" w:date="2025-08-12T10:47:00Z" w16du:dateUtc="2025-08-12T15:47:00Z">
        <w:r w:rsidR="00EC435F">
          <w:t xml:space="preserve"> and </w:t>
        </w:r>
      </w:ins>
      <w:ins w:id="2121" w:author="Mosi Adesina Ifatunji" w:date="2025-08-12T10:46:00Z" w16du:dateUtc="2025-08-12T15:46:00Z">
        <w:r w:rsidR="00EC435F">
          <w:t>Schema</w:t>
        </w:r>
      </w:ins>
      <w:ins w:id="2122" w:author="Mosi Adesina Ifatunji" w:date="2025-07-24T19:48:00Z" w16du:dateUtc="2025-07-25T00:48:00Z">
        <w:r>
          <w:t>]</w:t>
        </w:r>
      </w:ins>
    </w:p>
    <w:p w14:paraId="30B4FF70" w14:textId="77777777" w:rsidR="002732F6" w:rsidRPr="00333243" w:rsidRDefault="002732F6" w:rsidP="007B100A">
      <w:pPr>
        <w:rPr>
          <w:ins w:id="2123" w:author="Mosi Adesina Ifatunji [2]" w:date="2025-09-26T18:33:00Z" w16du:dateUtc="2025-09-26T23:33:00Z"/>
        </w:rPr>
      </w:pPr>
    </w:p>
    <w:p w14:paraId="108DCB20" w14:textId="60C8F305" w:rsidR="00D06E37" w:rsidRPr="00333243" w:rsidRDefault="00351E0A" w:rsidP="005D6882">
      <w:pPr>
        <w:pStyle w:val="NoSpacing"/>
        <w:rPr>
          <w:ins w:id="2124" w:author="Mosi Adesina Ifatunji [2]" w:date="2025-09-26T18:39:00Z" w16du:dateUtc="2025-09-26T23:39:00Z"/>
        </w:rPr>
        <w:pPrChange w:id="2125" w:author="Mosi Adesina Ifatunji" w:date="2025-10-27T17:05:00Z" w16du:dateUtc="2025-10-27T22:05:00Z">
          <w:pPr/>
        </w:pPrChange>
      </w:pPr>
      <w:ins w:id="2126" w:author="Mosi Adesina Ifatunji" w:date="2025-10-20T16:33:00Z" w16du:dateUtc="2025-10-20T21:33:00Z">
        <w:r>
          <w:rPr>
            <w:noProof/>
          </w:rPr>
          <mc:AlternateContent>
            <mc:Choice Requires="wpi">
              <w:drawing>
                <wp:anchor distT="0" distB="0" distL="114300" distR="114300" simplePos="0" relativeHeight="251662337" behindDoc="0" locked="0" layoutInCell="1" allowOverlap="1" wp14:anchorId="6A64E9EE" wp14:editId="398F1DFC">
                  <wp:simplePos x="0" y="0"/>
                  <wp:positionH relativeFrom="column">
                    <wp:posOffset>815975</wp:posOffset>
                  </wp:positionH>
                  <wp:positionV relativeFrom="paragraph">
                    <wp:posOffset>562610</wp:posOffset>
                  </wp:positionV>
                  <wp:extent cx="109155" cy="289215"/>
                  <wp:effectExtent l="38100" t="38100" r="0" b="28575"/>
                  <wp:wrapNone/>
                  <wp:docPr id="1929493127"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109155" cy="289215"/>
                        </w14:xfrm>
                      </w14:contentPart>
                    </a:graphicData>
                  </a:graphic>
                </wp:anchor>
              </w:drawing>
            </mc:Choice>
            <mc:Fallback>
              <w:pict>
                <v:shapetype w14:anchorId="2BCF73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63.4pt;margin-top:43.45pt;width:10.3pt;height:24.45pt;z-index:2516623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">
                  <v:imagedata r:id="rId13" o:title=""/>
                </v:shape>
              </w:pict>
            </mc:Fallback>
          </mc:AlternateContent>
        </w:r>
      </w:ins>
      <w:ins w:id="2127" w:author="Mosi Adesina Ifatunji [2]" w:date="2025-09-26T18:33:00Z" w16du:dateUtc="2025-09-26T23:33:00Z">
        <w:r w:rsidR="00B05C31" w:rsidRPr="00333243">
          <w:t>While there are se</w:t>
        </w:r>
      </w:ins>
      <w:ins w:id="2128" w:author="Mosi Adesina Ifatunji [2]" w:date="2025-09-26T18:34:00Z" w16du:dateUtc="2025-09-26T23:34:00Z">
        <w:r w:rsidR="00B05C31" w:rsidRPr="00333243">
          <w:t xml:space="preserve">veral earlier </w:t>
        </w:r>
        <w:r w:rsidR="006759F6" w:rsidRPr="00333243">
          <w:t>offerings</w:t>
        </w:r>
      </w:ins>
      <w:ins w:id="2129" w:author="Mosi Adesina Ifatunji" w:date="2025-09-29T10:35:00Z" w16du:dateUtc="2025-09-29T15:35:00Z">
        <w:r w:rsidR="0010712B" w:rsidRPr="00333243">
          <w:t xml:space="preserve"> </w:t>
        </w:r>
      </w:ins>
      <w:r w:rsidR="0010712B" w:rsidRPr="00333243">
        <w:fldChar w:fldCharType="begin">
          <w:fldData xml:space="preserve">PEVuZE5vdGU+PENpdGU+PEF1dGhvcj5EdSBCb2lzPC9BdXRob3I+PFllYXI+MTkzNTwvWWVhcj48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</w:fldData>
        </w:fldChar>
      </w:r>
      <w:r w:rsidR="0010712B" w:rsidRPr="00333243">
        <w:instrText xml:space="preserve"> ADDIN EN.JS.CITE </w:instrText>
      </w:r>
      <w:r w:rsidR="0010712B" w:rsidRPr="00333243">
        <w:fldChar w:fldCharType="separate"/>
      </w:r>
      <w:r w:rsidR="00167D9D">
        <w:rPr>
          <w:noProof/>
        </w:rPr>
        <w:t>(Du Bois 1935, Carmichael and Hamilton 1967, Blauner 1969)</w:t>
      </w:r>
      <w:r w:rsidR="0010712B" w:rsidRPr="00333243">
        <w:fldChar w:fldCharType="end"/>
      </w:r>
      <w:ins w:id="2130" w:author="Mosi Adesina Ifatunji" w:date="2025-09-29T10:37:00Z" w16du:dateUtc="2025-09-29T15:37:00Z">
        <w:r w:rsidR="0010712B" w:rsidRPr="00333243">
          <w:t xml:space="preserve">, </w:t>
        </w:r>
      </w:ins>
      <w:ins w:id="2131" w:author="Mosi Adesina Ifatunji [2]" w:date="2025-09-26T18:34:00Z" w16du:dateUtc="2025-09-26T23:34:00Z">
        <w:del w:id="2132" w:author="Mosi Adesina Ifatunji" w:date="2025-09-29T10:37:00Z" w16du:dateUtc="2025-09-29T15:37:00Z">
          <w:r w:rsidR="006759F6" w:rsidRPr="00333243" w:rsidDel="0010712B">
            <w:delText xml:space="preserve"> (</w:delText>
          </w:r>
        </w:del>
      </w:ins>
      <w:ins w:id="2133" w:author="Mosi Adesina Ifatunji [2]" w:date="2025-09-26T18:39:00Z" w16du:dateUtc="2025-09-26T23:39:00Z">
        <w:del w:id="2134" w:author="Mosi Adesina Ifatunji" w:date="2025-09-29T10:37:00Z" w16du:dateUtc="2025-09-29T15:37:00Z">
          <w:r w:rsidR="00DE39EF" w:rsidRPr="00333243" w:rsidDel="0010712B">
            <w:delText xml:space="preserve">Du Bois 1935, </w:delText>
          </w:r>
        </w:del>
      </w:ins>
      <w:ins w:id="2135" w:author="Mosi Adesina Ifatunji [2]" w:date="2025-09-26T18:34:00Z" w16du:dateUtc="2025-09-26T23:34:00Z">
        <w:del w:id="2136" w:author="Mosi Adesina Ifatunji" w:date="2025-09-29T10:37:00Z" w16du:dateUtc="2025-09-29T15:37:00Z">
          <w:r w:rsidR="006759F6" w:rsidRPr="00333243" w:rsidDel="0010712B">
            <w:delText>Blauner 1969, Carmicheal 1967)</w:delText>
          </w:r>
        </w:del>
      </w:ins>
      <w:ins w:id="2137" w:author="Mosi Adesina Ifatunji [2]" w:date="2025-09-26T18:33:00Z" w16du:dateUtc="2025-09-26T23:33:00Z">
        <w:del w:id="2138" w:author="Mosi Adesina Ifatunji" w:date="2025-09-29T10:37:00Z" w16du:dateUtc="2025-09-29T15:37:00Z">
          <w:r w:rsidR="00B05C31" w:rsidRPr="00333243" w:rsidDel="0010712B">
            <w:delText xml:space="preserve">, </w:delText>
          </w:r>
        </w:del>
        <w:del w:id="2139" w:author="Mosi Adesina Ifatunji" w:date="2025-10-20T16:32:00Z" w16du:dateUtc="2025-10-20T21:32:00Z">
          <w:r w:rsidR="00B05C31" w:rsidRPr="00333243" w:rsidDel="00EA6C4F">
            <w:delText>those that</w:delText>
          </w:r>
        </w:del>
      </w:ins>
      <w:ins w:id="2140" w:author="Mosi Adesina Ifatunji [2]" w:date="2025-09-26T18:35:00Z" w16du:dateUtc="2025-09-26T23:35:00Z">
        <w:del w:id="2141" w:author="Mosi Adesina Ifatunji" w:date="2025-10-20T16:32:00Z" w16du:dateUtc="2025-10-20T21:32:00Z">
          <w:r w:rsidR="009B51E7" w:rsidRPr="00333243" w:rsidDel="00EA6C4F">
            <w:delText xml:space="preserve"> conceptualize</w:delText>
          </w:r>
        </w:del>
      </w:ins>
      <w:ins w:id="2142" w:author="Mosi Adesina Ifatunji" w:date="2025-10-20T16:32:00Z" w16du:dateUtc="2025-10-20T21:32:00Z">
        <w:r w:rsidR="00EA6C4F">
          <w:t xml:space="preserve">more </w:t>
        </w:r>
        <w:r w:rsidR="00DB114A">
          <w:t>recent contributions to the study of</w:t>
        </w:r>
      </w:ins>
      <w:ins w:id="2143" w:author="Mosi Adesina Ifatunji [2]" w:date="2025-09-26T18:35:00Z" w16du:dateUtc="2025-09-26T23:35:00Z">
        <w:r w:rsidR="009B51E7" w:rsidRPr="00333243">
          <w:t xml:space="preserve"> </w:t>
        </w:r>
      </w:ins>
      <w:ins w:id="2144" w:author="Mosi Adesina Ifatunji" w:date="2025-10-20T16:32:00Z" w16du:dateUtc="2025-10-20T21:32:00Z">
        <w:r w:rsidR="00DB114A">
          <w:t>‘</w:t>
        </w:r>
      </w:ins>
      <w:ins w:id="2145" w:author="Mosi Adesina Ifatunji [2]" w:date="2025-09-26T18:33:00Z" w16du:dateUtc="2025-09-26T23:33:00Z">
        <w:r w:rsidR="00B05C31" w:rsidRPr="00333243">
          <w:t xml:space="preserve">ethnoracial </w:t>
        </w:r>
      </w:ins>
      <w:ins w:id="2146" w:author="Mosi Adesina Ifatunji" w:date="2025-09-29T10:35:00Z" w16du:dateUtc="2025-09-29T15:35:00Z">
        <w:r w:rsidR="00626F57" w:rsidRPr="00333243">
          <w:t>phenomena</w:t>
        </w:r>
      </w:ins>
      <w:ins w:id="2147" w:author="Mosi Adesina Ifatunji" w:date="2025-10-20T16:32:00Z" w16du:dateUtc="2025-10-20T21:32:00Z">
        <w:r w:rsidR="00DB114A">
          <w:t>’</w:t>
        </w:r>
      </w:ins>
      <w:ins w:id="2148" w:author="Mosi Adesina Ifatunji" w:date="2025-09-29T10:35:00Z" w16du:dateUtc="2025-09-29T15:35:00Z">
        <w:r w:rsidR="00626F57" w:rsidRPr="00333243">
          <w:t xml:space="preserve"> </w:t>
        </w:r>
      </w:ins>
      <w:ins w:id="2149" w:author="Mosi Adesina Ifatunji [2]" w:date="2025-09-26T18:33:00Z" w16du:dateUtc="2025-09-26T23:33:00Z">
        <w:r w:rsidR="00B05C31" w:rsidRPr="00333243">
          <w:t>(</w:t>
        </w:r>
      </w:ins>
      <w:ins w:id="2150" w:author="Mosi Adesina Ifatunji" w:date="2025-10-16T15:12:00Z" w16du:dateUtc="2025-10-16T20:12:00Z">
        <w:r w:rsidR="00465771">
          <w:t>e.g.,</w:t>
        </w:r>
      </w:ins>
      <w:ins w:id="2151" w:author="Mosi Adesina Ifatunji [2]" w:date="2025-09-26T18:33:00Z" w16du:dateUtc="2025-09-26T23:33:00Z">
        <w:del w:id="2152" w:author="Mosi Adesina Ifatunji" w:date="2025-10-16T15:12:00Z" w16du:dateUtc="2025-10-16T20:12:00Z">
          <w:r w:rsidR="00B05C31" w:rsidRPr="00333243" w:rsidDel="008F2DA2">
            <w:delText>i.e.,</w:delText>
          </w:r>
        </w:del>
        <w:r w:rsidR="00B05C31" w:rsidRPr="00333243">
          <w:t xml:space="preserve"> race and/or ethnicity) </w:t>
        </w:r>
      </w:ins>
      <w:ins w:id="2153" w:author="Mosi Adesina Ifatunji [2]" w:date="2025-09-26T18:35:00Z" w16du:dateUtc="2025-09-26T23:35:00Z">
        <w:del w:id="2154" w:author="Mosi Adesina Ifatunji" w:date="2025-09-29T10:35:00Z" w16du:dateUtc="2025-09-29T15:35:00Z">
          <w:r w:rsidR="009B51E7" w:rsidRPr="00333243" w:rsidDel="00626F57">
            <w:delText>phenomena</w:delText>
          </w:r>
          <w:r w:rsidR="00130EDD" w:rsidRPr="00333243" w:rsidDel="00626F57">
            <w:delText xml:space="preserve"> </w:delText>
          </w:r>
        </w:del>
      </w:ins>
      <w:ins w:id="2155" w:author="Mosi Adesina Ifatunji [2]" w:date="2025-09-26T18:33:00Z" w16du:dateUtc="2025-09-26T23:33:00Z">
        <w:r w:rsidR="00B05C31" w:rsidRPr="00333243">
          <w:t xml:space="preserve">as an ‘independent social force,’ </w:t>
        </w:r>
      </w:ins>
      <w:del w:id="2156" w:author="Mosi Adesina Ifatunji" w:date="2025-09-29T10:41:00Z" w16du:dateUtc="2025-09-29T15:41:00Z">
        <w:r w:rsidR="0010712B" w:rsidRPr="00333243" w:rsidDel="0010712B">
          <w:fldChar w:fldCharType="begin">
            <w:fldData xml:space="preserve">PEVuZE5vdGU+PENpdGU+PEF1dGhvcj5PbWk8L0F1dGhvcj48WWVhcj4xOTg2IFsyMDE1XTwvWWVh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</w:fldData>
          </w:fldChar>
        </w:r>
        <w:r w:rsidR="0010712B" w:rsidRPr="00333243" w:rsidDel="0010712B">
          <w:delInstrText xml:space="preserve"> ADDIN EN.JS.CITE </w:delInstrText>
        </w:r>
        <w:r w:rsidR="0010712B" w:rsidRPr="00333243" w:rsidDel="0010712B">
          <w:fldChar w:fldCharType="separate"/>
        </w:r>
        <w:r w:rsidR="0010712B" w:rsidRPr="00333243" w:rsidDel="0010712B">
          <w:rPr>
            <w:rPrChange w:id="2157" w:author="Mosi Adesina Ifatunji" w:date="2025-09-29T19:54:00Z" w16du:dateUtc="2025-09-30T00:54:00Z">
              <w:rPr>
                <w:noProof/>
              </w:rPr>
            </w:rPrChange>
          </w:rPr>
          <w:delText>(Omi and Winant 1986 [2015], Bonilla-Silva 1997)</w:delText>
        </w:r>
        <w:r w:rsidR="0010712B" w:rsidRPr="00333243" w:rsidDel="0010712B">
          <w:fldChar w:fldCharType="end"/>
        </w:r>
      </w:del>
      <w:ins w:id="2158" w:author="Mosi Adesina Ifatunji [2]" w:date="2025-09-26T18:36:00Z" w16du:dateUtc="2025-09-26T23:36:00Z">
        <w:del w:id="2159" w:author="Mosi Adesina Ifatunji" w:date="2025-09-29T10:38:00Z" w16du:dateUtc="2025-09-29T15:38:00Z">
          <w:r w:rsidR="00942853" w:rsidRPr="00333243" w:rsidDel="0010712B">
            <w:delText xml:space="preserve">(similar to and often with class and gender) </w:delText>
          </w:r>
        </w:del>
        <w:r w:rsidR="00FD1AC5" w:rsidRPr="00333243">
          <w:t>that</w:t>
        </w:r>
      </w:ins>
      <w:ins w:id="2160" w:author="Mosi Adesina Ifatunji [2]" w:date="2025-09-26T18:33:00Z" w16du:dateUtc="2025-09-26T23:33:00Z">
        <w:r w:rsidR="00B05C31" w:rsidRPr="00333243">
          <w:t xml:space="preserve"> </w:t>
        </w:r>
      </w:ins>
      <w:ins w:id="2161" w:author="Mosi Adesina Ifatunji [2]" w:date="2025-09-26T18:36:00Z" w16du:dateUtc="2025-09-26T23:36:00Z">
        <w:r w:rsidR="00FD1AC5" w:rsidRPr="00333243">
          <w:t>‘structures</w:t>
        </w:r>
      </w:ins>
      <w:ins w:id="2162" w:author="Mosi Adesina Ifatunji [2]" w:date="2025-09-26T18:33:00Z" w16du:dateUtc="2025-09-26T23:33:00Z">
        <w:r w:rsidR="00B05C31" w:rsidRPr="00333243">
          <w:t xml:space="preserve"> societies</w:t>
        </w:r>
      </w:ins>
      <w:ins w:id="2163" w:author="Mosi Adesina Ifatunji [2]" w:date="2025-09-26T18:36:00Z" w16du:dateUtc="2025-09-26T23:36:00Z">
        <w:r w:rsidR="00942853" w:rsidRPr="00333243">
          <w:t>,</w:t>
        </w:r>
        <w:r w:rsidR="00FD1AC5" w:rsidRPr="00333243">
          <w:t>’</w:t>
        </w:r>
      </w:ins>
      <w:ins w:id="2164" w:author="Mosi Adesina Ifatunji [2]" w:date="2025-09-26T18:33:00Z" w16du:dateUtc="2025-09-26T23:33:00Z">
        <w:r w:rsidR="00B05C31" w:rsidRPr="00333243">
          <w:t xml:space="preserve"> </w:t>
        </w:r>
      </w:ins>
      <w:ins w:id="2165" w:author="Mosi Adesina Ifatunji" w:date="2025-09-29T10:41:00Z" w16du:dateUtc="2025-09-29T15:41:00Z">
        <w:r w:rsidR="0010712B" w:rsidRPr="00333243">
          <w:fldChar w:fldCharType="begin">
            <w:fldData xml:space="preserve">PEVuZE5vdGU+PENpdGU+PEF1dGhvcj5PbWk8L0F1dGhvcj48WWVhcj4xOTg2IFsyMDE1XTwvWWVh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=
</w:fldData>
          </w:fldChar>
        </w:r>
        <w:r w:rsidR="0010712B" w:rsidRPr="00333243">
          <w:instrText xml:space="preserve"> ADDIN EN.JS.CITE </w:instrText>
        </w:r>
        <w:r w:rsidR="0010712B" w:rsidRPr="00333243">
          <w:fldChar w:fldCharType="separate"/>
        </w:r>
      </w:ins>
      <w:r w:rsidR="00167D9D">
        <w:rPr>
          <w:noProof/>
        </w:rPr>
        <w:t>(Omi and Winant 1986 [2015], Bonilla-Silva 1997)</w:t>
      </w:r>
      <w:ins w:id="2166" w:author="Mosi Adesina Ifatunji" w:date="2025-09-29T10:41:00Z" w16du:dateUtc="2025-09-29T15:41:00Z">
        <w:r w:rsidR="0010712B" w:rsidRPr="00333243">
          <w:fldChar w:fldCharType="end"/>
        </w:r>
        <w:r w:rsidR="0010712B" w:rsidRPr="00333243">
          <w:t xml:space="preserve"> </w:t>
        </w:r>
      </w:ins>
      <w:ins w:id="2167" w:author="Mosi Adesina Ifatunji [2]" w:date="2025-09-26T18:38:00Z" w16du:dateUtc="2025-09-26T23:38:00Z">
        <w:r w:rsidR="00BE7D17" w:rsidRPr="00333243">
          <w:t xml:space="preserve">are </w:t>
        </w:r>
        <w:del w:id="2168" w:author="Mosi Adesina Ifatunji" w:date="2025-10-20T16:32:00Z" w16du:dateUtc="2025-10-20T21:32:00Z">
          <w:r w:rsidR="00BE7D17" w:rsidRPr="00333243" w:rsidDel="0000135F">
            <w:delText>increasingly</w:delText>
          </w:r>
        </w:del>
      </w:ins>
      <w:ins w:id="2169" w:author="Mosi Adesina Ifatunji" w:date="2025-10-20T16:32:00Z" w16du:dateUtc="2025-10-20T21:32:00Z">
        <w:r w:rsidR="0000135F">
          <w:t>beginning again</w:t>
        </w:r>
      </w:ins>
      <w:ins w:id="2170" w:author="Mosi Adesina Ifatunji" w:date="2025-10-20T16:33:00Z" w16du:dateUtc="2025-10-20T21:33:00Z">
        <w:r w:rsidR="0000135F">
          <w:t xml:space="preserve"> to</w:t>
        </w:r>
      </w:ins>
      <w:ins w:id="2171" w:author="Mosi Adesina Ifatunji [2]" w:date="2025-09-26T18:33:00Z" w16du:dateUtc="2025-09-26T23:33:00Z">
        <w:r w:rsidR="00B05C31" w:rsidRPr="00333243">
          <w:t xml:space="preserve"> </w:t>
        </w:r>
      </w:ins>
      <w:ins w:id="2172" w:author="Mosi Adesina Ifatunji" w:date="2025-10-20T16:34:00Z" w16du:dateUtc="2025-10-20T21:34:00Z">
        <w:r w:rsidR="00100B17">
          <w:t>incorporate</w:t>
        </w:r>
      </w:ins>
      <w:ins w:id="2173" w:author="Mosi Adesina Ifatunji [2]" w:date="2025-09-26T18:33:00Z" w16du:dateUtc="2025-09-26T23:33:00Z">
        <w:del w:id="2174" w:author="Mosi Adesina Ifatunji" w:date="2025-10-16T15:25:00Z" w16du:dateUtc="2025-10-16T20:25:00Z">
          <w:r w:rsidR="00B05C31" w:rsidRPr="00333243" w:rsidDel="0011070E">
            <w:delText>incorporat</w:delText>
          </w:r>
        </w:del>
      </w:ins>
      <w:ins w:id="2175" w:author="Mosi Adesina Ifatunji [2]" w:date="2025-09-26T18:38:00Z" w16du:dateUtc="2025-09-26T23:38:00Z">
        <w:del w:id="2176" w:author="Mosi Adesina Ifatunji" w:date="2025-10-16T15:25:00Z" w16du:dateUtc="2025-10-16T20:25:00Z">
          <w:r w:rsidR="00BE7D17" w:rsidRPr="00333243" w:rsidDel="0011070E">
            <w:delText>ing</w:delText>
          </w:r>
        </w:del>
      </w:ins>
      <w:ins w:id="2177" w:author="Mosi Adesina Ifatunji" w:date="2025-10-20T16:33:00Z" w16du:dateUtc="2025-10-20T21:33:00Z">
        <w:r w:rsidR="00D4487A">
          <w:t xml:space="preserve"> </w:t>
        </w:r>
      </w:ins>
      <w:ins w:id="2178" w:author="Mosi Adesina Ifatunji" w:date="2025-10-20T16:34:00Z" w16du:dateUtc="2025-10-20T21:34:00Z">
        <w:r w:rsidR="00100B17">
          <w:t>key</w:t>
        </w:r>
      </w:ins>
      <w:ins w:id="2179" w:author="Mosi Adesina Ifatunji" w:date="2025-10-16T15:27:00Z" w16du:dateUtc="2025-10-16T20:27:00Z">
        <w:r w:rsidR="00817A6D">
          <w:t xml:space="preserve"> </w:t>
        </w:r>
        <w:r w:rsidR="00043A70">
          <w:t xml:space="preserve">aspects </w:t>
        </w:r>
      </w:ins>
      <w:ins w:id="2180" w:author="Mosi Adesina Ifatunji" w:date="2025-10-20T16:33:00Z" w16du:dateUtc="2025-10-20T21:33:00Z">
        <w:r w:rsidR="00D4487A">
          <w:t>of research</w:t>
        </w:r>
      </w:ins>
      <w:ins w:id="2181" w:author="Mosi Adesina Ifatunji" w:date="2025-10-16T15:28:00Z" w16du:dateUtc="2025-10-16T20:28:00Z">
        <w:r w:rsidR="00043A70">
          <w:t xml:space="preserve"> </w:t>
        </w:r>
      </w:ins>
      <w:ins w:id="2182" w:author="Mosi Adesina Ifatunji" w:date="2025-10-20T16:34:00Z" w16du:dateUtc="2025-10-20T21:34:00Z">
        <w:r w:rsidR="00100B17">
          <w:t xml:space="preserve">in the area of </w:t>
        </w:r>
      </w:ins>
      <w:ins w:id="2183" w:author="Mosi Adesina Ifatunji" w:date="2025-10-16T15:25:00Z" w16du:dateUtc="2025-10-16T20:25:00Z">
        <w:r w:rsidR="0011070E">
          <w:t>organizational</w:t>
        </w:r>
      </w:ins>
      <w:ins w:id="2184" w:author="Mosi Adesina Ifatunji" w:date="2025-09-29T10:41:00Z" w16du:dateUtc="2025-09-29T15:41:00Z">
        <w:r w:rsidR="0010712B" w:rsidRPr="00333243">
          <w:t xml:space="preserve"> </w:t>
        </w:r>
      </w:ins>
      <w:ins w:id="2185" w:author="Mosi Adesina Ifatunji" w:date="2025-10-16T15:28:00Z" w16du:dateUtc="2025-10-16T20:28:00Z">
        <w:r w:rsidR="00FC0042">
          <w:t>behavior</w:t>
        </w:r>
      </w:ins>
      <w:ins w:id="2186" w:author="Mosi Adesina Ifatunji" w:date="2025-10-16T15:25:00Z" w16du:dateUtc="2025-10-16T20:25:00Z">
        <w:r w:rsidR="0011070E">
          <w:t xml:space="preserve">, which </w:t>
        </w:r>
      </w:ins>
      <w:ins w:id="2187" w:author="Mosi Adesina Ifatunji" w:date="2025-10-20T16:34:00Z" w16du:dateUtc="2025-10-20T21:34:00Z">
        <w:r w:rsidR="006E56C1">
          <w:t xml:space="preserve">has </w:t>
        </w:r>
        <w:proofErr w:type="spellStart"/>
        <w:r w:rsidR="006E56C1">
          <w:t>it</w:t>
        </w:r>
        <w:proofErr w:type="spellEnd"/>
        <w:r w:rsidR="006E56C1">
          <w:t xml:space="preserve"> roots</w:t>
        </w:r>
      </w:ins>
      <w:ins w:id="2188" w:author="Mosi Adesina Ifatunji" w:date="2025-10-20T16:35:00Z" w16du:dateUtc="2025-10-20T21:35:00Z">
        <w:r w:rsidR="006E56C1">
          <w:t xml:space="preserve"> in</w:t>
        </w:r>
      </w:ins>
      <w:ins w:id="2189" w:author="Mosi Adesina Ifatunji [2]" w:date="2025-09-26T18:38:00Z" w16du:dateUtc="2025-09-26T23:38:00Z">
        <w:del w:id="2190" w:author="Mosi Adesina Ifatunji" w:date="2025-09-29T10:41:00Z" w16du:dateUtc="2025-09-29T15:41:00Z">
          <w:r w:rsidR="00BE7D17" w:rsidRPr="00333243" w:rsidDel="0010712B">
            <w:delText xml:space="preserve"> assumptions and</w:delText>
          </w:r>
        </w:del>
      </w:ins>
      <w:ins w:id="2191" w:author="Mosi Adesina Ifatunji [2]" w:date="2025-09-26T18:33:00Z" w16du:dateUtc="2025-09-26T23:33:00Z">
        <w:del w:id="2192" w:author="Mosi Adesina Ifatunji" w:date="2025-09-29T10:41:00Z" w16du:dateUtc="2025-09-29T15:41:00Z">
          <w:r w:rsidR="00B05C31" w:rsidRPr="00333243" w:rsidDel="0010712B">
            <w:delText xml:space="preserve"> theories </w:delText>
          </w:r>
        </w:del>
      </w:ins>
      <w:ins w:id="2193" w:author="Mosi Adesina Ifatunji [2]" w:date="2025-09-26T18:38:00Z" w16du:dateUtc="2025-09-26T23:38:00Z">
        <w:del w:id="2194" w:author="Mosi Adesina Ifatunji" w:date="2025-09-29T10:42:00Z" w16du:dateUtc="2025-09-29T15:42:00Z">
          <w:r w:rsidR="00AB29C2" w:rsidRPr="00333243" w:rsidDel="0010712B">
            <w:delText>first developed in</w:delText>
          </w:r>
        </w:del>
      </w:ins>
      <w:ins w:id="2195" w:author="Mosi Adesina Ifatunji [2]" w:date="2025-09-26T18:33:00Z" w16du:dateUtc="2025-09-26T23:33:00Z">
        <w:del w:id="2196" w:author="Mosi Adesina Ifatunji" w:date="2025-09-29T10:42:00Z" w16du:dateUtc="2025-09-29T15:42:00Z">
          <w:r w:rsidR="00B05C31" w:rsidRPr="00333243" w:rsidDel="0010712B">
            <w:delText xml:space="preserve"> </w:delText>
          </w:r>
        </w:del>
      </w:ins>
      <w:ins w:id="2197" w:author="Mosi Adesina Ifatunji [2]" w:date="2025-09-26T18:39:00Z" w16du:dateUtc="2025-09-26T23:39:00Z">
        <w:del w:id="2198" w:author="Mosi Adesina Ifatunji" w:date="2025-09-29T10:42:00Z" w16du:dateUtc="2025-09-29T15:42:00Z">
          <w:r w:rsidR="00AB29C2" w:rsidRPr="00333243" w:rsidDel="0010712B">
            <w:delText>studies of</w:delText>
          </w:r>
        </w:del>
      </w:ins>
      <w:ins w:id="2199" w:author="Mosi Adesina Ifatunji" w:date="2025-09-29T10:42:00Z" w16du:dateUtc="2025-09-29T15:42:00Z">
        <w:r w:rsidR="0010712B" w:rsidRPr="00333243">
          <w:t xml:space="preserve"> </w:t>
        </w:r>
      </w:ins>
      <w:ins w:id="2200" w:author="Mosi Adesina Ifatunji" w:date="2025-09-29T10:53:00Z" w16du:dateUtc="2025-09-29T15:53:00Z">
        <w:r w:rsidR="001158C4" w:rsidRPr="00333243">
          <w:t xml:space="preserve">early twentieth century </w:t>
        </w:r>
      </w:ins>
      <w:ins w:id="2201" w:author="Mosi Adesina Ifatunji [2]" w:date="2025-09-26T18:39:00Z" w16du:dateUtc="2025-09-26T23:39:00Z">
        <w:del w:id="2202" w:author="Mosi Adesina Ifatunji" w:date="2025-10-16T15:25:00Z" w16du:dateUtc="2025-10-16T20:25:00Z">
          <w:r w:rsidR="00AB29C2" w:rsidRPr="00333243" w:rsidDel="00AB3B93">
            <w:delText xml:space="preserve"> </w:delText>
          </w:r>
        </w:del>
      </w:ins>
      <w:ins w:id="2203" w:author="Mosi Adesina Ifatunji [2]" w:date="2025-09-26T18:38:00Z" w16du:dateUtc="2025-09-26T23:38:00Z">
        <w:del w:id="2204" w:author="Mosi Adesina Ifatunji" w:date="2025-10-16T15:25:00Z" w16du:dateUtc="2025-10-16T20:25:00Z">
          <w:r w:rsidR="00AB29C2" w:rsidRPr="00333243" w:rsidDel="00AB3B93">
            <w:delText>‘</w:delText>
          </w:r>
        </w:del>
      </w:ins>
      <w:ins w:id="2205" w:author="Mosi Adesina Ifatunji [2]" w:date="2025-09-26T18:33:00Z" w16du:dateUtc="2025-09-26T23:33:00Z">
        <w:del w:id="2206" w:author="Mosi Adesina Ifatunji" w:date="2025-10-16T15:25:00Z" w16du:dateUtc="2025-10-16T20:25:00Z">
          <w:r w:rsidR="00B05C31" w:rsidRPr="00333243" w:rsidDel="00AB3B93">
            <w:delText>organizational behavior</w:delText>
          </w:r>
        </w:del>
      </w:ins>
      <w:ins w:id="2207" w:author="Mosi Adesina Ifatunji [2]" w:date="2025-09-26T18:38:00Z" w16du:dateUtc="2025-09-26T23:38:00Z">
        <w:del w:id="2208" w:author="Mosi Adesina Ifatunji" w:date="2025-10-16T15:25:00Z" w16du:dateUtc="2025-10-16T20:25:00Z">
          <w:r w:rsidR="00AB29C2" w:rsidRPr="00333243" w:rsidDel="00AB3B93">
            <w:delText>’</w:delText>
          </w:r>
        </w:del>
      </w:ins>
      <w:ins w:id="2209" w:author="Mosi Adesina Ifatunji [2]" w:date="2025-09-26T18:39:00Z" w16du:dateUtc="2025-09-26T23:39:00Z">
        <w:del w:id="2210" w:author="Mosi Adesina Ifatunji" w:date="2025-10-16T15:25:00Z" w16du:dateUtc="2025-10-16T20:25:00Z">
          <w:r w:rsidR="00D06E37" w:rsidRPr="00333243" w:rsidDel="00AB3B93">
            <w:delText xml:space="preserve"> </w:delText>
          </w:r>
        </w:del>
      </w:ins>
      <w:ins w:id="2211" w:author="Mosi Adesina Ifatunji" w:date="2025-09-29T10:42:00Z" w16du:dateUtc="2025-09-29T15:42:00Z">
        <w:r w:rsidR="0010712B" w:rsidRPr="00333243">
          <w:t>in Business Schools</w:t>
        </w:r>
        <w:r w:rsidR="008A2AC3" w:rsidRPr="00333243">
          <w:t xml:space="preserve"> </w:t>
        </w:r>
      </w:ins>
      <w:r w:rsidR="008A2AC3" w:rsidRPr="00333243">
        <w:fldChar w:fldCharType="begin">
          <w:fldData xml:space="preserve">PEVuZE5vdGU+PENpdGU+PEF1dGhvcj5UYXlsb3I8L0F1dGhvcj48WWVhcj4xOTExIFsyMDEwXTwv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</w:fldData>
        </w:fldChar>
      </w:r>
      <w:r w:rsidR="008A2AC3" w:rsidRPr="00333243">
        <w:instrText xml:space="preserve"> ADDIN EN.JS.CITE </w:instrText>
      </w:r>
      <w:r w:rsidR="008A2AC3" w:rsidRPr="00333243">
        <w:fldChar w:fldCharType="separate"/>
      </w:r>
      <w:r w:rsidR="00167D9D">
        <w:rPr>
          <w:noProof/>
        </w:rPr>
        <w:t>(Taylor 1911 [2010], Mayo 1933 [2005])</w:t>
      </w:r>
      <w:r w:rsidR="008A2AC3" w:rsidRPr="00333243">
        <w:fldChar w:fldCharType="end"/>
      </w:r>
      <w:ins w:id="2212" w:author="Mosi Adesina Ifatunji [2]" w:date="2025-09-26T18:39:00Z" w16du:dateUtc="2025-09-26T23:39:00Z">
        <w:del w:id="2213" w:author="Mosi Adesina Ifatunji" w:date="2025-09-29T10:42:00Z" w16du:dateUtc="2025-09-29T15:42:00Z">
          <w:r w:rsidR="00D06E37" w:rsidRPr="00333243" w:rsidDel="008A2AC3">
            <w:delText>(Taylor 1911…).</w:delText>
          </w:r>
        </w:del>
      </w:ins>
      <w:ins w:id="2214" w:author="Mosi Adesina Ifatunji" w:date="2025-09-29T10:53:00Z" w16du:dateUtc="2025-09-29T15:53:00Z">
        <w:r w:rsidR="001158C4" w:rsidRPr="00333243">
          <w:t>.</w:t>
        </w:r>
      </w:ins>
    </w:p>
    <w:p w14:paraId="15C266B0" w14:textId="77777777" w:rsidR="00D06E37" w:rsidDel="007F2EC7" w:rsidRDefault="00D06E37">
      <w:pPr>
        <w:rPr>
          <w:del w:id="2215" w:author="Mosi Adesina Ifatunji" w:date="2025-10-16T15:28:00Z" w16du:dateUtc="2025-10-16T20:28:00Z"/>
        </w:rPr>
      </w:pPr>
    </w:p>
    <w:p w14:paraId="357ED392" w14:textId="77777777" w:rsidR="007F2EC7" w:rsidRPr="00333243" w:rsidRDefault="007F2EC7" w:rsidP="007B100A">
      <w:pPr>
        <w:rPr>
          <w:ins w:id="2216" w:author="Mosi Adesina Ifatunji" w:date="2025-10-16T15:29:00Z" w16du:dateUtc="2025-10-16T20:29:00Z"/>
        </w:rPr>
      </w:pPr>
    </w:p>
    <w:p w14:paraId="3564922C" w14:textId="0A973329" w:rsidR="0052189E" w:rsidRDefault="007F2EC7" w:rsidP="007B100A">
      <w:pPr>
        <w:rPr>
          <w:ins w:id="2217" w:author="Mosi Adesina Ifatunji" w:date="2025-09-29T19:54:00Z" w16du:dateUtc="2025-09-30T00:54:00Z"/>
        </w:rPr>
      </w:pPr>
      <w:ins w:id="2218" w:author="Mosi Adesina Ifatunji" w:date="2025-10-16T15:29:00Z" w16du:dateUtc="2025-10-16T20:29:00Z">
        <w:r>
          <w:t>That is</w:t>
        </w:r>
      </w:ins>
      <w:ins w:id="2219" w:author="Mosi Adesina Ifatunji [2]" w:date="2025-09-26T18:39:00Z" w16du:dateUtc="2025-09-26T23:39:00Z">
        <w:del w:id="2220" w:author="Mosi Adesina Ifatunji" w:date="2025-10-16T15:28:00Z" w16du:dateUtc="2025-10-16T20:28:00Z">
          <w:r w:rsidR="00D06E37" w:rsidRPr="00333243" w:rsidDel="007F2EC7">
            <w:delText>More</w:delText>
          </w:r>
        </w:del>
        <w:del w:id="2221" w:author="Mosi Adesina Ifatunji" w:date="2025-10-16T15:29:00Z" w16du:dateUtc="2025-10-16T20:29:00Z">
          <w:r w:rsidR="00D06E37" w:rsidRPr="00333243" w:rsidDel="007F2EC7">
            <w:delText xml:space="preserve"> </w:delText>
          </w:r>
        </w:del>
        <w:del w:id="2222" w:author="Mosi Adesina Ifatunji" w:date="2025-10-16T15:13:00Z" w16du:dateUtc="2025-10-16T20:13:00Z">
          <w:r w:rsidR="00D06E37" w:rsidRPr="00333243" w:rsidDel="00D96656">
            <w:delText>specificall</w:delText>
          </w:r>
        </w:del>
      </w:ins>
      <w:ins w:id="2223" w:author="Mosi Adesina Ifatunji" w:date="2025-09-29T10:43:00Z" w16du:dateUtc="2025-09-29T15:43:00Z">
        <w:r w:rsidR="000A3A5B" w:rsidRPr="00333243">
          <w:t xml:space="preserve">, </w:t>
        </w:r>
      </w:ins>
      <w:ins w:id="2224" w:author="Mosi Adesina Ifatunji" w:date="2025-10-16T15:13:00Z" w16du:dateUtc="2025-10-16T20:13:00Z">
        <w:r w:rsidR="00926513">
          <w:t>we have seen a</w:t>
        </w:r>
      </w:ins>
      <w:ins w:id="2225" w:author="Mosi Adesina Ifatunji" w:date="2025-09-29T10:43:00Z" w16du:dateUtc="2025-09-29T15:43:00Z">
        <w:r w:rsidR="000A3A5B" w:rsidRPr="00333243">
          <w:t xml:space="preserve"> growing number of theories </w:t>
        </w:r>
      </w:ins>
      <w:ins w:id="2226" w:author="Mosi Adesina Ifatunji" w:date="2025-10-16T15:31:00Z" w16du:dateUtc="2025-10-16T20:31:00Z">
        <w:r w:rsidR="00A4708D">
          <w:t xml:space="preserve">and </w:t>
        </w:r>
      </w:ins>
      <w:ins w:id="2227" w:author="Mosi Adesina Ifatunji" w:date="2025-09-29T10:43:00Z" w16du:dateUtc="2025-09-29T15:43:00Z">
        <w:r w:rsidR="000A3A5B" w:rsidRPr="00333243">
          <w:t>studies offering</w:t>
        </w:r>
      </w:ins>
      <w:ins w:id="2228" w:author="Mosi Adesina Ifatunji" w:date="2025-10-16T15:23:00Z" w16du:dateUtc="2025-10-16T20:23:00Z">
        <w:r w:rsidR="000E1A44">
          <w:t xml:space="preserve"> </w:t>
        </w:r>
      </w:ins>
      <w:ins w:id="2229" w:author="Mosi Adesina Ifatunji" w:date="2025-09-29T10:44:00Z" w16du:dateUtc="2025-09-29T15:44:00Z">
        <w:r w:rsidR="000A3A5B" w:rsidRPr="00333243">
          <w:rPr>
            <w:rPrChange w:id="2230" w:author="Mosi Adesina Ifatunji" w:date="2025-09-29T19:54:00Z" w16du:dateUtc="2025-09-30T00:54:00Z">
              <w:rPr>
                <w:b/>
                <w:bCs/>
              </w:rPr>
            </w:rPrChange>
          </w:rPr>
          <w:t>organization</w:t>
        </w:r>
      </w:ins>
      <w:ins w:id="2231" w:author="Mosi Adesina Ifatunji" w:date="2025-10-16T15:29:00Z" w16du:dateUtc="2025-10-16T20:29:00Z">
        <w:r w:rsidR="00516E46">
          <w:t>s</w:t>
        </w:r>
      </w:ins>
      <w:ins w:id="2232" w:author="Mosi Adesina Ifatunji" w:date="2025-09-29T10:44:00Z" w16du:dateUtc="2025-09-29T15:44:00Z">
        <w:r w:rsidR="000A3A5B" w:rsidRPr="00333243">
          <w:rPr>
            <w:rPrChange w:id="2233" w:author="Mosi Adesina Ifatunji" w:date="2025-09-29T19:54:00Z" w16du:dateUtc="2025-09-30T00:54:00Z">
              <w:rPr>
                <w:b/>
                <w:bCs/>
              </w:rPr>
            </w:rPrChange>
          </w:rPr>
          <w:t xml:space="preserve"> </w:t>
        </w:r>
      </w:ins>
      <w:ins w:id="2234" w:author="Mosi Adesina Ifatunji" w:date="2025-10-16T15:29:00Z" w16du:dateUtc="2025-10-16T20:29:00Z">
        <w:r w:rsidR="00516E46">
          <w:t xml:space="preserve">as the </w:t>
        </w:r>
      </w:ins>
      <w:ins w:id="2235" w:author="Mosi Adesina Ifatunji" w:date="2025-09-29T10:44:00Z" w16du:dateUtc="2025-09-29T15:44:00Z">
        <w:r w:rsidR="000A3A5B" w:rsidRPr="00333243">
          <w:rPr>
            <w:rPrChange w:id="2236" w:author="Mosi Adesina Ifatunji" w:date="2025-09-29T19:54:00Z" w16du:dateUtc="2025-09-30T00:54:00Z">
              <w:rPr>
                <w:b/>
                <w:bCs/>
              </w:rPr>
            </w:rPrChange>
          </w:rPr>
          <w:t>unit of analysis</w:t>
        </w:r>
      </w:ins>
      <w:ins w:id="2237" w:author="Mosi Adesina Ifatunji" w:date="2025-09-29T10:43:00Z" w16du:dateUtc="2025-09-29T15:43:00Z">
        <w:r w:rsidR="000A3A5B" w:rsidRPr="00333243">
          <w:t xml:space="preserve"> </w:t>
        </w:r>
      </w:ins>
      <w:ins w:id="2238" w:author="Mosi Adesina Ifatunji" w:date="2025-10-16T15:30:00Z" w16du:dateUtc="2025-10-16T20:30:00Z">
        <w:r w:rsidR="00516E46">
          <w:t>in</w:t>
        </w:r>
      </w:ins>
      <w:ins w:id="2239" w:author="Mosi Adesina Ifatunji" w:date="2025-09-29T10:43:00Z" w16du:dateUtc="2025-09-29T15:43:00Z">
        <w:r w:rsidR="000A3A5B" w:rsidRPr="00333243">
          <w:t xml:space="preserve"> “local racial formations” </w:t>
        </w:r>
        <w:r w:rsidR="000A3A5B" w:rsidRPr="00333243">
          <w:fldChar w:fldCharType="begin">
            <w:fldData xml:space="preserve">PEVuZE5vdGU+PENpdGU+PEF1dGhvcj5Cb25pbGxhLVNpbHZhPC9BdXRob3I+PFllYXI+MjAxNTwv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</w:fldData>
          </w:fldChar>
        </w:r>
        <w:r w:rsidR="000A3A5B" w:rsidRPr="00333243">
          <w:instrText xml:space="preserve"> ADDIN EN.JS.CITE </w:instrText>
        </w:r>
        <w:r w:rsidR="000A3A5B" w:rsidRPr="00333243">
          <w:fldChar w:fldCharType="separate"/>
        </w:r>
        <w:r w:rsidR="000A3A5B" w:rsidRPr="00F8290E">
          <w:rPr>
            <w:noProof/>
          </w:rPr>
          <w:t>(Bonilla-Silva 2015: 82)</w:t>
        </w:r>
        <w:r w:rsidR="000A3A5B" w:rsidRPr="00333243">
          <w:fldChar w:fldCharType="end"/>
        </w:r>
        <w:r w:rsidR="000A3A5B" w:rsidRPr="00333243">
          <w:t xml:space="preserve"> or “meso-level racial structures”</w:t>
        </w:r>
      </w:ins>
      <w:ins w:id="2240" w:author="Mosi Adesina Ifatunji" w:date="2025-09-29T10:46:00Z" w16du:dateUtc="2025-09-29T15:46:00Z">
        <w:r w:rsidR="000A3A5B" w:rsidRPr="00333243">
          <w:t xml:space="preserve"> </w:t>
        </w:r>
      </w:ins>
      <w:ins w:id="2241" w:author="Mosi Adesina Ifatunji" w:date="2025-09-29T10:43:00Z" w16du:dateUtc="2025-09-29T15:43:00Z">
        <w:r w:rsidR="000A3A5B" w:rsidRPr="00333243">
          <w:rPr>
            <w:rPrChange w:id="2242" w:author="Mosi Adesina Ifatunji" w:date="2025-09-29T19:54:00Z" w16du:dateUtc="2025-09-30T00:54:00Z">
              <w:rPr>
                <w:color w:val="070707"/>
              </w:rPr>
            </w:rPrChange>
          </w:rPr>
          <w:fldChar w:fldCharType="begin">
            <w:fldData xml:space="preserve">PEVuZE5vdGU+PENpdGU+PEF1dGhvcj5SYXk8L0F1dGhvcj48WWVhcj4yMDE5PC9ZZWFyPjxSZWNO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</w:fldData>
          </w:fldChar>
        </w:r>
        <w:r w:rsidR="000A3A5B" w:rsidRPr="00333243">
          <w:rPr>
            <w:rPrChange w:id="2243" w:author="Mosi Adesina Ifatunji" w:date="2025-09-29T19:54:00Z" w16du:dateUtc="2025-09-30T00:54:00Z">
              <w:rPr>
                <w:color w:val="070707"/>
              </w:rPr>
            </w:rPrChange>
          </w:rPr>
          <w:instrText xml:space="preserve"> ADDIN EN.JS.CITE </w:instrText>
        </w:r>
        <w:r w:rsidR="000A3A5B" w:rsidRPr="00333243">
          <w:rPr>
            <w:rPrChange w:id="2244" w:author="Mosi Adesina Ifatunji" w:date="2025-09-29T19:54:00Z" w16du:dateUtc="2025-09-30T00:54:00Z">
              <w:rPr>
                <w:color w:val="070707"/>
              </w:rPr>
            </w:rPrChange>
          </w:rPr>
          <w:fldChar w:fldCharType="separate"/>
        </w:r>
      </w:ins>
      <w:r w:rsidR="00167D9D">
        <w:rPr>
          <w:noProof/>
        </w:rPr>
        <w:t>(Collins 1997, Moss and Tilly 2001, Powell and Butterfield 2002, Moore 2007, Embrick 2011, Wingfield and Alston 2014, Evans and Moore 2015, Wooten 2015, Reyes 2017, Wooten and Couloute 2017, Ray 2019: 46, Wingfield 2019, Embrick and Moore 2020, Moore 2020, Wingfield and Chavez 2020)</w:t>
      </w:r>
      <w:ins w:id="2245" w:author="Mosi Adesina Ifatunji" w:date="2025-09-29T10:43:00Z" w16du:dateUtc="2025-09-29T15:43:00Z">
        <w:r w:rsidR="000A3A5B" w:rsidRPr="00333243">
          <w:rPr>
            <w:rPrChange w:id="2246" w:author="Mosi Adesina Ifatunji" w:date="2025-09-29T19:54:00Z" w16du:dateUtc="2025-09-30T00:54:00Z">
              <w:rPr>
                <w:color w:val="070707"/>
              </w:rPr>
            </w:rPrChange>
          </w:rPr>
          <w:fldChar w:fldCharType="end"/>
        </w:r>
        <w:r w:rsidR="000A3A5B" w:rsidRPr="00333243">
          <w:rPr>
            <w:rPrChange w:id="2247" w:author="Mosi Adesina Ifatunji" w:date="2025-09-29T19:54:00Z" w16du:dateUtc="2025-09-30T00:54:00Z">
              <w:rPr>
                <w:color w:val="070707"/>
              </w:rPr>
            </w:rPrChange>
          </w:rPr>
          <w:t>.</w:t>
        </w:r>
      </w:ins>
    </w:p>
    <w:p w14:paraId="3535119D" w14:textId="77777777" w:rsidR="00CF4B9F" w:rsidRPr="00333243" w:rsidRDefault="00CF4B9F" w:rsidP="007B100A">
      <w:pPr>
        <w:rPr>
          <w:ins w:id="2248" w:author="Mosi Adesina Ifatunji" w:date="2025-09-29T11:05:00Z" w16du:dateUtc="2025-09-29T16:05:00Z"/>
          <w:rPrChange w:id="2249" w:author="Mosi Adesina Ifatunji" w:date="2025-09-29T19:54:00Z" w16du:dateUtc="2025-09-30T00:54:00Z">
            <w:rPr>
              <w:ins w:id="2250" w:author="Mosi Adesina Ifatunji" w:date="2025-09-29T11:05:00Z" w16du:dateUtc="2025-09-29T16:05:00Z"/>
              <w:color w:val="070707"/>
            </w:rPr>
          </w:rPrChange>
        </w:rPr>
      </w:pPr>
    </w:p>
    <w:p w14:paraId="1B5FFAC2" w14:textId="19E70E38" w:rsidR="00D4045C" w:rsidRDefault="0052189E">
      <w:pPr>
        <w:pStyle w:val="NoSpacing"/>
        <w:rPr>
          <w:ins w:id="2251" w:author="Mosi Adesina Ifatunji" w:date="2025-10-24T03:59:00Z" w16du:dateUtc="2025-10-24T08:59:00Z"/>
        </w:rPr>
        <w:pPrChange w:id="2252" w:author="Mosi Adesina Ifatunji" w:date="2025-10-26T17:05:00Z" w16du:dateUtc="2025-10-26T22:05:00Z">
          <w:pPr/>
        </w:pPrChange>
      </w:pPr>
      <w:ins w:id="2253" w:author="Mosi Adesina Ifatunji" w:date="2025-09-29T11:05:00Z" w16du:dateUtc="2025-09-29T16:05:00Z">
        <w:r w:rsidRPr="0087753D">
          <w:t xml:space="preserve">Central to this </w:t>
        </w:r>
      </w:ins>
      <w:ins w:id="2254" w:author="Mosi Adesina Ifatunji" w:date="2025-09-29T11:06:00Z" w16du:dateUtc="2025-09-29T16:06:00Z">
        <w:r w:rsidRPr="0087753D">
          <w:t>or</w:t>
        </w:r>
      </w:ins>
      <w:ins w:id="2255" w:author="Mosi Adesina Ifatunji" w:date="2025-09-29T11:07:00Z" w16du:dateUtc="2025-09-29T16:07:00Z">
        <w:r w:rsidRPr="0087753D">
          <w:t>ganizational- or meso-level</w:t>
        </w:r>
      </w:ins>
      <w:ins w:id="2256" w:author="Mosi Adesina Ifatunji" w:date="2025-09-29T11:06:00Z" w16du:dateUtc="2025-09-29T16:06:00Z">
        <w:r w:rsidRPr="0087753D">
          <w:t xml:space="preserve"> </w:t>
        </w:r>
      </w:ins>
      <w:ins w:id="2257" w:author="Mosi Adesina Ifatunji" w:date="2025-09-29T11:07:00Z" w16du:dateUtc="2025-09-29T16:07:00Z">
        <w:r w:rsidRPr="0087753D">
          <w:t xml:space="preserve">approach is the idea that organizations </w:t>
        </w:r>
      </w:ins>
      <w:ins w:id="2258" w:author="Mosi Adesina Ifatunji" w:date="2025-10-13T10:25:00Z" w16du:dateUtc="2025-10-13T15:25:00Z">
        <w:r w:rsidR="00E10275" w:rsidRPr="0087753D">
          <w:t xml:space="preserve">digest, </w:t>
        </w:r>
      </w:ins>
      <w:ins w:id="2259" w:author="Mosi Adesina Ifatunji" w:date="2025-10-20T16:35:00Z" w16du:dateUtc="2025-10-20T21:35:00Z">
        <w:r w:rsidR="00D21CAB">
          <w:t>inter</w:t>
        </w:r>
        <w:r w:rsidR="00C74F84">
          <w:t>pret</w:t>
        </w:r>
      </w:ins>
      <w:ins w:id="2260" w:author="Mosi Adesina Ifatunji" w:date="2025-09-29T19:40:00Z" w16du:dateUtc="2025-09-30T00:40:00Z">
        <w:r w:rsidR="00F00473" w:rsidRPr="0087753D">
          <w:t xml:space="preserve"> </w:t>
        </w:r>
      </w:ins>
      <w:ins w:id="2261" w:author="Mosi Adesina Ifatunji" w:date="2025-09-29T11:08:00Z" w16du:dateUtc="2025-09-29T16:08:00Z">
        <w:r w:rsidRPr="0087753D">
          <w:t xml:space="preserve">and </w:t>
        </w:r>
      </w:ins>
      <w:ins w:id="2262" w:author="Mosi Adesina Ifatunji" w:date="2025-10-20T16:35:00Z" w16du:dateUtc="2025-10-20T21:35:00Z">
        <w:r w:rsidR="00C74F84">
          <w:t xml:space="preserve">then </w:t>
        </w:r>
      </w:ins>
      <w:ins w:id="2263" w:author="Mosi Adesina Ifatunji" w:date="2025-10-13T10:25:00Z" w16du:dateUtc="2025-10-13T15:25:00Z">
        <w:r w:rsidR="00E10275">
          <w:t>transact</w:t>
        </w:r>
      </w:ins>
      <w:ins w:id="2264" w:author="Mosi Adesina Ifatunji" w:date="2025-09-29T11:08:00Z" w16du:dateUtc="2025-09-29T16:08:00Z">
        <w:r w:rsidRPr="0087753D">
          <w:t xml:space="preserve"> upon </w:t>
        </w:r>
      </w:ins>
      <w:ins w:id="2265" w:author="Mosi Adesina Ifatunji" w:date="2025-09-29T11:27:00Z" w16du:dateUtc="2025-09-29T16:27:00Z">
        <w:r w:rsidR="00D4045C" w:rsidRPr="0087753D">
          <w:t xml:space="preserve">a shared “schemata of interpretation,” which </w:t>
        </w:r>
      </w:ins>
      <w:ins w:id="2266" w:author="Mosi Adesina Ifatunji" w:date="2025-10-20T16:42:00Z" w16du:dateUtc="2025-10-20T21:42:00Z">
        <w:r w:rsidR="00273028">
          <w:t>enables</w:t>
        </w:r>
      </w:ins>
      <w:ins w:id="2267" w:author="Mosi Adesina Ifatunji" w:date="2025-10-20T16:36:00Z" w16du:dateUtc="2025-10-20T21:36:00Z">
        <w:r w:rsidR="0079008A">
          <w:t xml:space="preserve"> </w:t>
        </w:r>
      </w:ins>
      <w:ins w:id="2268" w:author="Mosi Adesina Ifatunji" w:date="2025-10-20T16:42:00Z" w16du:dateUtc="2025-10-20T21:42:00Z">
        <w:r w:rsidR="00273028">
          <w:t xml:space="preserve">collaborations between </w:t>
        </w:r>
      </w:ins>
      <w:ins w:id="2269" w:author="Mosi Adesina Ifatunji" w:date="2025-10-20T16:36:00Z" w16du:dateUtc="2025-10-20T21:36:00Z">
        <w:r w:rsidR="0079008A">
          <w:t>co-work</w:t>
        </w:r>
        <w:r w:rsidR="00C0534B">
          <w:t>ers</w:t>
        </w:r>
      </w:ins>
      <w:ins w:id="2270" w:author="Mosi Adesina Ifatunji" w:date="2025-10-20T16:42:00Z" w16du:dateUtc="2025-10-20T21:42:00Z">
        <w:r w:rsidR="0036412F">
          <w:t>, helping them to</w:t>
        </w:r>
      </w:ins>
      <w:ins w:id="2271" w:author="Mosi Adesina Ifatunji" w:date="2025-09-29T11:27:00Z" w16du:dateUtc="2025-09-29T16:27:00Z">
        <w:r w:rsidR="00D4045C" w:rsidRPr="0087753D">
          <w:t xml:space="preserve"> </w:t>
        </w:r>
      </w:ins>
      <w:ins w:id="2272" w:author="Mosi Adesina Ifatunji" w:date="2025-10-20T16:43:00Z" w16du:dateUtc="2025-10-20T21:43:00Z">
        <w:r w:rsidR="002A2C5F">
          <w:t>“…</w:t>
        </w:r>
      </w:ins>
      <w:ins w:id="2273" w:author="Mosi Adesina Ifatunji" w:date="2025-09-29T11:27:00Z" w16du:dateUtc="2025-09-29T16:27:00Z">
        <w:r w:rsidR="00D4045C" w:rsidRPr="0087753D">
          <w:t>locate, perceive, identify, and labe</w:t>
        </w:r>
      </w:ins>
      <w:ins w:id="2274" w:author="Mosi Adesina Ifatunji" w:date="2025-10-20T16:43:00Z" w16du:dateUtc="2025-10-20T21:43:00Z">
        <w:r w:rsidR="002A2C5F">
          <w:t>l…</w:t>
        </w:r>
      </w:ins>
      <w:ins w:id="2275" w:author="Mosi Adesina Ifatunji" w:date="2025-09-29T11:27:00Z" w16du:dateUtc="2025-09-29T16:27:00Z">
        <w:r w:rsidR="00D4045C" w:rsidRPr="0087753D">
          <w:t>”</w:t>
        </w:r>
      </w:ins>
      <w:ins w:id="2276" w:author="Mosi Adesina Ifatunji" w:date="2025-10-20T16:43:00Z" w16du:dateUtc="2025-10-20T21:43:00Z">
        <w:r w:rsidR="002A2C5F">
          <w:t xml:space="preserve"> </w:t>
        </w:r>
      </w:ins>
      <w:ins w:id="2277" w:author="Mosi Adesina Ifatunji" w:date="2025-10-20T17:16:00Z" w16du:dateUtc="2025-10-20T22:16:00Z">
        <w:r w:rsidR="007564CD">
          <w:t>peopl</w:t>
        </w:r>
      </w:ins>
      <w:ins w:id="2278" w:author="Mosi Adesina Ifatunji" w:date="2025-10-20T17:17:00Z" w16du:dateUtc="2025-10-20T22:17:00Z">
        <w:r w:rsidR="007564CD">
          <w:t>e</w:t>
        </w:r>
        <w:r w:rsidR="009B13AC">
          <w:t>, groups and behaviors</w:t>
        </w:r>
      </w:ins>
      <w:ins w:id="2279" w:author="Mosi Adesina Ifatunji" w:date="2025-09-29T11:27:00Z" w16du:dateUtc="2025-09-29T16:27:00Z">
        <w:r w:rsidR="00D4045C" w:rsidRPr="0087753D">
          <w:t xml:space="preserve"> (Goffman 1974: 21)</w:t>
        </w:r>
      </w:ins>
      <w:ins w:id="2280" w:author="Mosi Adesina Ifatunji" w:date="2025-10-20T17:17:00Z" w16du:dateUtc="2025-10-20T22:17:00Z">
        <w:r w:rsidR="009B13AC">
          <w:t>.</w:t>
        </w:r>
      </w:ins>
    </w:p>
    <w:p w14:paraId="29B93E09" w14:textId="77777777" w:rsidR="00400885" w:rsidRDefault="00400885" w:rsidP="00417DDA">
      <w:pPr>
        <w:pStyle w:val="NoSpacing"/>
        <w:rPr>
          <w:ins w:id="2281" w:author="Mosi Adesina Ifatunji" w:date="2025-10-24T20:17:00Z" w16du:dateUtc="2025-10-25T01:17:00Z"/>
        </w:rPr>
      </w:pPr>
    </w:p>
    <w:p w14:paraId="4FF732A3" w14:textId="77777777" w:rsidR="002671A2" w:rsidRDefault="00E469F6" w:rsidP="00E469F6">
      <w:pPr>
        <w:rPr>
          <w:ins w:id="2282" w:author="Mosi Adesina Ifatunji" w:date="2025-10-24T20:19:00Z" w16du:dateUtc="2025-10-25T01:19:00Z"/>
        </w:rPr>
      </w:pPr>
      <w:ins w:id="2283" w:author="Mosi Adesina Ifatunji" w:date="2025-10-24T20:17:00Z" w16du:dateUtc="2025-10-25T01:17:00Z">
        <w:r>
          <w:rPr>
            <w:color w:val="0E0E0E"/>
          </w:rPr>
          <w:t xml:space="preserve">Schema bias our assessments </w:t>
        </w:r>
        <w:r>
          <w:t>of the</w:t>
        </w:r>
        <w:r w:rsidRPr="00111ADB">
          <w:t xml:space="preserve"> relative merit and esteem of social groups</w:t>
        </w:r>
        <w:r>
          <w:t xml:space="preserve"> (</w:t>
        </w:r>
        <w:r>
          <w:rPr>
            <w:i/>
            <w:iCs/>
          </w:rPr>
          <w:t xml:space="preserve">see </w:t>
        </w:r>
        <w:r>
          <w:t>Boutyline 2024)</w:t>
        </w:r>
      </w:ins>
      <w:ins w:id="2284" w:author="Mosi Adesina Ifatunji" w:date="2025-10-24T20:19:00Z" w16du:dateUtc="2025-10-25T01:19:00Z">
        <w:r w:rsidR="002671A2">
          <w:t>.</w:t>
        </w:r>
      </w:ins>
    </w:p>
    <w:p w14:paraId="6AC06F05" w14:textId="77777777" w:rsidR="002671A2" w:rsidRDefault="002671A2" w:rsidP="00E469F6">
      <w:pPr>
        <w:rPr>
          <w:ins w:id="2285" w:author="Mosi Adesina Ifatunji" w:date="2025-10-24T20:19:00Z" w16du:dateUtc="2025-10-25T01:19:00Z"/>
        </w:rPr>
      </w:pPr>
    </w:p>
    <w:p w14:paraId="2DB60E81" w14:textId="00012EA0" w:rsidR="00E469F6" w:rsidRPr="00237A1C" w:rsidRDefault="002671A2" w:rsidP="00E469F6">
      <w:pPr>
        <w:rPr>
          <w:ins w:id="2286" w:author="Mosi Adesina Ifatunji" w:date="2025-10-24T20:18:00Z" w16du:dateUtc="2025-10-25T01:18:00Z"/>
          <w:color w:val="0E0E0E"/>
        </w:rPr>
      </w:pPr>
      <w:ins w:id="2287" w:author="Mosi Adesina Ifatunji" w:date="2025-10-24T20:19:00Z" w16du:dateUtc="2025-10-25T01:19:00Z">
        <w:r>
          <w:t>That is</w:t>
        </w:r>
      </w:ins>
      <w:ins w:id="2288" w:author="Mosi Adesina Ifatunji" w:date="2025-10-24T20:16:00Z" w16du:dateUtc="2025-10-25T01:16:00Z">
        <w:r w:rsidR="00E469F6">
          <w:t xml:space="preserve">, </w:t>
        </w:r>
      </w:ins>
      <w:ins w:id="2289" w:author="Mosi Adesina Ifatunji" w:date="2025-10-24T20:19:00Z" w16du:dateUtc="2025-10-25T01:19:00Z">
        <w:r w:rsidR="00D84EDD">
          <w:t>schemas are</w:t>
        </w:r>
      </w:ins>
      <w:ins w:id="2290" w:author="Mosi Adesina Ifatunji" w:date="2025-10-24T04:30:00Z" w16du:dateUtc="2025-10-24T09:30:00Z">
        <w:r w:rsidR="003050AA" w:rsidRPr="003D1795">
          <w:rPr>
            <w:rFonts w:hint="eastAsia"/>
          </w:rPr>
          <w:t>“</w:t>
        </w:r>
        <w:r w:rsidR="003050AA">
          <w:t>[k]</w:t>
        </w:r>
        <w:proofErr w:type="spellStart"/>
        <w:r w:rsidR="003050AA" w:rsidRPr="003D1795">
          <w:t>nowledge</w:t>
        </w:r>
        <w:proofErr w:type="spellEnd"/>
        <w:r w:rsidR="003050AA" w:rsidRPr="003D1795">
          <w:t xml:space="preserve"> structures that represent objects or events and provide </w:t>
        </w:r>
        <w:r w:rsidR="003050AA" w:rsidRPr="00237A1C">
          <w:rPr>
            <w:i/>
            <w:iCs/>
          </w:rPr>
          <w:t>default assumptions</w:t>
        </w:r>
        <w:r w:rsidR="003050AA" w:rsidRPr="003D1795">
          <w:t xml:space="preserve"> about their characteristics, relationships, and entailments under conditions of incomplete information</w:t>
        </w:r>
        <w:r w:rsidR="003050AA" w:rsidRPr="003D1795">
          <w:rPr>
            <w:rFonts w:hint="eastAsia"/>
          </w:rPr>
          <w:t>”</w:t>
        </w:r>
        <w:r w:rsidR="003050AA" w:rsidRPr="003D1795">
          <w:t xml:space="preserve"> (</w:t>
        </w:r>
        <w:r w:rsidR="003050AA">
          <w:t xml:space="preserve">Italics added: </w:t>
        </w:r>
        <w:r w:rsidR="003050AA" w:rsidRPr="003D1795">
          <w:t>DiMaggio 1997:269)</w:t>
        </w:r>
        <w:r w:rsidR="003050AA">
          <w:t xml:space="preserve"> </w:t>
        </w:r>
      </w:ins>
      <w:ins w:id="2291" w:author="Mosi Adesina Ifatunji" w:date="2025-10-24T20:18:00Z" w16du:dateUtc="2025-10-25T01:18:00Z">
        <w:r w:rsidR="00E469F6">
          <w:t xml:space="preserve">with, </w:t>
        </w:r>
        <w:r w:rsidR="00E469F6">
          <w:rPr>
            <w:rFonts w:hint="eastAsia"/>
            <w:color w:val="0E0E0E"/>
          </w:rPr>
          <w:t>“</w:t>
        </w:r>
        <w:r w:rsidR="00E469F6">
          <w:rPr>
            <w:color w:val="0E0E0E"/>
          </w:rPr>
          <w:t>…</w:t>
        </w:r>
        <w:r w:rsidR="00E469F6" w:rsidRPr="003D1795">
          <w:rPr>
            <w:rFonts w:hint="eastAsia"/>
            <w:color w:val="0E0E0E"/>
          </w:rPr>
          <w:t>stereotypes</w:t>
        </w:r>
        <w:r w:rsidR="00E469F6">
          <w:rPr>
            <w:color w:val="0E0E0E"/>
          </w:rPr>
          <w:t xml:space="preserve"> [and/or] </w:t>
        </w:r>
        <w:r w:rsidR="00E469F6" w:rsidRPr="00237A1C">
          <w:rPr>
            <w:i/>
            <w:iCs/>
            <w:color w:val="0E0E0E"/>
          </w:rPr>
          <w:t>scripts</w:t>
        </w:r>
        <w:r w:rsidR="00E469F6">
          <w:rPr>
            <w:color w:val="0E0E0E"/>
          </w:rPr>
          <w:t xml:space="preserve"> … that</w:t>
        </w:r>
        <w:r w:rsidR="00E469F6" w:rsidRPr="003D1795">
          <w:rPr>
            <w:rFonts w:hint="eastAsia"/>
            <w:color w:val="0E0E0E"/>
          </w:rPr>
          <w:t xml:space="preserve"> represent the characteristics of people, places, objects or events and allow us to infer what these entities do, where they fit, and what to expect of them” (</w:t>
        </w:r>
        <w:r w:rsidR="00E469F6">
          <w:rPr>
            <w:color w:val="0E0E0E"/>
          </w:rPr>
          <w:t xml:space="preserve">italics added: </w:t>
        </w:r>
        <w:r w:rsidR="00E469F6" w:rsidRPr="003D1795">
          <w:rPr>
            <w:rFonts w:hint="eastAsia"/>
            <w:color w:val="0E0E0E"/>
          </w:rPr>
          <w:t>Cerulo 2010:117)</w:t>
        </w:r>
        <w:r w:rsidR="00E469F6">
          <w:rPr>
            <w:color w:val="0E0E0E"/>
          </w:rPr>
          <w:t xml:space="preserve">, </w:t>
        </w:r>
        <w:r w:rsidR="00E469F6">
          <w:t>including</w:t>
        </w:r>
        <w:r w:rsidR="00E469F6">
          <w:rPr>
            <w:color w:val="0E0E0E"/>
          </w:rPr>
          <w:t xml:space="preserve"> </w:t>
        </w:r>
        <w:r w:rsidR="00E469F6" w:rsidRPr="003D4147">
          <w:rPr>
            <w:rFonts w:hint="eastAsia"/>
          </w:rPr>
          <w:t>“</w:t>
        </w:r>
        <w:r w:rsidR="00E469F6">
          <w:t>[t]</w:t>
        </w:r>
        <w:r w:rsidR="00E469F6" w:rsidRPr="003D4147">
          <w:t>he social positions and meanings of racial categories, as well as the categories themselves</w:t>
        </w:r>
        <w:r w:rsidR="00E469F6">
          <w:t>”</w:t>
        </w:r>
        <w:r w:rsidR="00E469F6" w:rsidRPr="003D4147">
          <w:t xml:space="preserve"> (</w:t>
        </w:r>
        <w:r w:rsidR="00E469F6">
          <w:t xml:space="preserve">Jung 2015: </w:t>
        </w:r>
        <w:r w:rsidR="00E469F6" w:rsidRPr="003D4147">
          <w:t>38)</w:t>
        </w:r>
        <w:r w:rsidR="00E469F6">
          <w:t>.</w:t>
        </w:r>
      </w:ins>
    </w:p>
    <w:p w14:paraId="49B83E08" w14:textId="3C573B90" w:rsidR="003050AA" w:rsidRDefault="003050AA">
      <w:pPr>
        <w:rPr>
          <w:ins w:id="2292" w:author="Mosi Adesina Ifatunji" w:date="2025-10-24T04:30:00Z" w16du:dateUtc="2025-10-24T09:30:00Z"/>
        </w:rPr>
        <w:pPrChange w:id="2293" w:author="Mosi Adesina Ifatunji" w:date="2025-10-24T20:17:00Z" w16du:dateUtc="2025-10-25T01:17:00Z">
          <w:pPr>
            <w:pStyle w:val="NoSpacing"/>
          </w:pPr>
        </w:pPrChange>
      </w:pPr>
    </w:p>
    <w:p w14:paraId="5A5E0111" w14:textId="39F0A78E" w:rsidR="003050AA" w:rsidRDefault="00A157AA">
      <w:pPr>
        <w:pStyle w:val="NoSpacing"/>
        <w:rPr>
          <w:ins w:id="2294" w:author="Mosi Adesina Ifatunji" w:date="2025-10-24T04:49:00Z" w16du:dateUtc="2025-10-24T09:49:00Z"/>
        </w:rPr>
        <w:pPrChange w:id="2295" w:author="Mosi Adesina Ifatunji" w:date="2025-10-26T17:05:00Z" w16du:dateUtc="2025-10-26T22:05:00Z">
          <w:pPr/>
        </w:pPrChange>
      </w:pPr>
      <w:ins w:id="2296" w:author="Mosi Adesina Ifatunji" w:date="2025-10-24T20:30:00Z" w16du:dateUtc="2025-10-25T01:30:00Z">
        <w:r>
          <w:t xml:space="preserve">While most see distinctions between schema and implicit social cognition or bias, studies are beginning to integrate these constructs, both conceptually and empirically </w:t>
        </w:r>
        <w:r>
          <w:fldChar w:fldCharType="begin">
            <w:fldData xml:space="preserve">PEVuZE5vdGU+PENpdGU+PEF1dGhvcj5MYXVzaTwvQXV0aG9yPjxZZWFyPjIwMjQ8L1llYXI+PFJl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</w:fldData>
          </w:fldChar>
        </w:r>
        <w:r>
          <w:instrText xml:space="preserve"> ADDIN EN.JS.CITE </w:instrText>
        </w:r>
        <w:r>
          <w:fldChar w:fldCharType="separate"/>
        </w:r>
      </w:ins>
      <w:r w:rsidR="00E24B9E">
        <w:rPr>
          <w:noProof/>
        </w:rPr>
        <w:t>(De Raedt 2006, Cooley and Payne 2017, Payne, Vuletich and Lundberg 2017, Brusa, Bordone and Proverbio 2021, Lausi 2024)</w:t>
      </w:r>
      <w:ins w:id="2297" w:author="Mosi Adesina Ifatunji" w:date="2025-10-24T20:30:00Z" w16du:dateUtc="2025-10-25T01:30:00Z">
        <w:r>
          <w:fldChar w:fldCharType="end"/>
        </w:r>
        <w:r>
          <w:t>.</w:t>
        </w:r>
      </w:ins>
      <w:del w:id="2298" w:author="Mosi Adesina Ifatunji" w:date="2025-10-24T20:18:00Z" w16du:dateUtc="2025-10-25T01:18:00Z">
        <w:r w:rsidR="003050AA" w:rsidDel="00E469F6">
          <w:fldChar w:fldCharType="begin">
            <w:fldData xml:space="preserve">PEVuZE5vdGU+PENpdGU+PEF1dGhvcj5DZXJ1bG88L0F1dGhvcj48WWVhcj4yMDEwPC9ZZWFyPjxS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=
</w:fldData>
          </w:fldChar>
        </w:r>
        <w:r w:rsidR="003050AA" w:rsidDel="00E469F6">
          <w:delInstrText xml:space="preserve"> ADDIN EN.JS.CITE </w:delInstrText>
        </w:r>
        <w:r w:rsidR="003050AA" w:rsidDel="00E469F6">
          <w:fldChar w:fldCharType="separate"/>
        </w:r>
        <w:r w:rsidR="00026731" w:rsidDel="00E469F6">
          <w:rPr>
            <w:noProof/>
          </w:rPr>
          <w:delText>(Cerulo 2010: 117)</w:delText>
        </w:r>
        <w:r w:rsidR="003050AA" w:rsidDel="00E469F6">
          <w:fldChar w:fldCharType="end"/>
        </w:r>
      </w:del>
    </w:p>
    <w:p w14:paraId="5B2D1B08" w14:textId="77777777" w:rsidR="00702CE9" w:rsidRDefault="00702CE9" w:rsidP="003050AA">
      <w:pPr>
        <w:rPr>
          <w:ins w:id="2299" w:author="Mosi Adesina Ifatunji" w:date="2025-10-24T04:30:00Z" w16du:dateUtc="2025-10-24T09:30:00Z"/>
        </w:rPr>
      </w:pPr>
    </w:p>
    <w:p w14:paraId="10825845" w14:textId="62E180CD" w:rsidR="0046494E" w:rsidRPr="00A157AA" w:rsidDel="003A5E98" w:rsidRDefault="000B766D" w:rsidP="007B100A">
      <w:pPr>
        <w:rPr>
          <w:del w:id="2300" w:author="Mosi Adesina Ifatunji" w:date="2025-10-24T04:49:00Z" w16du:dateUtc="2025-10-24T09:49:00Z"/>
          <w:color w:val="0E0E0E"/>
          <w:rPrChange w:id="2301" w:author="Mosi Adesina Ifatunji" w:date="2025-10-24T20:31:00Z" w16du:dateUtc="2025-10-25T01:31:00Z">
            <w:rPr>
              <w:del w:id="2302" w:author="Mosi Adesina Ifatunji" w:date="2025-10-24T04:49:00Z" w16du:dateUtc="2025-10-24T09:49:00Z"/>
            </w:rPr>
          </w:rPrChange>
        </w:rPr>
      </w:pPr>
      <w:del w:id="2303" w:author="Mosi Adesina Ifatunji" w:date="2025-10-24T04:30:00Z" w16du:dateUtc="2025-10-24T09:30:00Z">
        <w:r w:rsidDel="003050AA">
          <w:fldChar w:fldCharType="begin">
            <w:fldData xml:space="preserve">PEVuZE5vdGU+PENpdGU+PEF1dGhvcj5HaWRkZW48L0F1dGhvcj48WWVhcj4xOTc5PC9ZZWFyPjxS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</w:fldData>
          </w:fldChar>
        </w:r>
        <w:r w:rsidDel="003050AA">
          <w:delInstrText xml:space="preserve"> ADDIN EN.JS.CITE </w:delInstrText>
        </w:r>
        <w:r w:rsidDel="003050AA">
          <w:fldChar w:fldCharType="separate"/>
        </w:r>
        <w:r w:rsidDel="003050AA">
          <w:rPr>
            <w:noProof/>
          </w:rPr>
          <w:delText>(Gidden 1979: 64)</w:delText>
        </w:r>
        <w:r w:rsidDel="003050AA">
          <w:fldChar w:fldCharType="end"/>
        </w:r>
      </w:del>
      <w:del w:id="2304" w:author="Mosi Adesina Ifatunji" w:date="2025-10-24T04:48:00Z" w16du:dateUtc="2025-10-24T09:48:00Z">
        <w:r w:rsidR="00026731" w:rsidDel="00EB0A67">
          <w:fldChar w:fldCharType="begin">
            <w:fldData xml:space="preserve">PEVuZE5vdGU+PENpdGU+PEF1dGhvcj5TZXdlbGw8L0F1dGhvcj48WWVhcj4xOTkyPC9ZZWFyPjxS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</w:fldData>
          </w:fldChar>
        </w:r>
        <w:r w:rsidR="00026731" w:rsidDel="00EB0A67">
          <w:delInstrText xml:space="preserve"> ADDIN EN.JS.CITE </w:delInstrText>
        </w:r>
        <w:r w:rsidR="00026731" w:rsidDel="00EB0A67">
          <w:fldChar w:fldCharType="separate"/>
        </w:r>
        <w:r w:rsidR="00026731" w:rsidDel="00EB0A67">
          <w:rPr>
            <w:noProof/>
          </w:rPr>
          <w:delText>(Sewell 1992: 8)</w:delText>
        </w:r>
        <w:r w:rsidR="00026731" w:rsidDel="00EB0A67">
          <w:fldChar w:fldCharType="end"/>
        </w:r>
      </w:del>
      <w:del w:id="2305" w:author="Mosi Adesina Ifatunji" w:date="2025-10-24T04:29:00Z" w16du:dateUtc="2025-10-24T09:29:00Z">
        <w:r w:rsidR="00D73A2B" w:rsidDel="003050AA">
          <w:fldChar w:fldCharType="begin">
            <w:fldData xml:space="preserve">PEVuZE5vdGU+PENpdGU+PEF1dGhvcj5Cb3V0eWxpbmU8L0F1dGhvcj48WWVhcj4yMDIxPC9ZZWFy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</w:fldData>
          </w:fldChar>
        </w:r>
        <w:r w:rsidR="00D73A2B" w:rsidDel="003050AA">
          <w:delInstrText xml:space="preserve"> ADDIN EN.JS.CITE </w:delInstrText>
        </w:r>
        <w:r w:rsidR="00D73A2B" w:rsidDel="003050AA">
          <w:fldChar w:fldCharType="separate"/>
        </w:r>
        <w:r w:rsidR="00D73A2B" w:rsidDel="003050AA">
          <w:rPr>
            <w:noProof/>
          </w:rPr>
          <w:delText>(Boutyline and Soter 2021)</w:delText>
        </w:r>
        <w:r w:rsidR="00D73A2B" w:rsidDel="003050AA">
          <w:fldChar w:fldCharType="end"/>
        </w:r>
      </w:del>
    </w:p>
    <w:p w14:paraId="04BB62CA" w14:textId="5781DC4B" w:rsidR="00E25220" w:rsidRPr="00A157AA" w:rsidRDefault="00E25220" w:rsidP="00A157AA">
      <w:pPr>
        <w:rPr>
          <w:ins w:id="2306" w:author="Mosi Adesina Ifatunji" w:date="2025-10-24T14:30:00Z" w16du:dateUtc="2025-10-24T19:30:00Z"/>
          <w:b/>
          <w:bCs/>
          <w:rPrChange w:id="2307" w:author="Mosi Adesina Ifatunji" w:date="2025-10-24T20:31:00Z" w16du:dateUtc="2025-10-25T01:31:00Z">
            <w:rPr>
              <w:ins w:id="2308" w:author="Mosi Adesina Ifatunji" w:date="2025-10-24T14:30:00Z" w16du:dateUtc="2025-10-24T19:30:00Z"/>
            </w:rPr>
          </w:rPrChange>
        </w:rPr>
      </w:pPr>
      <w:ins w:id="2309" w:author="Mosi Adesina Ifatunji" w:date="2025-10-24T14:21:00Z" w16du:dateUtc="2025-10-24T19:21:00Z">
        <w:r w:rsidRPr="006D20F8">
          <w:t xml:space="preserve">That is, while our ontologies for schema </w:t>
        </w:r>
      </w:ins>
      <w:ins w:id="2310" w:author="Mosi Adesina Ifatunji" w:date="2025-10-24T14:29:00Z" w16du:dateUtc="2025-10-24T19:29:00Z">
        <w:r w:rsidR="00B34C46" w:rsidRPr="006D20F8">
          <w:t>generally</w:t>
        </w:r>
      </w:ins>
      <w:ins w:id="2311" w:author="Mosi Adesina Ifatunji" w:date="2025-10-24T14:21:00Z" w16du:dateUtc="2025-10-24T19:21:00Z">
        <w:r w:rsidRPr="006D20F8">
          <w:t xml:space="preserve"> </w:t>
        </w:r>
      </w:ins>
      <w:ins w:id="2312" w:author="Mosi Adesina Ifatunji" w:date="2025-10-24T14:22:00Z" w16du:dateUtc="2025-10-24T19:22:00Z">
        <w:r w:rsidRPr="006D20F8">
          <w:t xml:space="preserve">include the requirement that they are </w:t>
        </w:r>
      </w:ins>
      <w:ins w:id="2313" w:author="Mosi Adesina Ifatunji" w:date="2025-10-24T19:53:00Z" w16du:dateUtc="2025-10-25T00:53:00Z">
        <w:r w:rsidR="00475800">
          <w:t xml:space="preserve">socioculturally </w:t>
        </w:r>
      </w:ins>
      <w:ins w:id="2314" w:author="Mosi Adesina Ifatunji" w:date="2025-10-24T14:23:00Z" w16du:dateUtc="2025-10-24T19:23:00Z">
        <w:r w:rsidRPr="006D20F8">
          <w:t xml:space="preserve">shared </w:t>
        </w:r>
      </w:ins>
      <w:ins w:id="2315" w:author="Mosi Adesina Ifatunji" w:date="2025-10-24T17:51:00Z" w16du:dateUtc="2025-10-24T22:51:00Z">
        <w:r w:rsidR="006F63D8">
          <w:t>within</w:t>
        </w:r>
      </w:ins>
      <w:ins w:id="2316" w:author="Mosi Adesina Ifatunji" w:date="2025-10-24T14:23:00Z" w16du:dateUtc="2025-10-24T19:23:00Z">
        <w:r w:rsidRPr="006D20F8">
          <w:t xml:space="preserve"> </w:t>
        </w:r>
      </w:ins>
      <w:ins w:id="2317" w:author="Mosi Adesina Ifatunji" w:date="2025-10-24T14:25:00Z" w16du:dateUtc="2025-10-24T19:25:00Z">
        <w:r w:rsidRPr="006D20F8">
          <w:t>social group</w:t>
        </w:r>
      </w:ins>
      <w:ins w:id="2318" w:author="Mosi Adesina Ifatunji" w:date="2025-10-24T18:00:00Z" w16du:dateUtc="2025-10-24T23:00:00Z">
        <w:r w:rsidR="00C11F35">
          <w:t>s</w:t>
        </w:r>
      </w:ins>
      <w:ins w:id="2319" w:author="Mosi Adesina Ifatunji" w:date="2025-10-24T17:51:00Z" w16du:dateUtc="2025-10-24T22:51:00Z">
        <w:r w:rsidR="006F63D8">
          <w:t xml:space="preserve"> or setting</w:t>
        </w:r>
      </w:ins>
      <w:ins w:id="2320" w:author="Mosi Adesina Ifatunji" w:date="2025-10-24T18:00:00Z" w16du:dateUtc="2025-10-24T23:00:00Z">
        <w:r w:rsidR="00C11F35">
          <w:t>s</w:t>
        </w:r>
      </w:ins>
      <w:ins w:id="2321" w:author="Mosi Adesina Ifatunji" w:date="2025-10-24T19:54:00Z" w16du:dateUtc="2025-10-25T00:54:00Z">
        <w:r w:rsidR="00475800">
          <w:t xml:space="preserve"> </w:t>
        </w:r>
      </w:ins>
      <w:ins w:id="2322" w:author="Mosi Adesina Ifatunji" w:date="2025-10-24T19:56:00Z" w16du:dateUtc="2025-10-25T00:56:00Z">
        <w:r w:rsidR="00475800">
          <w:t>and rely on ethnographic methods</w:t>
        </w:r>
        <w:r w:rsidR="00475800" w:rsidRPr="006D20F8">
          <w:t xml:space="preserve"> </w:t>
        </w:r>
      </w:ins>
      <w:r w:rsidRPr="006D20F8">
        <w:fldChar w:fldCharType="begin">
          <w:fldData xml:space="preserve">PEVuZE5vdGU+PENpdGU+PEF1dGhvcj5Cb3V0eWxpbmU8L0F1dGhvcj48WWVhcj4yMDIxPC9ZZWFy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=
</w:fldData>
        </w:fldChar>
      </w:r>
      <w:r w:rsidRPr="006D20F8">
        <w:instrText xml:space="preserve"> ADDIN EN.JS.CITE </w:instrText>
      </w:r>
      <w:r w:rsidRPr="006D20F8">
        <w:fldChar w:fldCharType="separate"/>
      </w:r>
      <w:r w:rsidR="00475800">
        <w:rPr>
          <w:noProof/>
        </w:rPr>
        <w:t>(Boutyline and Soter 2021)</w:t>
      </w:r>
      <w:r w:rsidRPr="006D20F8">
        <w:fldChar w:fldCharType="end"/>
      </w:r>
      <w:ins w:id="2323" w:author="Mosi Adesina Ifatunji" w:date="2025-10-24T19:50:00Z" w16du:dateUtc="2025-10-25T00:50:00Z">
        <w:r w:rsidR="00CC3AF1">
          <w:t xml:space="preserve">, </w:t>
        </w:r>
      </w:ins>
      <w:ins w:id="2324" w:author="Mosi Adesina Ifatunji" w:date="2025-10-24T14:24:00Z" w16du:dateUtc="2025-10-24T19:24:00Z">
        <w:r w:rsidRPr="006D20F8">
          <w:t xml:space="preserve">implicit social cognition </w:t>
        </w:r>
      </w:ins>
      <w:ins w:id="2325" w:author="Mosi Adesina Ifatunji" w:date="2025-10-24T19:51:00Z" w16du:dateUtc="2025-10-25T00:51:00Z">
        <w:r w:rsidR="00CC3AF1">
          <w:t>operates at the</w:t>
        </w:r>
      </w:ins>
      <w:ins w:id="2326" w:author="Mosi Adesina Ifatunji" w:date="2025-10-24T17:41:00Z" w16du:dateUtc="2025-10-24T22:41:00Z">
        <w:r w:rsidR="00B3002D">
          <w:t xml:space="preserve"> </w:t>
        </w:r>
      </w:ins>
      <w:ins w:id="2327" w:author="Mosi Adesina Ifatunji" w:date="2025-10-24T17:40:00Z" w16du:dateUtc="2025-10-24T22:40:00Z">
        <w:r w:rsidR="00B3002D">
          <w:t>individual-</w:t>
        </w:r>
      </w:ins>
      <w:ins w:id="2328" w:author="Mosi Adesina Ifatunji" w:date="2025-10-24T14:34:00Z" w16du:dateUtc="2025-10-24T19:34:00Z">
        <w:r w:rsidR="00E114B0" w:rsidRPr="006D20F8">
          <w:t>level</w:t>
        </w:r>
      </w:ins>
      <w:ins w:id="2329" w:author="Mosi Adesina Ifatunji" w:date="2025-10-24T19:52:00Z" w16du:dateUtc="2025-10-25T00:52:00Z">
        <w:r w:rsidR="00475800">
          <w:t xml:space="preserve"> and </w:t>
        </w:r>
      </w:ins>
      <w:ins w:id="2330" w:author="Mosi Adesina Ifatunji" w:date="2025-10-24T19:58:00Z" w16du:dateUtc="2025-10-25T00:58:00Z">
        <w:r w:rsidR="00475800">
          <w:t>relies</w:t>
        </w:r>
      </w:ins>
      <w:ins w:id="2331" w:author="Mosi Adesina Ifatunji" w:date="2025-10-24T19:52:00Z" w16du:dateUtc="2025-10-25T00:52:00Z">
        <w:r w:rsidR="00475800">
          <w:t xml:space="preserve"> on</w:t>
        </w:r>
        <w:r w:rsidR="00475800" w:rsidRPr="006D20F8">
          <w:t xml:space="preserve"> quantitative methodologies</w:t>
        </w:r>
      </w:ins>
      <w:ins w:id="2332" w:author="Mosi Adesina Ifatunji" w:date="2025-10-24T19:57:00Z" w16du:dateUtc="2025-10-25T00:57:00Z">
        <w:r w:rsidR="00475800">
          <w:t xml:space="preserve"> </w:t>
        </w:r>
      </w:ins>
      <w:r w:rsidR="00B34C46" w:rsidRPr="006D20F8">
        <w:fldChar w:fldCharType="begin">
          <w:fldData xml:space="preserve">PEVuZE5vdGU+PENpdGU+PEF1dGhvcj5HcmVlbndhbGQ8L0F1dGhvcj48WWVhcj4yMDIwPC9ZZWFy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</w:fldData>
        </w:fldChar>
      </w:r>
      <w:r w:rsidR="00B34C46" w:rsidRPr="006D20F8">
        <w:instrText xml:space="preserve"> ADDIN EN.JS.CITE </w:instrText>
      </w:r>
      <w:r w:rsidR="00B34C46" w:rsidRPr="006D20F8">
        <w:fldChar w:fldCharType="separate"/>
      </w:r>
      <w:r w:rsidR="00475800">
        <w:rPr>
          <w:noProof/>
        </w:rPr>
        <w:t>(Greenwald and Lai 2020)</w:t>
      </w:r>
      <w:r w:rsidR="00B34C46" w:rsidRPr="006D20F8">
        <w:fldChar w:fldCharType="end"/>
      </w:r>
      <w:ins w:id="2333" w:author="Mosi Adesina Ifatunji" w:date="2025-10-24T14:30:00Z" w16du:dateUtc="2025-10-24T19:30:00Z">
        <w:r w:rsidR="00B34C46" w:rsidRPr="006D20F8">
          <w:t>.</w:t>
        </w:r>
      </w:ins>
    </w:p>
    <w:p w14:paraId="0328F545" w14:textId="77777777" w:rsidR="00852210" w:rsidRDefault="00852210" w:rsidP="00852210">
      <w:pPr>
        <w:rPr>
          <w:ins w:id="2334" w:author="Mosi Adesina Ifatunji" w:date="2025-10-24T18:43:00Z" w16du:dateUtc="2025-10-24T23:43:00Z"/>
        </w:rPr>
      </w:pPr>
    </w:p>
    <w:p w14:paraId="65FB0734" w14:textId="77777777" w:rsidR="00E020C5" w:rsidRPr="00237A1C" w:rsidRDefault="00E020C5" w:rsidP="00417DDA">
      <w:pPr>
        <w:pStyle w:val="NoSpacing"/>
        <w:rPr>
          <w:ins w:id="2335" w:author="Mosi Adesina Ifatunji" w:date="2025-10-24T18:43:00Z" w16du:dateUtc="2025-10-24T23:43:00Z"/>
        </w:rPr>
      </w:pPr>
      <w:ins w:id="2336" w:author="Mosi Adesina Ifatunji" w:date="2025-10-24T18:43:00Z" w16du:dateUtc="2025-10-24T23:43:00Z">
        <w:r>
          <w:lastRenderedPageBreak/>
          <w:t xml:space="preserve">Implicit bias </w:t>
        </w:r>
        <w:r w:rsidRPr="00237A1C">
          <w:t xml:space="preserve">“Priming procedures present a stimulus in the form of a word or an image (the prime) alongside or prior to another stimulus (the </w:t>
        </w:r>
        <w:proofErr w:type="gramStart"/>
        <w:r w:rsidRPr="00237A1C">
          <w:t>target)…</w:t>
        </w:r>
        <w:proofErr w:type="gramEnd"/>
        <w:r w:rsidRPr="00237A1C">
          <w:t xml:space="preserve"> Latency measures capture the differential influence of two categories of primes (e.g., Black versus White faces) on latency and/or accuracy of response to the two target categories.”</w:t>
        </w:r>
      </w:ins>
    </w:p>
    <w:p w14:paraId="62410625" w14:textId="77777777" w:rsidR="00E020C5" w:rsidRDefault="00E020C5" w:rsidP="00852210">
      <w:pPr>
        <w:rPr>
          <w:ins w:id="2337" w:author="Mosi Adesina Ifatunji" w:date="2025-10-24T18:42:00Z" w16du:dateUtc="2025-10-24T23:42:00Z"/>
        </w:rPr>
      </w:pPr>
    </w:p>
    <w:p w14:paraId="49D45C45" w14:textId="77777777" w:rsidR="00852210" w:rsidRPr="00237A1C" w:rsidRDefault="00852210" w:rsidP="00417DDA">
      <w:pPr>
        <w:pStyle w:val="NoSpacing"/>
        <w:rPr>
          <w:ins w:id="2338" w:author="Mosi Adesina Ifatunji" w:date="2025-10-24T18:42:00Z" w16du:dateUtc="2025-10-24T23:42:00Z"/>
        </w:rPr>
      </w:pPr>
      <w:ins w:id="2339" w:author="Mosi Adesina Ifatunji" w:date="2025-10-24T18:42:00Z" w16du:dateUtc="2025-10-24T23:42:00Z">
        <w:r w:rsidRPr="00237A1C">
          <w:t>“Subjects are expected to respond faster and/or more accurately when the target and attribute categories assigned to the same key are more strongly associated.”</w:t>
        </w:r>
        <w:r w:rsidRPr="00237A1C">
          <w:rPr>
            <w:rStyle w:val="apple-converted-space"/>
            <w:color w:val="0E0E0E"/>
          </w:rPr>
          <w:t> </w:t>
        </w:r>
      </w:ins>
    </w:p>
    <w:p w14:paraId="70B77375" w14:textId="1902A7C6" w:rsidR="00DE73BB" w:rsidRDefault="00DE73BB" w:rsidP="00DE73BB">
      <w:pPr>
        <w:rPr>
          <w:ins w:id="2340" w:author="Mosi Adesina Ifatunji" w:date="2025-10-24T20:23:00Z" w16du:dateUtc="2025-10-25T01:23:00Z"/>
        </w:rPr>
      </w:pPr>
      <w:del w:id="2341" w:author="Mosi Adesina Ifatunji" w:date="2025-10-24T17:38:00Z" w16du:dateUtc="2025-10-24T22:38:00Z">
        <w:r w:rsidDel="00B3002D">
          <w:fldChar w:fldCharType="begin">
            <w:fldData xml:space="preserve">PEVuZE5vdGU+PENpdGU+PEF1dGhvcj5MYXVzaTwvQXV0aG9yPjxZZWFyPjIwMjQ8L1llYXI+PFJl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</w:fldData>
          </w:fldChar>
        </w:r>
        <w:r w:rsidDel="00B3002D">
          <w:delInstrText xml:space="preserve"> ADDIN EN.JS.CITE </w:delInstrText>
        </w:r>
        <w:r w:rsidDel="00B3002D">
          <w:fldChar w:fldCharType="separate"/>
        </w:r>
        <w:r w:rsidDel="00B3002D">
          <w:rPr>
            <w:noProof/>
          </w:rPr>
          <w:delText>(Lausi 2024)</w:delText>
        </w:r>
        <w:r w:rsidDel="00B3002D">
          <w:fldChar w:fldCharType="end"/>
        </w:r>
        <w:r w:rsidR="006D1312" w:rsidDel="00B3002D">
          <w:fldChar w:fldCharType="begin">
            <w:fldData xml:space="preserve">PEVuZE5vdGU+PENpdGU+PEF1dGhvcj5CcnVzYTwvQXV0aG9yPjxZZWFyPjIwMjE8L1llYXI+PFJl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</w:fldData>
          </w:fldChar>
        </w:r>
        <w:r w:rsidR="006D1312" w:rsidDel="00B3002D">
          <w:delInstrText xml:space="preserve"> ADDIN EN.JS.CITE </w:delInstrText>
        </w:r>
        <w:r w:rsidR="006D1312" w:rsidDel="00B3002D">
          <w:fldChar w:fldCharType="separate"/>
        </w:r>
        <w:r w:rsidR="006D1312" w:rsidDel="00B3002D">
          <w:rPr>
            <w:noProof/>
          </w:rPr>
          <w:delText>(Brusa, Bordone and Proverbio 2021)</w:delText>
        </w:r>
        <w:r w:rsidR="006D1312" w:rsidDel="00B3002D">
          <w:fldChar w:fldCharType="end"/>
        </w:r>
      </w:del>
    </w:p>
    <w:p w14:paraId="333AED70" w14:textId="0CE9DD33" w:rsidR="00535A08" w:rsidRDefault="003624DC" w:rsidP="00417DDA">
      <w:pPr>
        <w:pStyle w:val="NoSpacing"/>
        <w:rPr>
          <w:ins w:id="2342" w:author="Mosi Adesina Ifatunji" w:date="2025-10-24T20:28:00Z" w16du:dateUtc="2025-10-25T01:28:00Z"/>
        </w:rPr>
      </w:pPr>
      <w:ins w:id="2343" w:author="Mosi Adesina Ifatunji" w:date="2025-10-24T20:23:00Z" w16du:dateUtc="2025-10-25T01:23:00Z">
        <w:r w:rsidRPr="003624DC">
          <w:t>From a schema-</w:t>
        </w:r>
      </w:ins>
      <w:ins w:id="2344" w:author="Mosi Adesina Ifatunji" w:date="2025-10-24T20:24:00Z" w16du:dateUtc="2025-10-25T01:24:00Z">
        <w:r>
          <w:t>based</w:t>
        </w:r>
      </w:ins>
      <w:ins w:id="2345" w:author="Mosi Adesina Ifatunji" w:date="2025-10-24T20:23:00Z" w16du:dateUtc="2025-10-25T01:23:00Z">
        <w:r w:rsidRPr="003624DC">
          <w:t xml:space="preserve"> perspective, this latency </w:t>
        </w:r>
      </w:ins>
      <w:ins w:id="2346" w:author="Mosi Adesina Ifatunji" w:date="2025-10-24T20:25:00Z" w16du:dateUtc="2025-10-25T01:25:00Z">
        <w:r>
          <w:t>could be said to reflect</w:t>
        </w:r>
      </w:ins>
      <w:ins w:id="2347" w:author="Mosi Adesina Ifatunji" w:date="2025-10-24T20:23:00Z" w16du:dateUtc="2025-10-25T01:23:00Z">
        <w:r w:rsidRPr="003624DC">
          <w:t xml:space="preserve"> </w:t>
        </w:r>
        <w:r w:rsidRPr="00237A1C">
          <w:t>the cognitive work required to override or reconfigure an entrenched schema</w:t>
        </w:r>
      </w:ins>
      <w:ins w:id="2348" w:author="Mosi Adesina Ifatunji" w:date="2025-10-24T20:27:00Z" w16du:dateUtc="2025-10-25T01:27:00Z">
        <w:r w:rsidR="00535A08">
          <w:t>, or t</w:t>
        </w:r>
        <w:r w:rsidR="00535A08" w:rsidRPr="00535A08">
          <w:t xml:space="preserve">he </w:t>
        </w:r>
        <w:r w:rsidR="00535A08" w:rsidRPr="00535A08">
          <w:rPr>
            <w:rPrChange w:id="2349" w:author="Mosi Adesina Ifatunji" w:date="2025-10-24T20:27:00Z" w16du:dateUtc="2025-10-25T01:27:00Z">
              <w:rPr>
                <w:i/>
                <w:iCs/>
              </w:rPr>
            </w:rPrChange>
          </w:rPr>
          <w:t>degree of congruence or conflict</w:t>
        </w:r>
        <w:r w:rsidR="00535A08" w:rsidRPr="00535A08">
          <w:t xml:space="preserve"> between schemas and task demands.</w:t>
        </w:r>
      </w:ins>
      <w:ins w:id="2350" w:author="Mosi Adesina Ifatunji" w:date="2025-10-24T20:28:00Z" w16du:dateUtc="2025-10-25T01:28:00Z">
        <w:r w:rsidR="00535A08">
          <w:rPr>
            <w:rStyle w:val="FootnoteReference"/>
          </w:rPr>
          <w:footnoteReference w:id="4"/>
        </w:r>
      </w:ins>
    </w:p>
    <w:p w14:paraId="08BEE107" w14:textId="77777777" w:rsidR="003624DC" w:rsidRPr="003624DC" w:rsidRDefault="003624DC" w:rsidP="003624DC">
      <w:pPr>
        <w:rPr>
          <w:ins w:id="2354" w:author="Mosi Adesina Ifatunji" w:date="2025-10-24T18:45:00Z" w16du:dateUtc="2025-10-24T23:45:00Z"/>
        </w:rPr>
      </w:pPr>
    </w:p>
    <w:p w14:paraId="15192834" w14:textId="73FA5851" w:rsidR="008F287B" w:rsidRDefault="00535A08" w:rsidP="00417DDA">
      <w:pPr>
        <w:pStyle w:val="NoSpacing"/>
        <w:rPr>
          <w:ins w:id="2355" w:author="Mosi Adesina Ifatunji" w:date="2025-10-24T18:50:00Z" w16du:dateUtc="2025-10-24T23:50:00Z"/>
        </w:rPr>
      </w:pPr>
      <w:ins w:id="2356" w:author="Mosi Adesina Ifatunji" w:date="2025-10-24T20:25:00Z" w16du:dateUtc="2025-10-25T01:25:00Z">
        <w:r>
          <w:t>Moreover</w:t>
        </w:r>
      </w:ins>
      <w:ins w:id="2357" w:author="Mosi Adesina Ifatunji" w:date="2025-10-24T18:45:00Z" w16du:dateUtc="2025-10-24T23:45:00Z">
        <w:r w:rsidR="008D3F41">
          <w:t>, implicit bias has been shown to vary widely</w:t>
        </w:r>
        <w:r w:rsidR="008D3F41" w:rsidRPr="006D20F8">
          <w:t xml:space="preserve"> within individuals </w:t>
        </w:r>
      </w:ins>
      <w:ins w:id="2358" w:author="Mosi Adesina Ifatunji" w:date="2025-10-24T20:25:00Z" w16du:dateUtc="2025-10-25T01:25:00Z">
        <w:r>
          <w:t>over</w:t>
        </w:r>
      </w:ins>
      <w:ins w:id="2359" w:author="Mosi Adesina Ifatunji" w:date="2025-10-24T18:45:00Z" w16du:dateUtc="2025-10-24T23:45:00Z">
        <w:r w:rsidR="008D3F41" w:rsidRPr="006D20F8">
          <w:t xml:space="preserve"> </w:t>
        </w:r>
        <w:r w:rsidR="008D3F41">
          <w:t>weeks</w:t>
        </w:r>
        <w:r w:rsidR="008D3F41" w:rsidRPr="006D20F8">
          <w:t xml:space="preserve"> </w:t>
        </w:r>
        <w:r w:rsidR="008D3F41" w:rsidRPr="006D20F8">
          <w:fldChar w:fldCharType="begin">
            <w:fldData xml:space="preserve">PEVuZE5vdGU+PENpdGU+PEF1dGhvcj5QYXluZTwvQXV0aG9yPjxZZWFyPjIwMDU8L1llYXI+PFJl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==
</w:fldData>
          </w:fldChar>
        </w:r>
        <w:r w:rsidR="008D3F41" w:rsidRPr="006D20F8">
          <w:instrText xml:space="preserve"> ADDIN EN.JS.CITE </w:instrText>
        </w:r>
        <w:r w:rsidR="008D3F41" w:rsidRPr="006D20F8">
          <w:fldChar w:fldCharType="separate"/>
        </w:r>
        <w:r w:rsidR="008D3F41">
          <w:rPr>
            <w:noProof/>
          </w:rPr>
          <w:t>(Payne et al. 2005, Nosek, Greenwald and Banaji 2007, Devine et al. 2012, Cooley and Payne 2017, Gawronski et al. 2017)</w:t>
        </w:r>
        <w:r w:rsidR="008D3F41" w:rsidRPr="006D20F8">
          <w:fldChar w:fldCharType="end"/>
        </w:r>
        <w:r w:rsidR="008D3F41" w:rsidRPr="006D20F8">
          <w:t xml:space="preserve">, </w:t>
        </w:r>
      </w:ins>
      <w:ins w:id="2360" w:author="Mosi Adesina Ifatunji" w:date="2025-10-24T20:26:00Z" w16du:dateUtc="2025-10-25T01:26:00Z">
        <w:r>
          <w:t xml:space="preserve">while </w:t>
        </w:r>
      </w:ins>
      <w:ins w:id="2361" w:author="Mosi Adesina Ifatunji" w:date="2025-10-24T18:45:00Z" w16du:dateUtc="2025-10-24T23:45:00Z">
        <w:r w:rsidR="008D3F41" w:rsidRPr="006D20F8">
          <w:t xml:space="preserve">averages for </w:t>
        </w:r>
      </w:ins>
      <w:ins w:id="2362" w:author="Mosi Adesina Ifatunji" w:date="2025-10-24T20:26:00Z" w16du:dateUtc="2025-10-25T01:26:00Z">
        <w:r>
          <w:t>localities</w:t>
        </w:r>
      </w:ins>
      <w:ins w:id="2363" w:author="Mosi Adesina Ifatunji" w:date="2025-10-24T18:45:00Z" w16du:dateUtc="2025-10-24T23:45:00Z">
        <w:r w:rsidR="008D3F41" w:rsidRPr="006D20F8">
          <w:t xml:space="preserve"> </w:t>
        </w:r>
      </w:ins>
      <w:ins w:id="2364" w:author="Mosi Adesina Ifatunji" w:date="2025-10-24T19:59:00Z" w16du:dateUtc="2025-10-25T00:59:00Z">
        <w:r w:rsidR="00475800">
          <w:t>are quite</w:t>
        </w:r>
      </w:ins>
      <w:ins w:id="2365" w:author="Mosi Adesina Ifatunji" w:date="2025-10-24T18:45:00Z" w16du:dateUtc="2025-10-24T23:45:00Z">
        <w:r w:rsidR="008D3F41" w:rsidRPr="006D20F8">
          <w:t xml:space="preserve"> constant </w:t>
        </w:r>
        <w:r w:rsidR="008D3F41">
          <w:t>longitudinally</w:t>
        </w:r>
        <w:r w:rsidR="008D3F41" w:rsidRPr="006D20F8">
          <w:t xml:space="preserve"> </w:t>
        </w:r>
        <w:r w:rsidR="008D3F41" w:rsidRPr="006D20F8">
          <w:fldChar w:fldCharType="begin">
            <w:fldData xml:space="preserve">PEVuZE5vdGU+PENpdGU+PEF1dGhvcj5Db29sZXk8L0F1dGhvcj48WWVhcj4yMDE3PC9ZZWFyPjxS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</w:fldData>
          </w:fldChar>
        </w:r>
        <w:r w:rsidR="008D3F41" w:rsidRPr="006D20F8">
          <w:instrText xml:space="preserve"> ADDIN EN.JS.CITE </w:instrText>
        </w:r>
        <w:r w:rsidR="008D3F41" w:rsidRPr="006D20F8">
          <w:fldChar w:fldCharType="separate"/>
        </w:r>
      </w:ins>
      <w:r w:rsidR="003624DC">
        <w:rPr>
          <w:noProof/>
        </w:rPr>
        <w:t>(Devine 2001, Cooley and Payne 2017, Payne et al. 2017, Vuletich and Payne 2019)</w:t>
      </w:r>
      <w:ins w:id="2366" w:author="Mosi Adesina Ifatunji" w:date="2025-10-24T18:45:00Z" w16du:dateUtc="2025-10-24T23:45:00Z">
        <w:r w:rsidR="008D3F41" w:rsidRPr="006D20F8">
          <w:fldChar w:fldCharType="end"/>
        </w:r>
      </w:ins>
      <w:ins w:id="2367" w:author="Mosi Adesina Ifatunji" w:date="2025-10-24T19:26:00Z" w16du:dateUtc="2025-10-25T00:26:00Z">
        <w:r w:rsidR="00097D96">
          <w:t>.</w:t>
        </w:r>
      </w:ins>
    </w:p>
    <w:p w14:paraId="672A3D53" w14:textId="01281E59" w:rsidR="008D3F41" w:rsidRDefault="008D3F41" w:rsidP="00417DDA">
      <w:pPr>
        <w:pStyle w:val="NoSpacing"/>
        <w:rPr>
          <w:ins w:id="2368" w:author="Mosi Adesina Ifatunji" w:date="2025-10-24T18:58:00Z" w16du:dateUtc="2025-10-24T23:58:00Z"/>
        </w:rPr>
      </w:pPr>
    </w:p>
    <w:p w14:paraId="3B1A2972" w14:textId="708DE824" w:rsidR="00556F37" w:rsidRDefault="00556F37" w:rsidP="00417DDA">
      <w:pPr>
        <w:pStyle w:val="NoSpacing"/>
        <w:rPr>
          <w:ins w:id="2369" w:author="Mosi Adesina Ifatunji" w:date="2025-10-24T18:58:00Z" w16du:dateUtc="2025-10-24T23:58:00Z"/>
        </w:rPr>
      </w:pPr>
      <w:ins w:id="2370" w:author="Mosi Adesina Ifatunji" w:date="2025-10-24T18:58:00Z" w16du:dateUtc="2025-10-24T23:58:00Z">
        <w:r>
          <w:t>In parallel, the ways in which researchers describe or theorize the ‘underlying mechanics’ responsible for the functioning of these constructs are increasingly overlapping</w:t>
        </w:r>
      </w:ins>
      <w:ins w:id="2371" w:author="Mosi Adesina Ifatunji" w:date="2025-10-24T19:16:00Z" w16du:dateUtc="2025-10-25T00:16:00Z">
        <w:r w:rsidR="00754F1E">
          <w:t xml:space="preserve"> </w:t>
        </w:r>
      </w:ins>
      <w:r w:rsidR="00754F1E">
        <w:fldChar w:fldCharType="begin">
          <w:fldData xml:space="preserve">PEVuZE5vdGU+PENpdGU+PEF1dGhvcj5QYXluZTwvQXV0aG9yPjxZZWFyPjIwMjE8L1llYXI+PFJl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</w:fldData>
        </w:fldChar>
      </w:r>
      <w:r w:rsidR="00754F1E">
        <w:instrText xml:space="preserve"> ADDIN EN.JS.CITE </w:instrText>
      </w:r>
      <w:r w:rsidR="00754F1E">
        <w:fldChar w:fldCharType="separate"/>
      </w:r>
      <w:r w:rsidR="00754F1E">
        <w:rPr>
          <w:noProof/>
        </w:rPr>
        <w:t>(Payne, Vuletich and Brown-Iannuzzi 2019, Payne and Hannay 2021)</w:t>
      </w:r>
      <w:r w:rsidR="00754F1E">
        <w:fldChar w:fldCharType="end"/>
      </w:r>
      <w:ins w:id="2372" w:author="Mosi Adesina Ifatunji" w:date="2025-10-24T18:58:00Z" w16du:dateUtc="2025-10-24T23:58:00Z">
        <w:r>
          <w:t>.</w:t>
        </w:r>
      </w:ins>
    </w:p>
    <w:p w14:paraId="62B0FE57" w14:textId="77777777" w:rsidR="00556F37" w:rsidRDefault="00556F37" w:rsidP="00556F37">
      <w:pPr>
        <w:rPr>
          <w:ins w:id="2373" w:author="Mosi Adesina Ifatunji" w:date="2025-10-24T19:27:00Z" w16du:dateUtc="2025-10-25T00:27:00Z"/>
        </w:rPr>
      </w:pPr>
    </w:p>
    <w:p w14:paraId="3D094157" w14:textId="4A93E251" w:rsidR="000E03D5" w:rsidRDefault="00475800" w:rsidP="00417DDA">
      <w:pPr>
        <w:pStyle w:val="NoSpacing"/>
        <w:rPr>
          <w:ins w:id="2374" w:author="Mosi Adesina Ifatunji" w:date="2025-10-24T19:36:00Z" w16du:dateUtc="2025-10-25T00:36:00Z"/>
        </w:rPr>
      </w:pPr>
      <w:ins w:id="2375" w:author="Mosi Adesina Ifatunji" w:date="2025-10-24T20:00:00Z" w16du:dateUtc="2025-10-25T01:00:00Z">
        <w:r>
          <w:t>So,</w:t>
        </w:r>
      </w:ins>
      <w:ins w:id="2376" w:author="Mosi Adesina Ifatunji" w:date="2025-10-24T19:33:00Z" w16du:dateUtc="2025-10-25T00:33:00Z">
        <w:r w:rsidR="000E03D5">
          <w:t xml:space="preserve"> while schemas are said to be,</w:t>
        </w:r>
      </w:ins>
      <w:ins w:id="2377" w:author="Mosi Adesina Ifatunji" w:date="2025-10-24T20:00:00Z" w16du:dateUtc="2025-10-25T01:00:00Z">
        <w:r w:rsidR="00FD09AA">
          <w:t xml:space="preserve"> “</w:t>
        </w:r>
      </w:ins>
      <w:ins w:id="2378" w:author="Mosi Adesina Ifatunji" w:date="2025-10-24T19:33:00Z" w16du:dateUtc="2025-10-25T00:33:00Z">
        <w:r w:rsidR="000E03D5">
          <w:t>…</w:t>
        </w:r>
      </w:ins>
      <w:ins w:id="2379" w:author="Mosi Adesina Ifatunji" w:date="2025-10-24T19:30:00Z" w16du:dateUtc="2025-10-25T00:30:00Z">
        <w:r w:rsidR="0095249C" w:rsidRPr="00237A1C">
          <w:t xml:space="preserve"> socially shared </w:t>
        </w:r>
        <w:r w:rsidR="0095249C" w:rsidRPr="000E03D5">
          <w:rPr>
            <w:i/>
            <w:iCs/>
            <w:rPrChange w:id="2380" w:author="Mosi Adesina Ifatunji" w:date="2025-10-24T19:33:00Z" w16du:dateUtc="2025-10-25T00:33:00Z">
              <w:rPr/>
            </w:rPrChange>
          </w:rPr>
          <w:t>representations</w:t>
        </w:r>
        <w:r w:rsidR="0095249C" w:rsidRPr="00237A1C">
          <w:t xml:space="preserve"> deployable in </w:t>
        </w:r>
        <w:r w:rsidR="0095249C" w:rsidRPr="00237A1C">
          <w:rPr>
            <w:rStyle w:val="s1"/>
            <w:i/>
            <w:iCs/>
            <w:color w:val="0E0E0E"/>
          </w:rPr>
          <w:t>automatic cognition</w:t>
        </w:r>
        <w:r w:rsidR="0095249C" w:rsidRPr="006D20F8">
          <w:t xml:space="preserve">” </w:t>
        </w:r>
        <w:r w:rsidR="0095249C" w:rsidRPr="006D20F8">
          <w:fldChar w:fldCharType="begin">
            <w:fldData xml:space="preserve">PEVuZE5vdGU+PENpdGU+PEF1dGhvcj5Cb3V0eWxpbmU8L0F1dGhvcj48WWVhcj4yMDIxPC9ZZWFy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</w:fldData>
          </w:fldChar>
        </w:r>
        <w:r w:rsidR="0095249C" w:rsidRPr="006D20F8">
          <w:instrText xml:space="preserve"> ADDIN EN.JS.CITE </w:instrText>
        </w:r>
        <w:r w:rsidR="0095249C" w:rsidRPr="006D20F8">
          <w:fldChar w:fldCharType="separate"/>
        </w:r>
        <w:r w:rsidR="0095249C" w:rsidRPr="006D20F8">
          <w:rPr>
            <w:noProof/>
          </w:rPr>
          <w:t>(italics revised; Boutyline and Soter 2021: 729)</w:t>
        </w:r>
        <w:r w:rsidR="0095249C" w:rsidRPr="006D20F8">
          <w:fldChar w:fldCharType="end"/>
        </w:r>
      </w:ins>
      <w:ins w:id="2381" w:author="Mosi Adesina Ifatunji" w:date="2025-10-24T20:01:00Z" w16du:dateUtc="2025-10-25T01:01:00Z">
        <w:r w:rsidR="00FD09AA">
          <w:t xml:space="preserve"> </w:t>
        </w:r>
      </w:ins>
      <w:ins w:id="2382" w:author="Mosi Adesina Ifatunji" w:date="2025-10-24T19:31:00Z" w16du:dateUtc="2025-10-25T00:31:00Z">
        <w:r w:rsidR="003C2192">
          <w:t>that,</w:t>
        </w:r>
      </w:ins>
      <w:ins w:id="2383" w:author="Mosi Adesina Ifatunji" w:date="2025-10-24T19:30:00Z" w16du:dateUtc="2025-10-25T00:30:00Z">
        <w:r w:rsidR="0095249C">
          <w:t xml:space="preserve"> </w:t>
        </w:r>
      </w:ins>
      <w:ins w:id="2384" w:author="Mosi Adesina Ifatunji" w:date="2025-10-24T19:27:00Z" w16du:dateUtc="2025-10-25T00:27:00Z">
        <w:r w:rsidR="00785142" w:rsidRPr="00237A1C">
          <w:t>“</w:t>
        </w:r>
      </w:ins>
      <w:ins w:id="2385" w:author="Mosi Adesina Ifatunji" w:date="2025-10-24T19:30:00Z" w16du:dateUtc="2025-10-25T00:30:00Z">
        <w:r w:rsidR="0095249C">
          <w:t>…</w:t>
        </w:r>
      </w:ins>
      <w:ins w:id="2386" w:author="Mosi Adesina Ifatunji" w:date="2025-10-24T19:27:00Z" w16du:dateUtc="2025-10-25T00:27:00Z">
        <w:r w:rsidR="00785142" w:rsidRPr="00237A1C">
          <w:t xml:space="preserve">associate related concepts in our minds… </w:t>
        </w:r>
      </w:ins>
      <w:ins w:id="2387" w:author="Mosi Adesina Ifatunji" w:date="2025-10-24T20:01:00Z" w16du:dateUtc="2025-10-25T01:01:00Z">
        <w:r w:rsidR="00FD09AA">
          <w:t xml:space="preserve">[and] </w:t>
        </w:r>
      </w:ins>
      <w:ins w:id="2388" w:author="Mosi Adesina Ifatunji" w:date="2025-10-24T19:27:00Z" w16du:dateUtc="2025-10-25T00:27:00Z">
        <w:r w:rsidR="00785142" w:rsidRPr="00237A1C">
          <w:t xml:space="preserve">influence </w:t>
        </w:r>
        <w:r w:rsidR="00785142" w:rsidRPr="003C2192">
          <w:rPr>
            <w:i/>
            <w:iCs/>
            <w:rPrChange w:id="2389" w:author="Mosi Adesina Ifatunji" w:date="2025-10-24T19:31:00Z" w16du:dateUtc="2025-10-25T00:31:00Z">
              <w:rPr/>
            </w:rPrChange>
          </w:rPr>
          <w:t>cognition</w:t>
        </w:r>
        <w:r w:rsidR="00785142" w:rsidRPr="00237A1C">
          <w:t xml:space="preserve"> primarily through </w:t>
        </w:r>
        <w:r w:rsidR="00785142" w:rsidRPr="0095249C">
          <w:rPr>
            <w:i/>
            <w:iCs/>
            <w:rPrChange w:id="2390" w:author="Mosi Adesina Ifatunji" w:date="2025-10-24T19:30:00Z" w16du:dateUtc="2025-10-25T00:30:00Z">
              <w:rPr/>
            </w:rPrChange>
          </w:rPr>
          <w:t>nonconscious</w:t>
        </w:r>
        <w:r w:rsidR="00785142" w:rsidRPr="00237A1C">
          <w:t xml:space="preserve"> channels…</w:t>
        </w:r>
        <w:r w:rsidR="00785142" w:rsidRPr="007E52F4">
          <w:t>” (Frye 2017</w:t>
        </w:r>
      </w:ins>
      <w:ins w:id="2391" w:author="Mosi Adesina Ifatunji" w:date="2025-10-24T19:29:00Z" w16du:dateUtc="2025-10-25T00:29:00Z">
        <w:r w:rsidR="0095249C">
          <w:t>: 947</w:t>
        </w:r>
      </w:ins>
      <w:ins w:id="2392" w:author="Mosi Adesina Ifatunji" w:date="2025-10-24T19:27:00Z" w16du:dateUtc="2025-10-25T00:27:00Z">
        <w:r w:rsidR="00785142" w:rsidRPr="007E52F4">
          <w:t>)</w:t>
        </w:r>
      </w:ins>
    </w:p>
    <w:p w14:paraId="29DF424F" w14:textId="77777777" w:rsidR="000E03D5" w:rsidRDefault="000E03D5" w:rsidP="00417DDA">
      <w:pPr>
        <w:pStyle w:val="NoSpacing"/>
        <w:rPr>
          <w:ins w:id="2393" w:author="Mosi Adesina Ifatunji" w:date="2025-10-24T19:36:00Z" w16du:dateUtc="2025-10-25T00:36:00Z"/>
        </w:rPr>
      </w:pPr>
    </w:p>
    <w:p w14:paraId="6DD230AA" w14:textId="45DB1E2E" w:rsidR="000E03D5" w:rsidRDefault="000E03D5" w:rsidP="00417DDA">
      <w:pPr>
        <w:pStyle w:val="NoSpacing"/>
        <w:rPr>
          <w:ins w:id="2394" w:author="Mosi Adesina Ifatunji" w:date="2025-10-24T19:37:00Z" w16du:dateUtc="2025-10-25T00:37:00Z"/>
        </w:rPr>
      </w:pPr>
      <w:ins w:id="2395" w:author="Mosi Adesina Ifatunji" w:date="2025-10-24T19:36:00Z" w16du:dateUtc="2025-10-25T00:36:00Z">
        <w:r>
          <w:t>So, while schemas are said to, “…</w:t>
        </w:r>
        <w:r w:rsidRPr="00237A1C">
          <w:t xml:space="preserve"> fill in unobserved or forgotten details with cultural assumptions… and link situations to taken-for-granted normative prescriptions</w:t>
        </w:r>
        <w:r>
          <w:t>… [and] can</w:t>
        </w:r>
        <w:r w:rsidRPr="00237A1C">
          <w:t xml:space="preserve"> be invoked </w:t>
        </w:r>
        <w:r w:rsidRPr="00237A1C">
          <w:rPr>
            <w:i/>
            <w:iCs/>
          </w:rPr>
          <w:t>automatically</w:t>
        </w:r>
        <w:r>
          <w:t xml:space="preserve">… </w:t>
        </w:r>
        <w:r w:rsidRPr="00237A1C">
          <w:t xml:space="preserve">and </w:t>
        </w:r>
        <w:r w:rsidRPr="00237A1C">
          <w:rPr>
            <w:i/>
            <w:iCs/>
          </w:rPr>
          <w:t>implicitly</w:t>
        </w:r>
        <w:r>
          <w:t>…</w:t>
        </w:r>
        <w:r w:rsidRPr="00237A1C">
          <w:t>”</w:t>
        </w:r>
        <w:r>
          <w:t xml:space="preserve"> </w:t>
        </w:r>
        <w:r w:rsidRPr="006D20F8">
          <w:fldChar w:fldCharType="begin">
            <w:fldData xml:space="preserve">PEVuZE5vdGU+PENpdGU+PEF1dGhvcj5Cb3V0eWxpbmU8L0F1dGhvcj48WWVhcj4yMDIxPC9ZZWFy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</w:fldData>
          </w:fldChar>
        </w:r>
        <w:r w:rsidRPr="006D20F8">
          <w:instrText xml:space="preserve"> ADDIN EN.JS.CITE </w:instrText>
        </w:r>
        <w:r w:rsidRPr="006D20F8">
          <w:fldChar w:fldCharType="separate"/>
        </w:r>
        <w:r w:rsidRPr="006D20F8">
          <w:rPr>
            <w:noProof/>
          </w:rPr>
          <w:t>(italics revised; Boutyline and Soter 2021: 729)</w:t>
        </w:r>
        <w:r w:rsidRPr="006D20F8">
          <w:fldChar w:fldCharType="end"/>
        </w:r>
      </w:ins>
      <w:ins w:id="2396" w:author="Mosi Adesina Ifatunji" w:date="2025-10-24T20:33:00Z" w16du:dateUtc="2025-10-25T01:33:00Z">
        <w:r w:rsidR="008C3470">
          <w:t>,</w:t>
        </w:r>
      </w:ins>
    </w:p>
    <w:p w14:paraId="322D2F24" w14:textId="77777777" w:rsidR="000E03D5" w:rsidRDefault="000E03D5" w:rsidP="000E03D5">
      <w:pPr>
        <w:rPr>
          <w:ins w:id="2397" w:author="Mosi Adesina Ifatunji" w:date="2025-10-24T19:37:00Z" w16du:dateUtc="2025-10-25T00:37:00Z"/>
        </w:rPr>
      </w:pPr>
    </w:p>
    <w:p w14:paraId="4E7FC853" w14:textId="6DA4DD75" w:rsidR="000E03D5" w:rsidRPr="000E03D5" w:rsidRDefault="008C3470">
      <w:pPr>
        <w:rPr>
          <w:ins w:id="2398" w:author="Mosi Adesina Ifatunji" w:date="2025-10-24T19:36:00Z" w16du:dateUtc="2025-10-25T00:36:00Z"/>
        </w:rPr>
        <w:pPrChange w:id="2399" w:author="Mosi Adesina Ifatunji" w:date="2025-10-24T19:37:00Z" w16du:dateUtc="2025-10-25T00:37:00Z">
          <w:pPr>
            <w:pStyle w:val="NoSpacing"/>
          </w:pPr>
        </w:pPrChange>
      </w:pPr>
      <w:ins w:id="2400" w:author="Mosi Adesina Ifatunji" w:date="2025-10-24T20:32:00Z" w16du:dateUtc="2025-10-25T01:32:00Z">
        <w:r>
          <w:t>Implicit soc</w:t>
        </w:r>
      </w:ins>
      <w:ins w:id="2401" w:author="Mosi Adesina Ifatunji" w:date="2025-10-24T20:33:00Z" w16du:dateUtc="2025-10-25T01:33:00Z">
        <w:r>
          <w:t xml:space="preserve">ial cognition, </w:t>
        </w:r>
      </w:ins>
    </w:p>
    <w:p w14:paraId="10F3A373" w14:textId="77777777" w:rsidR="000E03D5" w:rsidRPr="000E03D5" w:rsidRDefault="000E03D5">
      <w:pPr>
        <w:rPr>
          <w:ins w:id="2402" w:author="Mosi Adesina Ifatunji" w:date="2025-10-24T19:36:00Z" w16du:dateUtc="2025-10-25T00:36:00Z"/>
        </w:rPr>
        <w:pPrChange w:id="2403" w:author="Mosi Adesina Ifatunji" w:date="2025-10-24T19:36:00Z" w16du:dateUtc="2025-10-25T00:36:00Z">
          <w:pPr>
            <w:pStyle w:val="NoSpacing"/>
          </w:pPr>
        </w:pPrChange>
      </w:pPr>
    </w:p>
    <w:p w14:paraId="2706C512" w14:textId="77777777" w:rsidR="008D3F41" w:rsidRPr="00DE73BB" w:rsidRDefault="008D3F41" w:rsidP="00DE73BB">
      <w:pPr>
        <w:rPr>
          <w:ins w:id="2404" w:author="Mosi Adesina Ifatunji" w:date="2025-10-24T14:36:00Z" w16du:dateUtc="2025-10-24T19:36:00Z"/>
        </w:rPr>
      </w:pPr>
    </w:p>
    <w:p w14:paraId="38468DEA" w14:textId="3769CBC9" w:rsidR="007F62D6" w:rsidRPr="006D20F8" w:rsidDel="00B13274" w:rsidRDefault="007C0D0E">
      <w:pPr>
        <w:pStyle w:val="NoSpacing"/>
        <w:rPr>
          <w:del w:id="2405" w:author="Mosi Adesina Ifatunji" w:date="2025-10-24T16:42:00Z" w16du:dateUtc="2025-10-24T21:42:00Z"/>
          <w:moveTo w:id="2406" w:author="Mosi Adesina Ifatunji" w:date="2025-10-21T14:20:00Z" w16du:dateUtc="2025-10-21T19:20:00Z"/>
        </w:rPr>
        <w:pPrChange w:id="2407" w:author="Mosi Adesina Ifatunji" w:date="2025-10-24T18:32:00Z" w16du:dateUtc="2025-10-24T23:32:00Z">
          <w:pPr/>
        </w:pPrChange>
      </w:pPr>
      <w:del w:id="2408" w:author="Mosi Adesina Ifatunji" w:date="2025-10-24T18:45:00Z" w16du:dateUtc="2025-10-24T23:45:00Z">
        <w:r w:rsidDel="008D3F41">
          <w:fldChar w:fldCharType="begin">
            <w:fldData xml:space="preserve">PEVuZE5vdGU+PENpdGU+PEF1dGhvcj5QYXluZTwvQXV0aG9yPjxZZWFyPjIwMTc8L1llYXI+PFJl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</w:fldData>
          </w:fldChar>
        </w:r>
        <w:r w:rsidDel="008D3F41">
          <w:delInstrText xml:space="preserve"> ADDIN EN.JS.CITE </w:delInstrText>
        </w:r>
        <w:r w:rsidDel="008D3F41">
          <w:fldChar w:fldCharType="separate"/>
        </w:r>
        <w:r w:rsidR="007C7A47" w:rsidDel="008D3F41">
          <w:rPr>
            <w:noProof/>
          </w:rPr>
          <w:delText>(Payne et al. 2017)</w:delText>
        </w:r>
        <w:r w:rsidDel="008D3F41">
          <w:fldChar w:fldCharType="end"/>
        </w:r>
      </w:del>
      <w:del w:id="2409" w:author="Mosi Adesina Ifatunji" w:date="2025-10-24T18:26:00Z" w16du:dateUtc="2025-10-24T23:26:00Z">
        <w:r w:rsidR="00E114B0" w:rsidRPr="006D20F8" w:rsidDel="001106E2">
          <w:fldChar w:fldCharType="begin">
            <w:fldData xml:space="preserve">PEVuZE5vdGU+PENpdGU+PEF1dGhvcj5QYXluZTwvQXV0aG9yPjxZZWFyPjIwMTc8L1llYXI+PFJl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</w:fldData>
          </w:fldChar>
        </w:r>
        <w:r w:rsidR="00E114B0" w:rsidRPr="006D20F8" w:rsidDel="001106E2">
          <w:delInstrText xml:space="preserve"> ADDIN EN.JS.CITE </w:delInstrText>
        </w:r>
        <w:r w:rsidR="00E114B0" w:rsidRPr="006D20F8" w:rsidDel="001106E2">
          <w:fldChar w:fldCharType="separate"/>
        </w:r>
        <w:r w:rsidDel="001106E2">
          <w:rPr>
            <w:noProof/>
          </w:rPr>
          <w:delText>(Payne et al. 2017)</w:delText>
        </w:r>
        <w:r w:rsidR="00E114B0" w:rsidRPr="006D20F8" w:rsidDel="001106E2">
          <w:fldChar w:fldCharType="end"/>
        </w:r>
      </w:del>
      <w:del w:id="2410" w:author="Mosi Adesina Ifatunji" w:date="2025-10-24T17:44:00Z" w16du:dateUtc="2025-10-24T22:44:00Z">
        <w:r w:rsidR="00FD1A1A" w:rsidRPr="006D20F8" w:rsidDel="007C0D0E">
          <w:fldChar w:fldCharType="begin">
            <w:fldData xml:space="preserve">PEVuZE5vdGU+PENpdGU+PEF1dGhvcj5Ob3NlazwvQXV0aG9yPjxZZWFyPjIwMDc8L1llYXI+PFJl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</w:fldData>
          </w:fldChar>
        </w:r>
        <w:r w:rsidR="00FD1A1A" w:rsidRPr="006D20F8" w:rsidDel="007C0D0E">
          <w:delInstrText xml:space="preserve"> ADDIN EN.JS.CITE </w:delInstrText>
        </w:r>
        <w:r w:rsidR="00FD1A1A" w:rsidRPr="006D20F8" w:rsidDel="007C0D0E">
          <w:fldChar w:fldCharType="separate"/>
        </w:r>
        <w:r w:rsidR="00FD1A1A" w:rsidRPr="006D20F8" w:rsidDel="007C0D0E">
          <w:rPr>
            <w:noProof/>
          </w:rPr>
          <w:delText>(Payne et al. 2005, Nosek, Greenwald and Banaji 2007)</w:delText>
        </w:r>
        <w:r w:rsidR="00FD1A1A" w:rsidRPr="006D20F8" w:rsidDel="007C0D0E">
          <w:fldChar w:fldCharType="end"/>
        </w:r>
        <w:r w:rsidR="003C1176" w:rsidRPr="006D20F8" w:rsidDel="007C0D0E">
          <w:fldChar w:fldCharType="begin">
            <w:fldData xml:space="preserve">PEVuZE5vdGU+PENpdGU+PEF1dGhvcj5Db29sZXk8L0F1dGhvcj48WWVhcj4yMDE3PC9ZZWFyPjxS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</w:fldData>
          </w:fldChar>
        </w:r>
        <w:r w:rsidR="003C1176" w:rsidRPr="006D20F8" w:rsidDel="007C0D0E">
          <w:delInstrText xml:space="preserve"> ADDIN EN.JS.CITE </w:delInstrText>
        </w:r>
        <w:r w:rsidR="003C1176" w:rsidRPr="006D20F8" w:rsidDel="007C0D0E">
          <w:fldChar w:fldCharType="separate"/>
        </w:r>
        <w:r w:rsidR="003C1176" w:rsidRPr="006D20F8" w:rsidDel="007C0D0E">
          <w:rPr>
            <w:noProof/>
          </w:rPr>
          <w:delText>(Cooley and Payne 2017)</w:delText>
        </w:r>
        <w:r w:rsidR="003C1176" w:rsidRPr="006D20F8" w:rsidDel="007C0D0E">
          <w:fldChar w:fldCharType="end"/>
        </w:r>
      </w:del>
      <w:del w:id="2411" w:author="Mosi Adesina Ifatunji" w:date="2025-10-24T16:39:00Z" w16du:dateUtc="2025-10-24T21:39:00Z">
        <w:r w:rsidR="004743B9" w:rsidRPr="006D20F8" w:rsidDel="00B13274">
          <w:fldChar w:fldCharType="begin">
            <w:fldData xml:space="preserve">PEVuZE5vdGU+PENpdGU+PEF1dGhvcj5QYXluZTwvQXV0aG9yPjxZZWFyPjIwMDU8L1llYXI+PFJl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</w:fldData>
          </w:fldChar>
        </w:r>
        <w:r w:rsidR="004743B9" w:rsidRPr="006D20F8" w:rsidDel="00B13274">
          <w:delInstrText xml:space="preserve"> ADDIN EN.JS.CITE </w:delInstrText>
        </w:r>
        <w:r w:rsidR="004743B9" w:rsidRPr="006D20F8" w:rsidDel="00B13274">
          <w:fldChar w:fldCharType="separate"/>
        </w:r>
        <w:r w:rsidR="00B13274" w:rsidRPr="006D20F8" w:rsidDel="00B13274">
          <w:rPr>
            <w:noProof/>
          </w:rPr>
          <w:delText>(Payne et al. 2005, Nosek et al. 2007, Devine et al. 2012, Cooley and Payne 2017, Gawronski et al. 2017)</w:delText>
        </w:r>
        <w:r w:rsidR="004743B9" w:rsidRPr="006D20F8" w:rsidDel="00B13274">
          <w:fldChar w:fldCharType="end"/>
        </w:r>
      </w:del>
      <w:moveToRangeStart w:id="2412" w:author="Mosi Adesina Ifatunji" w:date="2025-10-21T14:20:00Z" w:name="move211948831"/>
      <w:moveTo w:id="2413" w:author="Mosi Adesina Ifatunji" w:date="2025-10-21T14:20:00Z" w16du:dateUtc="2025-10-21T19:20:00Z">
        <w:del w:id="2414" w:author="Mosi Adesina Ifatunji" w:date="2025-10-24T16:42:00Z" w16du:dateUtc="2025-10-24T21:42:00Z">
          <w:r w:rsidR="007F62D6" w:rsidRPr="006D20F8" w:rsidDel="00B13274">
            <w:delText>Schemas are generally identified in ethnographic studies</w:delText>
          </w:r>
        </w:del>
        <w:del w:id="2415" w:author="Mosi Adesina Ifatunji" w:date="2025-10-21T14:20:00Z" w16du:dateUtc="2025-10-21T19:20:00Z">
          <w:r w:rsidR="007F62D6" w:rsidRPr="006D20F8" w:rsidDel="001A0111">
            <w:delText>.</w:delText>
          </w:r>
        </w:del>
      </w:moveTo>
    </w:p>
    <w:p w14:paraId="05BF238D" w14:textId="77777777" w:rsidR="007F62D6" w:rsidRPr="006D20F8" w:rsidDel="00B13274" w:rsidRDefault="007F62D6">
      <w:pPr>
        <w:pStyle w:val="NoSpacing"/>
        <w:rPr>
          <w:del w:id="2416" w:author="Mosi Adesina Ifatunji" w:date="2025-10-24T16:42:00Z" w16du:dateUtc="2025-10-24T21:42:00Z"/>
          <w:moveTo w:id="2417" w:author="Mosi Adesina Ifatunji" w:date="2025-10-21T14:20:00Z" w16du:dateUtc="2025-10-21T19:20:00Z"/>
        </w:rPr>
        <w:pPrChange w:id="2418" w:author="Mosi Adesina Ifatunji" w:date="2025-10-24T18:32:00Z" w16du:dateUtc="2025-10-24T23:32:00Z">
          <w:pPr/>
        </w:pPrChange>
      </w:pPr>
    </w:p>
    <w:p w14:paraId="10C38E06" w14:textId="6BD9CDBF" w:rsidR="007F62D6" w:rsidRPr="006D20F8" w:rsidDel="00B13274" w:rsidRDefault="007F62D6">
      <w:pPr>
        <w:pStyle w:val="NoSpacing"/>
        <w:rPr>
          <w:del w:id="2419" w:author="Mosi Adesina Ifatunji" w:date="2025-10-24T16:42:00Z" w16du:dateUtc="2025-10-24T21:42:00Z"/>
          <w:moveTo w:id="2420" w:author="Mosi Adesina Ifatunji" w:date="2025-10-21T14:20:00Z" w16du:dateUtc="2025-10-21T19:20:00Z"/>
        </w:rPr>
        <w:pPrChange w:id="2421" w:author="Mosi Adesina Ifatunji" w:date="2025-10-24T18:32:00Z" w16du:dateUtc="2025-10-24T23:32:00Z">
          <w:pPr/>
        </w:pPrChange>
      </w:pPr>
      <w:moveTo w:id="2422" w:author="Mosi Adesina Ifatunji" w:date="2025-10-21T14:20:00Z" w16du:dateUtc="2025-10-21T19:20:00Z">
        <w:del w:id="2423" w:author="Mosi Adesina Ifatunji" w:date="2025-10-24T16:42:00Z" w16du:dateUtc="2025-10-24T21:42:00Z">
          <w:r w:rsidRPr="006D20F8" w:rsidDel="00B13274">
            <w:delText xml:space="preserve">However, ‘implicit social cognition,’ or ‘implicit bias’ has been developed using quantitative methods </w:delText>
          </w:r>
          <w:r w:rsidRPr="006D20F8" w:rsidDel="00B13274">
            <w:fldChar w:fldCharType="begin">
              <w:fldData xml:space="preserve">PEVuZE5vdGU+PENpdGU+PEF1dGhvcj5HcmVlbndhbGQ8L0F1dGhvcj48WWVhcj4xOTk1PC9ZZWFy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</w:fldData>
            </w:fldChar>
          </w:r>
          <w:r w:rsidRPr="006D20F8" w:rsidDel="00B13274">
            <w:delInstrText xml:space="preserve"> ADDIN EN.JS.CITE </w:delInstrText>
          </w:r>
        </w:del>
      </w:moveTo>
      <w:ins w:id="2424" w:author="Mosi Adesina Ifatunji" w:date="2025-10-21T14:20:00Z" w16du:dateUtc="2025-10-21T19:20:00Z">
        <w:del w:id="2425" w:author="Mosi Adesina Ifatunji" w:date="2025-10-24T16:42:00Z" w16du:dateUtc="2025-10-24T21:42:00Z"/>
      </w:ins>
      <w:moveTo w:id="2426" w:author="Mosi Adesina Ifatunji" w:date="2025-10-21T14:20:00Z" w16du:dateUtc="2025-10-21T19:20:00Z">
        <w:del w:id="2427" w:author="Mosi Adesina Ifatunji" w:date="2025-10-24T16:42:00Z" w16du:dateUtc="2025-10-24T21:42:00Z">
          <w:r w:rsidRPr="006D20F8" w:rsidDel="00B13274">
            <w:fldChar w:fldCharType="separate"/>
          </w:r>
          <w:r w:rsidRPr="006D20F8" w:rsidDel="00B13274">
            <w:rPr>
              <w:noProof/>
            </w:rPr>
            <w:delText>(Greenwald and Banaji 1995, Greenwald and Lai 2020)</w:delText>
          </w:r>
          <w:r w:rsidRPr="006D20F8" w:rsidDel="00B13274">
            <w:fldChar w:fldCharType="end"/>
          </w:r>
          <w:r w:rsidRPr="006D20F8" w:rsidDel="00B13274">
            <w:delText>.</w:delText>
          </w:r>
        </w:del>
      </w:moveTo>
    </w:p>
    <w:p w14:paraId="4E9FF398" w14:textId="6A110FA1" w:rsidR="00AB0319" w:rsidRPr="006D20F8" w:rsidDel="001106E2" w:rsidRDefault="00AB0319">
      <w:pPr>
        <w:pStyle w:val="NoSpacing"/>
        <w:rPr>
          <w:del w:id="2428" w:author="Mosi Adesina Ifatunji" w:date="2025-10-24T18:27:00Z" w16du:dateUtc="2025-10-24T23:27:00Z"/>
          <w:moveTo w:id="2429" w:author="Mosi Adesina Ifatunji" w:date="2025-10-21T19:03:00Z" w16du:dateUtc="2025-10-22T00:03:00Z"/>
        </w:rPr>
        <w:pPrChange w:id="2430" w:author="Mosi Adesina Ifatunji" w:date="2025-10-24T18:32:00Z" w16du:dateUtc="2025-10-24T23:32:00Z">
          <w:pPr/>
        </w:pPrChange>
      </w:pPr>
      <w:moveToRangeStart w:id="2431" w:author="Mosi Adesina Ifatunji" w:date="2025-10-21T19:03:00Z" w:name="move211965823"/>
      <w:moveToRangeEnd w:id="2412"/>
      <w:moveTo w:id="2432" w:author="Mosi Adesina Ifatunji" w:date="2025-10-21T19:03:00Z" w16du:dateUtc="2025-10-22T00:03:00Z">
        <w:del w:id="2433" w:author="Mosi Adesina Ifatunji" w:date="2025-10-24T18:27:00Z" w16du:dateUtc="2025-10-24T23:27:00Z">
          <w:r w:rsidRPr="006D20F8" w:rsidDel="001106E2">
            <w:delText>That is, ‘implicit cognition,’ as measured by reaction-time tasks, may reflect the cognitive cost of resolving mismatches between the information we have been presented with and our localized schemas.</w:delText>
          </w:r>
        </w:del>
      </w:moveTo>
    </w:p>
    <w:p w14:paraId="303EA431" w14:textId="36A6FD11" w:rsidR="004820E0" w:rsidRPr="006D20F8" w:rsidDel="000E03D5" w:rsidRDefault="004820E0">
      <w:pPr>
        <w:pStyle w:val="NoSpacing"/>
        <w:rPr>
          <w:del w:id="2434" w:author="Mosi Adesina Ifatunji" w:date="2025-10-24T19:38:00Z" w16du:dateUtc="2025-10-25T00:38:00Z"/>
          <w:moveTo w:id="2435" w:author="Mosi Adesina Ifatunji" w:date="2025-10-21T19:03:00Z" w16du:dateUtc="2025-10-22T00:03:00Z"/>
        </w:rPr>
        <w:pPrChange w:id="2436" w:author="Mosi Adesina Ifatunji" w:date="2025-10-24T18:32:00Z" w16du:dateUtc="2025-10-24T23:32:00Z">
          <w:pPr/>
        </w:pPrChange>
      </w:pPr>
      <w:del w:id="2437" w:author="Mosi Adesina Ifatunji" w:date="2025-10-24T18:26:00Z" w16du:dateUtc="2025-10-24T23:26:00Z">
        <w:r w:rsidRPr="006D20F8" w:rsidDel="001106E2">
          <w:fldChar w:fldCharType="begin">
            <w:fldData xml:space="preserve">PEVuZE5vdGU+PENpdGU+PEF1dGhvcj5Cb3V0eWxpbmU8L0F1dGhvcj48WWVhcj4yMDIxPC9ZZWFy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</w:fldData>
          </w:fldChar>
        </w:r>
        <w:r w:rsidRPr="006D20F8" w:rsidDel="001106E2">
          <w:delInstrText xml:space="preserve"> ADDIN EN.JS.CITE </w:delInstrText>
        </w:r>
        <w:r w:rsidRPr="006D20F8" w:rsidDel="001106E2">
          <w:fldChar w:fldCharType="separate"/>
        </w:r>
        <w:r w:rsidR="00366800" w:rsidRPr="006D20F8" w:rsidDel="001106E2">
          <w:rPr>
            <w:noProof/>
          </w:rPr>
          <w:delText>(italics revised; Boutyline and Soter 2021: 729)</w:delText>
        </w:r>
        <w:r w:rsidRPr="006D20F8" w:rsidDel="001106E2">
          <w:fldChar w:fldCharType="end"/>
        </w:r>
      </w:del>
    </w:p>
    <w:p w14:paraId="6008B770" w14:textId="3F0BA483" w:rsidR="00AB0319" w:rsidRPr="006D20F8" w:rsidDel="008D3F41" w:rsidRDefault="00AB0319">
      <w:pPr>
        <w:pStyle w:val="NoSpacing"/>
        <w:rPr>
          <w:del w:id="2438" w:author="Mosi Adesina Ifatunji" w:date="2025-10-24T18:44:00Z" w16du:dateUtc="2025-10-24T23:44:00Z"/>
          <w:moveTo w:id="2439" w:author="Mosi Adesina Ifatunji" w:date="2025-10-21T19:03:00Z" w16du:dateUtc="2025-10-22T00:03:00Z"/>
        </w:rPr>
        <w:pPrChange w:id="2440" w:author="Mosi Adesina Ifatunji" w:date="2025-10-24T18:32:00Z" w16du:dateUtc="2025-10-24T23:32:00Z">
          <w:pPr/>
        </w:pPrChange>
      </w:pPr>
      <w:moveTo w:id="2441" w:author="Mosi Adesina Ifatunji" w:date="2025-10-21T19:03:00Z" w16du:dateUtc="2025-10-22T00:03:00Z">
        <w:del w:id="2442" w:author="Mosi Adesina Ifatunji" w:date="2025-10-24T18:44:00Z" w16du:dateUtc="2025-10-24T23:44:00Z">
          <w:r w:rsidRPr="006D20F8" w:rsidDel="008D3F41">
            <w:delText>Rather than indicating explicit evaluative conflict (as in cognitive dissonance), the delay in processing may reflect schema incongruity and disrupted associative fluency.</w:delText>
          </w:r>
        </w:del>
      </w:moveTo>
    </w:p>
    <w:moveToRangeEnd w:id="2431"/>
    <w:p w14:paraId="2EFF55CE" w14:textId="77777777" w:rsidR="006D20F8" w:rsidRPr="006D20F8" w:rsidRDefault="006D20F8">
      <w:pPr>
        <w:rPr>
          <w:ins w:id="2443" w:author="Mosi Adesina Ifatunji" w:date="2025-10-24T17:04:00Z" w16du:dateUtc="2025-10-24T22:04:00Z"/>
          <w:highlight w:val="yellow"/>
          <w:rPrChange w:id="2444" w:author="Mosi Adesina Ifatunji" w:date="2025-10-24T17:05:00Z" w16du:dateUtc="2025-10-24T22:05:00Z">
            <w:rPr>
              <w:ins w:id="2445" w:author="Mosi Adesina Ifatunji" w:date="2025-10-24T17:04:00Z" w16du:dateUtc="2025-10-24T22:04:00Z"/>
            </w:rPr>
          </w:rPrChange>
        </w:rPr>
        <w:pPrChange w:id="2446" w:author="Mosi Adesina Ifatunji" w:date="2025-10-24T17:05:00Z" w16du:dateUtc="2025-10-24T22:05:00Z">
          <w:pPr>
            <w:spacing w:before="100" w:beforeAutospacing="1" w:after="100" w:afterAutospacing="1"/>
          </w:pPr>
        </w:pPrChange>
      </w:pPr>
    </w:p>
    <w:p w14:paraId="2B73234C" w14:textId="77777777" w:rsidR="001502F7" w:rsidRPr="006D20F8" w:rsidRDefault="001502F7">
      <w:pPr>
        <w:pStyle w:val="NoSpacing"/>
        <w:rPr>
          <w:ins w:id="2447" w:author="Mosi Adesina Ifatunji" w:date="2025-10-21T14:19:00Z" w16du:dateUtc="2025-10-21T19:19:00Z"/>
        </w:rPr>
        <w:pPrChange w:id="2448" w:author="Mosi Adesina Ifatunji" w:date="2025-10-26T17:05:00Z" w16du:dateUtc="2025-10-26T22:05:00Z">
          <w:pPr>
            <w:ind w:hanging="480"/>
          </w:pPr>
        </w:pPrChange>
      </w:pPr>
    </w:p>
    <w:p w14:paraId="64CE06F6" w14:textId="77777777" w:rsidR="001502F7" w:rsidRPr="006D20F8" w:rsidRDefault="001502F7">
      <w:pPr>
        <w:pStyle w:val="NoSpacing"/>
        <w:rPr>
          <w:ins w:id="2449" w:author="Mosi Adesina Ifatunji" w:date="2025-10-21T14:19:00Z" w16du:dateUtc="2025-10-21T19:19:00Z"/>
        </w:rPr>
        <w:pPrChange w:id="2450" w:author="Mosi Adesina Ifatunji" w:date="2025-10-26T17:05:00Z" w16du:dateUtc="2025-10-26T22:05:00Z">
          <w:pPr>
            <w:ind w:hanging="480"/>
          </w:pPr>
        </w:pPrChange>
      </w:pPr>
    </w:p>
    <w:p w14:paraId="330DC49A" w14:textId="77777777" w:rsidR="00CC24FD" w:rsidRDefault="00CC24FD" w:rsidP="007B100A">
      <w:pPr>
        <w:pStyle w:val="Heading4"/>
        <w:rPr>
          <w:ins w:id="2451" w:author="Mosi Adesina Ifatunji" w:date="2025-10-23T12:44:00Z" w16du:dateUtc="2025-10-23T17:44:00Z"/>
          <w:color w:val="auto"/>
        </w:rPr>
      </w:pPr>
    </w:p>
    <w:p w14:paraId="63401947" w14:textId="77777777" w:rsidR="00B44C90" w:rsidRDefault="00B44C90">
      <w:pPr>
        <w:rPr>
          <w:ins w:id="2452" w:author="Mosi Adesina Ifatunji" w:date="2025-10-24T11:05:00Z" w16du:dateUtc="2025-10-24T16:05:00Z"/>
          <w:b/>
          <w:szCs w:val="28"/>
        </w:rPr>
      </w:pPr>
      <w:ins w:id="2453" w:author="Mosi Adesina Ifatunji" w:date="2025-10-24T11:05:00Z" w16du:dateUtc="2025-10-24T16:05:00Z">
        <w:r>
          <w:br w:type="page"/>
        </w:r>
      </w:ins>
    </w:p>
    <w:p w14:paraId="7830098F" w14:textId="71EB198D" w:rsidR="00487ADB" w:rsidRPr="00487ADB" w:rsidRDefault="00F37C8B" w:rsidP="007B100A">
      <w:pPr>
        <w:pStyle w:val="Heading4"/>
        <w:rPr>
          <w:ins w:id="2454" w:author="Mosi Adesina Ifatunji [2]" w:date="2025-10-20T17:49:00Z" w16du:dateUtc="2025-10-20T22:49:00Z"/>
        </w:rPr>
      </w:pPr>
      <w:del w:id="2455" w:author="Mosi Adesina Ifatunji" w:date="2025-10-23T12:44:00Z" w16du:dateUtc="2025-10-23T17:44:00Z">
        <w:r w:rsidRPr="0087753D" w:rsidDel="00CC24FD">
          <w:rPr>
            <w:color w:val="auto"/>
            <w:rPrChange w:id="2456" w:author="Mosi Adesina Ifatunji" w:date="2025-09-29T19:58:00Z" w16du:dateUtc="2025-09-30T00:58:00Z">
              <w:rPr/>
            </w:rPrChange>
          </w:rPr>
          <w:lastRenderedPageBreak/>
          <w:fldChar w:fldCharType="begin">
            <w:fldData xml:space="preserve">PEVuZE5vdGU+PENpdGU+PEF1dGhvcj5CYXJ0bGV0dDwvQXV0aG9yPjxZZWFyPjE5MzIgWzE5OTVd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</w:fldData>
          </w:fldChar>
        </w:r>
        <w:r w:rsidRPr="0087753D" w:rsidDel="00CC24FD">
          <w:rPr>
            <w:color w:val="auto"/>
            <w:rPrChange w:id="2457" w:author="Mosi Adesina Ifatunji" w:date="2025-09-29T19:58:00Z" w16du:dateUtc="2025-09-30T00:58:00Z">
              <w:rPr/>
            </w:rPrChange>
          </w:rPr>
          <w:delInstrText xml:space="preserve"> ADDIN EN.JS.CITE </w:delInstrText>
        </w:r>
        <w:r w:rsidRPr="005D6882" w:rsidDel="00CC24FD">
          <w:rPr>
            <w:color w:val="auto"/>
          </w:rPr>
        </w:r>
        <w:r w:rsidRPr="0087753D" w:rsidDel="00CC24FD">
          <w:rPr>
            <w:color w:val="auto"/>
            <w:rPrChange w:id="2458" w:author="Mosi Adesina Ifatunji" w:date="2025-09-29T19:58:00Z" w16du:dateUtc="2025-09-30T00:58:00Z">
              <w:rPr/>
            </w:rPrChange>
          </w:rPr>
          <w:fldChar w:fldCharType="separate"/>
        </w:r>
        <w:r w:rsidR="00883952" w:rsidDel="00CC24FD">
          <w:rPr>
            <w:noProof/>
          </w:rPr>
          <w:delText>(Kant 1900–1904 [1998], Bartlett 1932 [1995], Sewell 1992, Cerulo 1997, Cerulo 2010)</w:delText>
        </w:r>
        <w:r w:rsidRPr="0087753D" w:rsidDel="00CC24FD">
          <w:rPr>
            <w:color w:val="auto"/>
            <w:rPrChange w:id="2459" w:author="Mosi Adesina Ifatunji" w:date="2025-09-29T19:58:00Z" w16du:dateUtc="2025-09-30T00:58:00Z">
              <w:rPr/>
            </w:rPrChange>
          </w:rPr>
          <w:fldChar w:fldCharType="end"/>
        </w:r>
      </w:del>
      <w:ins w:id="2460" w:author="Mosi Adesina Ifatunji [2]" w:date="2025-10-20T17:49:00Z" w16du:dateUtc="2025-10-20T22:49:00Z">
        <w:r w:rsidR="00487ADB" w:rsidRPr="00487ADB">
          <w:t>[Quantitative]</w:t>
        </w:r>
      </w:ins>
    </w:p>
    <w:p w14:paraId="65EBA0B8" w14:textId="77777777" w:rsidR="00487ADB" w:rsidDel="00216B2A" w:rsidRDefault="00487ADB" w:rsidP="007B100A">
      <w:pPr>
        <w:rPr>
          <w:del w:id="2461" w:author="Mosi Adesina Ifatunji" w:date="2025-10-21T19:04:00Z" w16du:dateUtc="2025-10-22T00:04:00Z"/>
        </w:rPr>
      </w:pPr>
    </w:p>
    <w:p w14:paraId="7F5AD25F" w14:textId="77777777" w:rsidR="00216B2A" w:rsidRDefault="00216B2A" w:rsidP="00956845">
      <w:pPr>
        <w:rPr>
          <w:ins w:id="2462" w:author="Mosi Adesina Ifatunji" w:date="2025-10-24T18:53:00Z" w16du:dateUtc="2025-10-24T23:53:00Z"/>
        </w:rPr>
      </w:pPr>
    </w:p>
    <w:p w14:paraId="23A6114B" w14:textId="54322D20" w:rsidR="00216B2A" w:rsidRPr="006D20F8" w:rsidRDefault="00216B2A" w:rsidP="00417DDA">
      <w:pPr>
        <w:pStyle w:val="NoSpacing"/>
        <w:rPr>
          <w:ins w:id="2463" w:author="Mosi Adesina Ifatunji" w:date="2025-10-24T18:54:00Z" w16du:dateUtc="2025-10-24T23:54:00Z"/>
        </w:rPr>
      </w:pPr>
      <w:ins w:id="2464" w:author="Mosi Adesina Ifatunji" w:date="2025-10-24T18:53:00Z" w16du:dateUtc="2025-10-24T23:53:00Z">
        <w:r>
          <w:t xml:space="preserve">Although large scale studies </w:t>
        </w:r>
      </w:ins>
      <w:ins w:id="2465" w:author="Mosi Adesina Ifatunji" w:date="2025-10-24T18:55:00Z" w16du:dateUtc="2025-10-24T23:55:00Z">
        <w:r>
          <w:t>and the identification of the ‘causal’ relationship between</w:t>
        </w:r>
      </w:ins>
      <w:ins w:id="2466" w:author="Mosi Adesina Ifatunji" w:date="2025-10-24T18:53:00Z" w16du:dateUtc="2025-10-24T23:53:00Z">
        <w:r>
          <w:t xml:space="preserve"> schema </w:t>
        </w:r>
      </w:ins>
      <w:ins w:id="2467" w:author="Mosi Adesina Ifatunji" w:date="2025-10-24T18:55:00Z" w16du:dateUtc="2025-10-24T23:55:00Z">
        <w:r>
          <w:t xml:space="preserve">and various outcomes </w:t>
        </w:r>
      </w:ins>
      <w:ins w:id="2468" w:author="Mosi Adesina Ifatunji" w:date="2025-10-24T18:53:00Z" w16du:dateUtc="2025-10-24T23:53:00Z">
        <w:r>
          <w:t>ha</w:t>
        </w:r>
      </w:ins>
      <w:ins w:id="2469" w:author="Mosi Adesina Ifatunji" w:date="2025-10-24T18:55:00Z" w16du:dateUtc="2025-10-24T23:55:00Z">
        <w:r>
          <w:t>s</w:t>
        </w:r>
      </w:ins>
      <w:ins w:id="2470" w:author="Mosi Adesina Ifatunji" w:date="2025-10-24T18:53:00Z" w16du:dateUtc="2025-10-24T23:53:00Z">
        <w:r>
          <w:t xml:space="preserve"> been inhibited b</w:t>
        </w:r>
      </w:ins>
      <w:ins w:id="2471" w:author="Mosi Adesina Ifatunji" w:date="2025-10-24T18:54:00Z" w16du:dateUtc="2025-10-24T23:54:00Z">
        <w:r>
          <w:t xml:space="preserve">y the use of ethnographic methods, </w:t>
        </w:r>
      </w:ins>
      <w:ins w:id="2472" w:author="Mosi Adesina Ifatunji" w:date="2025-10-24T18:55:00Z" w16du:dateUtc="2025-10-24T23:55:00Z">
        <w:r>
          <w:t>there are a ran</w:t>
        </w:r>
      </w:ins>
      <w:ins w:id="2473" w:author="Mosi Adesina Ifatunji" w:date="2025-10-24T18:56:00Z" w16du:dateUtc="2025-10-24T23:56:00Z">
        <w:r>
          <w:t xml:space="preserve">ge of </w:t>
        </w:r>
      </w:ins>
      <w:ins w:id="2474" w:author="Mosi Adesina Ifatunji" w:date="2025-10-24T18:54:00Z" w16du:dateUtc="2025-10-24T23:54:00Z">
        <w:r>
          <w:t>studies</w:t>
        </w:r>
      </w:ins>
      <w:ins w:id="2475" w:author="Mosi Adesina Ifatunji" w:date="2025-10-24T18:56:00Z" w16du:dateUtc="2025-10-24T23:56:00Z">
        <w:r>
          <w:t xml:space="preserve"> with strong support for causality and some at scale</w:t>
        </w:r>
      </w:ins>
      <w:ins w:id="2476" w:author="Mosi Adesina Ifatunji" w:date="2025-10-24T18:57:00Z" w16du:dateUtc="2025-10-24T23:57:00Z">
        <w:r>
          <w:t xml:space="preserve"> that rely on various measures of implicit bias</w:t>
        </w:r>
      </w:ins>
      <w:ins w:id="2477" w:author="Mosi Adesina Ifatunji" w:date="2025-10-24T18:54:00Z" w16du:dateUtc="2025-10-24T23:54:00Z">
        <w:r>
          <w:t xml:space="preserve"> </w:t>
        </w:r>
        <w:r w:rsidRPr="006D20F8">
          <w:fldChar w:fldCharType="begin">
            <w:fldData xml:space="preserve">PEVuZE5vdGU+PENpdGU+PEF1dGhvcj5Ob3NlazwvQXV0aG9yPjxZZWFyPjIwMDc8L1llYXI+PFJl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==
</w:fldData>
          </w:fldChar>
        </w:r>
        <w:r w:rsidRPr="006D20F8">
          <w:instrText xml:space="preserve"> ADDIN EN.JS.CITE </w:instrText>
        </w:r>
        <w:r w:rsidRPr="006D20F8">
          <w:fldChar w:fldCharType="separate"/>
        </w:r>
      </w:ins>
      <w:r w:rsidR="00D03106">
        <w:rPr>
          <w:noProof/>
        </w:rPr>
        <w:t>(Payne et al. 2005, Nosek et al. 2007, Greenwald, Banaji and Nosek 2015)</w:t>
      </w:r>
      <w:ins w:id="2478" w:author="Mosi Adesina Ifatunji" w:date="2025-10-24T18:54:00Z" w16du:dateUtc="2025-10-24T23:54:00Z">
        <w:r w:rsidRPr="006D20F8">
          <w:fldChar w:fldCharType="end"/>
        </w:r>
        <w:r>
          <w:t>.</w:t>
        </w:r>
      </w:ins>
    </w:p>
    <w:p w14:paraId="3E6F0F82" w14:textId="77777777" w:rsidR="007F6DF5" w:rsidRDefault="007F6DF5" w:rsidP="007B100A">
      <w:pPr>
        <w:rPr>
          <w:ins w:id="2479" w:author="Mosi Adesina Ifatunji" w:date="2025-10-21T19:56:00Z" w16du:dateUtc="2025-10-22T00:56:00Z"/>
        </w:rPr>
      </w:pPr>
    </w:p>
    <w:p w14:paraId="304BA5FE" w14:textId="01613266" w:rsidR="00956845" w:rsidRPr="00487ADB" w:rsidRDefault="00956845" w:rsidP="00956845">
      <w:pPr>
        <w:rPr>
          <w:ins w:id="2480" w:author="Mosi Adesina Ifatunji" w:date="2025-10-21T19:55:00Z" w16du:dateUtc="2025-10-22T00:55:00Z"/>
        </w:rPr>
      </w:pPr>
      <w:ins w:id="2481" w:author="Mosi Adesina Ifatunji" w:date="2025-10-21T19:55:00Z" w16du:dateUtc="2025-10-22T00:55:00Z">
        <w:r w:rsidRPr="00504F8F">
          <w:t xml:space="preserve">Until recently, our investigations into the role of various firm-level factors into ethnoracial differences in the United States labor market have been restricted by data availability </w:t>
        </w:r>
        <w:r w:rsidRPr="00284C6F">
          <w:fldChar w:fldCharType="begin">
            <w:fldData xml:space="preserve">PEVuZE5vdGU+PENpdGU+PEF1dGhvcj5Ub21hc2tvdmljLURldmV5PC9BdXRob3I+PFllYXI+MjAx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</w:fldData>
          </w:fldChar>
        </w:r>
        <w:r w:rsidRPr="00284C6F">
          <w:instrText xml:space="preserve"> ADDIN EN.JS.CITE </w:instrText>
        </w:r>
        <w:r w:rsidRPr="00284C6F">
          <w:fldChar w:fldCharType="separate"/>
        </w:r>
        <w:r w:rsidRPr="00284C6F">
          <w:rPr>
            <w:noProof/>
          </w:rPr>
          <w:t>(Tomaskovic-Devey and Avent-Holt 2019)</w:t>
        </w:r>
        <w:r w:rsidRPr="00284C6F">
          <w:fldChar w:fldCharType="end"/>
        </w:r>
      </w:ins>
      <w:ins w:id="2482" w:author="Mosi Adesina Ifatunji" w:date="2025-10-23T12:46:00Z" w16du:dateUtc="2025-10-23T17:46:00Z">
        <w:r w:rsidR="00CC24FD">
          <w:t>.</w:t>
        </w:r>
      </w:ins>
    </w:p>
    <w:p w14:paraId="14A0ED8A" w14:textId="77777777" w:rsidR="00AB0319" w:rsidRPr="00284C6F" w:rsidRDefault="00AB0319" w:rsidP="007B100A">
      <w:pPr>
        <w:rPr>
          <w:ins w:id="2483" w:author="Mosi Adesina Ifatunji" w:date="2025-10-21T19:03:00Z" w16du:dateUtc="2025-10-22T00:03:00Z"/>
          <w:color w:val="070707"/>
        </w:rPr>
      </w:pPr>
    </w:p>
    <w:p w14:paraId="7CC58F83" w14:textId="77777777" w:rsidR="00AB0319" w:rsidRPr="00487ADB" w:rsidRDefault="00AB0319" w:rsidP="007B100A">
      <w:pPr>
        <w:rPr>
          <w:ins w:id="2484" w:author="Mosi Adesina Ifatunji" w:date="2025-10-21T19:03:00Z" w16du:dateUtc="2025-10-22T00:03:00Z"/>
        </w:rPr>
      </w:pPr>
      <w:ins w:id="2485" w:author="Mosi Adesina Ifatunji" w:date="2025-10-21T19:03:00Z" w16du:dateUtc="2025-10-22T00:03:00Z">
        <w:r w:rsidRPr="00487ADB">
          <w:t xml:space="preserve">While qualitative and/or ethnographic studies have made progress in describing and naming different modalities of ethnoracial schema in various kinds of organizations, quantitative approaches are increasingly factoring in ‘firm-level variation’ in their statistical models </w:t>
        </w:r>
        <w:r w:rsidRPr="00487ADB">
          <w:rPr>
            <w:noProof/>
            <w:color w:val="000000" w:themeColor="text1"/>
          </w:rPr>
          <w:t xml:space="preserve">(Tomaskovic-Devey and Avent-Holt). </w:t>
        </w:r>
      </w:ins>
    </w:p>
    <w:p w14:paraId="421F8BC3" w14:textId="77777777" w:rsidR="00AB0319" w:rsidRPr="00487ADB" w:rsidRDefault="00AB0319" w:rsidP="007B100A">
      <w:pPr>
        <w:rPr>
          <w:ins w:id="2486" w:author="Mosi Adesina Ifatunji" w:date="2025-10-21T19:03:00Z" w16du:dateUtc="2025-10-22T00:03:00Z"/>
        </w:rPr>
      </w:pPr>
    </w:p>
    <w:p w14:paraId="4F41A0F7" w14:textId="3DFCE2F7" w:rsidR="00AB0319" w:rsidRPr="00487ADB" w:rsidRDefault="00AB0319" w:rsidP="007B100A">
      <w:pPr>
        <w:rPr>
          <w:ins w:id="2487" w:author="Mosi Adesina Ifatunji" w:date="2025-10-21T19:03:00Z" w16du:dateUtc="2025-10-22T00:03:00Z"/>
        </w:rPr>
      </w:pPr>
      <w:ins w:id="2488" w:author="Mosi Adesina Ifatunji" w:date="2025-10-21T19:03:00Z" w16du:dateUtc="2025-10-22T00:03:00Z">
        <w:r w:rsidRPr="00284C6F">
          <w:rPr>
            <w:color w:val="070707"/>
          </w:rPr>
          <w:t>“…</w:t>
        </w:r>
        <w:r w:rsidRPr="00284C6F">
          <w:rPr>
            <w:color w:val="070707"/>
            <w:shd w:val="clear" w:color="auto" w:fill="FFFFFF"/>
          </w:rPr>
          <w:t>reveals significant heterogeneity in discriminatory patterns across companies, with racial and gender biases concentrated in a subset of firms and industries. The findings suggest that a considerable portion of overall discrimination can be attributed to a relatively small number of employers, highlighting the potential for targeted interventions by regulatory agencies”</w:t>
        </w:r>
        <w:r w:rsidRPr="00487ADB">
          <w:rPr>
            <w:shd w:val="clear" w:color="auto" w:fill="FFFFFF"/>
          </w:rPr>
          <w:t xml:space="preserve"> </w:t>
        </w:r>
        <w:r w:rsidRPr="008A45D3">
          <w:rPr>
            <w:shd w:val="clear" w:color="auto" w:fill="FFFFFF"/>
          </w:rPr>
          <w:fldChar w:fldCharType="begin">
            <w:fldData xml:space="preserve">PEVuZE5vdGU+PENpdGU+PEF1dGhvcj5LbGluZTwvQXV0aG9yPjxZZWFyPjIwMjI8L1llYXI+PFJl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=
</w:fldData>
          </w:fldChar>
        </w:r>
        <w:r w:rsidRPr="00487ADB">
          <w:rPr>
            <w:color w:val="000000" w:themeColor="text1"/>
            <w:shd w:val="clear" w:color="auto" w:fill="FFFFFF"/>
          </w:rPr>
          <w:instrText xml:space="preserve"> ADDIN EN.JS.CITE </w:instrText>
        </w:r>
        <w:r w:rsidRPr="008A45D3">
          <w:rPr>
            <w:shd w:val="clear" w:color="auto" w:fill="FFFFFF"/>
          </w:rPr>
        </w:r>
        <w:r w:rsidRPr="008A45D3">
          <w:rPr>
            <w:shd w:val="clear" w:color="auto" w:fill="FFFFFF"/>
          </w:rPr>
          <w:fldChar w:fldCharType="separate"/>
        </w:r>
      </w:ins>
      <w:r w:rsidR="00167D9D" w:rsidRPr="00167D9D">
        <w:rPr>
          <w:noProof/>
          <w:color w:val="000000" w:themeColor="text1"/>
          <w:shd w:val="clear" w:color="auto" w:fill="FFFFFF"/>
        </w:rPr>
        <w:t>(Kline et al. 2022)</w:t>
      </w:r>
      <w:ins w:id="2489" w:author="Mosi Adesina Ifatunji" w:date="2025-10-21T19:03:00Z" w16du:dateUtc="2025-10-22T00:03:00Z">
        <w:r w:rsidRPr="008A45D3">
          <w:rPr>
            <w:shd w:val="clear" w:color="auto" w:fill="FFFFFF"/>
          </w:rPr>
          <w:fldChar w:fldCharType="end"/>
        </w:r>
        <w:r w:rsidRPr="00487ADB">
          <w:rPr>
            <w:shd w:val="clear" w:color="auto" w:fill="FFFFFF"/>
          </w:rPr>
          <w:t>.</w:t>
        </w:r>
      </w:ins>
    </w:p>
    <w:p w14:paraId="23C8F781" w14:textId="77777777" w:rsidR="00AB0319" w:rsidRPr="00284C6F" w:rsidRDefault="00AB0319" w:rsidP="007B100A">
      <w:pPr>
        <w:rPr>
          <w:ins w:id="2490" w:author="Mosi Adesina Ifatunji" w:date="2025-10-21T19:03:00Z" w16du:dateUtc="2025-10-22T00:03:00Z"/>
          <w:color w:val="070707"/>
        </w:rPr>
      </w:pPr>
    </w:p>
    <w:p w14:paraId="6FCBC62F" w14:textId="5C326351" w:rsidR="00AB0319" w:rsidRPr="00487ADB" w:rsidRDefault="00AB0319" w:rsidP="007B100A">
      <w:pPr>
        <w:rPr>
          <w:ins w:id="2491" w:author="Mosi Adesina Ifatunji" w:date="2025-10-21T19:03:00Z" w16du:dateUtc="2025-10-22T00:03:00Z"/>
        </w:rPr>
      </w:pPr>
      <w:ins w:id="2492" w:author="Mosi Adesina Ifatunji" w:date="2025-10-21T19:03:00Z" w16du:dateUtc="2025-10-22T00:03:00Z">
        <w:r w:rsidRPr="00284C6F">
          <w:rPr>
            <w:color w:val="070707"/>
          </w:rPr>
          <w:t>For example, “… workers’ careers and well-being are also shaped by elements of their work environment, including firm culture, managerial style, and work-life balance. I theorize two processes that could lead to racial inequality in firms’ work environments: (1) employee sorting due to exclusionary practices, and (2) spillover from racial differences in occupation and geographic location… I find that Black employees’ disadvantage is strongest in areas with more conservative racial attitudes and more prevalent workplace racial discrimination”</w:t>
        </w:r>
        <w:r w:rsidRPr="00487ADB">
          <w:t xml:space="preserve"> </w:t>
        </w:r>
        <w:r w:rsidRPr="008A45D3">
          <w:fldChar w:fldCharType="begin">
            <w:fldData xml:space="preserve">PEVuZE5vdGU+PENpdGU+PEF1dGhvcj5aaGFuZzwvQXV0aG9yPjxZZWFyPjIwMjM8L1llYXI+PFJl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</w:fldData>
          </w:fldChar>
        </w:r>
        <w:r w:rsidRPr="00487ADB">
          <w:instrText xml:space="preserve"> ADDIN EN.JS.CITE </w:instrText>
        </w:r>
        <w:r w:rsidRPr="008A45D3">
          <w:fldChar w:fldCharType="separate"/>
        </w:r>
        <w:r w:rsidRPr="00487ADB">
          <w:rPr>
            <w:noProof/>
          </w:rPr>
          <w:t>(Zhang 2023)</w:t>
        </w:r>
        <w:r w:rsidRPr="008A45D3">
          <w:fldChar w:fldCharType="end"/>
        </w:r>
        <w:r w:rsidRPr="00487ADB">
          <w:t>.</w:t>
        </w:r>
      </w:ins>
    </w:p>
    <w:p w14:paraId="777EED5C" w14:textId="77777777" w:rsidR="00AB0319" w:rsidRPr="00487ADB" w:rsidRDefault="00AB0319" w:rsidP="007B100A">
      <w:pPr>
        <w:rPr>
          <w:ins w:id="2493" w:author="Mosi Adesina Ifatunji" w:date="2025-10-21T19:03:00Z" w16du:dateUtc="2025-10-22T00:03:00Z"/>
        </w:rPr>
      </w:pPr>
    </w:p>
    <w:p w14:paraId="47CCEC14" w14:textId="77777777" w:rsidR="00AB0319" w:rsidRDefault="00AB0319" w:rsidP="007B100A">
      <w:pPr>
        <w:rPr>
          <w:ins w:id="2494" w:author="Mosi Adesina Ifatunji" w:date="2025-10-21T19:03:00Z" w16du:dateUtc="2025-10-22T00:03:00Z"/>
        </w:rPr>
      </w:pPr>
    </w:p>
    <w:p w14:paraId="1B89A19F" w14:textId="77777777" w:rsidR="00AB0319" w:rsidRDefault="00AB0319" w:rsidP="007B100A">
      <w:pPr>
        <w:rPr>
          <w:ins w:id="2495" w:author="Mosi Adesina Ifatunji" w:date="2025-10-21T19:03:00Z" w16du:dateUtc="2025-10-22T00:03:00Z"/>
        </w:rPr>
      </w:pPr>
    </w:p>
    <w:p w14:paraId="0A0A08E3" w14:textId="77777777" w:rsidR="00AB0319" w:rsidRPr="004624A1" w:rsidRDefault="00AB0319" w:rsidP="007B100A">
      <w:pPr>
        <w:rPr>
          <w:ins w:id="2496" w:author="Mosi Adesina Ifatunji" w:date="2025-10-21T19:03:00Z" w16du:dateUtc="2025-10-22T00:03:00Z"/>
        </w:rPr>
      </w:pPr>
      <w:ins w:id="2497" w:author="Mosi Adesina Ifatunji" w:date="2025-10-21T19:03:00Z" w16du:dateUtc="2025-10-22T00:03:00Z">
        <w:r w:rsidRPr="004624A1">
          <w:t xml:space="preserve">Wolpin, Kenneth I. 1992. "The Determinants of Black-White Differences in Early Employment Careers: Search, Layoffs, Quits, and Endogenous Wage Growth." </w:t>
        </w:r>
        <w:r w:rsidRPr="004624A1">
          <w:rPr>
            <w:i/>
            <w:iCs/>
          </w:rPr>
          <w:t>Journal of Political Economy</w:t>
        </w:r>
        <w:r w:rsidRPr="004624A1">
          <w:t xml:space="preserve"> 100(3):535–60.</w:t>
        </w:r>
      </w:ins>
    </w:p>
    <w:p w14:paraId="0021AB39" w14:textId="77777777" w:rsidR="00C3167B" w:rsidRDefault="00487ADB" w:rsidP="00C3167B">
      <w:pPr>
        <w:rPr>
          <w:ins w:id="2498" w:author="Mosi Adesina Ifatunji" w:date="2025-10-24T20:04:00Z" w16du:dateUtc="2025-10-25T01:04:00Z"/>
        </w:rPr>
      </w:pPr>
      <w:moveFromRangeStart w:id="2499" w:author="Mosi Adesina Ifatunji" w:date="2025-10-21T14:20:00Z" w:name="move211948831"/>
      <w:moveFrom w:id="2500" w:author="Mosi Adesina Ifatunji" w:date="2025-10-21T14:20:00Z" w16du:dateUtc="2025-10-21T19:20:00Z">
        <w:ins w:id="2501" w:author="Mosi Adesina Ifatunji [2]" w:date="2025-10-20T17:49:00Z" w16du:dateUtc="2025-10-20T22:49:00Z">
          <w:r w:rsidRPr="00487ADB" w:rsidDel="007F62D6">
            <w:t>Schemas are generally identified in ethnographic studies.</w:t>
          </w:r>
        </w:ins>
      </w:moveFrom>
    </w:p>
    <w:p w14:paraId="02C19ED9" w14:textId="77777777" w:rsidR="00C3167B" w:rsidRDefault="00C2325A" w:rsidP="00C3167B">
      <w:pPr>
        <w:rPr>
          <w:ins w:id="2502" w:author="Mosi Adesina Ifatunji" w:date="2025-10-24T20:04:00Z" w16du:dateUtc="2025-10-25T01:04:00Z"/>
        </w:rPr>
      </w:pPr>
      <w:ins w:id="2503" w:author="Mosi Adesina Ifatunji" w:date="2025-10-21T19:04:00Z" w16du:dateUtc="2025-10-22T00:04:00Z">
        <w:r w:rsidRPr="004624A1">
          <w:t xml:space="preserve">Card, David, and Alan B Krueger. 1993. "Trends in relative black-white earnings revisited." </w:t>
        </w:r>
        <w:r w:rsidRPr="004624A1">
          <w:rPr>
            <w:i/>
            <w:iCs/>
          </w:rPr>
          <w:t>The American Economic Review</w:t>
        </w:r>
        <w:r w:rsidRPr="004624A1">
          <w:t xml:space="preserve"> 83(2):85–91.</w:t>
        </w:r>
      </w:ins>
    </w:p>
    <w:p w14:paraId="3AA410EE" w14:textId="77777777" w:rsidR="00C3167B" w:rsidRDefault="00C3167B" w:rsidP="00C3167B">
      <w:pPr>
        <w:rPr>
          <w:ins w:id="2504" w:author="Mosi Adesina Ifatunji" w:date="2025-10-24T20:04:00Z" w16du:dateUtc="2025-10-25T01:04:00Z"/>
        </w:rPr>
      </w:pPr>
    </w:p>
    <w:p w14:paraId="4E1D93D0" w14:textId="209CCE53" w:rsidR="00C2325A" w:rsidRPr="004624A1" w:rsidRDefault="00C2325A">
      <w:pPr>
        <w:rPr>
          <w:ins w:id="2505" w:author="Mosi Adesina Ifatunji" w:date="2025-10-21T19:04:00Z" w16du:dateUtc="2025-10-22T00:04:00Z"/>
        </w:rPr>
        <w:pPrChange w:id="2506" w:author="Mosi Adesina Ifatunji" w:date="2025-10-24T20:04:00Z" w16du:dateUtc="2025-10-25T01:04:00Z">
          <w:pPr>
            <w:keepNext/>
            <w:keepLines/>
          </w:pPr>
        </w:pPrChange>
      </w:pPr>
      <w:ins w:id="2507" w:author="Mosi Adesina Ifatunji" w:date="2025-10-21T19:04:00Z" w16du:dateUtc="2025-10-22T00:04:00Z">
        <w:r w:rsidRPr="004624A1">
          <w:t xml:space="preserve">Thomas, Melvin E., Cedric Herring, and Hayward Derrick Horton. 1994. "Discrimination over the Life-Course - a Synthetic Cohort Analysis of Earnings Differences between Black-and-White Males, 1940-1990." </w:t>
        </w:r>
        <w:r w:rsidRPr="004624A1">
          <w:rPr>
            <w:i/>
            <w:iCs/>
          </w:rPr>
          <w:t>Social Problems</w:t>
        </w:r>
        <w:r w:rsidRPr="004624A1">
          <w:t xml:space="preserve"> 41(4):608–28.</w:t>
        </w:r>
      </w:ins>
    </w:p>
    <w:p w14:paraId="5FBC6236" w14:textId="77777777" w:rsidR="00C2325A" w:rsidRPr="004624A1" w:rsidRDefault="00C2325A" w:rsidP="007B100A">
      <w:pPr>
        <w:keepNext/>
        <w:keepLines/>
        <w:rPr>
          <w:ins w:id="2508" w:author="Mosi Adesina Ifatunji" w:date="2025-10-21T19:04:00Z" w16du:dateUtc="2025-10-22T00:04:00Z"/>
        </w:rPr>
      </w:pPr>
    </w:p>
    <w:p w14:paraId="59108EAD" w14:textId="77777777" w:rsidR="00C2325A" w:rsidRDefault="00C2325A" w:rsidP="007B100A">
      <w:pPr>
        <w:rPr>
          <w:ins w:id="2509" w:author="Mosi Adesina Ifatunji" w:date="2025-10-21T19:04:00Z" w16du:dateUtc="2025-10-22T00:04:00Z"/>
        </w:rPr>
      </w:pPr>
      <w:ins w:id="2510" w:author="Mosi Adesina Ifatunji" w:date="2025-10-21T19:04:00Z" w16du:dateUtc="2025-10-22T00:04:00Z">
        <w:r w:rsidRPr="004624A1">
          <w:t xml:space="preserve">Cancio, A Silvia, T David Evans, and David J Maume Jr. 1996. "Reconsidering the declining significance of race: Racial differences in early career wages." </w:t>
        </w:r>
        <w:r w:rsidRPr="004624A1">
          <w:rPr>
            <w:i/>
            <w:iCs/>
          </w:rPr>
          <w:t>American Sociological Review</w:t>
        </w:r>
        <w:r w:rsidRPr="004624A1">
          <w:t xml:space="preserve"> 61(4):541–56.</w:t>
        </w:r>
      </w:ins>
    </w:p>
    <w:p w14:paraId="7114A93A" w14:textId="77777777" w:rsidR="00C2325A" w:rsidRDefault="00C2325A" w:rsidP="007B100A">
      <w:pPr>
        <w:rPr>
          <w:ins w:id="2511" w:author="Mosi Adesina Ifatunji" w:date="2025-10-24T19:39:00Z" w16du:dateUtc="2025-10-25T00:39:00Z"/>
        </w:rPr>
      </w:pPr>
    </w:p>
    <w:p w14:paraId="6BA8C862" w14:textId="77777777" w:rsidR="000E03D5" w:rsidRDefault="000E03D5" w:rsidP="00417DDA">
      <w:pPr>
        <w:pStyle w:val="NoSpacing"/>
        <w:rPr>
          <w:ins w:id="2512" w:author="Mosi Adesina Ifatunji" w:date="2025-10-24T19:39:00Z" w16du:dateUtc="2025-10-25T00:39:00Z"/>
        </w:rPr>
      </w:pPr>
      <w:ins w:id="2513" w:author="Mosi Adesina Ifatunji" w:date="2025-10-24T19:39:00Z" w16du:dateUtc="2025-10-25T00:39:00Z">
        <w:r>
          <w:t xml:space="preserve">Riddle, Travis, and Stacey Sinclair. 2019. “Racial Disparities in School-Based Disciplinary Actions Are Associated with County-Level Rates of Racial Bias.” </w:t>
        </w:r>
        <w:r>
          <w:rPr>
            <w:i/>
            <w:iCs/>
          </w:rPr>
          <w:t>Proceedings of the National Academy of Sciences</w:t>
        </w:r>
        <w:r>
          <w:t xml:space="preserve"> 116(17):8255–60. </w:t>
        </w:r>
        <w:proofErr w:type="spellStart"/>
        <w:r>
          <w:t>doi</w:t>
        </w:r>
        <w:proofErr w:type="spellEnd"/>
        <w:r>
          <w:t>:</w:t>
        </w:r>
        <w:r>
          <w:fldChar w:fldCharType="begin"/>
        </w:r>
        <w:r>
          <w:instrText>HYPERLINK "https://doi.org/10.1073/pnas.1808307116"</w:instrText>
        </w:r>
        <w:r>
          <w:fldChar w:fldCharType="separate"/>
        </w:r>
        <w:r>
          <w:rPr>
            <w:rStyle w:val="Hyperlink"/>
          </w:rPr>
          <w:t>10.1073/pnas.1808307116</w:t>
        </w:r>
        <w:r>
          <w:fldChar w:fldCharType="end"/>
        </w:r>
        <w:r>
          <w:t>.</w:t>
        </w:r>
      </w:ins>
    </w:p>
    <w:p w14:paraId="04B9EC3E" w14:textId="77777777" w:rsidR="000E03D5" w:rsidRPr="00487ADB" w:rsidDel="007F62D6" w:rsidRDefault="000E03D5">
      <w:pPr>
        <w:rPr>
          <w:ins w:id="2514" w:author="Mosi Adesina Ifatunji [2]" w:date="2025-10-20T17:49:00Z" w16du:dateUtc="2025-10-20T22:49:00Z"/>
          <w:moveFrom w:id="2515" w:author="Mosi Adesina Ifatunji" w:date="2025-10-21T14:20:00Z" w16du:dateUtc="2025-10-21T19:20:00Z"/>
        </w:rPr>
      </w:pPr>
    </w:p>
    <w:p w14:paraId="549A2043" w14:textId="7E2CA05F" w:rsidR="00487ADB" w:rsidRPr="00487ADB" w:rsidDel="007F62D6" w:rsidRDefault="00487ADB">
      <w:pPr>
        <w:rPr>
          <w:ins w:id="2516" w:author="Mosi Adesina Ifatunji [2]" w:date="2025-10-20T17:49:00Z" w16du:dateUtc="2025-10-20T22:49:00Z"/>
          <w:moveFrom w:id="2517" w:author="Mosi Adesina Ifatunji" w:date="2025-10-21T14:20:00Z" w16du:dateUtc="2025-10-21T19:20:00Z"/>
        </w:rPr>
      </w:pPr>
    </w:p>
    <w:p w14:paraId="37D48B5F" w14:textId="035C2715" w:rsidR="00487ADB" w:rsidRPr="00487ADB" w:rsidDel="007F62D6" w:rsidRDefault="00487ADB">
      <w:pPr>
        <w:rPr>
          <w:ins w:id="2518" w:author="Mosi Adesina Ifatunji [2]" w:date="2025-10-20T17:49:00Z" w16du:dateUtc="2025-10-20T22:49:00Z"/>
          <w:moveFrom w:id="2519" w:author="Mosi Adesina Ifatunji" w:date="2025-10-21T14:20:00Z" w16du:dateUtc="2025-10-21T19:20:00Z"/>
        </w:rPr>
      </w:pPr>
      <w:moveFrom w:id="2520" w:author="Mosi Adesina Ifatunji" w:date="2025-10-21T14:20:00Z" w16du:dateUtc="2025-10-21T19:20:00Z">
        <w:ins w:id="2521" w:author="Mosi Adesina Ifatunji [2]" w:date="2025-10-20T17:49:00Z" w16du:dateUtc="2025-10-20T22:49:00Z">
          <w:r w:rsidRPr="00487ADB" w:rsidDel="007F62D6">
            <w:t xml:space="preserve">However, ‘implicit social cognition,’ or ‘implicit bias’ has been developed using quantitative methods </w:t>
          </w:r>
          <w:r w:rsidRPr="008A45D3" w:rsidDel="007F62D6">
            <w:fldChar w:fldCharType="begin">
              <w:fldData xml:space="preserve">PEVuZE5vdGU+PENpdGU+PEF1dGhvcj5HcmVlbndhbGQ8L0F1dGhvcj48WWVhcj4xOTk1PC9ZZWFy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</w:fldData>
            </w:fldChar>
          </w:r>
          <w:r w:rsidRPr="00487ADB" w:rsidDel="007F62D6">
            <w:instrText xml:space="preserve"> ADDIN EN.JS.CITE </w:instrText>
          </w:r>
        </w:ins>
      </w:moveFrom>
      <w:ins w:id="2522" w:author="Mosi Adesina Ifatunji [2]" w:date="2025-10-20T17:49:00Z" w16du:dateUtc="2025-10-20T22:49:00Z">
        <w:del w:id="2523" w:author="Mosi Adesina Ifatunji" w:date="2025-10-21T14:20:00Z" w16du:dateUtc="2025-10-21T19:20:00Z"/>
      </w:ins>
      <w:moveFrom w:id="2524" w:author="Mosi Adesina Ifatunji" w:date="2025-10-21T14:20:00Z" w16du:dateUtc="2025-10-21T19:20:00Z">
        <w:ins w:id="2525" w:author="Mosi Adesina Ifatunji [2]" w:date="2025-10-20T17:49:00Z" w16du:dateUtc="2025-10-20T22:49:00Z">
          <w:r w:rsidRPr="008A45D3" w:rsidDel="007F62D6">
            <w:fldChar w:fldCharType="separate"/>
          </w:r>
          <w:r w:rsidRPr="00487ADB" w:rsidDel="007F62D6">
            <w:rPr>
              <w:noProof/>
            </w:rPr>
            <w:t>(Greenwald and Banaji 1995, Greenwald and Lai 2020)</w:t>
          </w:r>
          <w:r w:rsidRPr="008A45D3" w:rsidDel="007F62D6">
            <w:fldChar w:fldCharType="end"/>
          </w:r>
          <w:r w:rsidRPr="00487ADB" w:rsidDel="007F62D6">
            <w:t>.</w:t>
          </w:r>
        </w:ins>
      </w:moveFrom>
    </w:p>
    <w:moveFromRangeEnd w:id="2499"/>
    <w:p w14:paraId="6FF39DF7" w14:textId="77777777" w:rsidR="00487ADB" w:rsidRPr="00487ADB" w:rsidDel="00531139" w:rsidRDefault="00487ADB">
      <w:pPr>
        <w:rPr>
          <w:ins w:id="2526" w:author="Mosi Adesina Ifatunji [2]" w:date="2025-10-20T17:49:00Z" w16du:dateUtc="2025-10-20T22:49:00Z"/>
          <w:del w:id="2527" w:author="Mosi Adesina Ifatunji" w:date="2025-10-21T19:05:00Z" w16du:dateUtc="2025-10-22T00:05:00Z"/>
        </w:rPr>
      </w:pPr>
    </w:p>
    <w:p w14:paraId="7000007E" w14:textId="28C26112" w:rsidR="00487ADB" w:rsidRPr="00487ADB" w:rsidDel="00AB0319" w:rsidRDefault="00487ADB">
      <w:pPr>
        <w:rPr>
          <w:ins w:id="2528" w:author="Mosi Adesina Ifatunji [2]" w:date="2025-10-20T17:49:00Z" w16du:dateUtc="2025-10-20T22:49:00Z"/>
          <w:moveFrom w:id="2529" w:author="Mosi Adesina Ifatunji" w:date="2025-10-21T19:03:00Z" w16du:dateUtc="2025-10-22T00:03:00Z"/>
          <w:color w:val="000000"/>
          <w:rPrChange w:id="2530" w:author="Mosi Adesina Ifatunji [2]" w:date="2025-10-20T17:49:00Z" w16du:dateUtc="2025-10-20T22:49:00Z">
            <w:rPr>
              <w:ins w:id="2531" w:author="Mosi Adesina Ifatunji [2]" w:date="2025-10-20T17:49:00Z" w16du:dateUtc="2025-10-20T22:49:00Z"/>
              <w:moveFrom w:id="2532" w:author="Mosi Adesina Ifatunji" w:date="2025-10-21T19:03:00Z" w16du:dateUtc="2025-10-22T00:03:00Z"/>
            </w:rPr>
          </w:rPrChange>
        </w:rPr>
      </w:pPr>
      <w:moveFromRangeStart w:id="2533" w:author="Mosi Adesina Ifatunji" w:date="2025-10-21T19:03:00Z" w:name="move211965823"/>
      <w:moveFrom w:id="2534" w:author="Mosi Adesina Ifatunji" w:date="2025-10-21T19:03:00Z" w16du:dateUtc="2025-10-22T00:03:00Z">
        <w:ins w:id="2535" w:author="Mosi Adesina Ifatunji [2]" w:date="2025-10-20T17:49:00Z" w16du:dateUtc="2025-10-20T22:49:00Z">
          <w:r w:rsidRPr="00487ADB" w:rsidDel="00AB0319">
            <w:t xml:space="preserve">That is, ‘implicit cognition,’ </w:t>
          </w:r>
          <w:r w:rsidRPr="00487ADB" w:rsidDel="00AB0319">
            <w:rPr>
              <w:color w:val="000000"/>
              <w:rPrChange w:id="2536" w:author="Mosi Adesina Ifatunji [2]" w:date="2025-10-20T17:49:00Z" w16du:dateUtc="2025-10-20T22:49:00Z">
                <w:rPr/>
              </w:rPrChange>
            </w:rPr>
            <w:t>as measured by reaction-time tasks, may reflect the cognitive cost of resolving mismatches between the information we have been presented with and our localized schemas.</w:t>
          </w:r>
        </w:ins>
      </w:moveFrom>
    </w:p>
    <w:p w14:paraId="4B1FD40A" w14:textId="4412B11A" w:rsidR="00487ADB" w:rsidRPr="00487ADB" w:rsidDel="00AB0319" w:rsidRDefault="00487ADB">
      <w:pPr>
        <w:rPr>
          <w:ins w:id="2537" w:author="Mosi Adesina Ifatunji [2]" w:date="2025-10-20T17:49:00Z" w16du:dateUtc="2025-10-20T22:49:00Z"/>
          <w:moveFrom w:id="2538" w:author="Mosi Adesina Ifatunji" w:date="2025-10-21T19:03:00Z" w16du:dateUtc="2025-10-22T00:03:00Z"/>
          <w:color w:val="000000"/>
          <w:rPrChange w:id="2539" w:author="Mosi Adesina Ifatunji [2]" w:date="2025-10-20T17:49:00Z" w16du:dateUtc="2025-10-20T22:49:00Z">
            <w:rPr>
              <w:ins w:id="2540" w:author="Mosi Adesina Ifatunji [2]" w:date="2025-10-20T17:49:00Z" w16du:dateUtc="2025-10-20T22:49:00Z"/>
              <w:moveFrom w:id="2541" w:author="Mosi Adesina Ifatunji" w:date="2025-10-21T19:03:00Z" w16du:dateUtc="2025-10-22T00:03:00Z"/>
            </w:rPr>
          </w:rPrChange>
        </w:rPr>
      </w:pPr>
    </w:p>
    <w:p w14:paraId="1F165DA0" w14:textId="3A824276" w:rsidR="00487ADB" w:rsidRPr="00487ADB" w:rsidDel="00F051CE" w:rsidRDefault="00487ADB">
      <w:pPr>
        <w:rPr>
          <w:ins w:id="2542" w:author="Mosi Adesina Ifatunji [2]" w:date="2025-10-20T17:49:00Z" w16du:dateUtc="2025-10-20T22:49:00Z"/>
          <w:del w:id="2543" w:author="Mosi Adesina Ifatunji" w:date="2025-10-21T19:03:00Z" w16du:dateUtc="2025-10-22T00:03:00Z"/>
          <w:moveFrom w:id="2544" w:author="Mosi Adesina Ifatunji" w:date="2025-10-21T19:03:00Z" w16du:dateUtc="2025-10-22T00:03:00Z"/>
        </w:rPr>
      </w:pPr>
      <w:moveFrom w:id="2545" w:author="Mosi Adesina Ifatunji" w:date="2025-10-21T19:03:00Z" w16du:dateUtc="2025-10-22T00:03:00Z">
        <w:ins w:id="2546" w:author="Mosi Adesina Ifatunji [2]" w:date="2025-10-20T17:49:00Z" w16du:dateUtc="2025-10-20T22:49:00Z">
          <w:r w:rsidRPr="00487ADB" w:rsidDel="00AB0319">
            <w:rPr>
              <w:color w:val="000000"/>
              <w:rPrChange w:id="2547" w:author="Mosi Adesina Ifatunji [2]" w:date="2025-10-20T17:49:00Z" w16du:dateUtc="2025-10-20T22:49:00Z">
                <w:rPr/>
              </w:rPrChange>
            </w:rPr>
            <w:t>Rather than indicating explicit evaluative conflict (as in cognitive dissonance), the delay in processing may reflect schema incongruity and disrupted associative fluency.</w:t>
          </w:r>
        </w:ins>
      </w:moveFrom>
    </w:p>
    <w:moveFromRangeEnd w:id="2533"/>
    <w:p w14:paraId="38127C5F" w14:textId="77777777" w:rsidR="00487ADB" w:rsidRPr="00487ADB" w:rsidDel="00F051CE" w:rsidRDefault="00487ADB">
      <w:pPr>
        <w:rPr>
          <w:ins w:id="2548" w:author="Mosi Adesina Ifatunji [2]" w:date="2025-10-20T17:49:00Z" w16du:dateUtc="2025-10-20T22:49:00Z"/>
          <w:del w:id="2549" w:author="Mosi Adesina Ifatunji" w:date="2025-10-21T19:03:00Z" w16du:dateUtc="2025-10-22T00:03:00Z"/>
        </w:rPr>
      </w:pPr>
    </w:p>
    <w:p w14:paraId="383A19A9" w14:textId="77777777" w:rsidR="00487ADB" w:rsidRPr="00487ADB" w:rsidRDefault="00487ADB" w:rsidP="007B100A">
      <w:pPr>
        <w:rPr>
          <w:ins w:id="2550" w:author="Mosi Adesina Ifatunji [2]" w:date="2025-10-20T17:49:00Z" w16du:dateUtc="2025-10-20T22:49:00Z"/>
        </w:rPr>
      </w:pPr>
    </w:p>
    <w:p w14:paraId="3747EF8D" w14:textId="77777777" w:rsidR="000E03D5" w:rsidRDefault="000E03D5" w:rsidP="00417DDA">
      <w:pPr>
        <w:pStyle w:val="NoSpacing"/>
        <w:rPr>
          <w:ins w:id="2551" w:author="Mosi Adesina Ifatunji" w:date="2025-10-24T19:39:00Z" w16du:dateUtc="2025-10-25T00:39:00Z"/>
        </w:rPr>
      </w:pPr>
      <w:ins w:id="2552" w:author="Mosi Adesina Ifatunji" w:date="2025-10-24T19:39:00Z" w16du:dateUtc="2025-10-25T00:39:00Z">
        <w:r>
          <w:t xml:space="preserve">Payne, B. Keith, Heidi A. Vuletich, and Jazmin L. Brown-Iannuzzi. 2019. “Historical Roots of Implicit Bias in Slavery.” </w:t>
        </w:r>
        <w:r>
          <w:rPr>
            <w:i/>
            <w:iCs/>
          </w:rPr>
          <w:t>Proceedings of the National Academy of Sciences</w:t>
        </w:r>
        <w:r>
          <w:t xml:space="preserve"> 116(24):11693–98. doi:</w:t>
        </w:r>
        <w:r>
          <w:fldChar w:fldCharType="begin"/>
        </w:r>
        <w:r>
          <w:instrText>HYPERLINK "https://doi.org/10.1073/pnas.1818816116"</w:instrText>
        </w:r>
        <w:r>
          <w:fldChar w:fldCharType="separate"/>
        </w:r>
        <w:r>
          <w:rPr>
            <w:rStyle w:val="Hyperlink"/>
          </w:rPr>
          <w:t>10.1073/pnas.1818816116</w:t>
        </w:r>
        <w:r>
          <w:fldChar w:fldCharType="end"/>
        </w:r>
        <w:r>
          <w:t>.</w:t>
        </w:r>
      </w:ins>
    </w:p>
    <w:p w14:paraId="5DBDC0B9" w14:textId="77777777" w:rsidR="000E03D5" w:rsidRDefault="000E03D5" w:rsidP="00417DDA">
      <w:pPr>
        <w:pStyle w:val="NoSpacing"/>
        <w:rPr>
          <w:ins w:id="2553" w:author="Mosi Adesina Ifatunji" w:date="2025-10-24T19:39:00Z" w16du:dateUtc="2025-10-25T00:39:00Z"/>
        </w:rPr>
      </w:pPr>
    </w:p>
    <w:p w14:paraId="53976481" w14:textId="77777777" w:rsidR="000E03D5" w:rsidRDefault="000E03D5" w:rsidP="00417DDA">
      <w:pPr>
        <w:pStyle w:val="NoSpacing"/>
        <w:rPr>
          <w:ins w:id="2554" w:author="Mosi Adesina Ifatunji" w:date="2025-10-24T19:39:00Z" w16du:dateUtc="2025-10-25T00:39:00Z"/>
        </w:rPr>
      </w:pPr>
      <w:ins w:id="2555" w:author="Mosi Adesina Ifatunji" w:date="2025-10-24T19:39:00Z" w16du:dateUtc="2025-10-25T00:39:00Z">
        <w:r>
          <w:t xml:space="preserve">Vuletich, Heidi A., and B. Keith Payne. 2019. “Stability and Change in Implicit Bias.” </w:t>
        </w:r>
        <w:r>
          <w:rPr>
            <w:i/>
            <w:iCs/>
          </w:rPr>
          <w:t>Psychological Science</w:t>
        </w:r>
        <w:r>
          <w:t xml:space="preserve"> 30(6):854–62. doi:</w:t>
        </w:r>
        <w:r>
          <w:fldChar w:fldCharType="begin"/>
        </w:r>
        <w:r>
          <w:instrText>HYPERLINK "https://doi.org/10.1177/0956797619844270"</w:instrText>
        </w:r>
        <w:r>
          <w:fldChar w:fldCharType="separate"/>
        </w:r>
        <w:r>
          <w:rPr>
            <w:rStyle w:val="Hyperlink"/>
          </w:rPr>
          <w:t>10.1177/0956797619844270</w:t>
        </w:r>
        <w:r>
          <w:fldChar w:fldCharType="end"/>
        </w:r>
        <w:r>
          <w:t>.</w:t>
        </w:r>
      </w:ins>
    </w:p>
    <w:p w14:paraId="71F786E5" w14:textId="77777777" w:rsidR="000E03D5" w:rsidRDefault="000E03D5" w:rsidP="00417DDA">
      <w:pPr>
        <w:pStyle w:val="NoSpacing"/>
        <w:rPr>
          <w:ins w:id="2556" w:author="Mosi Adesina Ifatunji" w:date="2025-10-24T19:39:00Z" w16du:dateUtc="2025-10-25T00:39:00Z"/>
        </w:rPr>
      </w:pPr>
    </w:p>
    <w:p w14:paraId="3FFEFDD2" w14:textId="77777777" w:rsidR="000E03D5" w:rsidRDefault="000E03D5" w:rsidP="00417DDA">
      <w:pPr>
        <w:pStyle w:val="NoSpacing"/>
        <w:rPr>
          <w:ins w:id="2557" w:author="Mosi Adesina Ifatunji" w:date="2025-10-24T19:39:00Z" w16du:dateUtc="2025-10-25T00:39:00Z"/>
        </w:rPr>
      </w:pPr>
      <w:ins w:id="2558" w:author="Mosi Adesina Ifatunji" w:date="2025-10-24T19:39:00Z" w16du:dateUtc="2025-10-25T00:39:00Z">
        <w:r>
          <w:t xml:space="preserve">Orchard, Jacob, and Joseph Price. 2017. “County-Level Racial Prejudice and the Black-White Gap in Infant Health Outcomes.” </w:t>
        </w:r>
        <w:r>
          <w:rPr>
            <w:i/>
            <w:iCs/>
          </w:rPr>
          <w:t>Social Science &amp; Medicine</w:t>
        </w:r>
        <w:r>
          <w:t xml:space="preserve"> 181:191–98. </w:t>
        </w:r>
        <w:proofErr w:type="spellStart"/>
        <w:r>
          <w:t>doi:</w:t>
        </w:r>
        <w:r>
          <w:fldChar w:fldCharType="begin"/>
        </w:r>
        <w:r>
          <w:instrText>HYPERLINK "https://doi.org/10.1016/j.socscimed.2017.03.036"</w:instrText>
        </w:r>
        <w:r>
          <w:fldChar w:fldCharType="separate"/>
        </w:r>
        <w:r>
          <w:rPr>
            <w:rStyle w:val="Hyperlink"/>
          </w:rPr>
          <w:t>https</w:t>
        </w:r>
        <w:proofErr w:type="spellEnd"/>
        <w:r>
          <w:rPr>
            <w:rStyle w:val="Hyperlink"/>
          </w:rPr>
          <w:t>://doi.org/10.1016/j.socscimed.2017.03.036</w:t>
        </w:r>
        <w:r>
          <w:fldChar w:fldCharType="end"/>
        </w:r>
        <w:r>
          <w:t>.</w:t>
        </w:r>
      </w:ins>
    </w:p>
    <w:p w14:paraId="6064C9F7" w14:textId="79CC2180" w:rsidR="00254C65" w:rsidRDefault="00254C65">
      <w:pPr>
        <w:rPr>
          <w:ins w:id="2559" w:author="Mosi Adesina Ifatunji" w:date="2025-10-24T02:17:00Z" w16du:dateUtc="2025-10-24T07:17:00Z"/>
          <w:b/>
          <w:bCs/>
        </w:rPr>
      </w:pPr>
    </w:p>
    <w:p w14:paraId="55DC167B" w14:textId="3F90762E" w:rsidR="0095483F" w:rsidRPr="00487ADB" w:rsidDel="000E03D5" w:rsidRDefault="0095483F" w:rsidP="007B100A">
      <w:pPr>
        <w:rPr>
          <w:del w:id="2560" w:author="Mosi Adesina Ifatunji" w:date="2025-10-24T19:40:00Z" w16du:dateUtc="2025-10-25T00:40:00Z"/>
          <w:moveTo w:id="2561" w:author="Mosi Adesina Ifatunji" w:date="2025-10-21T19:03:00Z" w16du:dateUtc="2025-10-22T00:03:00Z"/>
        </w:rPr>
      </w:pPr>
      <w:moveToRangeStart w:id="2562" w:author="Mosi Adesina Ifatunji" w:date="2025-10-21T19:03:00Z" w:name="move211965847"/>
      <w:moveTo w:id="2563" w:author="Mosi Adesina Ifatunji" w:date="2025-10-21T19:03:00Z" w16du:dateUtc="2025-10-22T00:03:00Z">
        <w:del w:id="2564" w:author="Mosi Adesina Ifatunji" w:date="2025-10-24T19:40:00Z" w16du:dateUtc="2025-10-25T00:40:00Z">
          <w:r w:rsidRPr="00487ADB" w:rsidDel="000E03D5">
            <w:delText>Bring in studies that link implicit bias (which is an operationalization of local schema) within localities correlating with infant health and school punishment [but these are not firms].</w:delText>
          </w:r>
        </w:del>
      </w:moveTo>
    </w:p>
    <w:p w14:paraId="2D0ACA84" w14:textId="4D422513" w:rsidR="00802436" w:rsidRPr="00487ADB" w:rsidDel="000E03D5" w:rsidRDefault="00802436" w:rsidP="007B100A">
      <w:pPr>
        <w:rPr>
          <w:del w:id="2565" w:author="Mosi Adesina Ifatunji" w:date="2025-10-24T19:40:00Z" w16du:dateUtc="2025-10-25T00:40:00Z"/>
          <w:moveTo w:id="2566" w:author="Mosi Adesina Ifatunji" w:date="2025-10-21T19:02:00Z" w16du:dateUtc="2025-10-22T00:02:00Z"/>
        </w:rPr>
      </w:pPr>
      <w:moveToRangeStart w:id="2567" w:author="Mosi Adesina Ifatunji" w:date="2025-10-21T19:02:00Z" w:name="move211965785"/>
      <w:moveToRangeEnd w:id="2562"/>
      <w:moveTo w:id="2568" w:author="Mosi Adesina Ifatunji" w:date="2025-10-21T19:02:00Z" w16du:dateUtc="2025-10-22T00:02:00Z">
        <w:del w:id="2569" w:author="Mosi Adesina Ifatunji" w:date="2025-10-24T19:40:00Z" w16du:dateUtc="2025-10-25T00:40:00Z">
          <w:r w:rsidRPr="00487ADB" w:rsidDel="000E03D5">
            <w:delText xml:space="preserve">While interest in schemas has been increasing, we might consider that the time delays that are used to identify the presence and magnitude of ‘implicit bias,’ are capturing the </w:delText>
          </w:r>
        </w:del>
      </w:moveTo>
    </w:p>
    <w:moveToRangeEnd w:id="2567"/>
    <w:p w14:paraId="07AAAB4A" w14:textId="77777777" w:rsidR="006979F3" w:rsidRDefault="006979F3" w:rsidP="007B100A">
      <w:pPr>
        <w:rPr>
          <w:ins w:id="2570" w:author="Mosi Adesina Ifatunji" w:date="2025-10-21T18:09:00Z" w16du:dateUtc="2025-10-21T23:09:00Z"/>
        </w:rPr>
      </w:pPr>
    </w:p>
    <w:moveToRangeStart w:id="2571" w:author="Mosi Adesina Ifatunji" w:date="2025-10-21T18:09:00Z" w:name="move211946485"/>
    <w:p w14:paraId="7A95D719" w14:textId="7D9C681E" w:rsidR="008C50D9" w:rsidRPr="00284C6F" w:rsidDel="006979F3" w:rsidRDefault="008C50D9">
      <w:pPr>
        <w:rPr>
          <w:del w:id="2572" w:author="Mosi Adesina Ifatunji" w:date="2025-10-21T19:00:00Z" w16du:dateUtc="2025-10-22T00:00:00Z"/>
          <w:moveTo w:id="2573" w:author="Mosi Adesina Ifatunji" w:date="2025-10-21T18:09:00Z" w16du:dateUtc="2025-10-21T23:09:00Z"/>
          <w:color w:val="070707"/>
        </w:rPr>
      </w:pPr>
      <w:moveTo w:id="2574" w:author="Mosi Adesina Ifatunji" w:date="2025-10-21T18:09:00Z" w16du:dateUtc="2025-10-21T23:09:00Z">
        <w:del w:id="2575" w:author="Mosi Adesina Ifatunji" w:date="2025-10-21T19:00:00Z" w16du:dateUtc="2025-10-22T00:00:00Z">
          <w:r w:rsidRPr="00284C6F" w:rsidDel="006979F3">
            <w:rPr>
              <w:color w:val="070707"/>
            </w:rPr>
            <w:fldChar w:fldCharType="begin">
              <w:fldData xml:space="preserve">PEVuZE5vdGU+PENpdGU+PEF1dGhvcj5SaWRkbGU8L0F1dGhvcj48WWVhcj4yMDE5PC9ZZWFyPjxS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</w:fldData>
            </w:fldChar>
          </w:r>
          <w:r w:rsidRPr="00284C6F" w:rsidDel="006979F3">
            <w:rPr>
              <w:color w:val="070707"/>
            </w:rPr>
            <w:delInstrText xml:space="preserve"> ADDIN EN.JS.CITE </w:delInstrText>
          </w:r>
        </w:del>
      </w:moveTo>
      <w:ins w:id="2576" w:author="Mosi Adesina Ifatunji" w:date="2025-10-21T18:09:00Z" w16du:dateUtc="2025-10-21T23:09:00Z">
        <w:del w:id="2577" w:author="Mosi Adesina Ifatunji" w:date="2025-10-21T19:00:00Z" w16du:dateUtc="2025-10-22T00:00:00Z">
          <w:r w:rsidRPr="00284C6F" w:rsidDel="006979F3">
            <w:rPr>
              <w:color w:val="070707"/>
            </w:rPr>
          </w:r>
        </w:del>
      </w:ins>
      <w:moveTo w:id="2578" w:author="Mosi Adesina Ifatunji" w:date="2025-10-21T18:09:00Z" w16du:dateUtc="2025-10-21T23:09:00Z">
        <w:del w:id="2579" w:author="Mosi Adesina Ifatunji" w:date="2025-10-21T19:00:00Z" w16du:dateUtc="2025-10-22T00:00:00Z">
          <w:r w:rsidRPr="00284C6F" w:rsidDel="006979F3">
            <w:rPr>
              <w:color w:val="070707"/>
            </w:rPr>
            <w:fldChar w:fldCharType="separate"/>
          </w:r>
          <w:r w:rsidRPr="00284C6F" w:rsidDel="006979F3">
            <w:rPr>
              <w:noProof/>
              <w:color w:val="070707"/>
            </w:rPr>
            <w:delText>(Riddle and Sinclair 2019)</w:delText>
          </w:r>
          <w:r w:rsidRPr="00284C6F" w:rsidDel="006979F3">
            <w:rPr>
              <w:color w:val="070707"/>
            </w:rPr>
            <w:fldChar w:fldCharType="end"/>
          </w:r>
          <w:r w:rsidRPr="00284C6F" w:rsidDel="006979F3">
            <w:rPr>
              <w:color w:val="070707"/>
            </w:rPr>
            <w:delText xml:space="preserve"> </w:delText>
          </w:r>
          <w:r w:rsidRPr="00284C6F" w:rsidDel="006979F3">
            <w:rPr>
              <w:color w:val="070707"/>
            </w:rPr>
            <w:fldChar w:fldCharType="begin">
              <w:fldData xml:space="preserve">PEVuZE5vdGU+PENpdGU+PEF1dGhvcj5PcmNoYXJkPC9BdXRob3I+PFllYXI+MjAxNzwvWWVhcj48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</w:fldData>
            </w:fldChar>
          </w:r>
          <w:r w:rsidRPr="00284C6F" w:rsidDel="006979F3">
            <w:rPr>
              <w:color w:val="070707"/>
            </w:rPr>
            <w:delInstrText xml:space="preserve"> ADDIN EN.JS.CITE </w:delInstrText>
          </w:r>
        </w:del>
      </w:moveTo>
      <w:ins w:id="2580" w:author="Mosi Adesina Ifatunji" w:date="2025-10-21T18:09:00Z" w16du:dateUtc="2025-10-21T23:09:00Z">
        <w:del w:id="2581" w:author="Mosi Adesina Ifatunji" w:date="2025-10-21T19:00:00Z" w16du:dateUtc="2025-10-22T00:00:00Z">
          <w:r w:rsidRPr="00284C6F" w:rsidDel="006979F3">
            <w:rPr>
              <w:color w:val="070707"/>
            </w:rPr>
          </w:r>
        </w:del>
      </w:ins>
      <w:moveTo w:id="2582" w:author="Mosi Adesina Ifatunji" w:date="2025-10-21T18:09:00Z" w16du:dateUtc="2025-10-21T23:09:00Z">
        <w:del w:id="2583" w:author="Mosi Adesina Ifatunji" w:date="2025-10-21T19:00:00Z" w16du:dateUtc="2025-10-22T00:00:00Z">
          <w:r w:rsidRPr="00284C6F" w:rsidDel="006979F3">
            <w:rPr>
              <w:color w:val="070707"/>
            </w:rPr>
            <w:fldChar w:fldCharType="separate"/>
          </w:r>
          <w:r w:rsidRPr="00284C6F" w:rsidDel="006979F3">
            <w:rPr>
              <w:noProof/>
              <w:color w:val="070707"/>
            </w:rPr>
            <w:delText>(Orchard and Price 2017)</w:delText>
          </w:r>
          <w:r w:rsidRPr="00284C6F" w:rsidDel="006979F3">
            <w:rPr>
              <w:color w:val="070707"/>
            </w:rPr>
            <w:fldChar w:fldCharType="end"/>
          </w:r>
        </w:del>
      </w:moveTo>
    </w:p>
    <w:p w14:paraId="304D869B" w14:textId="35CCA091" w:rsidR="00F8290E" w:rsidRPr="00487ADB" w:rsidDel="006979F3" w:rsidRDefault="00F8290E">
      <w:pPr>
        <w:rPr>
          <w:del w:id="2584" w:author="Mosi Adesina Ifatunji" w:date="2025-10-21T19:01:00Z" w16du:dateUtc="2025-10-22T00:01:00Z"/>
          <w:moveTo w:id="2585" w:author="Mosi Adesina Ifatunji" w:date="2025-10-21T13:41:00Z" w16du:dateUtc="2025-10-21T18:41:00Z"/>
        </w:rPr>
      </w:pPr>
      <w:moveToRangeStart w:id="2586" w:author="Mosi Adesina Ifatunji" w:date="2025-10-21T13:41:00Z" w:name="move211946492"/>
      <w:moveToRangeEnd w:id="2571"/>
      <w:moveTo w:id="2587" w:author="Mosi Adesina Ifatunji" w:date="2025-10-21T13:41:00Z" w16du:dateUtc="2025-10-21T18:41:00Z">
        <w:del w:id="2588" w:author="Mosi Adesina Ifatunji" w:date="2025-10-21T19:01:00Z" w16du:dateUtc="2025-10-22T00:01:00Z">
          <w:r w:rsidRPr="00487ADB" w:rsidDel="006979F3">
            <w:delText>Greenwald, A. G., &amp; Banaji, M. R. (1995). Implicit social cognition: Attitudes, self-esteem, and stereotypes. Psychological Review, 102(1), 4–27. https://doi.org/10.1037/0033-295X.102.1.4</w:delText>
          </w:r>
        </w:del>
      </w:moveTo>
    </w:p>
    <w:p w14:paraId="2931BD6E" w14:textId="77777777" w:rsidR="00F8290E" w:rsidRPr="00487ADB" w:rsidDel="006979F3" w:rsidRDefault="00F8290E">
      <w:pPr>
        <w:rPr>
          <w:del w:id="2589" w:author="Mosi Adesina Ifatunji" w:date="2025-10-21T19:02:00Z" w16du:dateUtc="2025-10-22T00:02:00Z"/>
          <w:moveTo w:id="2590" w:author="Mosi Adesina Ifatunji" w:date="2025-10-21T13:41:00Z" w16du:dateUtc="2025-10-21T18:41:00Z"/>
        </w:rPr>
      </w:pPr>
    </w:p>
    <w:p w14:paraId="743CE59F" w14:textId="1E5E6835" w:rsidR="00F8290E" w:rsidRPr="00487ADB" w:rsidDel="006979F3" w:rsidRDefault="00F8290E">
      <w:pPr>
        <w:rPr>
          <w:del w:id="2591" w:author="Mosi Adesina Ifatunji" w:date="2025-10-21T19:02:00Z" w16du:dateUtc="2025-10-22T00:02:00Z"/>
          <w:moveTo w:id="2592" w:author="Mosi Adesina Ifatunji" w:date="2025-10-21T13:41:00Z" w16du:dateUtc="2025-10-21T18:41:00Z"/>
        </w:rPr>
      </w:pPr>
      <w:moveTo w:id="2593" w:author="Mosi Adesina Ifatunji" w:date="2025-10-21T13:41:00Z" w16du:dateUtc="2025-10-21T18:41:00Z">
        <w:del w:id="2594" w:author="Mosi Adesina Ifatunji" w:date="2025-10-21T19:02:00Z" w16du:dateUtc="2025-10-22T00:02:00Z">
          <w:r w:rsidRPr="00487ADB" w:rsidDel="006979F3">
            <w:delText xml:space="preserve">Devine, P. G. (1989). Stereotypes and prejudice: Their automatic and controlled components. Journal of Personality and Social Psychology, 56(1), 5–18. </w:delText>
          </w:r>
          <w:r w:rsidRPr="008277D2" w:rsidDel="006979F3">
            <w:fldChar w:fldCharType="begin"/>
          </w:r>
          <w:r w:rsidRPr="00487ADB" w:rsidDel="006979F3">
            <w:delInstrText>HYPERLINK "https://doi.org/10.1037/0022-3514.56.1.5"</w:delInstrText>
          </w:r>
        </w:del>
      </w:moveTo>
      <w:ins w:id="2595" w:author="Mosi Adesina Ifatunji" w:date="2025-10-21T13:41:00Z" w16du:dateUtc="2025-10-21T18:41:00Z">
        <w:del w:id="2596" w:author="Mosi Adesina Ifatunji" w:date="2025-10-21T19:02:00Z" w16du:dateUtc="2025-10-22T00:02:00Z"/>
      </w:ins>
      <w:moveTo w:id="2597" w:author="Mosi Adesina Ifatunji" w:date="2025-10-21T13:41:00Z" w16du:dateUtc="2025-10-21T18:41:00Z">
        <w:del w:id="2598" w:author="Mosi Adesina Ifatunji" w:date="2025-10-21T19:02:00Z" w16du:dateUtc="2025-10-22T00:02:00Z">
          <w:r w:rsidRPr="008277D2" w:rsidDel="006979F3">
            <w:fldChar w:fldCharType="separate"/>
          </w:r>
          <w:r w:rsidRPr="00284C6F" w:rsidDel="006979F3">
            <w:delText>https://doi.org/10.1037/0022-3514.56.1.5</w:delText>
          </w:r>
          <w:r w:rsidRPr="008277D2" w:rsidDel="006979F3">
            <w:fldChar w:fldCharType="end"/>
          </w:r>
        </w:del>
      </w:moveTo>
    </w:p>
    <w:moveToRangeEnd w:id="2586"/>
    <w:p w14:paraId="065E873D" w14:textId="77777777" w:rsidR="00F8290E" w:rsidRPr="00487ADB" w:rsidDel="00C3167B" w:rsidRDefault="00F8290E" w:rsidP="007B100A">
      <w:pPr>
        <w:rPr>
          <w:ins w:id="2599" w:author="Mosi Adesina Ifatunji [2]" w:date="2025-10-20T17:49:00Z" w16du:dateUtc="2025-10-20T22:49:00Z"/>
          <w:del w:id="2600" w:author="Mosi Adesina Ifatunji" w:date="2025-10-24T20:05:00Z" w16du:dateUtc="2025-10-25T01:05:00Z"/>
        </w:rPr>
      </w:pPr>
    </w:p>
    <w:p w14:paraId="5213FC38" w14:textId="5C8F1207" w:rsidR="00487ADB" w:rsidRPr="00487ADB" w:rsidDel="00C3167B" w:rsidRDefault="00487ADB">
      <w:pPr>
        <w:rPr>
          <w:ins w:id="2601" w:author="Mosi Adesina Ifatunji [2]" w:date="2025-10-20T17:49:00Z" w16du:dateUtc="2025-10-20T22:49:00Z"/>
          <w:del w:id="2602" w:author="Mosi Adesina Ifatunji" w:date="2025-10-24T20:04:00Z" w16du:dateUtc="2025-10-25T01:04:00Z"/>
          <w:moveFrom w:id="2603" w:author="Mosi Adesina Ifatunji" w:date="2025-10-21T19:02:00Z" w16du:dateUtc="2025-10-22T00:02:00Z"/>
        </w:rPr>
      </w:pPr>
      <w:moveFromRangeStart w:id="2604" w:author="Mosi Adesina Ifatunji" w:date="2025-10-21T19:02:00Z" w:name="move211965785"/>
      <w:moveFrom w:id="2605" w:author="Mosi Adesina Ifatunji" w:date="2025-10-21T19:02:00Z" w16du:dateUtc="2025-10-22T00:02:00Z">
        <w:ins w:id="2606" w:author="Mosi Adesina Ifatunji [2]" w:date="2025-10-20T17:49:00Z" w16du:dateUtc="2025-10-20T22:49:00Z">
          <w:r w:rsidRPr="00487ADB" w:rsidDel="00802436">
            <w:t>While interest in schemas has been increasing, we might consider that the time delays that are used to identify the presence and magnitude of ‘implicit bias,’ are capturin</w:t>
          </w:r>
          <w:del w:id="2607" w:author="Mosi Adesina Ifatunji" w:date="2025-10-24T20:04:00Z" w16du:dateUtc="2025-10-25T01:04:00Z">
            <w:r w:rsidRPr="00487ADB" w:rsidDel="00C3167B">
              <w:delText xml:space="preserve">g the </w:delText>
            </w:r>
          </w:del>
        </w:ins>
      </w:moveFrom>
    </w:p>
    <w:moveFromRangeEnd w:id="2604"/>
    <w:p w14:paraId="63BFDFD6" w14:textId="77777777" w:rsidR="00487ADB" w:rsidRPr="00487ADB" w:rsidDel="00C3167B" w:rsidRDefault="00487ADB" w:rsidP="007B100A">
      <w:pPr>
        <w:rPr>
          <w:ins w:id="2608" w:author="Mosi Adesina Ifatunji [2]" w:date="2025-10-20T17:49:00Z" w16du:dateUtc="2025-10-20T22:49:00Z"/>
          <w:del w:id="2609" w:author="Mosi Adesina Ifatunji" w:date="2025-10-24T20:04:00Z" w16du:dateUtc="2025-10-25T01:04:00Z"/>
        </w:rPr>
      </w:pPr>
    </w:p>
    <w:p w14:paraId="52FAF95F" w14:textId="77777777" w:rsidR="00487ADB" w:rsidRPr="00487ADB" w:rsidDel="00C3167B" w:rsidRDefault="00487ADB" w:rsidP="007B100A">
      <w:pPr>
        <w:rPr>
          <w:ins w:id="2610" w:author="Mosi Adesina Ifatunji [2]" w:date="2025-10-20T17:49:00Z" w16du:dateUtc="2025-10-20T22:49:00Z"/>
          <w:del w:id="2611" w:author="Mosi Adesina Ifatunji" w:date="2025-10-24T20:04:00Z" w16du:dateUtc="2025-10-25T01:04:00Z"/>
        </w:rPr>
      </w:pPr>
    </w:p>
    <w:p w14:paraId="013D892F" w14:textId="77777777" w:rsidR="00487ADB" w:rsidRPr="00487ADB" w:rsidRDefault="00487ADB" w:rsidP="007B100A">
      <w:pPr>
        <w:rPr>
          <w:ins w:id="2612" w:author="Mosi Adesina Ifatunji [2]" w:date="2025-10-20T17:49:00Z" w16du:dateUtc="2025-10-20T22:49:00Z"/>
        </w:rPr>
      </w:pPr>
    </w:p>
    <w:p w14:paraId="30C4711E" w14:textId="616F43A5" w:rsidR="00487ADB" w:rsidRPr="00487ADB" w:rsidDel="00F8290E" w:rsidRDefault="00487ADB">
      <w:pPr>
        <w:rPr>
          <w:ins w:id="2613" w:author="Mosi Adesina Ifatunji [2]" w:date="2025-10-20T17:49:00Z" w16du:dateUtc="2025-10-20T22:49:00Z"/>
          <w:moveFrom w:id="2614" w:author="Mosi Adesina Ifatunji" w:date="2025-10-21T13:41:00Z" w16du:dateUtc="2025-10-21T18:41:00Z"/>
        </w:rPr>
      </w:pPr>
      <w:moveFromRangeStart w:id="2615" w:author="Mosi Adesina Ifatunji" w:date="2025-10-21T13:41:00Z" w:name="move211946492"/>
      <w:moveFrom w:id="2616" w:author="Mosi Adesina Ifatunji" w:date="2025-10-21T13:41:00Z" w16du:dateUtc="2025-10-21T18:41:00Z">
        <w:ins w:id="2617" w:author="Mosi Adesina Ifatunji [2]" w:date="2025-10-20T17:49:00Z" w16du:dateUtc="2025-10-20T22:49:00Z">
          <w:r w:rsidRPr="00487ADB" w:rsidDel="00F8290E">
            <w:t>Greenwald, A. G., &amp; Banaji, M. R. (1995). Implicit social cognition: Attitudes, self-esteem, and stereotypes. Psychological Review, 102(1), 4–27. https://doi.org/10.1037/0033-295X.102.1.4</w:t>
          </w:r>
        </w:ins>
      </w:moveFrom>
    </w:p>
    <w:p w14:paraId="7B3469B5" w14:textId="04830D07" w:rsidR="00487ADB" w:rsidRPr="00487ADB" w:rsidDel="00F8290E" w:rsidRDefault="00487ADB">
      <w:pPr>
        <w:rPr>
          <w:ins w:id="2618" w:author="Mosi Adesina Ifatunji [2]" w:date="2025-10-20T17:49:00Z" w16du:dateUtc="2025-10-20T22:49:00Z"/>
          <w:moveFrom w:id="2619" w:author="Mosi Adesina Ifatunji" w:date="2025-10-21T13:41:00Z" w16du:dateUtc="2025-10-21T18:41:00Z"/>
        </w:rPr>
      </w:pPr>
    </w:p>
    <w:p w14:paraId="24C839FB" w14:textId="19C48D76" w:rsidR="00487ADB" w:rsidRPr="00487ADB" w:rsidDel="00F8290E" w:rsidRDefault="00487ADB">
      <w:pPr>
        <w:rPr>
          <w:ins w:id="2620" w:author="Mosi Adesina Ifatunji [2]" w:date="2025-10-20T17:49:00Z" w16du:dateUtc="2025-10-20T22:49:00Z"/>
          <w:moveFrom w:id="2621" w:author="Mosi Adesina Ifatunji" w:date="2025-10-21T13:41:00Z" w16du:dateUtc="2025-10-21T18:41:00Z"/>
        </w:rPr>
      </w:pPr>
      <w:moveFrom w:id="2622" w:author="Mosi Adesina Ifatunji" w:date="2025-10-21T13:41:00Z" w16du:dateUtc="2025-10-21T18:41:00Z">
        <w:ins w:id="2623" w:author="Mosi Adesina Ifatunji [2]" w:date="2025-10-20T17:49:00Z" w16du:dateUtc="2025-10-20T22:49:00Z">
          <w:r w:rsidRPr="00487ADB" w:rsidDel="00F8290E">
            <w:t xml:space="preserve">Devine, P. G. (1989). Stereotypes and prejudice: Their automatic and controlled components. Journal of Personality and Social Psychology, 56(1), 5–18. </w:t>
          </w:r>
          <w:r w:rsidRPr="008277D2" w:rsidDel="00F8290E">
            <w:fldChar w:fldCharType="begin"/>
          </w:r>
          <w:r w:rsidRPr="00487ADB" w:rsidDel="00F8290E">
            <w:instrText>HYPERLINK "https://doi.org/10.1037/0022-3514.56.1.5"</w:instrText>
          </w:r>
        </w:ins>
      </w:moveFrom>
      <w:ins w:id="2624" w:author="Mosi Adesina Ifatunji [2]" w:date="2025-10-20T17:49:00Z" w16du:dateUtc="2025-10-20T22:49:00Z">
        <w:del w:id="2625" w:author="Mosi Adesina Ifatunji" w:date="2025-10-21T13:41:00Z" w16du:dateUtc="2025-10-21T18:41:00Z"/>
      </w:ins>
      <w:moveFrom w:id="2626" w:author="Mosi Adesina Ifatunji" w:date="2025-10-21T13:41:00Z" w16du:dateUtc="2025-10-21T18:41:00Z">
        <w:ins w:id="2627" w:author="Mosi Adesina Ifatunji [2]" w:date="2025-10-20T17:49:00Z" w16du:dateUtc="2025-10-20T22:49:00Z">
          <w:r w:rsidRPr="008277D2" w:rsidDel="00F8290E">
            <w:fldChar w:fldCharType="separate"/>
          </w:r>
          <w:r w:rsidRPr="00487ADB" w:rsidDel="00F8290E">
            <w:rPr>
              <w:rPrChange w:id="2628" w:author="Mosi Adesina Ifatunji [2]" w:date="2025-10-20T17:49:00Z" w16du:dateUtc="2025-10-20T22:49:00Z">
                <w:rPr>
                  <w:rStyle w:val="Hyperlink"/>
                </w:rPr>
              </w:rPrChange>
            </w:rPr>
            <w:t>https://doi.org/10.1037/0022-3514.56.1.5</w:t>
          </w:r>
          <w:r w:rsidRPr="008277D2" w:rsidDel="00F8290E">
            <w:fldChar w:fldCharType="end"/>
          </w:r>
        </w:ins>
      </w:moveFrom>
    </w:p>
    <w:moveFromRangeEnd w:id="2615"/>
    <w:p w14:paraId="30651F96" w14:textId="77777777" w:rsidR="00487ADB" w:rsidRPr="00487ADB" w:rsidRDefault="00487ADB" w:rsidP="007B100A">
      <w:pPr>
        <w:rPr>
          <w:ins w:id="2629" w:author="Mosi Adesina Ifatunji [2]" w:date="2025-10-20T17:49:00Z" w16du:dateUtc="2025-10-20T22:49:00Z"/>
        </w:rPr>
      </w:pPr>
    </w:p>
    <w:p w14:paraId="32798952" w14:textId="77777777" w:rsidR="00487ADB" w:rsidRPr="00487ADB" w:rsidRDefault="00487ADB" w:rsidP="007B100A">
      <w:pPr>
        <w:rPr>
          <w:ins w:id="2630" w:author="Mosi Adesina Ifatunji [2]" w:date="2025-10-20T17:49:00Z" w16du:dateUtc="2025-10-20T22:49:00Z"/>
        </w:rPr>
      </w:pPr>
    </w:p>
    <w:p w14:paraId="7B95E1BB" w14:textId="0A3F1E7E" w:rsidR="00487ADB" w:rsidRPr="00487ADB" w:rsidDel="00960F8B" w:rsidRDefault="00487ADB">
      <w:pPr>
        <w:rPr>
          <w:ins w:id="2631" w:author="Mosi Adesina Ifatunji [2]" w:date="2025-10-20T17:49:00Z" w16du:dateUtc="2025-10-20T22:49:00Z"/>
          <w:del w:id="2632" w:author="Mosi Adesina Ifatunji" w:date="2025-10-21T18:09:00Z" w16du:dateUtc="2025-10-21T23:09:00Z"/>
          <w:color w:val="070707"/>
          <w:rPrChange w:id="2633" w:author="Mosi Adesina Ifatunji [2]" w:date="2025-10-20T17:49:00Z" w16du:dateUtc="2025-10-20T22:49:00Z">
            <w:rPr>
              <w:ins w:id="2634" w:author="Mosi Adesina Ifatunji [2]" w:date="2025-10-20T17:49:00Z" w16du:dateUtc="2025-10-20T22:49:00Z"/>
              <w:del w:id="2635" w:author="Mosi Adesina Ifatunji" w:date="2025-10-21T18:09:00Z" w16du:dateUtc="2025-10-21T23:09:00Z"/>
            </w:rPr>
          </w:rPrChange>
        </w:rPr>
      </w:pPr>
      <w:ins w:id="2636" w:author="Mosi Adesina Ifatunji [2]" w:date="2025-10-20T17:49:00Z" w16du:dateUtc="2025-10-20T22:49:00Z">
        <w:del w:id="2637" w:author="Mosi Adesina Ifatunji" w:date="2025-10-21T18:09:00Z" w16du:dateUtc="2025-10-21T23:09:00Z">
          <w:r w:rsidRPr="00487ADB" w:rsidDel="00960F8B">
            <w:rPr>
              <w:color w:val="070707"/>
              <w:rPrChange w:id="2638" w:author="Mosi Adesina Ifatunji [2]" w:date="2025-10-20T17:49:00Z" w16du:dateUtc="2025-10-20T22:49:00Z">
                <w:rPr/>
              </w:rPrChange>
            </w:rPr>
            <w:fldChar w:fldCharType="begin">
              <w:fldData xml:space="preserve">PEVuZE5vdGU+PENpdGU+PEF1dGhvcj5QYXluZTwvQXV0aG9yPjxZZWFyPjIwMTc8L1llYXI+PFJl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</w:fldData>
            </w:fldChar>
          </w:r>
          <w:r w:rsidRPr="00487ADB" w:rsidDel="00960F8B">
            <w:rPr>
              <w:color w:val="070707"/>
              <w:rPrChange w:id="2639" w:author="Mosi Adesina Ifatunji [2]" w:date="2025-10-20T17:49:00Z" w16du:dateUtc="2025-10-20T22:49:00Z">
                <w:rPr/>
              </w:rPrChange>
            </w:rPr>
            <w:delInstrText xml:space="preserve"> ADDIN EN.JS.CITE </w:delInstrText>
          </w:r>
          <w:r w:rsidRPr="005D6882" w:rsidDel="00960F8B">
            <w:rPr>
              <w:color w:val="070707"/>
            </w:rPr>
          </w:r>
          <w:r w:rsidRPr="00487ADB" w:rsidDel="00960F8B">
            <w:rPr>
              <w:color w:val="070707"/>
              <w:rPrChange w:id="2640" w:author="Mosi Adesina Ifatunji [2]" w:date="2025-10-20T17:49:00Z" w16du:dateUtc="2025-10-20T22:49:00Z">
                <w:rPr/>
              </w:rPrChange>
            </w:rPr>
            <w:fldChar w:fldCharType="separate"/>
          </w:r>
          <w:r w:rsidRPr="00487ADB" w:rsidDel="00960F8B">
            <w:rPr>
              <w:noProof/>
              <w:color w:val="070707"/>
              <w:rPrChange w:id="2641" w:author="Mosi Adesina Ifatunji [2]" w:date="2025-10-20T17:49:00Z" w16du:dateUtc="2025-10-20T22:49:00Z">
                <w:rPr>
                  <w:noProof/>
                </w:rPr>
              </w:rPrChange>
            </w:rPr>
            <w:delText>(Payne, Vuletich and Lundberg 2017)</w:delText>
          </w:r>
          <w:r w:rsidRPr="00487ADB" w:rsidDel="00960F8B">
            <w:rPr>
              <w:color w:val="070707"/>
              <w:rPrChange w:id="2642" w:author="Mosi Adesina Ifatunji [2]" w:date="2025-10-20T17:49:00Z" w16du:dateUtc="2025-10-20T22:49:00Z">
                <w:rPr/>
              </w:rPrChange>
            </w:rPr>
            <w:fldChar w:fldCharType="end"/>
          </w:r>
        </w:del>
      </w:ins>
    </w:p>
    <w:p w14:paraId="4001C60F" w14:textId="77777777" w:rsidR="00487ADB" w:rsidRPr="00487ADB" w:rsidRDefault="00487ADB" w:rsidP="007B100A">
      <w:pPr>
        <w:rPr>
          <w:ins w:id="2643" w:author="Mosi Adesina Ifatunji [2]" w:date="2025-10-20T17:49:00Z" w16du:dateUtc="2025-10-20T22:49:00Z"/>
        </w:rPr>
      </w:pPr>
    </w:p>
    <w:p w14:paraId="5CEB6A39" w14:textId="77777777" w:rsidR="00C3167B" w:rsidRDefault="00C3167B">
      <w:pPr>
        <w:rPr>
          <w:ins w:id="2644" w:author="Mosi Adesina Ifatunji" w:date="2025-10-24T20:05:00Z" w16du:dateUtc="2025-10-25T01:05:00Z"/>
        </w:rPr>
      </w:pPr>
      <w:ins w:id="2645" w:author="Mosi Adesina Ifatunji" w:date="2025-10-24T20:05:00Z" w16du:dateUtc="2025-10-25T01:05:00Z">
        <w:r>
          <w:br w:type="page"/>
        </w:r>
      </w:ins>
    </w:p>
    <w:p w14:paraId="1F180258" w14:textId="7799A8BE" w:rsidR="00487ADB" w:rsidRPr="00C3167B" w:rsidDel="00C2325A" w:rsidRDefault="00C3167B">
      <w:pPr>
        <w:pStyle w:val="Heading4"/>
        <w:rPr>
          <w:ins w:id="2646" w:author="Mosi Adesina Ifatunji [2]" w:date="2025-10-20T17:49:00Z" w16du:dateUtc="2025-10-20T22:49:00Z"/>
          <w:del w:id="2647" w:author="Mosi Adesina Ifatunji" w:date="2025-10-21T19:03:00Z" w16du:dateUtc="2025-10-22T00:03:00Z"/>
          <w:moveFrom w:id="2648" w:author="Mosi Adesina Ifatunji" w:date="2025-10-21T19:03:00Z" w16du:dateUtc="2025-10-22T00:03:00Z"/>
        </w:rPr>
        <w:pPrChange w:id="2649" w:author="Mosi Adesina Ifatunji" w:date="2025-10-24T20:05:00Z" w16du:dateUtc="2025-10-25T01:05:00Z">
          <w:pPr/>
        </w:pPrChange>
      </w:pPr>
      <w:ins w:id="2650" w:author="Mosi Adesina Ifatunji" w:date="2025-10-24T20:05:00Z" w16du:dateUtc="2025-10-25T01:05:00Z">
        <w:r w:rsidRPr="00C3167B">
          <w:lastRenderedPageBreak/>
          <w:t>[</w:t>
        </w:r>
      </w:ins>
      <w:moveFromRangeStart w:id="2651" w:author="Mosi Adesina Ifatunji" w:date="2025-10-21T19:03:00Z" w:name="move211965847"/>
      <w:moveFrom w:id="2652" w:author="Mosi Adesina Ifatunji" w:date="2025-10-21T19:03:00Z" w16du:dateUtc="2025-10-22T00:03:00Z">
        <w:ins w:id="2653" w:author="Mosi Adesina Ifatunji [2]" w:date="2025-10-20T17:49:00Z" w16du:dateUtc="2025-10-20T22:49:00Z">
          <w:r w:rsidR="00487ADB" w:rsidRPr="00C3167B" w:rsidDel="0095483F">
            <w:t>Bring in studies that link implicit bias (which is an operationalization of local schema) within localities correlating with infant health and school punishment [but these are no</w:t>
          </w:r>
          <w:del w:id="2654" w:author="Mosi Adesina Ifatunji" w:date="2025-10-21T19:03:00Z" w16du:dateUtc="2025-10-22T00:03:00Z">
            <w:r w:rsidR="00487ADB" w:rsidRPr="00C3167B" w:rsidDel="00C2325A">
              <w:delText>t firms].</w:delText>
            </w:r>
          </w:del>
        </w:ins>
      </w:moveFrom>
    </w:p>
    <w:moveFromRangeEnd w:id="2651"/>
    <w:p w14:paraId="771EBC16" w14:textId="77777777" w:rsidR="00487ADB" w:rsidRPr="00C3167B" w:rsidDel="00C2325A" w:rsidRDefault="00487ADB">
      <w:pPr>
        <w:pStyle w:val="Heading4"/>
        <w:rPr>
          <w:ins w:id="2655" w:author="Mosi Adesina Ifatunji [2]" w:date="2025-10-20T17:49:00Z" w16du:dateUtc="2025-10-20T22:49:00Z"/>
          <w:del w:id="2656" w:author="Mosi Adesina Ifatunji" w:date="2025-10-21T19:03:00Z" w16du:dateUtc="2025-10-22T00:03:00Z"/>
        </w:rPr>
        <w:pPrChange w:id="2657" w:author="Mosi Adesina Ifatunji" w:date="2025-10-24T20:05:00Z" w16du:dateUtc="2025-10-25T01:05:00Z">
          <w:pPr/>
        </w:pPrChange>
      </w:pPr>
    </w:p>
    <w:p w14:paraId="71229B30" w14:textId="77777777" w:rsidR="00487ADB" w:rsidRPr="00C3167B" w:rsidDel="00C2325A" w:rsidRDefault="00487ADB">
      <w:pPr>
        <w:pStyle w:val="Heading4"/>
        <w:rPr>
          <w:ins w:id="2658" w:author="Mosi Adesina Ifatunji [2]" w:date="2025-10-20T17:49:00Z" w16du:dateUtc="2025-10-20T22:49:00Z"/>
          <w:del w:id="2659" w:author="Mosi Adesina Ifatunji" w:date="2025-10-21T19:03:00Z" w16du:dateUtc="2025-10-22T00:03:00Z"/>
        </w:rPr>
        <w:pPrChange w:id="2660" w:author="Mosi Adesina Ifatunji" w:date="2025-10-24T20:05:00Z" w16du:dateUtc="2025-10-25T01:05:00Z">
          <w:pPr/>
        </w:pPrChange>
      </w:pPr>
    </w:p>
    <w:p w14:paraId="57A882BD" w14:textId="58D43E98" w:rsidR="00487ADB" w:rsidRPr="00C3167B" w:rsidDel="00C3167B" w:rsidRDefault="00487ADB">
      <w:pPr>
        <w:pStyle w:val="Heading4"/>
        <w:rPr>
          <w:ins w:id="2661" w:author="Mosi Adesina Ifatunji [2]" w:date="2025-10-20T17:49:00Z" w16du:dateUtc="2025-10-20T22:49:00Z"/>
          <w:del w:id="2662" w:author="Mosi Adesina Ifatunji" w:date="2025-10-24T20:04:00Z" w16du:dateUtc="2025-10-25T01:04:00Z"/>
        </w:rPr>
        <w:pPrChange w:id="2663" w:author="Mosi Adesina Ifatunji" w:date="2025-10-24T20:05:00Z" w16du:dateUtc="2025-10-25T01:05:00Z">
          <w:pPr/>
        </w:pPrChange>
      </w:pPr>
    </w:p>
    <w:p w14:paraId="76AC61B3" w14:textId="797BCE1C" w:rsidR="00487ADB" w:rsidRPr="00C3167B" w:rsidDel="00C3167B" w:rsidRDefault="00487ADB">
      <w:pPr>
        <w:pStyle w:val="Heading4"/>
        <w:rPr>
          <w:ins w:id="2664" w:author="Mosi Adesina Ifatunji [2]" w:date="2025-10-20T17:49:00Z" w16du:dateUtc="2025-10-20T22:49:00Z"/>
          <w:del w:id="2665" w:author="Mosi Adesina Ifatunji" w:date="2025-10-24T20:04:00Z" w16du:dateUtc="2025-10-25T01:04:00Z"/>
          <w:moveFrom w:id="2666" w:author="Mosi Adesina Ifatunji" w:date="2025-10-21T18:09:00Z" w16du:dateUtc="2025-10-21T23:09:00Z"/>
        </w:rPr>
        <w:pPrChange w:id="2667" w:author="Mosi Adesina Ifatunji" w:date="2025-10-24T20:05:00Z" w16du:dateUtc="2025-10-25T01:05:00Z">
          <w:pPr/>
        </w:pPrChange>
      </w:pPr>
      <w:moveFromRangeStart w:id="2668" w:author="Mosi Adesina Ifatunji" w:date="2025-10-21T18:09:00Z" w:name="move211946485"/>
      <w:moveFrom w:id="2669" w:author="Mosi Adesina Ifatunji" w:date="2025-10-21T18:09:00Z" w16du:dateUtc="2025-10-21T23:09:00Z">
        <w:ins w:id="2670" w:author="Mosi Adesina Ifatunji [2]" w:date="2025-10-20T17:49:00Z" w16du:dateUtc="2025-10-20T22:49:00Z">
          <w:del w:id="2671" w:author="Mosi Adesina Ifatunji" w:date="2025-10-24T20:04:00Z" w16du:dateUtc="2025-10-25T01:04:00Z">
            <w:r w:rsidRPr="00C3167B" w:rsidDel="00C3167B">
              <w:delText xml:space="preserve"> </w:delText>
            </w:r>
            <w:r w:rsidRPr="00C3167B" w:rsidDel="00C3167B">
              <w:rPr>
                <w:b w:val="0"/>
              </w:rPr>
              <w:fldChar w:fldCharType="begin">
                <w:fldData xml:space="preserve">PEVuZE5vdGU+PENpdGU+PEF1dGhvcj5SaWRkbGU8L0F1dGhvcj48WWVhcj4yMDE5PC9ZZWFyPjxS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</w:fldData>
              </w:fldChar>
            </w:r>
            <w:r w:rsidRPr="00C3167B" w:rsidDel="00C3167B">
              <w:delInstrText xml:space="preserve"> ADDIN EN.JS.CITE </w:delInstrText>
            </w:r>
          </w:del>
        </w:ins>
      </w:moveFrom>
      <w:ins w:id="2672" w:author="Mosi Adesina Ifatunji [2]" w:date="2025-10-20T17:49:00Z" w16du:dateUtc="2025-10-20T22:49:00Z">
        <w:del w:id="2673" w:author="Mosi Adesina Ifatunji" w:date="2025-10-21T18:09:00Z" w16du:dateUtc="2025-10-21T23:09:00Z">
          <w:r w:rsidRPr="00C3167B" w:rsidDel="00C3167B">
            <w:rPr>
              <w:b w:val="0"/>
            </w:rPr>
          </w:r>
        </w:del>
      </w:ins>
      <w:moveFrom w:id="2674" w:author="Mosi Adesina Ifatunji" w:date="2025-10-21T18:09:00Z" w16du:dateUtc="2025-10-21T23:09:00Z">
        <w:ins w:id="2675" w:author="Mosi Adesina Ifatunji [2]" w:date="2025-10-20T17:49:00Z" w16du:dateUtc="2025-10-20T22:49:00Z">
          <w:del w:id="2676" w:author="Mosi Adesina Ifatunji" w:date="2025-10-24T20:04:00Z" w16du:dateUtc="2025-10-25T01:04:00Z">
            <w:r w:rsidRPr="00C3167B" w:rsidDel="00C3167B">
              <w:rPr>
                <w:b w:val="0"/>
              </w:rPr>
              <w:fldChar w:fldCharType="separate"/>
            </w:r>
            <w:r w:rsidRPr="00C3167B" w:rsidDel="00C3167B">
              <w:rPr>
                <w:rPrChange w:id="2677" w:author="Mosi Adesina Ifatunji" w:date="2025-10-24T20:05:00Z" w16du:dateUtc="2025-10-25T01:05:00Z">
                  <w:rPr>
                    <w:noProof/>
                  </w:rPr>
                </w:rPrChange>
              </w:rPr>
              <w:delText>(Riddle and Sinclair 2019)</w:delText>
            </w:r>
            <w:r w:rsidRPr="00C3167B" w:rsidDel="00C3167B">
              <w:rPr>
                <w:b w:val="0"/>
              </w:rPr>
              <w:fldChar w:fldCharType="end"/>
            </w:r>
            <w:r w:rsidRPr="00C3167B" w:rsidDel="00C3167B">
              <w:delText xml:space="preserve"> </w:delText>
            </w:r>
            <w:r w:rsidRPr="00C3167B" w:rsidDel="00C3167B">
              <w:rPr>
                <w:b w:val="0"/>
              </w:rPr>
              <w:fldChar w:fldCharType="begin">
                <w:fldData xml:space="preserve">PEVuZE5vdGU+PENpdGU+PEF1dGhvcj5PcmNoYXJkPC9BdXRob3I+PFllYXI+MjAxNzwvWWVhcj48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</w:fldData>
              </w:fldChar>
            </w:r>
            <w:r w:rsidRPr="00C3167B" w:rsidDel="00C3167B">
              <w:delInstrText xml:space="preserve"> ADDIN EN.JS.CITE </w:delInstrText>
            </w:r>
          </w:del>
        </w:ins>
      </w:moveFrom>
      <w:ins w:id="2678" w:author="Mosi Adesina Ifatunji [2]" w:date="2025-10-20T17:49:00Z" w16du:dateUtc="2025-10-20T22:49:00Z">
        <w:del w:id="2679" w:author="Mosi Adesina Ifatunji" w:date="2025-10-21T18:09:00Z" w16du:dateUtc="2025-10-21T23:09:00Z">
          <w:r w:rsidRPr="00C3167B" w:rsidDel="00C3167B">
            <w:rPr>
              <w:b w:val="0"/>
            </w:rPr>
          </w:r>
        </w:del>
      </w:ins>
      <w:moveFrom w:id="2680" w:author="Mosi Adesina Ifatunji" w:date="2025-10-21T18:09:00Z" w16du:dateUtc="2025-10-21T23:09:00Z">
        <w:ins w:id="2681" w:author="Mosi Adesina Ifatunji [2]" w:date="2025-10-20T17:49:00Z" w16du:dateUtc="2025-10-20T22:49:00Z">
          <w:del w:id="2682" w:author="Mosi Adesina Ifatunji" w:date="2025-10-24T20:04:00Z" w16du:dateUtc="2025-10-25T01:04:00Z">
            <w:r w:rsidRPr="00C3167B" w:rsidDel="00C3167B">
              <w:rPr>
                <w:b w:val="0"/>
              </w:rPr>
              <w:fldChar w:fldCharType="separate"/>
            </w:r>
            <w:r w:rsidRPr="00C3167B" w:rsidDel="00C3167B">
              <w:rPr>
                <w:rPrChange w:id="2683" w:author="Mosi Adesina Ifatunji" w:date="2025-10-24T20:05:00Z" w16du:dateUtc="2025-10-25T01:05:00Z">
                  <w:rPr>
                    <w:noProof/>
                  </w:rPr>
                </w:rPrChange>
              </w:rPr>
              <w:delText>(Orchard and Price 2017)</w:delText>
            </w:r>
            <w:r w:rsidRPr="00C3167B" w:rsidDel="00C3167B">
              <w:rPr>
                <w:b w:val="0"/>
              </w:rPr>
              <w:fldChar w:fldCharType="end"/>
            </w:r>
          </w:del>
        </w:ins>
      </w:moveFrom>
    </w:p>
    <w:moveFromRangeEnd w:id="2668"/>
    <w:p w14:paraId="4E2D1673" w14:textId="5FDC9BC4" w:rsidR="00487ADB" w:rsidRPr="00C3167B" w:rsidDel="00AB0319" w:rsidRDefault="00487ADB">
      <w:pPr>
        <w:pStyle w:val="Heading4"/>
        <w:rPr>
          <w:ins w:id="2684" w:author="Mosi Adesina Ifatunji [2]" w:date="2025-10-20T17:49:00Z" w16du:dateUtc="2025-10-20T22:49:00Z"/>
          <w:del w:id="2685" w:author="Mosi Adesina Ifatunji" w:date="2025-10-21T19:03:00Z" w16du:dateUtc="2025-10-22T00:03:00Z"/>
        </w:rPr>
        <w:pPrChange w:id="2686" w:author="Mosi Adesina Ifatunji" w:date="2025-10-24T20:05:00Z" w16du:dateUtc="2025-10-25T01:05:00Z">
          <w:pPr/>
        </w:pPrChange>
      </w:pPr>
    </w:p>
    <w:p w14:paraId="32C30E5F" w14:textId="72031613" w:rsidR="00487ADB" w:rsidRPr="00C3167B" w:rsidDel="00AB0319" w:rsidRDefault="00487ADB">
      <w:pPr>
        <w:pStyle w:val="Heading4"/>
        <w:rPr>
          <w:ins w:id="2687" w:author="Mosi Adesina Ifatunji [2]" w:date="2025-10-20T17:49:00Z" w16du:dateUtc="2025-10-20T22:49:00Z"/>
          <w:del w:id="2688" w:author="Mosi Adesina Ifatunji" w:date="2025-10-21T19:03:00Z" w16du:dateUtc="2025-10-22T00:03:00Z"/>
        </w:rPr>
        <w:pPrChange w:id="2689" w:author="Mosi Adesina Ifatunji" w:date="2025-10-24T20:05:00Z" w16du:dateUtc="2025-10-25T01:05:00Z">
          <w:pPr/>
        </w:pPrChange>
      </w:pPr>
      <w:ins w:id="2690" w:author="Mosi Adesina Ifatunji [2]" w:date="2025-10-20T17:49:00Z" w16du:dateUtc="2025-10-20T22:49:00Z">
        <w:del w:id="2691" w:author="Mosi Adesina Ifatunji" w:date="2025-10-21T19:03:00Z" w16du:dateUtc="2025-10-22T00:03:00Z">
          <w:r w:rsidRPr="00C3167B" w:rsidDel="00AB0319">
            <w:delText xml:space="preserve">While qualitative and/or ethnographic studies have made progress in describing and naming different modalities of ethnoracial schema in various kinds of organizations, quantitative approaches are increasingly factoring in ‘firm-level variation’ in their statistical models </w:delText>
          </w:r>
          <w:r w:rsidRPr="00C3167B" w:rsidDel="00AB0319">
            <w:rPr>
              <w:rPrChange w:id="2692" w:author="Mosi Adesina Ifatunji" w:date="2025-10-24T20:05:00Z" w16du:dateUtc="2025-10-25T01:05:00Z">
                <w:rPr>
                  <w:noProof/>
                  <w:color w:val="000000" w:themeColor="text1"/>
                </w:rPr>
              </w:rPrChange>
            </w:rPr>
            <w:delText xml:space="preserve">(Tomaskovic-Devey and Avent-Holt). </w:delText>
          </w:r>
        </w:del>
      </w:ins>
    </w:p>
    <w:p w14:paraId="000B2F21" w14:textId="7B72D694" w:rsidR="00487ADB" w:rsidRPr="00C3167B" w:rsidDel="00AB0319" w:rsidRDefault="00487ADB">
      <w:pPr>
        <w:pStyle w:val="Heading4"/>
        <w:rPr>
          <w:ins w:id="2693" w:author="Mosi Adesina Ifatunji [2]" w:date="2025-10-20T17:49:00Z" w16du:dateUtc="2025-10-20T22:49:00Z"/>
          <w:del w:id="2694" w:author="Mosi Adesina Ifatunji" w:date="2025-10-21T19:03:00Z" w16du:dateUtc="2025-10-22T00:03:00Z"/>
        </w:rPr>
        <w:pPrChange w:id="2695" w:author="Mosi Adesina Ifatunji" w:date="2025-10-24T20:05:00Z" w16du:dateUtc="2025-10-25T01:05:00Z">
          <w:pPr/>
        </w:pPrChange>
      </w:pPr>
    </w:p>
    <w:p w14:paraId="481BA595" w14:textId="290D228E" w:rsidR="00487ADB" w:rsidRPr="00C3167B" w:rsidDel="00AB0319" w:rsidRDefault="00487ADB">
      <w:pPr>
        <w:pStyle w:val="Heading4"/>
        <w:rPr>
          <w:ins w:id="2696" w:author="Mosi Adesina Ifatunji [2]" w:date="2025-10-20T17:49:00Z" w16du:dateUtc="2025-10-20T22:49:00Z"/>
          <w:del w:id="2697" w:author="Mosi Adesina Ifatunji" w:date="2025-10-21T19:03:00Z" w16du:dateUtc="2025-10-22T00:03:00Z"/>
        </w:rPr>
        <w:pPrChange w:id="2698" w:author="Mosi Adesina Ifatunji" w:date="2025-10-24T20:05:00Z" w16du:dateUtc="2025-10-25T01:05:00Z">
          <w:pPr/>
        </w:pPrChange>
      </w:pPr>
      <w:ins w:id="2699" w:author="Mosi Adesina Ifatunji [2]" w:date="2025-10-20T17:49:00Z" w16du:dateUtc="2025-10-20T22:49:00Z">
        <w:del w:id="2700" w:author="Mosi Adesina Ifatunji" w:date="2025-10-21T19:03:00Z" w16du:dateUtc="2025-10-22T00:03:00Z">
          <w:r w:rsidRPr="00C3167B" w:rsidDel="00AB0319">
            <w:delText>“…</w:delText>
          </w:r>
          <w:r w:rsidRPr="00C3167B" w:rsidDel="00AB0319">
            <w:rPr>
              <w:rPrChange w:id="2701" w:author="Mosi Adesina Ifatunji" w:date="2025-10-24T20:05:00Z" w16du:dateUtc="2025-10-25T01:05:00Z">
                <w:rPr>
                  <w:shd w:val="clear" w:color="auto" w:fill="FFFFFF"/>
                </w:rPr>
              </w:rPrChange>
            </w:rPr>
            <w:delText xml:space="preserve">reveals significant heterogeneity in discriminatory patterns across companies, with racial and gender biases concentrated in a subset of firms and industries. The findings suggest that a considerable portion of overall discrimination can be attributed to a relatively small number of employers, highlighting the potential for targeted interventions by regulatory agencies” </w:delText>
          </w:r>
          <w:r w:rsidRPr="00C3167B" w:rsidDel="00AB0319">
            <w:rPr>
              <w:rPrChange w:id="2702" w:author="Mosi Adesina Ifatunji" w:date="2025-10-24T20:05:00Z" w16du:dateUtc="2025-10-25T01:05:00Z">
                <w:rPr>
                  <w:shd w:val="clear" w:color="auto" w:fill="FFFFFF"/>
                </w:rPr>
              </w:rPrChange>
            </w:rPr>
            <w:fldChar w:fldCharType="begin">
              <w:fldData xml:space="preserve">PEVuZE5vdGU+PENpdGU+PEF1dGhvcj5LbGluZTwvQXV0aG9yPjxZZWFyPjIwMjI8L1llYXI+PFJl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</w:fldData>
            </w:fldChar>
          </w:r>
          <w:r w:rsidRPr="00C3167B" w:rsidDel="00AB0319">
            <w:rPr>
              <w:rPrChange w:id="2703" w:author="Mosi Adesina Ifatunji" w:date="2025-10-24T20:05:00Z" w16du:dateUtc="2025-10-25T01:05:00Z">
                <w:rPr>
                  <w:color w:val="000000" w:themeColor="text1"/>
                  <w:shd w:val="clear" w:color="auto" w:fill="FFFFFF"/>
                </w:rPr>
              </w:rPrChange>
            </w:rPr>
            <w:delInstrText xml:space="preserve"> ADDIN EN.JS.CITE </w:delInstrText>
          </w:r>
          <w:r w:rsidRPr="005D6882" w:rsidDel="00AB0319">
            <w:rPr>
              <w:b w:val="0"/>
            </w:rPr>
          </w:r>
          <w:r w:rsidRPr="00C3167B" w:rsidDel="00AB0319">
            <w:rPr>
              <w:rPrChange w:id="2704" w:author="Mosi Adesina Ifatunji" w:date="2025-10-24T20:05:00Z" w16du:dateUtc="2025-10-25T01:05:00Z">
                <w:rPr>
                  <w:shd w:val="clear" w:color="auto" w:fill="FFFFFF"/>
                </w:rPr>
              </w:rPrChange>
            </w:rPr>
            <w:fldChar w:fldCharType="separate"/>
          </w:r>
        </w:del>
      </w:ins>
      <w:del w:id="2705" w:author="Mosi Adesina Ifatunji" w:date="2025-10-21T19:03:00Z" w16du:dateUtc="2025-10-22T00:03:00Z">
        <w:r w:rsidR="00F8290E" w:rsidRPr="00C3167B" w:rsidDel="00AB0319">
          <w:rPr>
            <w:rPrChange w:id="2706" w:author="Mosi Adesina Ifatunji" w:date="2025-10-24T20:05:00Z" w16du:dateUtc="2025-10-25T01:05:00Z">
              <w:rPr>
                <w:noProof/>
                <w:color w:val="000000" w:themeColor="text1"/>
                <w:shd w:val="clear" w:color="auto" w:fill="FFFFFF"/>
              </w:rPr>
            </w:rPrChange>
          </w:rPr>
          <w:delText>(Kline, Rose and Walters 2022)</w:delText>
        </w:r>
      </w:del>
      <w:ins w:id="2707" w:author="Mosi Adesina Ifatunji [2]" w:date="2025-10-20T17:49:00Z" w16du:dateUtc="2025-10-20T22:49:00Z">
        <w:del w:id="2708" w:author="Mosi Adesina Ifatunji" w:date="2025-10-21T19:03:00Z" w16du:dateUtc="2025-10-22T00:03:00Z">
          <w:r w:rsidRPr="00C3167B" w:rsidDel="00AB0319">
            <w:rPr>
              <w:rPrChange w:id="2709" w:author="Mosi Adesina Ifatunji" w:date="2025-10-24T20:05:00Z" w16du:dateUtc="2025-10-25T01:05:00Z">
                <w:rPr>
                  <w:shd w:val="clear" w:color="auto" w:fill="FFFFFF"/>
                </w:rPr>
              </w:rPrChange>
            </w:rPr>
            <w:fldChar w:fldCharType="end"/>
          </w:r>
          <w:r w:rsidRPr="00C3167B" w:rsidDel="00AB0319">
            <w:rPr>
              <w:rPrChange w:id="2710" w:author="Mosi Adesina Ifatunji" w:date="2025-10-24T20:05:00Z" w16du:dateUtc="2025-10-25T01:05:00Z">
                <w:rPr>
                  <w:shd w:val="clear" w:color="auto" w:fill="FFFFFF"/>
                </w:rPr>
              </w:rPrChange>
            </w:rPr>
            <w:delText>.</w:delText>
          </w:r>
        </w:del>
      </w:ins>
    </w:p>
    <w:p w14:paraId="67AC1F7E" w14:textId="77F37B46" w:rsidR="00487ADB" w:rsidRPr="00C3167B" w:rsidDel="00AB0319" w:rsidRDefault="00487ADB">
      <w:pPr>
        <w:pStyle w:val="Heading4"/>
        <w:rPr>
          <w:ins w:id="2711" w:author="Mosi Adesina Ifatunji [2]" w:date="2025-10-20T17:49:00Z" w16du:dateUtc="2025-10-20T22:49:00Z"/>
          <w:del w:id="2712" w:author="Mosi Adesina Ifatunji" w:date="2025-10-21T19:03:00Z" w16du:dateUtc="2025-10-22T00:03:00Z"/>
        </w:rPr>
        <w:pPrChange w:id="2713" w:author="Mosi Adesina Ifatunji" w:date="2025-10-24T20:05:00Z" w16du:dateUtc="2025-10-25T01:05:00Z">
          <w:pPr/>
        </w:pPrChange>
      </w:pPr>
    </w:p>
    <w:p w14:paraId="51410E7F" w14:textId="362CCE79" w:rsidR="00487ADB" w:rsidRPr="00C3167B" w:rsidDel="00AB0319" w:rsidRDefault="00487ADB">
      <w:pPr>
        <w:pStyle w:val="Heading4"/>
        <w:rPr>
          <w:ins w:id="2714" w:author="Mosi Adesina Ifatunji [2]" w:date="2025-10-20T17:49:00Z" w16du:dateUtc="2025-10-20T22:49:00Z"/>
          <w:del w:id="2715" w:author="Mosi Adesina Ifatunji" w:date="2025-10-21T19:03:00Z" w16du:dateUtc="2025-10-22T00:03:00Z"/>
        </w:rPr>
        <w:pPrChange w:id="2716" w:author="Mosi Adesina Ifatunji" w:date="2025-10-24T20:05:00Z" w16du:dateUtc="2025-10-25T01:05:00Z">
          <w:pPr/>
        </w:pPrChange>
      </w:pPr>
      <w:ins w:id="2717" w:author="Mosi Adesina Ifatunji [2]" w:date="2025-10-20T17:49:00Z" w16du:dateUtc="2025-10-20T22:49:00Z">
        <w:del w:id="2718" w:author="Mosi Adesina Ifatunji" w:date="2025-10-21T19:03:00Z" w16du:dateUtc="2025-10-22T00:03:00Z">
          <w:r w:rsidRPr="00C3167B" w:rsidDel="00AB0319">
            <w:delText xml:space="preserve">For example, “… workers’ careers and well-being are also shaped by elements of their work environment, including firm culture, managerial style, and work-life balance. I theorize two processes that could lead to racial inequality in firms’ work environments: (1) employee sorting due to exclusionary practices, and (2) spillover from racial differences in occupation and geographic location… I find that Black employees’ disadvantage is strongest in areas with more conservative racial attitudes and more prevalent workplace racial discrimination” </w:delText>
          </w:r>
          <w:r w:rsidRPr="00C3167B" w:rsidDel="00AB0319">
            <w:rPr>
              <w:b w:val="0"/>
            </w:rPr>
            <w:fldChar w:fldCharType="begin">
              <w:fldData xml:space="preserve">PEVuZE5vdGU+PENpdGU+PEF1dGhvcj5aaGFuZzwvQXV0aG9yPjxZZWFyPjIwMjM8L1llYXI+PFJl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</w:fldData>
            </w:fldChar>
          </w:r>
          <w:r w:rsidRPr="00C3167B" w:rsidDel="00AB0319">
            <w:delInstrText xml:space="preserve"> ADDIN EN.JS.CITE </w:delInstrText>
          </w:r>
          <w:r w:rsidRPr="00C3167B" w:rsidDel="00AB0319">
            <w:rPr>
              <w:b w:val="0"/>
            </w:rPr>
          </w:r>
          <w:r w:rsidRPr="00C3167B" w:rsidDel="00AB0319">
            <w:rPr>
              <w:b w:val="0"/>
            </w:rPr>
            <w:fldChar w:fldCharType="separate"/>
          </w:r>
          <w:r w:rsidRPr="00C3167B" w:rsidDel="00AB0319">
            <w:rPr>
              <w:rPrChange w:id="2719" w:author="Mosi Adesina Ifatunji" w:date="2025-10-24T20:05:00Z" w16du:dateUtc="2025-10-25T01:05:00Z">
                <w:rPr>
                  <w:noProof/>
                </w:rPr>
              </w:rPrChange>
            </w:rPr>
            <w:delText>(Zhang 2023)</w:delText>
          </w:r>
          <w:r w:rsidRPr="00C3167B" w:rsidDel="00AB0319">
            <w:rPr>
              <w:b w:val="0"/>
            </w:rPr>
            <w:fldChar w:fldCharType="end"/>
          </w:r>
          <w:r w:rsidRPr="00C3167B" w:rsidDel="00AB0319">
            <w:delText>.</w:delText>
          </w:r>
        </w:del>
      </w:ins>
    </w:p>
    <w:p w14:paraId="47D6034A" w14:textId="6FF9B82B" w:rsidR="00487ADB" w:rsidRPr="00C3167B" w:rsidDel="00AB0319" w:rsidRDefault="00487ADB">
      <w:pPr>
        <w:pStyle w:val="Heading4"/>
        <w:rPr>
          <w:ins w:id="2720" w:author="Mosi Adesina Ifatunji [2]" w:date="2025-10-20T17:49:00Z" w16du:dateUtc="2025-10-20T22:49:00Z"/>
          <w:del w:id="2721" w:author="Mosi Adesina Ifatunji" w:date="2025-10-21T19:03:00Z" w16du:dateUtc="2025-10-22T00:03:00Z"/>
        </w:rPr>
        <w:pPrChange w:id="2722" w:author="Mosi Adesina Ifatunji" w:date="2025-10-24T20:05:00Z" w16du:dateUtc="2025-10-25T01:05:00Z">
          <w:pPr/>
        </w:pPrChange>
      </w:pPr>
    </w:p>
    <w:p w14:paraId="7EF8AB2B" w14:textId="53D12E13" w:rsidR="000B67E2" w:rsidRPr="00C3167B" w:rsidDel="00C2325A" w:rsidRDefault="00487ADB">
      <w:pPr>
        <w:pStyle w:val="Heading4"/>
        <w:rPr>
          <w:ins w:id="2723" w:author="Mosi Adesina Ifatunji [2]" w:date="2025-10-20T17:50:00Z" w16du:dateUtc="2025-10-20T22:50:00Z"/>
          <w:del w:id="2724" w:author="Mosi Adesina Ifatunji" w:date="2025-10-21T19:04:00Z" w16du:dateUtc="2025-10-22T00:04:00Z"/>
        </w:rPr>
        <w:pPrChange w:id="2725" w:author="Mosi Adesina Ifatunji" w:date="2025-10-24T20:05:00Z" w16du:dateUtc="2025-10-25T01:05:00Z">
          <w:pPr/>
        </w:pPrChange>
      </w:pPr>
      <w:ins w:id="2726" w:author="Mosi Adesina Ifatunji [2]" w:date="2025-10-20T17:49:00Z" w16du:dateUtc="2025-10-20T22:49:00Z">
        <w:del w:id="2727" w:author="Mosi Adesina Ifatunji" w:date="2025-10-21T19:03:00Z" w16du:dateUtc="2025-10-22T00:03:00Z">
          <w:r w:rsidRPr="00C3167B" w:rsidDel="00AB0319">
            <w:delText>“… firm-level data showing [B]lacks… do badly</w:delText>
          </w:r>
          <w:r w:rsidRPr="00C3167B" w:rsidDel="00AB0319">
            <w:rPr>
              <w:rFonts w:hint="eastAsia"/>
            </w:rPr>
            <w:delText>…</w:delText>
          </w:r>
          <w:r w:rsidRPr="00C3167B" w:rsidDel="00AB0319">
            <w:delText xml:space="preserve"> [w]ithout a theory linking large-scale change to local structures and local structures to individuals, we cannot synthesize such findings” </w:delText>
          </w:r>
          <w:r w:rsidRPr="00C3167B" w:rsidDel="00AB0319">
            <w:rPr>
              <w:b w:val="0"/>
            </w:rPr>
            <w:fldChar w:fldCharType="begin">
              <w:fldData xml:space="preserve">PEVuZE5vdGU+PENpdGU+PEF1dGhvcj5BYmJvdHQ8L0F1dGhvcj48WWVhcj4xOTkzPC9ZZWFyPjxS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</w:fldData>
            </w:fldChar>
          </w:r>
          <w:r w:rsidRPr="00C3167B" w:rsidDel="00AB0319">
            <w:delInstrText xml:space="preserve"> ADDIN EN.JS.CITE </w:delInstrText>
          </w:r>
          <w:r w:rsidRPr="00C3167B" w:rsidDel="00AB0319">
            <w:rPr>
              <w:b w:val="0"/>
            </w:rPr>
          </w:r>
          <w:r w:rsidRPr="00C3167B" w:rsidDel="00AB0319">
            <w:rPr>
              <w:b w:val="0"/>
            </w:rPr>
            <w:fldChar w:fldCharType="separate"/>
          </w:r>
          <w:r w:rsidRPr="00C3167B" w:rsidDel="00AB0319">
            <w:rPr>
              <w:rPrChange w:id="2728" w:author="Mosi Adesina Ifatunji" w:date="2025-10-24T20:05:00Z" w16du:dateUtc="2025-10-25T01:05:00Z">
                <w:rPr>
                  <w:noProof/>
                </w:rPr>
              </w:rPrChange>
            </w:rPr>
            <w:delText>(Abbott 1993)</w:delText>
          </w:r>
          <w:r w:rsidRPr="00C3167B" w:rsidDel="00AB0319">
            <w:rPr>
              <w:b w:val="0"/>
            </w:rPr>
            <w:fldChar w:fldCharType="end"/>
          </w:r>
          <w:r w:rsidRPr="00C3167B" w:rsidDel="00AB0319">
            <w:delText>: 199.</w:delText>
          </w:r>
        </w:del>
      </w:ins>
    </w:p>
    <w:p w14:paraId="737929E4" w14:textId="77777777" w:rsidR="00487ADB" w:rsidRPr="00C3167B" w:rsidDel="00C3167B" w:rsidRDefault="00487ADB">
      <w:pPr>
        <w:pStyle w:val="Heading4"/>
        <w:rPr>
          <w:ins w:id="2729" w:author="Mosi Adesina Ifatunji [2]" w:date="2025-10-20T17:50:00Z" w16du:dateUtc="2025-10-20T22:50:00Z"/>
          <w:del w:id="2730" w:author="Mosi Adesina Ifatunji" w:date="2025-10-24T20:04:00Z" w16du:dateUtc="2025-10-25T01:04:00Z"/>
        </w:rPr>
        <w:pPrChange w:id="2731" w:author="Mosi Adesina Ifatunji" w:date="2025-10-24T20:05:00Z" w16du:dateUtc="2025-10-25T01:05:00Z">
          <w:pPr/>
        </w:pPrChange>
      </w:pPr>
    </w:p>
    <w:p w14:paraId="13A73267" w14:textId="77777777" w:rsidR="00487ADB" w:rsidRPr="00C3167B" w:rsidDel="00C3167B" w:rsidRDefault="00487ADB">
      <w:pPr>
        <w:pStyle w:val="Heading4"/>
        <w:rPr>
          <w:ins w:id="2732" w:author="Mosi Adesina Ifatunji [2]" w:date="2025-10-20T17:50:00Z" w16du:dateUtc="2025-10-20T22:50:00Z"/>
          <w:del w:id="2733" w:author="Mosi Adesina Ifatunji" w:date="2025-10-24T20:04:00Z" w16du:dateUtc="2025-10-25T01:04:00Z"/>
        </w:rPr>
        <w:pPrChange w:id="2734" w:author="Mosi Adesina Ifatunji" w:date="2025-10-24T20:05:00Z" w16du:dateUtc="2025-10-25T01:05:00Z">
          <w:pPr/>
        </w:pPrChange>
      </w:pPr>
    </w:p>
    <w:p w14:paraId="7427F388" w14:textId="77777777" w:rsidR="00487ADB" w:rsidRPr="00C3167B" w:rsidDel="00C3167B" w:rsidRDefault="00487ADB">
      <w:pPr>
        <w:pStyle w:val="Heading4"/>
        <w:rPr>
          <w:ins w:id="2735" w:author="Mosi Adesina Ifatunji [2]" w:date="2025-10-20T17:50:00Z" w16du:dateUtc="2025-10-20T22:50:00Z"/>
          <w:del w:id="2736" w:author="Mosi Adesina Ifatunji" w:date="2025-10-24T20:04:00Z" w16du:dateUtc="2025-10-25T01:04:00Z"/>
        </w:rPr>
        <w:pPrChange w:id="2737" w:author="Mosi Adesina Ifatunji" w:date="2025-10-24T20:05:00Z" w16du:dateUtc="2025-10-25T01:05:00Z">
          <w:pPr/>
        </w:pPrChange>
      </w:pPr>
    </w:p>
    <w:p w14:paraId="21E23482" w14:textId="77777777" w:rsidR="00487ADB" w:rsidRPr="00C3167B" w:rsidDel="00C3167B" w:rsidRDefault="00487ADB">
      <w:pPr>
        <w:pStyle w:val="Heading4"/>
        <w:rPr>
          <w:ins w:id="2738" w:author="Mosi Adesina Ifatunji [2]" w:date="2025-10-20T17:50:00Z" w16du:dateUtc="2025-10-20T22:50:00Z"/>
          <w:del w:id="2739" w:author="Mosi Adesina Ifatunji" w:date="2025-10-24T20:04:00Z" w16du:dateUtc="2025-10-25T01:04:00Z"/>
        </w:rPr>
        <w:pPrChange w:id="2740" w:author="Mosi Adesina Ifatunji" w:date="2025-10-24T20:05:00Z" w16du:dateUtc="2025-10-25T01:05:00Z">
          <w:pPr/>
        </w:pPrChange>
      </w:pPr>
    </w:p>
    <w:p w14:paraId="3B072002" w14:textId="77777777" w:rsidR="00487ADB" w:rsidRPr="00C3167B" w:rsidDel="00C3167B" w:rsidRDefault="00487ADB">
      <w:pPr>
        <w:pStyle w:val="Heading4"/>
        <w:rPr>
          <w:ins w:id="2741" w:author="Mosi Adesina Ifatunji [2]" w:date="2025-10-20T17:49:00Z" w16du:dateUtc="2025-10-20T22:49:00Z"/>
          <w:del w:id="2742" w:author="Mosi Adesina Ifatunji" w:date="2025-10-24T20:04:00Z" w16du:dateUtc="2025-10-25T01:04:00Z"/>
        </w:rPr>
        <w:pPrChange w:id="2743" w:author="Mosi Adesina Ifatunji" w:date="2025-10-24T20:05:00Z" w16du:dateUtc="2025-10-25T01:05:00Z">
          <w:pPr/>
        </w:pPrChange>
      </w:pPr>
    </w:p>
    <w:p w14:paraId="5485416D" w14:textId="622AC36C" w:rsidR="00854C2A" w:rsidRPr="00C3167B" w:rsidRDefault="00854C2A">
      <w:pPr>
        <w:pStyle w:val="Heading4"/>
        <w:rPr>
          <w:ins w:id="2744" w:author="Mosi Adesina Ifatunji" w:date="2025-10-13T11:25:00Z" w16du:dateUtc="2025-10-13T16:25:00Z"/>
        </w:rPr>
        <w:pPrChange w:id="2745" w:author="Mosi Adesina Ifatunji" w:date="2025-10-24T20:05:00Z" w16du:dateUtc="2025-10-25T01:05:00Z">
          <w:pPr/>
        </w:pPrChange>
      </w:pPr>
      <w:ins w:id="2746" w:author="Mosi Adesina Ifatunji" w:date="2025-10-13T11:25:00Z" w16du:dateUtc="2025-10-13T16:25:00Z">
        <w:r w:rsidRPr="00C3167B">
          <w:t>Qualitative]</w:t>
        </w:r>
      </w:ins>
    </w:p>
    <w:p w14:paraId="172BE6BD" w14:textId="77777777" w:rsidR="00854C2A" w:rsidRDefault="00854C2A" w:rsidP="007B100A">
      <w:pPr>
        <w:rPr>
          <w:ins w:id="2747" w:author="Mosi Adesina Ifatunji" w:date="2025-10-24T19:40:00Z" w16du:dateUtc="2025-10-25T00:40:00Z"/>
        </w:rPr>
      </w:pPr>
    </w:p>
    <w:p w14:paraId="7D1D069E" w14:textId="2AA7FF0B" w:rsidR="00205B40" w:rsidRPr="00785142" w:rsidRDefault="00205B40" w:rsidP="00417DDA">
      <w:pPr>
        <w:pStyle w:val="NoSpacing"/>
        <w:rPr>
          <w:ins w:id="2748" w:author="Mosi Adesina Ifatunji" w:date="2025-10-24T19:41:00Z" w16du:dateUtc="2025-10-25T00:41:00Z"/>
        </w:rPr>
      </w:pPr>
      <w:ins w:id="2749" w:author="Mosi Adesina Ifatunji" w:date="2025-10-24T19:41:00Z" w16du:dateUtc="2025-10-25T00:41:00Z">
        <w:r>
          <w:rPr>
            <w:rFonts w:eastAsia="Arial"/>
          </w:rPr>
          <w:t xml:space="preserve">“… </w:t>
        </w:r>
        <w:r w:rsidRPr="00237A1C">
          <w:rPr>
            <w:rFonts w:eastAsia="Arial"/>
          </w:rPr>
          <w:t xml:space="preserve">implicit attitudes are </w:t>
        </w:r>
        <w:r w:rsidRPr="00237A1C">
          <w:rPr>
            <w:rFonts w:eastAsia="Arial"/>
            <w:i/>
            <w:iCs/>
          </w:rPr>
          <w:t>automatic</w:t>
        </w:r>
        <w:r w:rsidRPr="00237A1C">
          <w:rPr>
            <w:rFonts w:eastAsia="Arial"/>
          </w:rPr>
          <w:t xml:space="preserve"> or </w:t>
        </w:r>
        <w:r w:rsidRPr="00237A1C">
          <w:rPr>
            <w:rFonts w:eastAsia="Arial"/>
            <w:i/>
            <w:iCs/>
          </w:rPr>
          <w:t>unconscious</w:t>
        </w:r>
        <w:r w:rsidRPr="00237A1C">
          <w:rPr>
            <w:rFonts w:eastAsia="Arial"/>
          </w:rPr>
          <w:t xml:space="preserve"> attitudes, </w:t>
        </w:r>
        <w:r w:rsidR="00B62013">
          <w:rPr>
            <w:rFonts w:eastAsia="Arial"/>
          </w:rPr>
          <w:t>[but their]</w:t>
        </w:r>
        <w:r w:rsidRPr="00237A1C">
          <w:rPr>
            <w:rFonts w:eastAsia="Arial"/>
          </w:rPr>
          <w:t xml:space="preserve"> interpretation </w:t>
        </w:r>
        <w:r w:rsidR="00B62013">
          <w:rPr>
            <w:rFonts w:eastAsia="Arial"/>
          </w:rPr>
          <w:t xml:space="preserve">[is] </w:t>
        </w:r>
        <w:r w:rsidRPr="00237A1C">
          <w:rPr>
            <w:rFonts w:eastAsia="Arial"/>
          </w:rPr>
          <w:t>complicated</w:t>
        </w:r>
        <w:r>
          <w:rPr>
            <w:rFonts w:eastAsia="Arial"/>
          </w:rPr>
          <w:t xml:space="preserve"> </w:t>
        </w:r>
        <w:r w:rsidRPr="00237A1C">
          <w:rPr>
            <w:rFonts w:eastAsia="Arial"/>
          </w:rPr>
          <w:t>by the lack of general agreement about the meanings of automatic and unconscious (Payne</w:t>
        </w:r>
        <w:r>
          <w:rPr>
            <w:rFonts w:eastAsia="Arial"/>
          </w:rPr>
          <w:t xml:space="preserve"> and</w:t>
        </w:r>
        <w:r w:rsidRPr="00237A1C">
          <w:rPr>
            <w:rFonts w:eastAsia="Arial"/>
          </w:rPr>
          <w:t xml:space="preserve"> Gawronski 2010)</w:t>
        </w:r>
        <w:r>
          <w:rPr>
            <w:rFonts w:eastAsia="Arial"/>
          </w:rPr>
          <w:t>.</w:t>
        </w:r>
      </w:ins>
    </w:p>
    <w:p w14:paraId="5A8E769D" w14:textId="77777777" w:rsidR="000E03D5" w:rsidRDefault="000E03D5" w:rsidP="007B100A">
      <w:pPr>
        <w:rPr>
          <w:ins w:id="2750" w:author="Mosi Adesina Ifatunji" w:date="2025-10-13T11:25:00Z" w16du:dateUtc="2025-10-13T16:25:00Z"/>
        </w:rPr>
      </w:pPr>
    </w:p>
    <w:p w14:paraId="0A3FA8F8" w14:textId="1E03537F" w:rsidR="00854C2A" w:rsidRDefault="00854C2A" w:rsidP="007B100A">
      <w:pPr>
        <w:rPr>
          <w:ins w:id="2751" w:author="Mosi Adesina Ifatunji" w:date="2025-10-13T11:25:00Z" w16du:dateUtc="2025-10-13T16:25:00Z"/>
          <w:color w:val="070707"/>
        </w:rPr>
      </w:pPr>
      <w:ins w:id="2752" w:author="Mosi Adesina Ifatunji" w:date="2025-10-13T11:25:00Z" w16du:dateUtc="2025-10-13T16:25:00Z">
        <w:r>
          <w:t xml:space="preserve">Most of use </w:t>
        </w:r>
        <w:r w:rsidRPr="007E4BD7">
          <w:rPr>
            <w:b/>
            <w:bCs/>
          </w:rPr>
          <w:t>qualitative</w:t>
        </w:r>
        <w:r>
          <w:t xml:space="preserve"> approaches </w:t>
        </w:r>
        <w:r w:rsidRPr="004624A1">
          <w:rPr>
            <w:color w:val="070707"/>
          </w:rPr>
          <w:fldChar w:fldCharType="begin">
            <w:fldData xml:space="preserve">PEVuZE5vdGU+PENpdGU+PEF1dGhvcj5Db2xsaW5zPC9BdXRob3I+PFllYXI+MTk5NzwvWWVhcj48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</w:fldData>
          </w:fldChar>
        </w:r>
        <w:r w:rsidRPr="004624A1">
          <w:rPr>
            <w:color w:val="070707"/>
          </w:rPr>
          <w:instrText xml:space="preserve"> ADDIN EN.JS.CITE </w:instrText>
        </w:r>
        <w:r w:rsidRPr="004624A1">
          <w:rPr>
            <w:color w:val="070707"/>
          </w:rPr>
        </w:r>
        <w:r w:rsidRPr="004624A1">
          <w:rPr>
            <w:color w:val="070707"/>
          </w:rPr>
          <w:fldChar w:fldCharType="separate"/>
        </w:r>
      </w:ins>
      <w:r w:rsidR="00167D9D">
        <w:rPr>
          <w:noProof/>
          <w:color w:val="070707"/>
        </w:rPr>
        <w:t>(Collins 1997, Moss and Tilly 2001, Powell and Butterfield 2002, Moore 2007, Embrick 2011, Wingfield and Alston 2014, Evans and Moore 2015, Wooten 2015, Reyes 2017, Wooten and Couloute 2017, Wingfield 2019, Embrick and Moore 2020, Moore 2020, Wingfield and Chavez 2020)</w:t>
      </w:r>
      <w:ins w:id="2753" w:author="Mosi Adesina Ifatunji" w:date="2025-10-13T11:25:00Z" w16du:dateUtc="2025-10-13T16:25:00Z">
        <w:r w:rsidRPr="004624A1">
          <w:rPr>
            <w:color w:val="070707"/>
          </w:rPr>
          <w:fldChar w:fldCharType="end"/>
        </w:r>
        <w:r w:rsidRPr="004624A1">
          <w:rPr>
            <w:color w:val="070707"/>
          </w:rPr>
          <w:t>.</w:t>
        </w:r>
      </w:ins>
    </w:p>
    <w:p w14:paraId="4741F06F" w14:textId="77777777" w:rsidR="00854C2A" w:rsidRDefault="00854C2A" w:rsidP="007B100A">
      <w:pPr>
        <w:rPr>
          <w:ins w:id="2754" w:author="Mosi Adesina Ifatunji" w:date="2025-10-13T11:25:00Z" w16du:dateUtc="2025-10-13T16:25:00Z"/>
        </w:rPr>
      </w:pPr>
    </w:p>
    <w:p w14:paraId="47B1B0F5" w14:textId="77777777" w:rsidR="00854C2A" w:rsidRDefault="00854C2A" w:rsidP="007B100A">
      <w:pPr>
        <w:rPr>
          <w:ins w:id="2755" w:author="Mosi Adesina Ifatunji" w:date="2025-10-13T11:25:00Z" w16du:dateUtc="2025-10-13T16:25:00Z"/>
        </w:rPr>
      </w:pPr>
      <w:ins w:id="2756" w:author="Mosi Adesina Ifatunji" w:date="2025-10-13T11:25:00Z" w16du:dateUtc="2025-10-13T16:25:00Z">
        <w:r>
          <w:t xml:space="preserve">Although she often uses the concept of ideology in related ways, Wendy Moore identified Law Schools as ‘White spaces,’ specifically identifying the important role of embedded schema in orientations to teaching, </w:t>
        </w:r>
        <w:r w:rsidRPr="00E87514">
          <w:t>“[T]he deep normative structures that organize the teaching method dominant in legal education are tinged with biases and assumptions that reproduce a white racist frame while purporting to be impartial and objective</w:t>
        </w:r>
        <w:r>
          <w:t>”</w:t>
        </w:r>
      </w:ins>
    </w:p>
    <w:p w14:paraId="06DE90A8" w14:textId="77777777" w:rsidR="00854C2A" w:rsidRDefault="00854C2A" w:rsidP="007B100A">
      <w:pPr>
        <w:rPr>
          <w:ins w:id="2757" w:author="Mosi Adesina Ifatunji" w:date="2025-10-13T11:25:00Z" w16du:dateUtc="2025-10-13T16:25:00Z"/>
        </w:rPr>
      </w:pPr>
    </w:p>
    <w:p w14:paraId="236034DB" w14:textId="1F10DE89" w:rsidR="00854C2A" w:rsidRPr="00B92532" w:rsidRDefault="00854C2A" w:rsidP="007B100A">
      <w:pPr>
        <w:rPr>
          <w:ins w:id="2758" w:author="Mosi Adesina Ifatunji" w:date="2025-10-13T11:25:00Z" w16du:dateUtc="2025-10-13T16:25:00Z"/>
        </w:rPr>
      </w:pPr>
      <w:ins w:id="2759" w:author="Mosi Adesina Ifatunji" w:date="2025-10-13T11:25:00Z" w16du:dateUtc="2025-10-13T16:25:00Z">
        <w:r w:rsidRPr="004624A1">
          <w:rPr>
            <w:color w:val="070707"/>
          </w:rPr>
          <w:t>“… demonstrates the utility of [racialized organizations] in an empirical case study of disparities in earnings, job quality, and advancement among clergy in the United Methodist Church… the preferences articulated by Black clergy, the formal organizational policies that ban race as a consideration in appointment making were decoupled from managerial practices; thus, clergy and congregations were matched on race” </w:t>
        </w:r>
        <w:r w:rsidRPr="00B92532">
          <w:fldChar w:fldCharType="begin">
            <w:fldData xml:space="preserve">PEVuZE5vdGU+PENpdGU+PEF1dGhvcj5FYWdsZTwvQXV0aG9yPjxZZWFyPjIwMjI8L1llYXI+PFJl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</w:fldData>
          </w:fldChar>
        </w:r>
        <w:r w:rsidRPr="00B92532">
          <w:rPr>
            <w:color w:val="000000"/>
          </w:rPr>
          <w:instrText xml:space="preserve"> ADDIN EN.JS.CITE </w:instrText>
        </w:r>
        <w:r w:rsidRPr="00B92532">
          <w:fldChar w:fldCharType="separate"/>
        </w:r>
        <w:r w:rsidRPr="008B7FC0">
          <w:rPr>
            <w:noProof/>
            <w:color w:val="000000"/>
          </w:rPr>
          <w:t>(Eagle and Mueller 2022)</w:t>
        </w:r>
        <w:r w:rsidRPr="00B92532">
          <w:fldChar w:fldCharType="end"/>
        </w:r>
        <w:r w:rsidRPr="00B92532">
          <w:t>.</w:t>
        </w:r>
      </w:ins>
    </w:p>
    <w:p w14:paraId="3CD87566" w14:textId="77777777" w:rsidR="00854C2A" w:rsidRDefault="00854C2A" w:rsidP="007B100A">
      <w:pPr>
        <w:rPr>
          <w:ins w:id="2760" w:author="Mosi Adesina Ifatunji" w:date="2025-10-13T11:25:00Z" w16du:dateUtc="2025-10-13T16:25:00Z"/>
        </w:rPr>
      </w:pPr>
    </w:p>
    <w:p w14:paraId="571C9A9A" w14:textId="2787BFE9" w:rsidR="00854C2A" w:rsidRPr="00BE0E0A" w:rsidRDefault="00854C2A" w:rsidP="007B100A">
      <w:pPr>
        <w:rPr>
          <w:ins w:id="2761" w:author="Mosi Adesina Ifatunji" w:date="2025-10-13T11:25:00Z" w16du:dateUtc="2025-10-13T16:25:00Z"/>
          <w:color w:val="070707"/>
        </w:rPr>
      </w:pPr>
      <w:ins w:id="2762" w:author="Mosi Adesina Ifatunji" w:date="2025-10-13T11:25:00Z" w16du:dateUtc="2025-10-13T16:25:00Z">
        <w:r w:rsidRPr="004624A1">
          <w:rPr>
            <w:color w:val="000000"/>
          </w:rPr>
          <w:t>It then</w:t>
        </w:r>
        <w:r w:rsidRPr="00B92532">
          <w:t xml:space="preserve"> re-</w:t>
        </w:r>
        <w:r w:rsidRPr="004624A1">
          <w:rPr>
            <w:color w:val="070707"/>
          </w:rPr>
          <w:t xml:space="preserve">emerged during the last quarter of the twentieth century </w:t>
        </w:r>
        <w:r w:rsidRPr="00B92532">
          <w:fldChar w:fldCharType="begin">
            <w:fldData xml:space="preserve">PEVuZE5vdGU+PENpdGU+PEF1dGhvcj5Ub21hc2tvdmljLURldmV5PC9BdXRob3I+PFllYXI+MjAx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</w:fldData>
          </w:fldChar>
        </w:r>
        <w:r w:rsidRPr="00B92532">
          <w:rPr>
            <w:color w:val="000000" w:themeColor="text1"/>
          </w:rPr>
          <w:instrText xml:space="preserve"> ADDIN EN.JS.CITE </w:instrText>
        </w:r>
        <w:r w:rsidRPr="00B92532">
          <w:fldChar w:fldCharType="separate"/>
        </w:r>
      </w:ins>
      <w:r w:rsidR="00167D9D" w:rsidRPr="00167D9D">
        <w:rPr>
          <w:noProof/>
          <w:color w:val="000000" w:themeColor="text1"/>
        </w:rPr>
        <w:t>(Avent-Holt and Tomaskovic-Devey 2010, Davis 2017, Tomaskovic-Devey and Avent-Holt 2019, Amis, Mair and Munir 2020)</w:t>
      </w:r>
      <w:ins w:id="2763" w:author="Mosi Adesina Ifatunji" w:date="2025-10-13T11:25:00Z" w16du:dateUtc="2025-10-13T16:25:00Z">
        <w:r w:rsidRPr="00B92532">
          <w:fldChar w:fldCharType="end"/>
        </w:r>
        <w:r w:rsidRPr="004624A1">
          <w:rPr>
            <w:color w:val="070707"/>
          </w:rPr>
          <w:t xml:space="preserve"> and now again in the last decade or two </w:t>
        </w:r>
        <w:r w:rsidRPr="00BE0E0A">
          <w:fldChar w:fldCharType="begin">
            <w:fldData xml:space="preserve">PEVuZE5vdGU+PENpdGU+PEF1dGhvcj5Ub21hc2tvdmljLURldmV5PC9BdXRob3I+PFllYXI+MjAx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</w:fldData>
          </w:fldChar>
        </w:r>
        <w:r w:rsidRPr="00BE0E0A">
          <w:rPr>
            <w:color w:val="000000" w:themeColor="text1"/>
          </w:rPr>
          <w:instrText xml:space="preserve"> ADDIN EN.JS.CITE </w:instrText>
        </w:r>
        <w:r w:rsidRPr="00BE0E0A">
          <w:fldChar w:fldCharType="separate"/>
        </w:r>
      </w:ins>
      <w:r w:rsidR="00167D9D" w:rsidRPr="00167D9D">
        <w:rPr>
          <w:noProof/>
          <w:color w:val="000000" w:themeColor="text1"/>
        </w:rPr>
        <w:t>(Avent-Holt and Tomaskovic-Devey 2010, Davis 2017, Tomaskovic-Devey and Avent-Holt 2019, Amis et al. 2020)</w:t>
      </w:r>
      <w:ins w:id="2764" w:author="Mosi Adesina Ifatunji" w:date="2025-10-13T11:25:00Z" w16du:dateUtc="2025-10-13T16:25:00Z">
        <w:r w:rsidRPr="00BE0E0A">
          <w:fldChar w:fldCharType="end"/>
        </w:r>
        <w:r w:rsidRPr="00BE0E0A">
          <w:rPr>
            <w:color w:val="070707"/>
          </w:rPr>
          <w:t>.</w:t>
        </w:r>
      </w:ins>
    </w:p>
    <w:p w14:paraId="7F63E9E5" w14:textId="53B3E288" w:rsidR="00854C2A" w:rsidRPr="00BE0E0A" w:rsidRDefault="00854C2A" w:rsidP="007B100A">
      <w:pPr>
        <w:rPr>
          <w:ins w:id="2765" w:author="Mosi Adesina Ifatunji" w:date="2025-10-13T11:25:00Z" w16du:dateUtc="2025-10-13T16:25:00Z"/>
          <w:color w:val="070707"/>
        </w:rPr>
      </w:pPr>
      <w:ins w:id="2766" w:author="Mosi Adesina Ifatunji" w:date="2025-10-13T11:25:00Z" w16du:dateUtc="2025-10-13T16:25:00Z">
        <w:r w:rsidRPr="00BE0E0A">
          <w:rPr>
            <w:color w:val="070707"/>
          </w:rPr>
          <w:t xml:space="preserve">Some use </w:t>
        </w:r>
        <w:r w:rsidRPr="00BE0E0A">
          <w:rPr>
            <w:b/>
            <w:bCs/>
            <w:color w:val="070707"/>
          </w:rPr>
          <w:t>statistical</w:t>
        </w:r>
        <w:r w:rsidRPr="00BE0E0A">
          <w:rPr>
            <w:color w:val="070707"/>
          </w:rPr>
          <w:t xml:space="preserve"> approaches </w:t>
        </w:r>
        <w:r w:rsidRPr="00BE0E0A">
          <w:fldChar w:fldCharType="begin">
            <w:fldData xml:space="preserve">PEVuZE5vdGU+PENpdGU+PEF1dGhvcj5TZXdlbGw8L0F1dGhvcj48WWVhcj4yMDE2PC9ZZWFyPjxS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</w:fldData>
          </w:fldChar>
        </w:r>
        <w:r w:rsidRPr="00BE0E0A">
          <w:instrText xml:space="preserve"> ADDIN EN.JS.CITE </w:instrText>
        </w:r>
        <w:r w:rsidRPr="00BE0E0A">
          <w:fldChar w:fldCharType="separate"/>
        </w:r>
      </w:ins>
      <w:r w:rsidR="00167D9D">
        <w:rPr>
          <w:noProof/>
        </w:rPr>
        <w:t>(Sewell 2016, Sewell and Jefferson 2016, Ferguson and Koning 2018, Alston et al. 2022, Kline et al. 2022, Wilmers, Tong and Zhang 2025)</w:t>
      </w:r>
      <w:ins w:id="2767" w:author="Mosi Adesina Ifatunji" w:date="2025-10-13T11:25:00Z" w16du:dateUtc="2025-10-13T16:25:00Z">
        <w:r w:rsidRPr="00BE0E0A">
          <w:fldChar w:fldCharType="end"/>
        </w:r>
        <w:r w:rsidRPr="00BE0E0A">
          <w:t>.</w:t>
        </w:r>
      </w:ins>
    </w:p>
    <w:p w14:paraId="228F7E02" w14:textId="77777777" w:rsidR="00854C2A" w:rsidRPr="00BE0E0A" w:rsidRDefault="00854C2A" w:rsidP="007B100A">
      <w:pPr>
        <w:rPr>
          <w:ins w:id="2768" w:author="Mosi Adesina Ifatunji" w:date="2025-10-13T11:25:00Z" w16du:dateUtc="2025-10-13T16:25:00Z"/>
        </w:rPr>
      </w:pPr>
    </w:p>
    <w:p w14:paraId="75E1CDC4" w14:textId="08BC26AB" w:rsidR="00854C2A" w:rsidRDefault="00854C2A" w:rsidP="007B100A">
      <w:pPr>
        <w:autoSpaceDE w:val="0"/>
        <w:autoSpaceDN w:val="0"/>
        <w:adjustRightInd w:val="0"/>
        <w:rPr>
          <w:ins w:id="2769" w:author="Mosi Adesina Ifatunji" w:date="2025-10-21T19:29:00Z" w16du:dateUtc="2025-10-22T00:29:00Z"/>
        </w:rPr>
      </w:pPr>
      <w:ins w:id="2770" w:author="Mosi Adesina Ifatunji" w:date="2025-10-13T11:25:00Z" w16du:dateUtc="2025-10-13T16:25:00Z">
        <w:r w:rsidRPr="00BE0E0A">
          <w:t>Racial tasks, “</w:t>
        </w:r>
        <w:r w:rsidRPr="003D4147">
          <w:t>the ideological, interactional, and physical labor racial minorities perform in</w:t>
        </w:r>
        <w:r>
          <w:t xml:space="preserve"> </w:t>
        </w:r>
        <w:r w:rsidRPr="003D4147">
          <w:t>mostly White work settings, and the ways these racial tasks vary at different levels of</w:t>
        </w:r>
        <w:r>
          <w:t xml:space="preserve"> </w:t>
        </w:r>
        <w:r w:rsidRPr="003D4147">
          <w:t>the organizational structure”</w:t>
        </w:r>
        <w:r w:rsidRPr="00BE0E0A">
          <w:t xml:space="preserve"> </w:t>
        </w:r>
        <w:r w:rsidRPr="00BE0E0A">
          <w:fldChar w:fldCharType="begin">
            <w:fldData xml:space="preserve">PEVuZE5vdGU+PENpdGU+PEF1dGhvcj5XaW5nZmllbGQ8L0F1dGhvcj48WWVhcj4yMDE0PC9ZZWFy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</w:fldData>
          </w:fldChar>
        </w:r>
        <w:r w:rsidRPr="00BE0E0A">
          <w:instrText xml:space="preserve"> ADDIN EN.JS.CITE </w:instrText>
        </w:r>
        <w:r w:rsidRPr="00BE0E0A">
          <w:fldChar w:fldCharType="separate"/>
        </w:r>
        <w:r w:rsidRPr="00BE0E0A">
          <w:rPr>
            <w:noProof/>
          </w:rPr>
          <w:t>(Wingfield and Alston 2014: 274)</w:t>
        </w:r>
        <w:r w:rsidRPr="00BE0E0A">
          <w:fldChar w:fldCharType="end"/>
        </w:r>
        <w:r>
          <w:t>.</w:t>
        </w:r>
      </w:ins>
    </w:p>
    <w:p w14:paraId="19DE4033" w14:textId="77777777" w:rsidR="005C2417" w:rsidRDefault="005C2417" w:rsidP="007B100A">
      <w:pPr>
        <w:autoSpaceDE w:val="0"/>
        <w:autoSpaceDN w:val="0"/>
        <w:adjustRightInd w:val="0"/>
        <w:rPr>
          <w:ins w:id="2771" w:author="Mosi Adesina Ifatunji" w:date="2025-10-21T19:29:00Z" w16du:dateUtc="2025-10-22T00:29:00Z"/>
        </w:rPr>
      </w:pPr>
    </w:p>
    <w:p w14:paraId="76E9C1F8" w14:textId="77777777" w:rsidR="00C3167B" w:rsidRDefault="00C3167B">
      <w:pPr>
        <w:rPr>
          <w:ins w:id="2772" w:author="Mosi Adesina Ifatunji" w:date="2025-10-24T20:05:00Z" w16du:dateUtc="2025-10-25T01:05:00Z"/>
          <w:b/>
          <w:bCs/>
        </w:rPr>
      </w:pPr>
      <w:ins w:id="2773" w:author="Mosi Adesina Ifatunji" w:date="2025-10-24T20:05:00Z" w16du:dateUtc="2025-10-25T01:05:00Z">
        <w:r>
          <w:br w:type="page"/>
        </w:r>
      </w:ins>
    </w:p>
    <w:p w14:paraId="70050AEA" w14:textId="1417FA4B" w:rsidR="005C2417" w:rsidRPr="005C2417" w:rsidRDefault="005C2417">
      <w:pPr>
        <w:pStyle w:val="Heading5"/>
        <w:rPr>
          <w:ins w:id="2774" w:author="Mosi Adesina Ifatunji" w:date="2025-10-21T19:29:00Z" w16du:dateUtc="2025-10-22T00:29:00Z"/>
        </w:rPr>
        <w:pPrChange w:id="2775" w:author="Mosi Adesina Ifatunji" w:date="2025-10-21T19:50:00Z" w16du:dateUtc="2025-10-22T00:50:00Z">
          <w:pPr>
            <w:pStyle w:val="Heading4"/>
          </w:pPr>
        </w:pPrChange>
      </w:pPr>
      <w:ins w:id="2776" w:author="Mosi Adesina Ifatunji" w:date="2025-10-21T19:29:00Z" w16du:dateUtc="2025-10-22T00:29:00Z">
        <w:r w:rsidRPr="005C2417">
          <w:lastRenderedPageBreak/>
          <w:t>White credentials</w:t>
        </w:r>
      </w:ins>
    </w:p>
    <w:p w14:paraId="0C80B144" w14:textId="77777777" w:rsidR="005C2417" w:rsidRDefault="005C2417" w:rsidP="007B100A">
      <w:pPr>
        <w:rPr>
          <w:ins w:id="2777" w:author="Mosi Adesina Ifatunji" w:date="2025-10-21T20:13:00Z" w16du:dateUtc="2025-10-22T01:13:00Z"/>
          <w:color w:val="000000"/>
        </w:rPr>
      </w:pPr>
    </w:p>
    <w:p w14:paraId="7DB7410E" w14:textId="43AB98F7" w:rsidR="00392AC2" w:rsidRPr="00B92532" w:rsidRDefault="00392AC2" w:rsidP="00392AC2">
      <w:pPr>
        <w:rPr>
          <w:ins w:id="2778" w:author="Mosi Adesina Ifatunji" w:date="2025-10-21T20:13:00Z" w16du:dateUtc="2025-10-22T01:13:00Z"/>
          <w:color w:val="070707"/>
        </w:rPr>
      </w:pPr>
      <w:ins w:id="2779" w:author="Mosi Adesina Ifatunji" w:date="2025-10-21T20:13:00Z" w16du:dateUtc="2025-10-22T01:13:00Z">
        <w:r w:rsidRPr="004624A1">
          <w:rPr>
            <w:color w:val="070707"/>
          </w:rPr>
          <w:t xml:space="preserve">“… organizations are racial structures—cognitive schemas connecting organizational rules to social and material resources” </w:t>
        </w:r>
        <w:r w:rsidRPr="004624A1">
          <w:rPr>
            <w:color w:val="070707"/>
          </w:rPr>
          <w:fldChar w:fldCharType="begin">
            <w:fldData xml:space="preserve">PEVuZE5vdGU+PENpdGU+PEF1dGhvcj5SYXk8L0F1dGhvcj48WWVhcj4yMDE5PC9ZZWFyPjxSZWNO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</w:fldData>
          </w:fldChar>
        </w:r>
        <w:r w:rsidRPr="004624A1">
          <w:rPr>
            <w:color w:val="070707"/>
          </w:rPr>
          <w:instrText xml:space="preserve"> ADDIN EN.JS.CITE </w:instrText>
        </w:r>
        <w:r w:rsidRPr="004624A1">
          <w:rPr>
            <w:color w:val="070707"/>
          </w:rPr>
        </w:r>
        <w:r w:rsidRPr="004624A1">
          <w:rPr>
            <w:color w:val="070707"/>
          </w:rPr>
          <w:fldChar w:fldCharType="separate"/>
        </w:r>
        <w:r w:rsidRPr="004624A1">
          <w:rPr>
            <w:noProof/>
            <w:color w:val="070707"/>
          </w:rPr>
          <w:t>(Ray 2019:30)</w:t>
        </w:r>
        <w:r w:rsidRPr="004624A1">
          <w:rPr>
            <w:color w:val="070707"/>
          </w:rPr>
          <w:fldChar w:fldCharType="end"/>
        </w:r>
        <w:r w:rsidRPr="004624A1">
          <w:rPr>
            <w:color w:val="070707"/>
          </w:rPr>
          <w:t>.</w:t>
        </w:r>
      </w:ins>
    </w:p>
    <w:p w14:paraId="73B2794B" w14:textId="77777777" w:rsidR="00392AC2" w:rsidRPr="00B16720" w:rsidRDefault="00392AC2" w:rsidP="007B100A">
      <w:pPr>
        <w:rPr>
          <w:ins w:id="2780" w:author="Mosi Adesina Ifatunji" w:date="2025-10-21T19:29:00Z" w16du:dateUtc="2025-10-22T00:29:00Z"/>
          <w:color w:val="000000"/>
        </w:rPr>
      </w:pPr>
    </w:p>
    <w:p w14:paraId="401D33BA" w14:textId="77777777" w:rsidR="005C2417" w:rsidRPr="003D4147" w:rsidRDefault="005C2417" w:rsidP="007B100A">
      <w:pPr>
        <w:rPr>
          <w:ins w:id="2781" w:author="Mosi Adesina Ifatunji" w:date="2025-10-21T19:29:00Z" w16du:dateUtc="2025-10-22T00:29:00Z"/>
          <w:color w:val="000000"/>
        </w:rPr>
      </w:pPr>
      <w:ins w:id="2782" w:author="Mosi Adesina Ifatunji" w:date="2025-10-21T19:29:00Z" w16du:dateUtc="2025-10-22T00:29:00Z">
        <w:r>
          <w:rPr>
            <w:color w:val="000000"/>
          </w:rPr>
          <w:t>Building on Cheryl Harris (1993) and her offering of ‘Whiteness as property,”</w:t>
        </w:r>
        <w:r w:rsidRPr="00B16720">
          <w:rPr>
            <w:color w:val="000000"/>
          </w:rPr>
          <w:t xml:space="preserve"> </w:t>
        </w:r>
        <w:r>
          <w:rPr>
            <w:color w:val="000000"/>
          </w:rPr>
          <w:t>Ray</w:t>
        </w:r>
        <w:r w:rsidRPr="00B16720">
          <w:rPr>
            <w:color w:val="000000"/>
          </w:rPr>
          <w:t xml:space="preserve"> posit</w:t>
        </w:r>
        <w:r>
          <w:rPr>
            <w:color w:val="000000"/>
          </w:rPr>
          <w:t>s</w:t>
        </w:r>
        <w:r w:rsidRPr="00B16720">
          <w:rPr>
            <w:color w:val="000000"/>
          </w:rPr>
          <w:t xml:space="preserve"> that, “</w:t>
        </w:r>
        <w:r w:rsidRPr="003D4147">
          <w:rPr>
            <w:color w:val="000000"/>
          </w:rPr>
          <w:t>Whiteness is a credential providing access to organizational resources, legitimizing work hierarchies, and expanding White agency</w:t>
        </w:r>
        <w:r>
          <w:rPr>
            <w:color w:val="000000"/>
          </w:rPr>
          <w:t>”</w:t>
        </w:r>
        <w:r w:rsidRPr="003D4147">
          <w:rPr>
            <w:color w:val="000000"/>
          </w:rPr>
          <w:t xml:space="preserve"> (</w:t>
        </w:r>
        <w:r>
          <w:rPr>
            <w:color w:val="000000"/>
          </w:rPr>
          <w:t xml:space="preserve">Ray 2019: </w:t>
        </w:r>
        <w:r w:rsidRPr="003D4147">
          <w:rPr>
            <w:color w:val="000000"/>
          </w:rPr>
          <w:t>41).</w:t>
        </w:r>
      </w:ins>
    </w:p>
    <w:p w14:paraId="3B563EFC" w14:textId="77777777" w:rsidR="005C2417" w:rsidRDefault="005C2417" w:rsidP="007B100A">
      <w:pPr>
        <w:rPr>
          <w:ins w:id="2783" w:author="Mosi Adesina Ifatunji" w:date="2025-10-21T19:29:00Z" w16du:dateUtc="2025-10-22T00:29:00Z"/>
          <w:color w:val="000000"/>
        </w:rPr>
      </w:pPr>
    </w:p>
    <w:p w14:paraId="76BB3045" w14:textId="77777777" w:rsidR="005C2417" w:rsidRPr="003D4147" w:rsidRDefault="005C2417" w:rsidP="007B100A">
      <w:pPr>
        <w:rPr>
          <w:ins w:id="2784" w:author="Mosi Adesina Ifatunji" w:date="2025-10-21T19:29:00Z" w16du:dateUtc="2025-10-22T00:29:00Z"/>
          <w:color w:val="000000"/>
        </w:rPr>
      </w:pPr>
      <w:ins w:id="2785" w:author="Mosi Adesina Ifatunji" w:date="2025-10-21T19:29:00Z" w16du:dateUtc="2025-10-22T00:29:00Z">
        <w:r>
          <w:rPr>
            <w:color w:val="000000"/>
          </w:rPr>
          <w:t>That is, “[t]</w:t>
        </w:r>
        <w:r w:rsidRPr="003D4147">
          <w:rPr>
            <w:color w:val="000000"/>
          </w:rPr>
          <w:t>his credential helps organizations appear racially neutral in principle, while in practice institutionalizing the property interest in Whiteness (</w:t>
        </w:r>
        <w:r>
          <w:rPr>
            <w:color w:val="000000"/>
          </w:rPr>
          <w:t xml:space="preserve">Ray 2019: </w:t>
        </w:r>
        <w:r w:rsidRPr="003D4147">
          <w:rPr>
            <w:color w:val="000000"/>
          </w:rPr>
          <w:t>41).</w:t>
        </w:r>
        <w:r>
          <w:rPr>
            <w:color w:val="000000"/>
          </w:rPr>
          <w:t>”</w:t>
        </w:r>
      </w:ins>
    </w:p>
    <w:p w14:paraId="0637C866" w14:textId="77777777" w:rsidR="005C2417" w:rsidRPr="00B16720" w:rsidRDefault="005C2417"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2786" w:author="Mosi Adesina Ifatunji" w:date="2025-10-21T19:29:00Z" w16du:dateUtc="2025-10-22T00:29:00Z"/>
          <w:color w:val="000000"/>
        </w:rPr>
      </w:pPr>
    </w:p>
    <w:p w14:paraId="250F91CD" w14:textId="77777777" w:rsidR="005C2417" w:rsidRDefault="005C2417"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2787" w:author="Mosi Adesina Ifatunji" w:date="2025-10-21T19:29:00Z" w16du:dateUtc="2025-10-22T00:29:00Z"/>
          <w:color w:val="000000"/>
        </w:rPr>
      </w:pPr>
      <w:ins w:id="2788" w:author="Mosi Adesina Ifatunji" w:date="2025-10-21T19:29:00Z" w16du:dateUtc="2025-10-22T00:29:00Z">
        <w:r w:rsidRPr="003D4147">
          <w:rPr>
            <w:color w:val="000000"/>
          </w:rPr>
          <w:t>The credential of Whiteness expands agency.</w:t>
        </w:r>
      </w:ins>
    </w:p>
    <w:p w14:paraId="0B975F91" w14:textId="77777777" w:rsidR="005C2417" w:rsidRDefault="005C2417"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2789" w:author="Mosi Adesina Ifatunji" w:date="2025-10-21T20:18:00Z" w16du:dateUtc="2025-10-22T01:18:00Z"/>
          <w:color w:val="000000"/>
        </w:rPr>
      </w:pPr>
    </w:p>
    <w:p w14:paraId="348DF47D" w14:textId="1B0EDE94" w:rsidR="009B75C4" w:rsidRDefault="009B75C4" w:rsidP="009B75C4">
      <w:pPr>
        <w:rPr>
          <w:ins w:id="2790" w:author="Mosi Adesina Ifatunji" w:date="2025-10-21T20:18:00Z" w16du:dateUtc="2025-10-22T01:18:00Z"/>
        </w:rPr>
      </w:pPr>
      <w:ins w:id="2791" w:author="Mosi Adesina Ifatunji" w:date="2025-10-21T20:18:00Z" w16du:dateUtc="2025-10-22T01:18:00Z">
        <w:r w:rsidRPr="00D4286E">
          <w:t>…, “</w:t>
        </w:r>
        <w:r w:rsidRPr="00C42411">
          <w:t>internal hierarchies and occupational segregation contribute to the mundane reproduction of racial stratification</w:t>
        </w:r>
        <w:r w:rsidRPr="00D4286E">
          <w:t xml:space="preserve">” </w:t>
        </w:r>
        <w:r w:rsidRPr="00D4286E">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D4286E">
          <w:instrText xml:space="preserve"> ADDIN EN.JS.CITE </w:instrText>
        </w:r>
        <w:r w:rsidRPr="00D4286E">
          <w:fldChar w:fldCharType="separate"/>
        </w:r>
        <w:r w:rsidRPr="00D4286E">
          <w:rPr>
            <w:noProof/>
          </w:rPr>
          <w:t>(Ray 2019)</w:t>
        </w:r>
        <w:r w:rsidRPr="00D4286E">
          <w:fldChar w:fldCharType="end"/>
        </w:r>
        <w:r w:rsidRPr="00C42411">
          <w:t>.</w:t>
        </w:r>
      </w:ins>
    </w:p>
    <w:p w14:paraId="744E9BB7" w14:textId="77777777" w:rsidR="009B75C4" w:rsidRPr="00284C6F" w:rsidRDefault="009B75C4"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2792" w:author="Mosi Adesina Ifatunji" w:date="2025-10-21T19:29:00Z" w16du:dateUtc="2025-10-22T00:29:00Z"/>
          <w:color w:val="000000"/>
        </w:rPr>
      </w:pPr>
    </w:p>
    <w:p w14:paraId="523DD04D" w14:textId="77777777" w:rsidR="005C2417" w:rsidRDefault="005C2417" w:rsidP="007B100A">
      <w:pPr>
        <w:rPr>
          <w:ins w:id="2793" w:author="Mosi Adesina Ifatunji" w:date="2025-10-21T19:29:00Z" w16du:dateUtc="2025-10-22T00:29:00Z"/>
        </w:rPr>
      </w:pPr>
    </w:p>
    <w:p w14:paraId="1B720DD7" w14:textId="77777777" w:rsidR="005C2417" w:rsidRPr="00BE0E0A" w:rsidRDefault="005C2417" w:rsidP="007B100A">
      <w:pPr>
        <w:autoSpaceDE w:val="0"/>
        <w:autoSpaceDN w:val="0"/>
        <w:adjustRightInd w:val="0"/>
        <w:rPr>
          <w:ins w:id="2794" w:author="Mosi Adesina Ifatunji" w:date="2025-10-13T11:25:00Z" w16du:dateUtc="2025-10-13T16:25:00Z"/>
        </w:rPr>
      </w:pPr>
    </w:p>
    <w:p w14:paraId="729FDD7F" w14:textId="77777777" w:rsidR="00854C2A" w:rsidRDefault="00854C2A" w:rsidP="007B100A">
      <w:pPr>
        <w:rPr>
          <w:ins w:id="2795" w:author="Mosi Adesina Ifatunji" w:date="2025-10-21T19:30:00Z" w16du:dateUtc="2025-10-22T00:30:00Z"/>
        </w:rPr>
      </w:pPr>
    </w:p>
    <w:p w14:paraId="303856AD" w14:textId="77777777" w:rsidR="005C2417" w:rsidRDefault="005C2417" w:rsidP="007B100A">
      <w:pPr>
        <w:rPr>
          <w:ins w:id="2796" w:author="Mosi Adesina Ifatunji" w:date="2025-10-21T19:30:00Z" w16du:dateUtc="2025-10-22T00:30:00Z"/>
        </w:rPr>
      </w:pPr>
    </w:p>
    <w:p w14:paraId="537DD219" w14:textId="77777777" w:rsidR="005C2417" w:rsidRDefault="005C2417" w:rsidP="007B100A">
      <w:pPr>
        <w:rPr>
          <w:ins w:id="2797" w:author="Mosi Adesina Ifatunji" w:date="2025-10-21T19:30:00Z" w16du:dateUtc="2025-10-22T00:30:00Z"/>
        </w:rPr>
      </w:pPr>
    </w:p>
    <w:p w14:paraId="18841D7F" w14:textId="77777777" w:rsidR="005C2417" w:rsidRDefault="005C2417" w:rsidP="007B100A">
      <w:pPr>
        <w:rPr>
          <w:ins w:id="2798" w:author="Mosi Adesina Ifatunji" w:date="2025-10-21T19:30:00Z" w16du:dateUtc="2025-10-22T00:30:00Z"/>
        </w:rPr>
      </w:pPr>
    </w:p>
    <w:p w14:paraId="19CFF2D8" w14:textId="77777777" w:rsidR="005C2417" w:rsidRPr="00BE0E0A" w:rsidRDefault="005C2417" w:rsidP="007B100A">
      <w:pPr>
        <w:rPr>
          <w:ins w:id="2799" w:author="Mosi Adesina Ifatunji" w:date="2025-10-13T11:25:00Z" w16du:dateUtc="2025-10-13T16:25:00Z"/>
        </w:rPr>
      </w:pPr>
    </w:p>
    <w:p w14:paraId="7A0156BB" w14:textId="77777777" w:rsidR="00854C2A" w:rsidDel="000B63C5" w:rsidRDefault="00854C2A">
      <w:pPr>
        <w:rPr>
          <w:del w:id="2800" w:author="Mosi Adesina Ifatunji" w:date="2025-10-21T13:37:00Z" w16du:dateUtc="2025-10-21T18:37:00Z"/>
          <w:b/>
          <w:bCs/>
          <w:color w:val="000000"/>
        </w:rPr>
      </w:pPr>
    </w:p>
    <w:p w14:paraId="443D07FB" w14:textId="0F00D832" w:rsidR="000B63C5" w:rsidRDefault="000B63C5" w:rsidP="007B100A">
      <w:pPr>
        <w:rPr>
          <w:ins w:id="2801" w:author="Mosi Adesina Ifatunji" w:date="2025-10-21T13:37:00Z" w16du:dateUtc="2025-10-21T18:37:00Z"/>
          <w:b/>
          <w:bCs/>
          <w:color w:val="000000"/>
        </w:rPr>
      </w:pPr>
      <w:ins w:id="2802" w:author="Mosi Adesina Ifatunji" w:date="2025-10-21T13:37:00Z" w16du:dateUtc="2025-10-21T18:37:00Z">
        <w:r>
          <w:rPr>
            <w:b/>
            <w:bCs/>
            <w:color w:val="000000"/>
          </w:rPr>
          <w:br w:type="page"/>
        </w:r>
      </w:ins>
    </w:p>
    <w:p w14:paraId="5980F5A7" w14:textId="7585BFB8" w:rsidR="008A45D3" w:rsidRPr="00B77A24" w:rsidDel="005C2417" w:rsidRDefault="00B77A24">
      <w:pPr>
        <w:pStyle w:val="Heading4"/>
        <w:rPr>
          <w:ins w:id="2803" w:author="Mosi Adesina Ifatunji [2]" w:date="2025-10-20T17:52:00Z" w16du:dateUtc="2025-10-20T22:52:00Z"/>
          <w:del w:id="2804" w:author="Mosi Adesina Ifatunji" w:date="2025-10-21T19:29:00Z" w16du:dateUtc="2025-10-22T00:29:00Z"/>
          <w:rPrChange w:id="2805" w:author="Mosi Adesina Ifatunji [2]" w:date="2025-10-20T17:52:00Z" w16du:dateUtc="2025-10-20T22:52:00Z">
            <w:rPr>
              <w:ins w:id="2806" w:author="Mosi Adesina Ifatunji [2]" w:date="2025-10-20T17:52:00Z" w16du:dateUtc="2025-10-20T22:52:00Z"/>
              <w:del w:id="2807" w:author="Mosi Adesina Ifatunji" w:date="2025-10-21T19:29:00Z" w16du:dateUtc="2025-10-22T00:29:00Z"/>
              <w:color w:val="000000"/>
            </w:rPr>
          </w:rPrChange>
        </w:rPr>
        <w:pPrChange w:id="2808" w:author="Mosi Adesina Ifatunji" w:date="2025-10-21T19:50:00Z" w16du:dateUtc="2025-10-22T00:50:00Z">
          <w:pPr/>
        </w:pPrChange>
      </w:pPr>
      <w:ins w:id="2809" w:author="Mosi Adesina Ifatunji [2]" w:date="2025-10-20T17:52:00Z" w16du:dateUtc="2025-10-20T22:52:00Z">
        <w:del w:id="2810" w:author="Mosi Adesina Ifatunji" w:date="2025-10-21T19:29:00Z" w16du:dateUtc="2025-10-22T00:29:00Z">
          <w:r w:rsidRPr="00B77A24" w:rsidDel="005C2417">
            <w:rPr>
              <w:rPrChange w:id="2811" w:author="Mosi Adesina Ifatunji [2]" w:date="2025-10-20T17:52:00Z" w16du:dateUtc="2025-10-20T22:52:00Z">
                <w:rPr>
                  <w:color w:val="000000"/>
                </w:rPr>
              </w:rPrChange>
            </w:rPr>
            <w:lastRenderedPageBreak/>
            <w:delText xml:space="preserve">White </w:delText>
          </w:r>
          <w:r w:rsidRPr="00B77A24" w:rsidDel="005C2417">
            <w:delText>credentials</w:delText>
          </w:r>
        </w:del>
        <w:del w:id="2812" w:author="Mosi Adesina Ifatunji" w:date="2025-10-21T13:36:00Z" w16du:dateUtc="2025-10-21T18:36:00Z">
          <w:r w:rsidRPr="00B77A24" w:rsidDel="0063161A">
            <w:rPr>
              <w:rPrChange w:id="2813" w:author="Mosi Adesina Ifatunji [2]" w:date="2025-10-20T17:52:00Z" w16du:dateUtc="2025-10-20T22:52:00Z">
                <w:rPr>
                  <w:color w:val="000000"/>
                </w:rPr>
              </w:rPrChange>
            </w:rPr>
            <w:delText xml:space="preserve"> in Racialized Organizations</w:delText>
          </w:r>
        </w:del>
      </w:ins>
    </w:p>
    <w:p w14:paraId="0D96E3AB" w14:textId="57DF6DC1" w:rsidR="000A3A5B" w:rsidDel="000B63C5" w:rsidRDefault="00F00473">
      <w:pPr>
        <w:rPr>
          <w:del w:id="2814" w:author="Mosi Adesina Ifatunji" w:date="2025-10-21T13:37:00Z" w16du:dateUtc="2025-10-21T18:37:00Z"/>
          <w:color w:val="000000"/>
        </w:rPr>
      </w:pPr>
      <w:del w:id="2815" w:author="Mosi Adesina Ifatunji" w:date="2025-10-13T10:40:00Z" w16du:dateUtc="2025-10-13T15:40:00Z">
        <w:r w:rsidRPr="00333243" w:rsidDel="00954B6B">
          <w:fldChar w:fldCharType="begin">
            <w:fldData xml:space="preserve">PEVuZE5vdGU+PENpdGU+PEF1dGhvcj5KdW5nPC9BdXRob3I+PFllYXI+MjAxNTwvWWVhcj48UmVj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</w:fldData>
          </w:fldChar>
        </w:r>
        <w:r w:rsidRPr="00333243" w:rsidDel="00954B6B">
          <w:delInstrText xml:space="preserve"> ADDIN EN.JS.CITE </w:delInstrText>
        </w:r>
        <w:r w:rsidRPr="00333243" w:rsidDel="00954B6B">
          <w:fldChar w:fldCharType="separate"/>
        </w:r>
        <w:r w:rsidRPr="00CF216D" w:rsidDel="00954B6B">
          <w:rPr>
            <w:noProof/>
          </w:rPr>
          <w:delText>(Jung 2015: 49)</w:delText>
        </w:r>
        <w:r w:rsidRPr="00333243" w:rsidDel="00954B6B">
          <w:fldChar w:fldCharType="end"/>
        </w:r>
      </w:del>
      <w:del w:id="2816" w:author="Mosi Adesina Ifatunji" w:date="2025-09-29T20:00:00Z" w16du:dateUtc="2025-09-30T01:00:00Z">
        <w:r w:rsidR="00432C05" w:rsidRPr="00333243" w:rsidDel="00ED56E0">
          <w:rPr>
            <w:rPrChange w:id="2817" w:author="Mosi Adesina Ifatunji" w:date="2025-09-29T19:54:00Z" w16du:dateUtc="2025-09-30T00:54:00Z">
              <w:rPr>
                <w:color w:val="0E0E0E"/>
              </w:rPr>
            </w:rPrChange>
          </w:rPr>
          <w:fldChar w:fldCharType="begin">
            <w:fldData xml:space="preserve">PEVuZE5vdGU+PENpdGU+PEF1dGhvcj5KdW5nPC9BdXRob3I+PFllYXI+MjAxNTwvWWVhcj48UmVj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</w:fldData>
          </w:fldChar>
        </w:r>
        <w:r w:rsidR="00432C05" w:rsidRPr="00333243" w:rsidDel="00ED56E0">
          <w:rPr>
            <w:rPrChange w:id="2818" w:author="Mosi Adesina Ifatunji" w:date="2025-09-29T19:54:00Z" w16du:dateUtc="2025-09-30T00:54:00Z">
              <w:rPr>
                <w:color w:val="0E0E0E"/>
              </w:rPr>
            </w:rPrChange>
          </w:rPr>
          <w:delInstrText xml:space="preserve"> ADDIN EN.JS.CITE </w:delInstrText>
        </w:r>
        <w:r w:rsidR="00432C05" w:rsidRPr="00333243" w:rsidDel="00ED56E0">
          <w:rPr>
            <w:rPrChange w:id="2819" w:author="Mosi Adesina Ifatunji" w:date="2025-09-29T19:54:00Z" w16du:dateUtc="2025-09-30T00:54:00Z">
              <w:rPr>
                <w:color w:val="0E0E0E"/>
              </w:rPr>
            </w:rPrChange>
          </w:rPr>
          <w:fldChar w:fldCharType="separate"/>
        </w:r>
        <w:r w:rsidR="00432C05" w:rsidRPr="00333243" w:rsidDel="00ED56E0">
          <w:rPr>
            <w:rPrChange w:id="2820" w:author="Mosi Adesina Ifatunji" w:date="2025-09-29T19:54:00Z" w16du:dateUtc="2025-09-30T00:54:00Z">
              <w:rPr>
                <w:noProof/>
                <w:color w:val="0E0E0E"/>
              </w:rPr>
            </w:rPrChange>
          </w:rPr>
          <w:delText>(Jung 2015: 49)</w:delText>
        </w:r>
        <w:r w:rsidR="00432C05" w:rsidRPr="00333243" w:rsidDel="00ED56E0">
          <w:rPr>
            <w:rPrChange w:id="2821" w:author="Mosi Adesina Ifatunji" w:date="2025-09-29T19:54:00Z" w16du:dateUtc="2025-09-30T00:54:00Z">
              <w:rPr>
                <w:color w:val="0E0E0E"/>
              </w:rPr>
            </w:rPrChange>
          </w:rPr>
          <w:fldChar w:fldCharType="end"/>
        </w:r>
        <w:r w:rsidR="00C0008B" w:rsidRPr="00333243" w:rsidDel="00ED56E0">
          <w:rPr>
            <w:rPrChange w:id="2822" w:author="Mosi Adesina Ifatunji" w:date="2025-09-29T19:54:00Z" w16du:dateUtc="2025-09-30T00:54:00Z">
              <w:rPr>
                <w:color w:val="0E0E0E"/>
              </w:rPr>
            </w:rPrChange>
          </w:rPr>
          <w:fldChar w:fldCharType="begin">
            <w:fldData xml:space="preserve">PEVuZE5vdGU+PENpdGU+PEF1dGhvcj5KdW5nPC9BdXRob3I+PFllYXI+MjAxNTwvWWVhcj48UmVj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</w:fldData>
          </w:fldChar>
        </w:r>
        <w:r w:rsidR="00C0008B" w:rsidRPr="00333243" w:rsidDel="00ED56E0">
          <w:rPr>
            <w:rPrChange w:id="2823" w:author="Mosi Adesina Ifatunji" w:date="2025-09-29T19:54:00Z" w16du:dateUtc="2025-09-30T00:54:00Z">
              <w:rPr>
                <w:color w:val="0E0E0E"/>
              </w:rPr>
            </w:rPrChange>
          </w:rPr>
          <w:delInstrText xml:space="preserve"> ADDIN EN.JS.CITE </w:delInstrText>
        </w:r>
        <w:r w:rsidR="00C0008B" w:rsidRPr="00333243" w:rsidDel="00ED56E0">
          <w:rPr>
            <w:rPrChange w:id="2824" w:author="Mosi Adesina Ifatunji" w:date="2025-09-29T19:54:00Z" w16du:dateUtc="2025-09-30T00:54:00Z">
              <w:rPr>
                <w:color w:val="0E0E0E"/>
              </w:rPr>
            </w:rPrChange>
          </w:rPr>
          <w:fldChar w:fldCharType="separate"/>
        </w:r>
        <w:r w:rsidR="00C0008B" w:rsidRPr="00333243" w:rsidDel="00ED56E0">
          <w:rPr>
            <w:rPrChange w:id="2825" w:author="Mosi Adesina Ifatunji" w:date="2025-09-29T19:54:00Z" w16du:dateUtc="2025-09-30T00:54:00Z">
              <w:rPr>
                <w:noProof/>
                <w:color w:val="0E0E0E"/>
              </w:rPr>
            </w:rPrChange>
          </w:rPr>
          <w:delText>(Jung 2015: 37)</w:delText>
        </w:r>
        <w:r w:rsidR="00C0008B" w:rsidRPr="00333243" w:rsidDel="00ED56E0">
          <w:rPr>
            <w:rPrChange w:id="2826" w:author="Mosi Adesina Ifatunji" w:date="2025-09-29T19:54:00Z" w16du:dateUtc="2025-09-30T00:54:00Z">
              <w:rPr>
                <w:color w:val="0E0E0E"/>
              </w:rPr>
            </w:rPrChange>
          </w:rPr>
          <w:fldChar w:fldCharType="end"/>
        </w:r>
      </w:del>
      <w:del w:id="2827" w:author="Mosi Adesina Ifatunji" w:date="2025-09-29T19:45:00Z" w16du:dateUtc="2025-09-30T00:45:00Z">
        <w:r w:rsidR="0052189E" w:rsidRPr="005C2417" w:rsidDel="00F00473">
          <w:fldChar w:fldCharType="begin">
            <w:fldData xml:space="preserve">PEVuZE5vdGU+PENpdGU+PEF1dGhvcj5LYW50PC9BdXRob3I+PFllYXI+MTkwMC0xOTA0IFsxOTk4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==
</w:fldData>
          </w:fldChar>
        </w:r>
        <w:r w:rsidR="0052189E" w:rsidRPr="005C2417" w:rsidDel="00F00473">
          <w:delInstrText xml:space="preserve"> ADDIN EN.JS.CITE </w:delInstrText>
        </w:r>
        <w:r w:rsidR="0052189E" w:rsidRPr="005C2417" w:rsidDel="00F00473">
          <w:fldChar w:fldCharType="separate"/>
        </w:r>
        <w:r w:rsidR="0052189E" w:rsidRPr="00333243" w:rsidDel="00F00473">
          <w:rPr>
            <w:rPrChange w:id="2828" w:author="Mosi Adesina Ifatunji" w:date="2025-09-29T19:54:00Z" w16du:dateUtc="2025-09-30T00:54:00Z">
              <w:rPr>
                <w:noProof/>
                <w:color w:val="070707"/>
              </w:rPr>
            </w:rPrChange>
          </w:rPr>
          <w:delText>(Kant 1900–1904 [1998])</w:delText>
        </w:r>
        <w:r w:rsidR="0052189E" w:rsidRPr="005C2417" w:rsidDel="00F00473">
          <w:fldChar w:fldCharType="end"/>
        </w:r>
      </w:del>
      <w:ins w:id="2829" w:author="Mosi Adesina Ifatunji [2]" w:date="2025-09-26T18:39:00Z" w16du:dateUtc="2025-09-26T23:39:00Z">
        <w:del w:id="2830" w:author="Mosi Adesina Ifatunji" w:date="2025-09-29T10:43:00Z" w16du:dateUtc="2025-09-29T15:43:00Z">
          <w:r w:rsidR="00D06E37" w:rsidRPr="00333243" w:rsidDel="000A3A5B">
            <w:delText xml:space="preserve">y, </w:delText>
          </w:r>
        </w:del>
      </w:ins>
    </w:p>
    <w:p w14:paraId="2FB23800" w14:textId="287B83D3" w:rsidR="00D06E37" w:rsidRPr="00392AC2" w:rsidDel="000A3A5B" w:rsidRDefault="00D06E37">
      <w:pPr>
        <w:rPr>
          <w:ins w:id="2831" w:author="Mosi Adesina Ifatunji [2]" w:date="2025-09-26T18:39:00Z" w16du:dateUtc="2025-09-26T23:39:00Z"/>
          <w:del w:id="2832" w:author="Mosi Adesina Ifatunji" w:date="2025-09-29T10:46:00Z" w16du:dateUtc="2025-09-29T15:46:00Z"/>
          <w:b/>
          <w:bCs/>
        </w:rPr>
      </w:pPr>
    </w:p>
    <w:p w14:paraId="26502B1E" w14:textId="2A4AC1C2" w:rsidR="00B05C31" w:rsidRPr="00392AC2" w:rsidDel="000A3A5B" w:rsidRDefault="00B05C31">
      <w:pPr>
        <w:rPr>
          <w:ins w:id="2833" w:author="Mosi Adesina Ifatunji [2]" w:date="2025-09-26T18:33:00Z" w16du:dateUtc="2025-09-26T23:33:00Z"/>
          <w:del w:id="2834" w:author="Mosi Adesina Ifatunji" w:date="2025-09-29T10:43:00Z" w16du:dateUtc="2025-09-29T15:43:00Z"/>
          <w:moveFrom w:id="2835" w:author="Mosi Adesina Ifatunji" w:date="2025-09-29T10:43:00Z" w16du:dateUtc="2025-09-29T15:43:00Z"/>
          <w:b/>
          <w:bCs/>
        </w:rPr>
      </w:pPr>
      <w:moveFromRangeStart w:id="2836" w:author="Mosi Adesina Ifatunji" w:date="2025-09-29T10:43:00Z" w:name="move210035015"/>
      <w:moveFrom w:id="2837" w:author="Mosi Adesina Ifatunji" w:date="2025-09-29T10:43:00Z" w16du:dateUtc="2025-09-29T15:43:00Z">
        <w:ins w:id="2838" w:author="Mosi Adesina Ifatunji [2]" w:date="2025-09-26T18:33:00Z" w16du:dateUtc="2025-09-26T23:33:00Z">
          <w:del w:id="2839" w:author="Mosi Adesina Ifatunji" w:date="2025-09-29T10:46:00Z" w16du:dateUtc="2025-09-29T15:46:00Z">
            <w:r w:rsidRPr="00392AC2" w:rsidDel="000A3A5B">
              <w:rPr>
                <w:b/>
                <w:bCs/>
              </w:rPr>
              <w:delText xml:space="preserve"> and schema within our/their conceptions of the ‘racialized social system’ (Bonilla-Silva 1997</w:delText>
            </w:r>
          </w:del>
          <w:del w:id="2840" w:author="Mosi Adesina Ifatunji" w:date="2025-09-29T10:43:00Z" w16du:dateUtc="2025-09-29T15:43:00Z">
            <w:r w:rsidRPr="00392AC2" w:rsidDel="000A3A5B">
              <w:rPr>
                <w:b/>
                <w:bCs/>
              </w:rPr>
              <w:delText>).</w:delText>
            </w:r>
          </w:del>
        </w:ins>
      </w:moveFrom>
    </w:p>
    <w:moveFromRangeEnd w:id="2836"/>
    <w:p w14:paraId="6C92D7F7" w14:textId="77777777" w:rsidR="00B05C31" w:rsidRPr="00392AC2" w:rsidDel="000A3A5B" w:rsidRDefault="00B05C31">
      <w:pPr>
        <w:rPr>
          <w:ins w:id="2841" w:author="Mosi Adesina Ifatunji [2]" w:date="2025-09-26T18:33:00Z" w16du:dateUtc="2025-09-26T23:33:00Z"/>
          <w:del w:id="2842" w:author="Mosi Adesina Ifatunji" w:date="2025-09-29T10:43:00Z" w16du:dateUtc="2025-09-29T15:43:00Z"/>
          <w:b/>
          <w:bCs/>
        </w:rPr>
      </w:pPr>
    </w:p>
    <w:p w14:paraId="5874162A" w14:textId="57BB04AE" w:rsidR="00B05C31" w:rsidRPr="00392AC2" w:rsidDel="000A3A5B" w:rsidRDefault="00B05C31">
      <w:pPr>
        <w:rPr>
          <w:ins w:id="2843" w:author="Mosi Adesina Ifatunji [2]" w:date="2025-09-26T18:33:00Z" w16du:dateUtc="2025-09-26T23:33:00Z"/>
          <w:del w:id="2844" w:author="Mosi Adesina Ifatunji" w:date="2025-09-29T10:43:00Z" w16du:dateUtc="2025-09-29T15:43:00Z"/>
          <w:b/>
          <w:bCs/>
        </w:rPr>
      </w:pPr>
      <w:ins w:id="2845" w:author="Mosi Adesina Ifatunji [2]" w:date="2025-09-26T18:33:00Z" w16du:dateUtc="2025-09-26T23:33:00Z">
        <w:del w:id="2846" w:author="Mosi Adesina Ifatunji" w:date="2025-09-29T10:43:00Z" w16du:dateUtc="2025-09-29T15:43:00Z">
          <w:r w:rsidRPr="00392AC2" w:rsidDel="000A3A5B">
            <w:rPr>
              <w:b/>
              <w:bCs/>
            </w:rPr>
            <w:delText xml:space="preserve">More recently, a growing number of theories and studies are offering </w:delText>
          </w:r>
          <w:r w:rsidRPr="000B63C5" w:rsidDel="000A3A5B">
            <w:rPr>
              <w:b/>
              <w:bCs/>
            </w:rPr>
            <w:delText>organizations</w:delText>
          </w:r>
          <w:r w:rsidRPr="00392AC2" w:rsidDel="000A3A5B">
            <w:rPr>
              <w:b/>
              <w:bCs/>
            </w:rPr>
            <w:delText xml:space="preserve"> as “local racial formations” </w:delText>
          </w:r>
          <w:r w:rsidRPr="00392AC2" w:rsidDel="000A3A5B">
            <w:rPr>
              <w:b/>
              <w:bCs/>
            </w:rPr>
            <w:fldChar w:fldCharType="begin">
              <w:fldData xml:space="preserve">PEVuZE5vdGU+PENpdGU+PEF1dGhvcj5Cb25pbGxhLVNpbHZhPC9BdXRob3I+PFllYXI+MjAxNTwv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</w:fldData>
            </w:fldChar>
          </w:r>
          <w:r w:rsidRPr="00392AC2" w:rsidDel="000A3A5B">
            <w:rPr>
              <w:b/>
              <w:bCs/>
            </w:rPr>
            <w:delInstrText xml:space="preserve"> ADDIN EN.JS.CITE </w:delInstrText>
          </w:r>
          <w:r w:rsidRPr="00392AC2" w:rsidDel="000A3A5B">
            <w:rPr>
              <w:b/>
              <w:bCs/>
            </w:rPr>
          </w:r>
          <w:r w:rsidRPr="00392AC2" w:rsidDel="000A3A5B">
            <w:rPr>
              <w:b/>
              <w:bCs/>
            </w:rPr>
            <w:fldChar w:fldCharType="separate"/>
          </w:r>
          <w:r w:rsidRPr="000B63C5" w:rsidDel="000A3A5B">
            <w:rPr>
              <w:b/>
              <w:bCs/>
              <w:rPrChange w:id="2847" w:author="Mosi Adesina Ifatunji" w:date="2025-10-21T13:38:00Z" w16du:dateUtc="2025-10-21T18:38:00Z">
                <w:rPr>
                  <w:noProof/>
                </w:rPr>
              </w:rPrChange>
            </w:rPr>
            <w:delText>(Bonilla-Silva 2015: 82)</w:delText>
          </w:r>
          <w:r w:rsidRPr="00392AC2" w:rsidDel="000A3A5B">
            <w:rPr>
              <w:b/>
              <w:bCs/>
            </w:rPr>
            <w:fldChar w:fldCharType="end"/>
          </w:r>
          <w:r w:rsidRPr="00392AC2" w:rsidDel="000A3A5B">
            <w:rPr>
              <w:b/>
              <w:bCs/>
            </w:rPr>
            <w:delText xml:space="preserve"> or “meso-level racial structures” </w:delText>
          </w:r>
          <w:r w:rsidRPr="00392AC2" w:rsidDel="000A3A5B">
            <w:rPr>
              <w:b/>
              <w:bCs/>
            </w:rPr>
            <w:fldChar w:fldCharType="begin">
              <w:fldData xml:space="preserve">PEVuZE5vdGU+PENpdGU+PEF1dGhvcj5SYXk8L0F1dGhvcj48WWVhcj4yMDE5PC9ZZWFyPjxSZWNO
dW0+Njk2MDwvUmVjTnVtPjxTdWZmaXg+OiA0NjwvU3VmZml4PjxEaXNwbGF5VGV4dD4oUmF5IDIw
MTk6IDQ2KTwvRGlzcGxheVRleHQ+PHJlY29yZD48cmVjLW51bWJlcj42OTYwPC9yZWMtbnVtYmVy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Pr="00392AC2" w:rsidDel="000A3A5B">
            <w:rPr>
              <w:b/>
              <w:bCs/>
            </w:rPr>
            <w:delInstrText xml:space="preserve"> ADDIN EN.JS.CITE </w:delInstrText>
          </w:r>
          <w:r w:rsidRPr="00392AC2" w:rsidDel="000A3A5B">
            <w:rPr>
              <w:b/>
              <w:bCs/>
            </w:rPr>
          </w:r>
          <w:r w:rsidRPr="00392AC2" w:rsidDel="000A3A5B">
            <w:rPr>
              <w:b/>
              <w:bCs/>
            </w:rPr>
            <w:fldChar w:fldCharType="separate"/>
          </w:r>
          <w:r w:rsidRPr="000B63C5" w:rsidDel="000A3A5B">
            <w:rPr>
              <w:b/>
              <w:bCs/>
              <w:rPrChange w:id="2848" w:author="Mosi Adesina Ifatunji" w:date="2025-10-21T13:38:00Z" w16du:dateUtc="2025-10-21T18:38:00Z">
                <w:rPr>
                  <w:noProof/>
                </w:rPr>
              </w:rPrChange>
            </w:rPr>
            <w:delText>(Ray 2019: 46)</w:delText>
          </w:r>
          <w:r w:rsidRPr="00392AC2" w:rsidDel="000A3A5B">
            <w:rPr>
              <w:b/>
              <w:bCs/>
            </w:rPr>
            <w:fldChar w:fldCharType="end"/>
          </w:r>
          <w:r w:rsidRPr="00392AC2" w:rsidDel="000A3A5B">
            <w:rPr>
              <w:b/>
              <w:bCs/>
            </w:rPr>
            <w:delText xml:space="preserve">: </w:delText>
          </w:r>
          <w:r w:rsidRPr="000B63C5" w:rsidDel="000A3A5B">
            <w:rPr>
              <w:b/>
              <w:bCs/>
              <w:rPrChange w:id="2849" w:author="Mosi Adesina Ifatunji" w:date="2025-10-21T13:38:00Z" w16du:dateUtc="2025-10-21T18:38:00Z">
                <w:rPr>
                  <w:color w:val="070707"/>
                </w:rPr>
              </w:rPrChange>
            </w:rPr>
            <w:fldChar w:fldCharType="begin">
              <w:fldData xml:space="preserve">PEVuZE5vdGU+PENpdGU+PEF1dGhvcj5Db2xsaW5zPC9BdXRob3I+PFllYXI+MTk5NzwvWWVhcj48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</w:fldData>
            </w:fldChar>
          </w:r>
          <w:r w:rsidRPr="000B63C5" w:rsidDel="000A3A5B">
            <w:rPr>
              <w:b/>
              <w:bCs/>
              <w:rPrChange w:id="2850" w:author="Mosi Adesina Ifatunji" w:date="2025-10-21T13:38:00Z" w16du:dateUtc="2025-10-21T18:38:00Z">
                <w:rPr>
                  <w:color w:val="070707"/>
                </w:rPr>
              </w:rPrChange>
            </w:rPr>
            <w:delInstrText xml:space="preserve"> ADDIN EN.JS.CITE </w:delInstrText>
          </w:r>
          <w:r w:rsidRPr="005D6882" w:rsidDel="000A3A5B">
            <w:rPr>
              <w:b/>
              <w:bCs/>
            </w:rPr>
          </w:r>
          <w:r w:rsidRPr="000B63C5" w:rsidDel="000A3A5B">
            <w:rPr>
              <w:b/>
              <w:bCs/>
              <w:rPrChange w:id="2851" w:author="Mosi Adesina Ifatunji" w:date="2025-10-21T13:38:00Z" w16du:dateUtc="2025-10-21T18:38:00Z">
                <w:rPr>
                  <w:color w:val="070707"/>
                </w:rPr>
              </w:rPrChange>
            </w:rPr>
            <w:fldChar w:fldCharType="separate"/>
          </w:r>
        </w:del>
      </w:ins>
      <w:del w:id="2852" w:author="Mosi Adesina Ifatunji" w:date="2025-09-29T10:43:00Z" w16du:dateUtc="2025-09-29T15:43:00Z">
        <w:r w:rsidR="003E2856" w:rsidRPr="000B63C5" w:rsidDel="000A3A5B">
          <w:rPr>
            <w:b/>
            <w:bCs/>
            <w:rPrChange w:id="2853" w:author="Mosi Adesina Ifatunji" w:date="2025-10-21T13:38:00Z" w16du:dateUtc="2025-10-21T18:38:00Z">
              <w:rPr>
                <w:noProof/>
                <w:color w:val="070707"/>
              </w:rPr>
            </w:rPrChange>
          </w:rPr>
          <w:delText>(Collins 1997, Moss and Tilly 2001, Powell and Butterfield 2002, Moore 2007, Embrick 2011, Wingfield and Alston 2014, Evans and Moore 2015, Wooten 2015, Reyes 2017, Wooten and Couloute 2017, Wingfield 2019, Embrick and Moore 2020, Moore 2020, Wingfield and Chavez 2020)</w:delText>
        </w:r>
      </w:del>
      <w:ins w:id="2854" w:author="Mosi Adesina Ifatunji [2]" w:date="2025-09-26T18:33:00Z" w16du:dateUtc="2025-09-26T23:33:00Z">
        <w:del w:id="2855" w:author="Mosi Adesina Ifatunji" w:date="2025-09-29T10:43:00Z" w16du:dateUtc="2025-09-29T15:43:00Z">
          <w:r w:rsidRPr="000B63C5" w:rsidDel="000A3A5B">
            <w:rPr>
              <w:b/>
              <w:bCs/>
              <w:rPrChange w:id="2856" w:author="Mosi Adesina Ifatunji" w:date="2025-10-21T13:38:00Z" w16du:dateUtc="2025-10-21T18:38:00Z">
                <w:rPr>
                  <w:color w:val="070707"/>
                </w:rPr>
              </w:rPrChange>
            </w:rPr>
            <w:fldChar w:fldCharType="end"/>
          </w:r>
          <w:r w:rsidRPr="000B63C5" w:rsidDel="000A3A5B">
            <w:rPr>
              <w:b/>
              <w:bCs/>
              <w:rPrChange w:id="2857" w:author="Mosi Adesina Ifatunji" w:date="2025-10-21T13:38:00Z" w16du:dateUtc="2025-10-21T18:38:00Z">
                <w:rPr>
                  <w:color w:val="070707"/>
                </w:rPr>
              </w:rPrChange>
            </w:rPr>
            <w:delText>.</w:delText>
          </w:r>
        </w:del>
      </w:ins>
    </w:p>
    <w:p w14:paraId="6E6974B6" w14:textId="47B0B4FB" w:rsidR="008A2AC3" w:rsidRPr="00392AC2" w:rsidDel="000A3A5B" w:rsidRDefault="008A2AC3">
      <w:pPr>
        <w:rPr>
          <w:del w:id="2858" w:author="Mosi Adesina Ifatunji" w:date="2025-09-29T10:46:00Z" w16du:dateUtc="2025-09-29T15:46:00Z"/>
          <w:moveTo w:id="2859" w:author="Mosi Adesina Ifatunji" w:date="2025-09-29T10:43:00Z" w16du:dateUtc="2025-09-29T15:43:00Z"/>
          <w:b/>
          <w:bCs/>
        </w:rPr>
      </w:pPr>
      <w:moveToRangeStart w:id="2860" w:author="Mosi Adesina Ifatunji" w:date="2025-09-29T10:43:00Z" w:name="move210035015"/>
      <w:moveTo w:id="2861" w:author="Mosi Adesina Ifatunji" w:date="2025-09-29T10:43:00Z" w16du:dateUtc="2025-09-29T15:43:00Z">
        <w:del w:id="2862" w:author="Mosi Adesina Ifatunji" w:date="2025-09-29T10:46:00Z" w16du:dateUtc="2025-09-29T15:46:00Z">
          <w:r w:rsidRPr="00392AC2" w:rsidDel="000A3A5B">
            <w:rPr>
              <w:b/>
              <w:bCs/>
            </w:rPr>
            <w:delText>and schema within our/their conceptions of the ‘racialized social system’ (Bonilla-Silva 1997).</w:delText>
          </w:r>
        </w:del>
      </w:moveTo>
    </w:p>
    <w:moveToRangeEnd w:id="2860"/>
    <w:p w14:paraId="2B48E22D" w14:textId="17AE3A84" w:rsidR="008A2AC3" w:rsidRPr="00392AC2" w:rsidDel="000A3A5B" w:rsidRDefault="008A2AC3">
      <w:pPr>
        <w:rPr>
          <w:ins w:id="2863" w:author="Mosi Adesina Ifatunji [2]" w:date="2025-09-26T18:33:00Z" w16du:dateUtc="2025-09-26T23:33:00Z"/>
          <w:del w:id="2864" w:author="Mosi Adesina Ifatunji" w:date="2025-09-29T10:46:00Z" w16du:dateUtc="2025-09-29T15:46:00Z"/>
          <w:b/>
          <w:bCs/>
        </w:rPr>
      </w:pPr>
    </w:p>
    <w:p w14:paraId="5CF9E451" w14:textId="0459233B" w:rsidR="00B05C31" w:rsidRPr="00392AC2" w:rsidDel="00854C2A" w:rsidRDefault="00B05C31">
      <w:pPr>
        <w:rPr>
          <w:ins w:id="2865" w:author="Mosi Adesina Ifatunji [2]" w:date="2025-09-26T18:33:00Z" w16du:dateUtc="2025-09-26T23:33:00Z"/>
          <w:del w:id="2866" w:author="Mosi Adesina Ifatunji" w:date="2025-10-13T11:24:00Z" w16du:dateUtc="2025-10-13T16:24:00Z"/>
          <w:b/>
          <w:bCs/>
        </w:rPr>
      </w:pPr>
      <w:ins w:id="2867" w:author="Mosi Adesina Ifatunji [2]" w:date="2025-09-26T18:33:00Z" w16du:dateUtc="2025-09-26T23:33:00Z">
        <w:del w:id="2868" w:author="Mosi Adesina Ifatunji" w:date="2025-09-29T10:47:00Z" w16du:dateUtc="2025-09-29T15:47:00Z">
          <w:r w:rsidRPr="00392AC2" w:rsidDel="000A3A5B">
            <w:rPr>
              <w:b/>
              <w:bCs/>
            </w:rPr>
            <w:delText xml:space="preserve">That is, </w:delText>
          </w:r>
        </w:del>
        <w:del w:id="2869" w:author="Mosi Adesina Ifatunji" w:date="2025-09-29T10:46:00Z" w16du:dateUtc="2025-09-29T15:46:00Z">
          <w:r w:rsidRPr="00392AC2" w:rsidDel="000A3A5B">
            <w:rPr>
              <w:b/>
              <w:bCs/>
            </w:rPr>
            <w:delText>we/they</w:delText>
          </w:r>
        </w:del>
        <w:del w:id="2870" w:author="Mosi Adesina Ifatunji" w:date="2025-09-29T10:47:00Z" w16du:dateUtc="2025-09-29T15:47:00Z">
          <w:r w:rsidRPr="00392AC2" w:rsidDel="000A3A5B">
            <w:rPr>
              <w:b/>
              <w:bCs/>
            </w:rPr>
            <w:delText xml:space="preserve"> are increasingly offering organizations as “local racial formations” </w:delText>
          </w:r>
          <w:r w:rsidRPr="00392AC2" w:rsidDel="000A3A5B">
            <w:rPr>
              <w:b/>
              <w:bCs/>
            </w:rPr>
            <w:fldChar w:fldCharType="begin">
              <w:fldData xml:space="preserve">PEVuZE5vdGU+PENpdGU+PEF1dGhvcj5Cb25pbGxhLVNpbHZhPC9BdXRob3I+PFllYXI+MjAxNTwv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</w:fldData>
            </w:fldChar>
          </w:r>
          <w:r w:rsidRPr="00392AC2" w:rsidDel="000A3A5B">
            <w:rPr>
              <w:b/>
              <w:bCs/>
            </w:rPr>
            <w:delInstrText xml:space="preserve"> ADDIN EN.JS.CITE </w:delInstrText>
          </w:r>
          <w:r w:rsidRPr="00392AC2" w:rsidDel="000A3A5B">
            <w:rPr>
              <w:b/>
              <w:bCs/>
            </w:rPr>
          </w:r>
          <w:r w:rsidRPr="00392AC2" w:rsidDel="000A3A5B">
            <w:rPr>
              <w:b/>
              <w:bCs/>
            </w:rPr>
            <w:fldChar w:fldCharType="separate"/>
          </w:r>
          <w:r w:rsidRPr="000B63C5" w:rsidDel="000A3A5B">
            <w:rPr>
              <w:b/>
              <w:bCs/>
              <w:rPrChange w:id="2871" w:author="Mosi Adesina Ifatunji" w:date="2025-10-21T13:38:00Z" w16du:dateUtc="2025-10-21T18:38:00Z">
                <w:rPr>
                  <w:noProof/>
                </w:rPr>
              </w:rPrChange>
            </w:rPr>
            <w:delText>(Bonilla-Silva 2015: 82)</w:delText>
          </w:r>
          <w:r w:rsidRPr="00392AC2" w:rsidDel="000A3A5B">
            <w:rPr>
              <w:b/>
              <w:bCs/>
            </w:rPr>
            <w:fldChar w:fldCharType="end"/>
          </w:r>
          <w:r w:rsidRPr="00392AC2" w:rsidDel="000A3A5B">
            <w:rPr>
              <w:b/>
              <w:bCs/>
            </w:rPr>
            <w:delText xml:space="preserve"> or “meso-level racial structures” </w:delText>
          </w:r>
          <w:r w:rsidRPr="00392AC2" w:rsidDel="000A3A5B">
            <w:rPr>
              <w:b/>
              <w:bCs/>
            </w:rPr>
            <w:fldChar w:fldCharType="begin">
              <w:fldData xml:space="preserve">PEVuZE5vdGU+PENpdGU+PEF1dGhvcj5SYXk8L0F1dGhvcj48WWVhcj4yMDE5PC9ZZWFyPjxSZWNO
dW0+Njk2MDwvUmVjTnVtPjxTdWZmaXg+OiA0NjwvU3VmZml4PjxEaXNwbGF5VGV4dD4oUmF5IDIw
MTk6IDQ2KTwvRGlzcGxheVRleHQ+PHJlY29yZD48cmVjLW51bWJlcj42OTYwPC9yZWMtbnVtYmVy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Pr="00392AC2" w:rsidDel="000A3A5B">
            <w:rPr>
              <w:b/>
              <w:bCs/>
            </w:rPr>
            <w:delInstrText xml:space="preserve"> ADDIN EN.JS.CITE </w:delInstrText>
          </w:r>
          <w:r w:rsidRPr="00392AC2" w:rsidDel="000A3A5B">
            <w:rPr>
              <w:b/>
              <w:bCs/>
            </w:rPr>
          </w:r>
          <w:r w:rsidRPr="00392AC2" w:rsidDel="000A3A5B">
            <w:rPr>
              <w:b/>
              <w:bCs/>
            </w:rPr>
            <w:fldChar w:fldCharType="separate"/>
          </w:r>
          <w:r w:rsidRPr="000B63C5" w:rsidDel="000A3A5B">
            <w:rPr>
              <w:b/>
              <w:bCs/>
              <w:rPrChange w:id="2872" w:author="Mosi Adesina Ifatunji" w:date="2025-10-21T13:38:00Z" w16du:dateUtc="2025-10-21T18:38:00Z">
                <w:rPr>
                  <w:noProof/>
                </w:rPr>
              </w:rPrChange>
            </w:rPr>
            <w:delText>(Ray 2019: 46)</w:delText>
          </w:r>
          <w:r w:rsidRPr="00392AC2" w:rsidDel="000A3A5B">
            <w:rPr>
              <w:b/>
              <w:bCs/>
            </w:rPr>
            <w:fldChar w:fldCharType="end"/>
          </w:r>
          <w:r w:rsidRPr="00392AC2" w:rsidDel="000A3A5B">
            <w:rPr>
              <w:b/>
              <w:bCs/>
            </w:rPr>
            <w:delText xml:space="preserve"> </w:delText>
          </w:r>
        </w:del>
        <w:del w:id="2873" w:author="Mosi Adesina Ifatunji" w:date="2025-10-13T11:24:00Z" w16du:dateUtc="2025-10-13T16:24:00Z">
          <w:r w:rsidRPr="00392AC2" w:rsidDel="00854C2A">
            <w:rPr>
              <w:b/>
              <w:bCs/>
            </w:rPr>
            <w:delText xml:space="preserve">that might then circumscribe and privilege workers vis-à-vis </w:delText>
          </w:r>
          <w:r w:rsidRPr="000B63C5" w:rsidDel="00854C2A">
            <w:rPr>
              <w:b/>
              <w:bCs/>
              <w:rPrChange w:id="2874" w:author="Mosi Adesina Ifatunji" w:date="2025-10-21T13:38:00Z" w16du:dateUtc="2025-10-21T18:38:00Z">
                <w:rPr>
                  <w:i/>
                  <w:iCs/>
                </w:rPr>
              </w:rPrChange>
            </w:rPr>
            <w:delText>local ethnoracial schema</w:delText>
          </w:r>
          <w:r w:rsidRPr="00392AC2" w:rsidDel="00854C2A">
            <w:rPr>
              <w:b/>
              <w:bCs/>
            </w:rPr>
            <w:delText xml:space="preserve"> – or the localized expression of the ideological storylines that frame, esteem, describe, and prescribe ‘iconic priors’ concerning the proclivities, capacities and roles of people with different racial (or ethnoracial) classifications e.g., organizations, geographies and/or networks</w:delText>
          </w:r>
        </w:del>
        <w:del w:id="2875" w:author="Mosi Adesina Ifatunji" w:date="2025-09-29T10:47:00Z" w16du:dateUtc="2025-09-29T15:47:00Z">
          <w:r w:rsidRPr="00392AC2" w:rsidDel="000A3A5B">
            <w:rPr>
              <w:b/>
              <w:bCs/>
            </w:rPr>
            <w:delText xml:space="preserve"> </w:delText>
          </w:r>
          <w:r w:rsidRPr="000B63C5" w:rsidDel="000A3A5B">
            <w:rPr>
              <w:b/>
              <w:bCs/>
              <w:rPrChange w:id="2876" w:author="Mosi Adesina Ifatunji" w:date="2025-10-21T13:38:00Z" w16du:dateUtc="2025-10-21T18:38:00Z">
                <w:rPr>
                  <w:color w:val="070707"/>
                </w:rPr>
              </w:rPrChange>
            </w:rPr>
            <w:fldChar w:fldCharType="begin">
              <w:fldData xml:space="preserve">PEVuZE5vdGU+PENpdGU+PEF1dGhvcj5Db2xsaW5zPC9BdXRob3I+PFllYXI+MTk5NzwvWWVhcj48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</w:fldData>
            </w:fldChar>
          </w:r>
          <w:r w:rsidRPr="000B63C5" w:rsidDel="000A3A5B">
            <w:rPr>
              <w:b/>
              <w:bCs/>
              <w:rPrChange w:id="2877" w:author="Mosi Adesina Ifatunji" w:date="2025-10-21T13:38:00Z" w16du:dateUtc="2025-10-21T18:38:00Z">
                <w:rPr>
                  <w:color w:val="070707"/>
                </w:rPr>
              </w:rPrChange>
            </w:rPr>
            <w:delInstrText xml:space="preserve"> ADDIN EN.JS.CITE </w:delInstrText>
          </w:r>
          <w:r w:rsidRPr="005D6882" w:rsidDel="000A3A5B">
            <w:rPr>
              <w:b/>
              <w:bCs/>
            </w:rPr>
          </w:r>
          <w:r w:rsidRPr="000B63C5" w:rsidDel="000A3A5B">
            <w:rPr>
              <w:b/>
              <w:bCs/>
              <w:rPrChange w:id="2878" w:author="Mosi Adesina Ifatunji" w:date="2025-10-21T13:38:00Z" w16du:dateUtc="2025-10-21T18:38:00Z">
                <w:rPr>
                  <w:color w:val="070707"/>
                </w:rPr>
              </w:rPrChange>
            </w:rPr>
            <w:fldChar w:fldCharType="separate"/>
          </w:r>
        </w:del>
      </w:ins>
      <w:del w:id="2879" w:author="Mosi Adesina Ifatunji" w:date="2025-09-29T10:47:00Z" w16du:dateUtc="2025-09-29T15:47:00Z">
        <w:r w:rsidR="003E2856" w:rsidRPr="000B63C5" w:rsidDel="000A3A5B">
          <w:rPr>
            <w:b/>
            <w:bCs/>
            <w:rPrChange w:id="2880" w:author="Mosi Adesina Ifatunji" w:date="2025-10-21T13:38:00Z" w16du:dateUtc="2025-10-21T18:38:00Z">
              <w:rPr>
                <w:noProof/>
                <w:color w:val="070707"/>
              </w:rPr>
            </w:rPrChange>
          </w:rPr>
          <w:delText>(Collins 1997, Moss and Tilly 2001, Powell and Butterfield 2002, Moore 2007, Embrick 2011, Wingfield and Alston 2014, Evans and Moore 2015, Wooten 2015, Reyes 2017, Wooten and Couloute 2017, Wingfield 2019, Embrick and Moore 2020, Moore 2020, Wingfield and Chavez 2020)</w:delText>
        </w:r>
      </w:del>
      <w:ins w:id="2881" w:author="Mosi Adesina Ifatunji [2]" w:date="2025-09-26T18:33:00Z" w16du:dateUtc="2025-09-26T23:33:00Z">
        <w:del w:id="2882" w:author="Mosi Adesina Ifatunji" w:date="2025-09-29T10:47:00Z" w16du:dateUtc="2025-09-29T15:47:00Z">
          <w:r w:rsidRPr="000B63C5" w:rsidDel="000A3A5B">
            <w:rPr>
              <w:b/>
              <w:bCs/>
              <w:rPrChange w:id="2883" w:author="Mosi Adesina Ifatunji" w:date="2025-10-21T13:38:00Z" w16du:dateUtc="2025-10-21T18:38:00Z">
                <w:rPr>
                  <w:color w:val="070707"/>
                </w:rPr>
              </w:rPrChange>
            </w:rPr>
            <w:fldChar w:fldCharType="end"/>
          </w:r>
          <w:r w:rsidRPr="000B63C5" w:rsidDel="000A3A5B">
            <w:rPr>
              <w:b/>
              <w:bCs/>
              <w:rPrChange w:id="2884" w:author="Mosi Adesina Ifatunji" w:date="2025-10-21T13:38:00Z" w16du:dateUtc="2025-10-21T18:38:00Z">
                <w:rPr>
                  <w:color w:val="070707"/>
                </w:rPr>
              </w:rPrChange>
            </w:rPr>
            <w:delText>.</w:delText>
          </w:r>
        </w:del>
      </w:ins>
    </w:p>
    <w:p w14:paraId="3DF93D89" w14:textId="77777777" w:rsidR="00B05C31" w:rsidRPr="00392AC2" w:rsidDel="000B63C5" w:rsidRDefault="00B05C31">
      <w:pPr>
        <w:rPr>
          <w:ins w:id="2885" w:author="Mosi Adesina Ifatunji [2]" w:date="2025-09-12T17:39:00Z" w16du:dateUtc="2025-09-12T22:39:00Z"/>
          <w:del w:id="2886" w:author="Mosi Adesina Ifatunji" w:date="2025-10-21T13:37:00Z" w16du:dateUtc="2025-10-21T18:37:00Z"/>
          <w:b/>
          <w:bCs/>
        </w:rPr>
      </w:pPr>
    </w:p>
    <w:p w14:paraId="571854B7" w14:textId="1A25DA00" w:rsidR="00957AE4" w:rsidRPr="00392AC2" w:rsidDel="0063161A" w:rsidRDefault="005E0417">
      <w:pPr>
        <w:rPr>
          <w:ins w:id="2887" w:author="Mosi Adesina Ifatunji [2]" w:date="2025-09-12T17:39:00Z" w16du:dateUtc="2025-09-12T22:39:00Z"/>
          <w:del w:id="2888" w:author="Mosi Adesina Ifatunji" w:date="2025-10-21T13:34:00Z" w16du:dateUtc="2025-10-21T18:34:00Z"/>
          <w:b/>
          <w:bCs/>
        </w:rPr>
      </w:pPr>
      <w:del w:id="2889" w:author="Mosi Adesina Ifatunji" w:date="2025-10-21T13:34:00Z" w16du:dateUtc="2025-10-21T18:34:00Z">
        <w:r w:rsidRPr="00392AC2" w:rsidDel="0063161A">
          <w:rPr>
            <w:b/>
            <w:bCs/>
          </w:rPr>
          <w:fldChar w:fldCharType="begin">
            <w:fldData xml:space="preserve">PEVuZE5vdGU+PENpdGU+PEF1dGhvcj5HcmVlbndhbGQ8L0F1dGhvcj48WWVhcj4xOTk1PC9ZZWFy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</w:fldData>
          </w:fldChar>
        </w:r>
        <w:r w:rsidRPr="00392AC2" w:rsidDel="0063161A">
          <w:rPr>
            <w:b/>
            <w:bCs/>
          </w:rPr>
          <w:delInstrText xml:space="preserve"> ADDIN EN.JS.CITE </w:delInstrText>
        </w:r>
        <w:r w:rsidRPr="00392AC2" w:rsidDel="0063161A">
          <w:rPr>
            <w:b/>
            <w:bCs/>
          </w:rPr>
        </w:r>
        <w:r w:rsidRPr="00392AC2" w:rsidDel="0063161A">
          <w:rPr>
            <w:b/>
            <w:bCs/>
          </w:rPr>
          <w:fldChar w:fldCharType="separate"/>
        </w:r>
        <w:r w:rsidRPr="00392AC2" w:rsidDel="0063161A">
          <w:rPr>
            <w:b/>
            <w:bCs/>
            <w:noProof/>
          </w:rPr>
          <w:delText>(Greenwald and Banaji 1995, Greenwald and Lai 2020)</w:delText>
        </w:r>
        <w:r w:rsidRPr="00392AC2" w:rsidDel="0063161A">
          <w:rPr>
            <w:b/>
            <w:bCs/>
          </w:rPr>
          <w:fldChar w:fldCharType="end"/>
        </w:r>
        <w:r w:rsidR="00883952" w:rsidRPr="00392AC2" w:rsidDel="0063161A">
          <w:rPr>
            <w:b/>
            <w:bCs/>
            <w:color w:val="070707"/>
          </w:rPr>
          <w:fldChar w:fldCharType="begin">
            <w:fldData xml:space="preserve">PEVuZE5vdGU+PENpdGU+PEF1dGhvcj5QYXluZTwvQXV0aG9yPjxZZWFyPjIwMTc8L1llYXI+PFJl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</w:fldData>
          </w:fldChar>
        </w:r>
        <w:r w:rsidR="00883952" w:rsidRPr="00392AC2" w:rsidDel="0063161A">
          <w:rPr>
            <w:b/>
            <w:bCs/>
            <w:color w:val="070707"/>
          </w:rPr>
          <w:delInstrText xml:space="preserve"> ADDIN EN.JS.CITE </w:delInstrText>
        </w:r>
        <w:r w:rsidR="00883952" w:rsidRPr="00392AC2" w:rsidDel="0063161A">
          <w:rPr>
            <w:b/>
            <w:bCs/>
            <w:color w:val="070707"/>
          </w:rPr>
        </w:r>
        <w:r w:rsidR="00883952" w:rsidRPr="00392AC2" w:rsidDel="0063161A">
          <w:rPr>
            <w:b/>
            <w:bCs/>
            <w:color w:val="070707"/>
          </w:rPr>
          <w:fldChar w:fldCharType="separate"/>
        </w:r>
        <w:r w:rsidR="00883952" w:rsidRPr="00392AC2" w:rsidDel="0063161A">
          <w:rPr>
            <w:b/>
            <w:bCs/>
            <w:noProof/>
            <w:color w:val="070707"/>
          </w:rPr>
          <w:delText>(Payne, Vuletich and Lundberg 2017)</w:delText>
        </w:r>
        <w:r w:rsidR="00883952" w:rsidRPr="00392AC2" w:rsidDel="0063161A">
          <w:rPr>
            <w:b/>
            <w:bCs/>
            <w:color w:val="070707"/>
          </w:rPr>
          <w:fldChar w:fldCharType="end"/>
        </w:r>
        <w:r w:rsidR="00883952" w:rsidRPr="00392AC2" w:rsidDel="0063161A">
          <w:rPr>
            <w:b/>
            <w:bCs/>
            <w:color w:val="070707"/>
          </w:rPr>
          <w:fldChar w:fldCharType="begin">
            <w:fldData xml:space="preserve">PEVuZE5vdGU+PENpdGU+PEF1dGhvcj5SaWRkbGU8L0F1dGhvcj48WWVhcj4yMDE5PC9ZZWFyPjxS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</w:fldData>
          </w:fldChar>
        </w:r>
        <w:r w:rsidR="00883952" w:rsidRPr="00392AC2" w:rsidDel="0063161A">
          <w:rPr>
            <w:b/>
            <w:bCs/>
            <w:color w:val="070707"/>
          </w:rPr>
          <w:delInstrText xml:space="preserve"> ADDIN EN.JS.CITE </w:delInstrText>
        </w:r>
        <w:r w:rsidR="00883952" w:rsidRPr="00392AC2" w:rsidDel="0063161A">
          <w:rPr>
            <w:b/>
            <w:bCs/>
            <w:color w:val="070707"/>
          </w:rPr>
        </w:r>
        <w:r w:rsidR="00883952" w:rsidRPr="00392AC2" w:rsidDel="0063161A">
          <w:rPr>
            <w:b/>
            <w:bCs/>
            <w:color w:val="070707"/>
          </w:rPr>
          <w:fldChar w:fldCharType="separate"/>
        </w:r>
        <w:r w:rsidR="00883952" w:rsidRPr="00392AC2" w:rsidDel="0063161A">
          <w:rPr>
            <w:b/>
            <w:bCs/>
            <w:noProof/>
            <w:color w:val="070707"/>
          </w:rPr>
          <w:delText>(Riddle and Sinclair 2019)</w:delText>
        </w:r>
        <w:r w:rsidR="00883952" w:rsidRPr="00392AC2" w:rsidDel="0063161A">
          <w:rPr>
            <w:b/>
            <w:bCs/>
            <w:color w:val="070707"/>
          </w:rPr>
          <w:fldChar w:fldCharType="end"/>
        </w:r>
        <w:r w:rsidR="00883952" w:rsidRPr="00392AC2" w:rsidDel="0063161A">
          <w:rPr>
            <w:b/>
            <w:bCs/>
            <w:color w:val="070707"/>
          </w:rPr>
          <w:fldChar w:fldCharType="begin">
            <w:fldData xml:space="preserve">PEVuZE5vdGU+PENpdGU+PEF1dGhvcj5PcmNoYXJkPC9BdXRob3I+PFllYXI+MjAxNzwvWWVhcj48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</w:fldData>
          </w:fldChar>
        </w:r>
        <w:r w:rsidR="00883952" w:rsidRPr="00392AC2" w:rsidDel="0063161A">
          <w:rPr>
            <w:b/>
            <w:bCs/>
            <w:color w:val="070707"/>
          </w:rPr>
          <w:delInstrText xml:space="preserve"> ADDIN EN.JS.CITE </w:delInstrText>
        </w:r>
        <w:r w:rsidR="00883952" w:rsidRPr="00392AC2" w:rsidDel="0063161A">
          <w:rPr>
            <w:b/>
            <w:bCs/>
            <w:color w:val="070707"/>
          </w:rPr>
        </w:r>
        <w:r w:rsidR="00883952" w:rsidRPr="00392AC2" w:rsidDel="0063161A">
          <w:rPr>
            <w:b/>
            <w:bCs/>
            <w:color w:val="070707"/>
          </w:rPr>
          <w:fldChar w:fldCharType="separate"/>
        </w:r>
        <w:r w:rsidR="00883952" w:rsidRPr="00392AC2" w:rsidDel="0063161A">
          <w:rPr>
            <w:b/>
            <w:bCs/>
            <w:noProof/>
            <w:color w:val="070707"/>
          </w:rPr>
          <w:delText>(Orchard and Price 2017)</w:delText>
        </w:r>
        <w:r w:rsidR="00883952" w:rsidRPr="00392AC2" w:rsidDel="0063161A">
          <w:rPr>
            <w:b/>
            <w:bCs/>
            <w:color w:val="070707"/>
          </w:rPr>
          <w:fldChar w:fldCharType="end"/>
        </w:r>
      </w:del>
    </w:p>
    <w:p w14:paraId="5B76D269" w14:textId="77777777" w:rsidR="00957AE4" w:rsidRPr="00392AC2" w:rsidDel="0063161A" w:rsidRDefault="00957AE4">
      <w:pPr>
        <w:rPr>
          <w:ins w:id="2890" w:author="Mosi Adesina Ifatunji [2]" w:date="2025-09-12T17:39:00Z" w16du:dateUtc="2025-09-12T22:39:00Z"/>
          <w:del w:id="2891" w:author="Mosi Adesina Ifatunji" w:date="2025-10-21T13:34:00Z" w16du:dateUtc="2025-10-21T18:34:00Z"/>
          <w:b/>
          <w:bCs/>
          <w:color w:val="070707"/>
        </w:rPr>
      </w:pPr>
    </w:p>
    <w:p w14:paraId="7872EF7E" w14:textId="77777777" w:rsidR="00957AE4" w:rsidRPr="00392AC2" w:rsidDel="0063161A" w:rsidRDefault="00957AE4">
      <w:pPr>
        <w:rPr>
          <w:ins w:id="2892" w:author="Mosi Adesina Ifatunji [2]" w:date="2025-09-12T17:39:00Z" w16du:dateUtc="2025-09-12T22:39:00Z"/>
          <w:del w:id="2893" w:author="Mosi Adesina Ifatunji" w:date="2025-10-21T13:34:00Z" w16du:dateUtc="2025-10-21T18:34:00Z"/>
          <w:b/>
          <w:bCs/>
        </w:rPr>
        <w:pPrChange w:id="2894" w:author="Mosi Adesina Ifatunji" w:date="2025-10-21T19:50:00Z" w16du:dateUtc="2025-10-22T00:50:00Z">
          <w:pPr>
            <w:ind w:left="720"/>
          </w:pPr>
        </w:pPrChange>
      </w:pPr>
    </w:p>
    <w:p w14:paraId="6C5A9D72" w14:textId="4707E621" w:rsidR="00957AE4" w:rsidRPr="000B63C5" w:rsidDel="005C2417" w:rsidRDefault="00957AE4">
      <w:pPr>
        <w:rPr>
          <w:ins w:id="2895" w:author="Mosi Adesina Ifatunji [2]" w:date="2025-09-12T17:39:00Z" w16du:dateUtc="2025-09-12T22:39:00Z"/>
          <w:del w:id="2896" w:author="Mosi Adesina Ifatunji" w:date="2025-10-21T19:29:00Z" w16du:dateUtc="2025-10-22T00:29:00Z"/>
          <w:b/>
          <w:bCs/>
        </w:rPr>
      </w:pPr>
      <w:ins w:id="2897" w:author="Mosi Adesina Ifatunji [2]" w:date="2025-09-12T17:39:00Z" w16du:dateUtc="2025-09-12T22:39:00Z">
        <w:del w:id="2898" w:author="Mosi Adesina Ifatunji" w:date="2025-10-21T13:34:00Z" w16du:dateUtc="2025-10-21T18:34:00Z">
          <w:r w:rsidRPr="000B63C5" w:rsidDel="0063161A">
            <w:rPr>
              <w:b/>
              <w:bCs/>
            </w:rPr>
            <w:delText>T</w:delText>
          </w:r>
        </w:del>
        <w:del w:id="2899" w:author="Mosi Adesina Ifatunji" w:date="2025-10-21T13:37:00Z" w16du:dateUtc="2025-10-21T18:37:00Z">
          <w:r w:rsidRPr="000B63C5" w:rsidDel="000B63C5">
            <w:rPr>
              <w:b/>
              <w:bCs/>
            </w:rPr>
            <w:delText>ra</w:delText>
          </w:r>
        </w:del>
        <w:del w:id="2900" w:author="Mosi Adesina Ifatunji" w:date="2025-10-21T19:29:00Z" w16du:dateUtc="2025-10-22T00:29:00Z">
          <w:r w:rsidRPr="000B63C5" w:rsidDel="005C2417">
            <w:rPr>
              <w:b/>
              <w:bCs/>
            </w:rPr>
            <w:delText>nsition</w:delText>
          </w:r>
        </w:del>
      </w:ins>
    </w:p>
    <w:p w14:paraId="6B57152C" w14:textId="15146598" w:rsidR="00957AE4" w:rsidDel="005C2417" w:rsidRDefault="00957AE4">
      <w:pPr>
        <w:rPr>
          <w:ins w:id="2901" w:author="Mosi Adesina Ifatunji [2]" w:date="2025-09-12T17:39:00Z" w16du:dateUtc="2025-09-12T22:39:00Z"/>
          <w:del w:id="2902" w:author="Mosi Adesina Ifatunji" w:date="2025-10-21T19:29:00Z" w16du:dateUtc="2025-10-22T00:29:00Z"/>
        </w:rPr>
      </w:pPr>
    </w:p>
    <w:p w14:paraId="06D43572" w14:textId="29C369CE" w:rsidR="00957AE4" w:rsidDel="005C2417" w:rsidRDefault="00957AE4">
      <w:pPr>
        <w:rPr>
          <w:ins w:id="2903" w:author="Mosi Adesina Ifatunji [2]" w:date="2025-09-12T17:39:00Z" w16du:dateUtc="2025-09-12T22:39:00Z"/>
          <w:del w:id="2904" w:author="Mosi Adesina Ifatunji" w:date="2025-10-21T19:29:00Z" w16du:dateUtc="2025-10-22T00:29:00Z"/>
        </w:rPr>
      </w:pPr>
      <w:ins w:id="2905" w:author="Mosi Adesina Ifatunji [2]" w:date="2025-09-12T17:39:00Z" w16du:dateUtc="2025-09-12T22:39:00Z">
        <w:del w:id="2906" w:author="Mosi Adesina Ifatunji" w:date="2025-10-21T19:29:00Z" w16du:dateUtc="2025-10-22T00:29:00Z">
          <w:r w:rsidRPr="004624A1" w:rsidDel="005C2417">
            <w:delText xml:space="preserve">“…sociologists continue to stress that more research remains to be done on the social construction of race </w:delText>
          </w:r>
          <w:r w:rsidRPr="004624A1" w:rsidDel="005C2417">
            <w:rPr>
              <w:bCs/>
            </w:rPr>
            <w:delText>in the workplace</w:delText>
          </w:r>
          <w:r w:rsidRPr="004624A1" w:rsidDel="005C2417">
            <w:delText>”</w:delText>
          </w:r>
          <w:r w:rsidRPr="005F5BB2" w:rsidDel="005C2417">
            <w:delText xml:space="preserve"> </w:delText>
          </w:r>
          <w:r w:rsidRPr="005F5BB2" w:rsidDel="005C2417">
            <w:fldChar w:fldCharType="begin">
              <w:fldData xml:space="preserve">PEVuZE5vdGU+PENpdGU+PEF1dGhvcj5Mb3BlejwvQXV0aG9yPjxZZWFyPjIwMTA8L1llYXI+PFJl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</w:fldData>
            </w:fldChar>
          </w:r>
          <w:r w:rsidRPr="005F5BB2" w:rsidDel="005C2417">
            <w:delInstrText xml:space="preserve"> ADDIN EN.JS.CITE </w:delInstrText>
          </w:r>
          <w:r w:rsidRPr="005F5BB2" w:rsidDel="005C2417">
            <w:fldChar w:fldCharType="separate"/>
          </w:r>
          <w:r w:rsidRPr="005F5BB2" w:rsidDel="005C2417">
            <w:rPr>
              <w:noProof/>
            </w:rPr>
            <w:delText>(emphasis added: Lopez 2010, Saperstein, Penner and Light 2013)</w:delText>
          </w:r>
          <w:r w:rsidRPr="005F5BB2" w:rsidDel="005C2417">
            <w:fldChar w:fldCharType="end"/>
          </w:r>
        </w:del>
      </w:ins>
    </w:p>
    <w:p w14:paraId="054FD367" w14:textId="48BEC792" w:rsidR="00957AE4" w:rsidDel="005C2417" w:rsidRDefault="00957AE4">
      <w:pPr>
        <w:rPr>
          <w:ins w:id="2907" w:author="Mosi Adesina Ifatunji [2]" w:date="2025-09-12T16:50:00Z" w16du:dateUtc="2025-09-12T21:50:00Z"/>
          <w:del w:id="2908" w:author="Mosi Adesina Ifatunji" w:date="2025-10-21T19:29:00Z" w16du:dateUtc="2025-10-22T00:29:00Z"/>
        </w:rPr>
      </w:pPr>
    </w:p>
    <w:p w14:paraId="76574058" w14:textId="701FB614" w:rsidR="007D1D26" w:rsidDel="005C2417" w:rsidRDefault="007D1D26">
      <w:pPr>
        <w:rPr>
          <w:ins w:id="2909" w:author="Mosi Adesina Ifatunji [2]" w:date="2025-09-12T16:51:00Z" w16du:dateUtc="2025-09-12T21:51:00Z"/>
          <w:del w:id="2910" w:author="Mosi Adesina Ifatunji" w:date="2025-10-21T19:29:00Z" w16du:dateUtc="2025-10-22T00:29:00Z"/>
        </w:rPr>
      </w:pPr>
      <w:ins w:id="2911" w:author="Mosi Adesina Ifatunji [2]" w:date="2025-09-12T16:50:00Z" w16du:dateUtc="2025-09-12T21:50:00Z">
        <w:del w:id="2912" w:author="Mosi Adesina Ifatunji" w:date="2025-10-21T19:29:00Z" w16du:dateUtc="2025-10-22T00:29:00Z">
          <w:r w:rsidDel="005C2417">
            <w:delText xml:space="preserve">As most find it difficult to conceptualize a uniform or </w:delText>
          </w:r>
          <w:r w:rsidRPr="004630B5" w:rsidDel="005C2417">
            <w:rPr>
              <w:b/>
              <w:bCs/>
            </w:rPr>
            <w:delText>undifferentiated country-level</w:delText>
          </w:r>
          <w:r w:rsidDel="005C2417">
            <w:delText xml:space="preserve"> structural cause for such a wide range of experiences and outcomes (which often appear to vary meaningfully across ‘localities’ (e.g., organizations, political geographies, and networks).</w:delText>
          </w:r>
        </w:del>
      </w:ins>
    </w:p>
    <w:p w14:paraId="335C6FB8" w14:textId="0B9920C5" w:rsidR="004D1215" w:rsidDel="005C2417" w:rsidRDefault="004D1215">
      <w:pPr>
        <w:rPr>
          <w:ins w:id="2913" w:author="Mosi Adesina Ifatunji [2]" w:date="2025-09-12T16:47:00Z" w16du:dateUtc="2025-09-12T21:47:00Z"/>
          <w:del w:id="2914" w:author="Mosi Adesina Ifatunji" w:date="2025-10-21T19:29:00Z" w16du:dateUtc="2025-10-22T00:29:00Z"/>
        </w:rPr>
      </w:pPr>
    </w:p>
    <w:p w14:paraId="7078B13B" w14:textId="02125BB6" w:rsidR="000A220B" w:rsidDel="005C2417" w:rsidRDefault="000A220B">
      <w:pPr>
        <w:rPr>
          <w:ins w:id="2915" w:author="Mosi Adesina Ifatunji [2]" w:date="2025-09-12T16:47:00Z" w16du:dateUtc="2025-09-12T21:47:00Z"/>
          <w:del w:id="2916" w:author="Mosi Adesina Ifatunji" w:date="2025-10-21T19:29:00Z" w16du:dateUtc="2025-10-22T00:29:00Z"/>
        </w:rPr>
      </w:pPr>
      <w:ins w:id="2917" w:author="Mosi Adesina Ifatunji [2]" w:date="2025-09-12T16:47:00Z" w16du:dateUtc="2025-09-12T21:47:00Z">
        <w:del w:id="2918" w:author="Mosi Adesina Ifatunji" w:date="2025-10-21T19:29:00Z" w16du:dateUtc="2025-10-22T00:29:00Z">
          <w:r w:rsidDel="005C2417">
            <w:delText xml:space="preserve">It would not be until later that Sociologists would more formally theorize the role of ‘local schema’ as </w:delText>
          </w:r>
          <w:r w:rsidRPr="00111ADB" w:rsidDel="005C2417">
            <w:delText xml:space="preserve">specific </w:delText>
          </w:r>
          <w:r w:rsidDel="005C2417">
            <w:delText>sets of ‘</w:delText>
          </w:r>
          <w:r w:rsidRPr="00111ADB" w:rsidDel="005C2417">
            <w:delText>unwritten</w:delText>
          </w:r>
          <w:r w:rsidDel="005C2417">
            <w:delText xml:space="preserve">’ </w:delText>
          </w:r>
          <w:r w:rsidRPr="004630B5" w:rsidDel="005C2417">
            <w:rPr>
              <w:i/>
              <w:iCs/>
            </w:rPr>
            <w:delText>social-cognitive schema</w:delText>
          </w:r>
          <w:r w:rsidRPr="00111ADB" w:rsidDel="005C2417">
            <w:delText xml:space="preserve"> </w:delText>
          </w:r>
          <w:r w:rsidRPr="00111ADB" w:rsidDel="005C2417">
            <w:fldChar w:fldCharType="begin">
              <w:fldData xml:space="preserve">PEVuZE5vdGU+PENpdGU+PEF1dGhvcj5EaU1hZ2dpbzwvQXV0aG9yPjxZZWFyPjE5OTc8L1llYXI+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</w:fldData>
            </w:fldChar>
          </w:r>
          <w:r w:rsidRPr="00111ADB" w:rsidDel="005C2417">
            <w:delInstrText xml:space="preserve"> ADDIN EN.JS.CITE</w:delInstrText>
          </w:r>
          <w:bookmarkStart w:id="2919" w:name="_Int_Ji5el9pb"/>
          <w:r w:rsidRPr="00111ADB" w:rsidDel="005C2417">
            <w:delInstrText xml:space="preserve"> </w:delInstrText>
          </w:r>
          <w:r w:rsidRPr="00111ADB" w:rsidDel="005C2417">
            <w:fldChar w:fldCharType="separate"/>
          </w:r>
          <w:r w:rsidRPr="00111ADB" w:rsidDel="005C2417">
            <w:rPr>
              <w:noProof/>
            </w:rPr>
            <w:delText>(</w:delText>
          </w:r>
          <w:bookmarkEnd w:id="2919"/>
          <w:r w:rsidRPr="00111ADB" w:rsidDel="005C2417">
            <w:rPr>
              <w:noProof/>
            </w:rPr>
            <w:delText>DiMaggio 1997)</w:delText>
          </w:r>
          <w:r w:rsidRPr="00111ADB" w:rsidDel="005C2417">
            <w:fldChar w:fldCharType="end"/>
          </w:r>
          <w:r w:rsidDel="005C2417">
            <w:delText xml:space="preserve"> or</w:delText>
          </w:r>
          <w:r w:rsidRPr="00111ADB" w:rsidDel="005C2417">
            <w:delText xml:space="preserve"> </w:delText>
          </w:r>
          <w:r w:rsidRPr="004630B5" w:rsidDel="005C2417">
            <w:rPr>
              <w:i/>
              <w:iCs/>
            </w:rPr>
            <w:delText>status</w:delText>
          </w:r>
          <w:r w:rsidRPr="00111ADB" w:rsidDel="005C2417">
            <w:delText xml:space="preserve"> </w:delText>
          </w:r>
          <w:r w:rsidRPr="004630B5" w:rsidDel="005C2417">
            <w:rPr>
              <w:i/>
              <w:iCs/>
            </w:rPr>
            <w:delText>beliefs</w:delText>
          </w:r>
          <w:r w:rsidRPr="00111ADB" w:rsidDel="005C2417">
            <w:delText xml:space="preserve"> </w:delText>
          </w:r>
          <w:r w:rsidRPr="00111ADB" w:rsidDel="005C2417">
            <w:fldChar w:fldCharType="begin">
              <w:fldData xml:space="preserve">PEVuZE5vdGU+PENpdGU+PEF1dGhvcj5SaWRnZXdheTwvQXV0aG9yPjxZZWFyPjE5OTg8L1llYXI+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</w:fldData>
            </w:fldChar>
          </w:r>
          <w:r w:rsidRPr="00111ADB" w:rsidDel="005C2417">
            <w:rPr>
              <w:color w:val="000000"/>
            </w:rPr>
            <w:delInstrText xml:space="preserve"> ADDIN EN.JS.CITE </w:delInstrText>
          </w:r>
          <w:r w:rsidRPr="00111ADB" w:rsidDel="005C2417">
            <w:fldChar w:fldCharType="separate"/>
          </w:r>
          <w:r w:rsidRPr="00111ADB" w:rsidDel="005C2417">
            <w:rPr>
              <w:noProof/>
              <w:color w:val="000000"/>
            </w:rPr>
            <w:delText>(Ridgeway et al. 1998)</w:delText>
          </w:r>
          <w:r w:rsidRPr="00111ADB" w:rsidDel="005C2417">
            <w:fldChar w:fldCharType="end"/>
          </w:r>
          <w:r w:rsidRPr="00111ADB" w:rsidDel="005C2417">
            <w:delText xml:space="preserve"> </w:delText>
          </w:r>
          <w:r w:rsidDel="005C2417">
            <w:delText>and the “schematizizatiion” (Goffman 1974) of the</w:delText>
          </w:r>
          <w:r w:rsidRPr="00111ADB" w:rsidDel="005C2417">
            <w:delText xml:space="preserve"> relative merit and esteem of social groups</w:delText>
          </w:r>
          <w:r w:rsidDel="005C2417">
            <w:delText xml:space="preserve"> (</w:delText>
          </w:r>
          <w:r w:rsidDel="005C2417">
            <w:rPr>
              <w:i/>
              <w:iCs/>
            </w:rPr>
            <w:delText xml:space="preserve">see </w:delText>
          </w:r>
          <w:r w:rsidDel="005C2417">
            <w:delText>Boutyline 2024).</w:delText>
          </w:r>
        </w:del>
      </w:ins>
    </w:p>
    <w:p w14:paraId="1C4F74D6" w14:textId="540C1B7B" w:rsidR="008B4B32" w:rsidDel="005C2417" w:rsidRDefault="008B4B32">
      <w:pPr>
        <w:rPr>
          <w:ins w:id="2920" w:author="Mosi Adesina Ifatunji [2]" w:date="2025-09-12T16:53:00Z" w16du:dateUtc="2025-09-12T21:53:00Z"/>
          <w:del w:id="2921" w:author="Mosi Adesina Ifatunji" w:date="2025-10-21T19:30:00Z" w16du:dateUtc="2025-10-22T00:30:00Z"/>
        </w:rPr>
      </w:pPr>
    </w:p>
    <w:p w14:paraId="68811716" w14:textId="6F870DB4" w:rsidR="00A838D5" w:rsidDel="005C2417" w:rsidRDefault="00A838D5">
      <w:pPr>
        <w:rPr>
          <w:ins w:id="2922" w:author="Mosi Adesina Ifatunji [2]" w:date="2025-09-12T16:53:00Z" w16du:dateUtc="2025-09-12T21:53:00Z"/>
          <w:del w:id="2923" w:author="Mosi Adesina Ifatunji" w:date="2025-10-21T19:30:00Z" w16du:dateUtc="2025-10-22T00:30:00Z"/>
        </w:rPr>
      </w:pPr>
    </w:p>
    <w:p w14:paraId="0DD3E58F" w14:textId="2B25B24B" w:rsidR="00A838D5" w:rsidDel="005C2417" w:rsidRDefault="00A838D5">
      <w:pPr>
        <w:rPr>
          <w:ins w:id="2924" w:author="Mosi Adesina Ifatunji [2]" w:date="2025-09-12T16:52:00Z" w16du:dateUtc="2025-09-12T21:52:00Z"/>
          <w:del w:id="2925" w:author="Mosi Adesina Ifatunji" w:date="2025-10-21T19:30:00Z" w16du:dateUtc="2025-10-22T00:30:00Z"/>
        </w:rPr>
      </w:pPr>
    </w:p>
    <w:p w14:paraId="778A6B8E" w14:textId="4343B138" w:rsidR="00295DE3" w:rsidDel="005C2417" w:rsidRDefault="00157B41">
      <w:pPr>
        <w:rPr>
          <w:ins w:id="2926" w:author="Mosi Adesina Ifatunji [2]" w:date="2025-08-26T21:18:00Z" w16du:dateUtc="2025-08-27T02:18:00Z"/>
          <w:del w:id="2927" w:author="Mosi Adesina Ifatunji" w:date="2025-10-21T19:30:00Z" w16du:dateUtc="2025-10-22T00:30:00Z"/>
        </w:rPr>
      </w:pPr>
      <w:ins w:id="2928" w:author="Mosi Adesina Ifatunji [2]" w:date="2025-08-26T22:58:00Z" w16du:dateUtc="2025-08-27T03:58:00Z">
        <w:del w:id="2929" w:author="Mosi Adesina Ifatunji" w:date="2025-10-21T19:30:00Z" w16du:dateUtc="2025-10-22T00:30:00Z">
          <w:r w:rsidDel="005C2417">
            <w:delText xml:space="preserve">That is, while there are earlier conceptualizations of schemata </w:delText>
          </w:r>
          <w:r w:rsidDel="005C2417">
            <w:fldChar w:fldCharType="begin"/>
          </w:r>
          <w:r w:rsidDel="005C2417">
            <w:delInstrText xml:space="preserve"> ADDIN EN.JS.CITE </w:delInstrText>
          </w:r>
          <w:r w:rsidDel="005C2417">
            <w:fldChar w:fldCharType="separate"/>
          </w:r>
        </w:del>
      </w:ins>
      <w:del w:id="2930" w:author="Mosi Adesina Ifatunji" w:date="2025-10-21T19:30:00Z" w16du:dateUtc="2025-10-22T00:30:00Z">
        <w:r w:rsidR="00805F7D" w:rsidDel="005C2417">
          <w:rPr>
            <w:noProof/>
          </w:rPr>
          <w:delText>(Bartlett 1932 [1995], Kant 1900–1904 [1998], Mayo 1933 [2005], Taylor 1911 [2010])</w:delText>
        </w:r>
      </w:del>
      <w:ins w:id="2931" w:author="Mosi Adesina Ifatunji [2]" w:date="2025-08-26T22:58:00Z" w16du:dateUtc="2025-08-27T03:58:00Z">
        <w:del w:id="2932" w:author="Mosi Adesina Ifatunji" w:date="2025-10-21T19:30:00Z" w16du:dateUtc="2025-10-22T00:30:00Z">
          <w:r w:rsidDel="005C2417">
            <w:fldChar w:fldCharType="end"/>
          </w:r>
          <w:r w:rsidDel="005C2417">
            <w:delText>, those interested in organizational behavior have</w:delText>
          </w:r>
        </w:del>
      </w:ins>
      <w:ins w:id="2933" w:author="Mosi Adesina Ifatunji [2]" w:date="2025-08-26T19:57:00Z" w16du:dateUtc="2025-08-27T00:57:00Z">
        <w:del w:id="2934" w:author="Mosi Adesina Ifatunji" w:date="2025-10-21T19:30:00Z" w16du:dateUtc="2025-10-22T00:30:00Z">
          <w:r w:rsidR="004D5E1E" w:rsidDel="005C2417">
            <w:delText xml:space="preserve">Karl Marx assessed that the </w:delText>
          </w:r>
          <w:r w:rsidR="004D5E1E" w:rsidRPr="00111ADB" w:rsidDel="005C2417">
            <w:delText>“…</w:delText>
          </w:r>
          <w:r w:rsidR="004D5E1E" w:rsidRPr="00425597" w:rsidDel="005C2417">
            <w:rPr>
              <w:rStyle w:val="s1"/>
              <w:rPrChange w:id="2935" w:author="Mosi Adesina Ifatunji [2]" w:date="2025-08-26T20:06:00Z" w16du:dateUtc="2025-08-27T01:06:00Z">
                <w:rPr>
                  <w:rStyle w:val="s1"/>
                  <w:i/>
                  <w:iCs/>
                </w:rPr>
              </w:rPrChange>
            </w:rPr>
            <w:delText>rules and procedures</w:delText>
          </w:r>
          <w:r w:rsidR="004D5E1E" w:rsidRPr="00111ADB" w:rsidDel="005C2417">
            <w:rPr>
              <w:rStyle w:val="s1"/>
              <w:i/>
              <w:iCs/>
            </w:rPr>
            <w:delText>…</w:delText>
          </w:r>
          <w:r w:rsidR="004D5E1E" w:rsidRPr="00111ADB" w:rsidDel="005C2417">
            <w:rPr>
              <w:rStyle w:val="s1"/>
            </w:rPr>
            <w:delText>” of organizations (Italics added; Weber 1922[1978]: 325)</w:delText>
          </w:r>
          <w:r w:rsidR="004D5E1E" w:rsidRPr="00D94426" w:rsidDel="005C2417">
            <w:rPr>
              <w:rStyle w:val="s1"/>
              <w:i/>
              <w:iCs/>
              <w:rPrChange w:id="2936" w:author="Mosi Adesina Ifatunji [2]" w:date="2025-08-26T20:07:00Z" w16du:dateUtc="2025-08-27T01:07:00Z">
                <w:rPr>
                  <w:rStyle w:val="s1"/>
                </w:rPr>
              </w:rPrChange>
            </w:rPr>
            <w:delText>.</w:delText>
          </w:r>
        </w:del>
      </w:ins>
      <w:ins w:id="2937" w:author="Mosi Adesina Ifatunji [2]" w:date="2025-08-26T20:49:00Z" w16du:dateUtc="2025-08-27T01:49:00Z">
        <w:del w:id="2938" w:author="Mosi Adesina Ifatunji" w:date="2025-10-21T19:30:00Z" w16du:dateUtc="2025-10-22T00:30:00Z">
          <w:r w:rsidR="00D267F9" w:rsidRPr="00111ADB" w:rsidDel="005C2417">
            <w:delText>1974 and 1992: “schemata of interpretation” (</w:delText>
          </w:r>
          <w:r w:rsidR="00D267F9" w:rsidRPr="0008305A" w:rsidDel="005C2417">
            <w:delText>Goffman</w:delText>
          </w:r>
          <w:r w:rsidR="00D267F9" w:rsidRPr="00111ADB" w:rsidDel="005C2417">
            <w:delText xml:space="preserve"> and Sewell)</w:delText>
          </w:r>
        </w:del>
      </w:ins>
    </w:p>
    <w:p w14:paraId="651AF773" w14:textId="16F28C9C" w:rsidR="007C777B" w:rsidDel="005C2417" w:rsidRDefault="007C777B">
      <w:pPr>
        <w:rPr>
          <w:ins w:id="2939" w:author="Mosi Adesina Ifatunji [2]" w:date="2025-08-26T20:49:00Z" w16du:dateUtc="2025-08-27T01:49:00Z"/>
          <w:del w:id="2940" w:author="Mosi Adesina Ifatunji" w:date="2025-10-21T19:30:00Z" w16du:dateUtc="2025-10-22T00:30:00Z"/>
        </w:rPr>
        <w:pPrChange w:id="2941" w:author="Mosi Adesina Ifatunji" w:date="2025-10-21T19:50:00Z" w16du:dateUtc="2025-10-22T00:50:00Z">
          <w:pPr>
            <w:ind w:left="720"/>
          </w:pPr>
        </w:pPrChange>
      </w:pPr>
    </w:p>
    <w:p w14:paraId="3D51BBE6" w14:textId="7208F949" w:rsidR="00817F2F" w:rsidDel="005C2417" w:rsidRDefault="00817F2F">
      <w:pPr>
        <w:rPr>
          <w:ins w:id="2942" w:author="Mosi Adesina Ifatunji [2]" w:date="2025-08-26T22:00:00Z" w16du:dateUtc="2025-08-27T03:00:00Z"/>
          <w:del w:id="2943" w:author="Mosi Adesina Ifatunji" w:date="2025-10-21T19:30:00Z" w16du:dateUtc="2025-10-22T00:30:00Z"/>
        </w:rPr>
      </w:pPr>
    </w:p>
    <w:p w14:paraId="4AC12327" w14:textId="69DDE3D2" w:rsidR="00817F2F" w:rsidRPr="005C2417" w:rsidDel="00854C2A" w:rsidRDefault="00957AE4">
      <w:pPr>
        <w:rPr>
          <w:ins w:id="2944" w:author="Mosi Adesina Ifatunji [2]" w:date="2025-09-12T17:40:00Z" w16du:dateUtc="2025-09-12T22:40:00Z"/>
          <w:del w:id="2945" w:author="Mosi Adesina Ifatunji" w:date="2025-10-13T11:25:00Z" w16du:dateUtc="2025-10-13T16:25:00Z"/>
          <w:b/>
          <w:bCs/>
        </w:rPr>
      </w:pPr>
      <w:ins w:id="2946" w:author="Mosi Adesina Ifatunji [2]" w:date="2025-09-12T17:40:00Z" w16du:dateUtc="2025-09-12T22:40:00Z">
        <w:del w:id="2947" w:author="Mosi Adesina Ifatunji" w:date="2025-10-13T11:25:00Z" w16du:dateUtc="2025-10-13T16:25:00Z">
          <w:r w:rsidRPr="005C2417" w:rsidDel="00854C2A">
            <w:rPr>
              <w:b/>
              <w:bCs/>
            </w:rPr>
            <w:delText>[Qualitative]</w:delText>
          </w:r>
        </w:del>
      </w:ins>
    </w:p>
    <w:p w14:paraId="1B65D787" w14:textId="0079DC50" w:rsidR="00957AE4" w:rsidDel="00854C2A" w:rsidRDefault="00957AE4">
      <w:pPr>
        <w:rPr>
          <w:ins w:id="2948" w:author="Mosi Adesina Ifatunji [2]" w:date="2025-08-26T23:52:00Z" w16du:dateUtc="2025-08-27T04:52:00Z"/>
          <w:del w:id="2949" w:author="Mosi Adesina Ifatunji" w:date="2025-10-13T11:25:00Z" w16du:dateUtc="2025-10-13T16:25:00Z"/>
        </w:rPr>
      </w:pPr>
    </w:p>
    <w:p w14:paraId="4F303AA0" w14:textId="71530FB1" w:rsidR="00FD7DE9" w:rsidDel="00854C2A" w:rsidRDefault="00FD7DE9">
      <w:pPr>
        <w:rPr>
          <w:ins w:id="2950" w:author="Mosi Adesina Ifatunji [2]" w:date="2025-08-26T23:52:00Z" w16du:dateUtc="2025-08-27T04:52:00Z"/>
          <w:del w:id="2951" w:author="Mosi Adesina Ifatunji" w:date="2025-10-13T11:25:00Z" w16du:dateUtc="2025-10-13T16:25:00Z"/>
          <w:color w:val="070707"/>
        </w:rPr>
      </w:pPr>
      <w:ins w:id="2952" w:author="Mosi Adesina Ifatunji [2]" w:date="2025-08-26T23:52:00Z" w16du:dateUtc="2025-08-27T04:52:00Z">
        <w:del w:id="2953" w:author="Mosi Adesina Ifatunji" w:date="2025-10-13T11:25:00Z" w16du:dateUtc="2025-10-13T16:25:00Z">
          <w:r w:rsidDel="00854C2A">
            <w:delText xml:space="preserve">Most of use </w:delText>
          </w:r>
          <w:r w:rsidRPr="007E4BD7" w:rsidDel="00854C2A">
            <w:rPr>
              <w:b/>
              <w:bCs/>
            </w:rPr>
            <w:delText>qualitative</w:delText>
          </w:r>
          <w:r w:rsidDel="00854C2A">
            <w:delText xml:space="preserve"> approaches </w:delText>
          </w:r>
          <w:r w:rsidRPr="004624A1" w:rsidDel="00854C2A">
            <w:rPr>
              <w:color w:val="070707"/>
            </w:rPr>
            <w:fldChar w:fldCharType="begin">
              <w:fldData xml:space="preserve">PEVuZE5vdGU+PENpdGU+PEF1dGhvcj5Db2xsaW5zPC9BdXRob3I+PFllYXI+MTk5NzwvWWVhcj48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</w:fldData>
            </w:fldChar>
          </w:r>
          <w:r w:rsidRPr="004624A1" w:rsidDel="00854C2A">
            <w:rPr>
              <w:color w:val="070707"/>
            </w:rPr>
            <w:delInstrText xml:space="preserve"> ADDIN EN.JS.CITE </w:delInstrText>
          </w:r>
          <w:r w:rsidRPr="004624A1" w:rsidDel="00854C2A">
            <w:rPr>
              <w:color w:val="070707"/>
            </w:rPr>
          </w:r>
          <w:r w:rsidRPr="004624A1" w:rsidDel="00854C2A">
            <w:rPr>
              <w:color w:val="070707"/>
            </w:rPr>
            <w:fldChar w:fldCharType="separate"/>
          </w:r>
        </w:del>
      </w:ins>
      <w:del w:id="2954" w:author="Mosi Adesina Ifatunji" w:date="2025-10-13T11:25:00Z" w16du:dateUtc="2025-10-13T16:25:00Z">
        <w:r w:rsidR="00883952" w:rsidDel="00854C2A">
          <w:rPr>
            <w:noProof/>
            <w:color w:val="070707"/>
          </w:rPr>
          <w:delText>(Collins 1997, Moss and Tilly 2001, Powell and Butterfield 2002, Moore 2007, Embrick 2011, Wingfield and Alston 2014, Evans and Moore 2015, Wooten 2015, Reyes 2017, Wooten and Couloute 2017, Wingfield 2019, Embrick and Moore 2020, Moore 2020, Wingfield and Chavez 2020)</w:delText>
        </w:r>
      </w:del>
      <w:ins w:id="2955" w:author="Mosi Adesina Ifatunji [2]" w:date="2025-08-26T23:52:00Z" w16du:dateUtc="2025-08-27T04:52:00Z">
        <w:del w:id="2956" w:author="Mosi Adesina Ifatunji" w:date="2025-10-13T11:25:00Z" w16du:dateUtc="2025-10-13T16:25:00Z">
          <w:r w:rsidRPr="004624A1" w:rsidDel="00854C2A">
            <w:rPr>
              <w:color w:val="070707"/>
            </w:rPr>
            <w:fldChar w:fldCharType="end"/>
          </w:r>
          <w:r w:rsidRPr="004624A1" w:rsidDel="00854C2A">
            <w:rPr>
              <w:color w:val="070707"/>
            </w:rPr>
            <w:delText>.</w:delText>
          </w:r>
        </w:del>
      </w:ins>
    </w:p>
    <w:p w14:paraId="707EB829" w14:textId="6E2E50E8" w:rsidR="00FD7DE9" w:rsidDel="00854C2A" w:rsidRDefault="00FD7DE9">
      <w:pPr>
        <w:rPr>
          <w:ins w:id="2957" w:author="Mosi Adesina Ifatunji [2]" w:date="2025-08-26T23:51:00Z" w16du:dateUtc="2025-08-27T04:51:00Z"/>
          <w:del w:id="2958" w:author="Mosi Adesina Ifatunji" w:date="2025-10-13T11:25:00Z" w16du:dateUtc="2025-10-13T16:25:00Z"/>
        </w:rPr>
      </w:pPr>
    </w:p>
    <w:p w14:paraId="7EDCAAAA" w14:textId="314124AD" w:rsidR="00FD7DE9" w:rsidDel="00854C2A" w:rsidRDefault="00FD7DE9">
      <w:pPr>
        <w:rPr>
          <w:ins w:id="2959" w:author="Mosi Adesina Ifatunji [2]" w:date="2025-08-26T23:33:00Z" w16du:dateUtc="2025-08-27T04:33:00Z"/>
          <w:del w:id="2960" w:author="Mosi Adesina Ifatunji" w:date="2025-10-13T11:25:00Z" w16du:dateUtc="2025-10-13T16:25:00Z"/>
        </w:rPr>
      </w:pPr>
      <w:ins w:id="2961" w:author="Mosi Adesina Ifatunji [2]" w:date="2025-08-26T23:51:00Z" w16du:dateUtc="2025-08-27T04:51:00Z">
        <w:del w:id="2962" w:author="Mosi Adesina Ifatunji" w:date="2025-10-13T11:25:00Z" w16du:dateUtc="2025-10-13T16:25:00Z">
          <w:r w:rsidDel="00854C2A">
            <w:delText xml:space="preserve">Although she often uses the concept of ideology in related ways, Wendy Moore identified Law Schools as ‘White spaces,’ specifically identifying the important role of embedded schema in orientations to teaching, </w:delText>
          </w:r>
          <w:r w:rsidRPr="00E87514" w:rsidDel="00854C2A">
            <w:delText>“[T]he deep normative structures that organize the teaching method dominant in legal education are tinged with biases and assumptions that reproduce a white racist frame while purporting to be impartial and objective</w:delText>
          </w:r>
          <w:r w:rsidDel="00854C2A">
            <w:delText>”</w:delText>
          </w:r>
        </w:del>
      </w:ins>
    </w:p>
    <w:p w14:paraId="27F0C0E8" w14:textId="2B28BC6B" w:rsidR="00201653" w:rsidDel="00854C2A" w:rsidRDefault="00201653">
      <w:pPr>
        <w:rPr>
          <w:ins w:id="2963" w:author="Mosi Adesina Ifatunji [2]" w:date="2025-08-26T23:53:00Z" w16du:dateUtc="2025-08-27T04:53:00Z"/>
          <w:del w:id="2964" w:author="Mosi Adesina Ifatunji" w:date="2025-10-13T11:25:00Z" w16du:dateUtc="2025-10-13T16:25:00Z"/>
        </w:rPr>
      </w:pPr>
    </w:p>
    <w:p w14:paraId="777F42C6" w14:textId="059AEC8D" w:rsidR="00D1431E" w:rsidRPr="00B92532" w:rsidDel="00854C2A" w:rsidRDefault="00D1431E">
      <w:pPr>
        <w:rPr>
          <w:ins w:id="2965" w:author="Mosi Adesina Ifatunji [2]" w:date="2025-08-26T23:53:00Z" w16du:dateUtc="2025-08-27T04:53:00Z"/>
          <w:del w:id="2966" w:author="Mosi Adesina Ifatunji" w:date="2025-10-13T11:25:00Z" w16du:dateUtc="2025-10-13T16:25:00Z"/>
        </w:rPr>
        <w:pPrChange w:id="2967" w:author="Mosi Adesina Ifatunji" w:date="2025-10-21T19:50:00Z" w16du:dateUtc="2025-10-22T00:50:00Z">
          <w:pPr>
            <w:ind w:left="720"/>
          </w:pPr>
        </w:pPrChange>
      </w:pPr>
      <w:ins w:id="2968" w:author="Mosi Adesina Ifatunji [2]" w:date="2025-08-26T23:53:00Z" w16du:dateUtc="2025-08-27T04:53:00Z">
        <w:del w:id="2969" w:author="Mosi Adesina Ifatunji" w:date="2025-10-13T11:25:00Z" w16du:dateUtc="2025-10-13T16:25:00Z">
          <w:r w:rsidRPr="004624A1" w:rsidDel="00854C2A">
            <w:rPr>
              <w:color w:val="070707"/>
            </w:rPr>
            <w:delText>“… demonstrates the utility of [racialized organizations] in an empirical case study of disparities in earnings, job quality, and advancement among clergy in the United Methodist Church… the preferences articulated by Black clergy, the formal organizational policies that ban race as a consideration in appointment making were decoupled from managerial practices; thus, clergy and congregations were matched on race” </w:delText>
          </w:r>
          <w:r w:rsidRPr="00B92532" w:rsidDel="00854C2A">
            <w:fldChar w:fldCharType="begin">
              <w:fldData xml:space="preserve">PEVuZE5vdGU+PENpdGU+PEF1dGhvcj5FYWdsZTwvQXV0aG9yPjxZZWFyPjIwMjI8L1llYXI+PFJl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</w:fldData>
            </w:fldChar>
          </w:r>
          <w:r w:rsidRPr="00B92532" w:rsidDel="00854C2A">
            <w:rPr>
              <w:color w:val="000000"/>
            </w:rPr>
            <w:delInstrText xml:space="preserve"> ADDIN EN.JS.CITE </w:delInstrText>
          </w:r>
          <w:r w:rsidRPr="00B92532" w:rsidDel="00854C2A">
            <w:fldChar w:fldCharType="separate"/>
          </w:r>
          <w:r w:rsidRPr="008B7FC0" w:rsidDel="00854C2A">
            <w:rPr>
              <w:noProof/>
              <w:color w:val="000000"/>
            </w:rPr>
            <w:delText>(Eagle and Mueller 2022)</w:delText>
          </w:r>
          <w:r w:rsidRPr="00B92532" w:rsidDel="00854C2A">
            <w:fldChar w:fldCharType="end"/>
          </w:r>
          <w:r w:rsidRPr="00B92532" w:rsidDel="00854C2A">
            <w:delText>.</w:delText>
          </w:r>
        </w:del>
      </w:ins>
    </w:p>
    <w:p w14:paraId="038CCF78" w14:textId="2371968B" w:rsidR="00D1431E" w:rsidDel="00854C2A" w:rsidRDefault="00D1431E">
      <w:pPr>
        <w:rPr>
          <w:ins w:id="2970" w:author="Mosi Adesina Ifatunji [2]" w:date="2025-09-12T17:22:00Z" w16du:dateUtc="2025-09-12T22:22:00Z"/>
          <w:del w:id="2971" w:author="Mosi Adesina Ifatunji" w:date="2025-10-13T11:25:00Z" w16du:dateUtc="2025-10-13T16:25:00Z"/>
        </w:rPr>
      </w:pPr>
    </w:p>
    <w:p w14:paraId="79E25F4C" w14:textId="6F34BCA4" w:rsidR="00DE25AD" w:rsidRPr="00BE0E0A" w:rsidDel="00854C2A" w:rsidRDefault="00DE25AD">
      <w:pPr>
        <w:rPr>
          <w:ins w:id="2972" w:author="Mosi Adesina Ifatunji [2]" w:date="2025-09-12T17:22:00Z" w16du:dateUtc="2025-09-12T22:22:00Z"/>
          <w:del w:id="2973" w:author="Mosi Adesina Ifatunji" w:date="2025-10-13T11:25:00Z" w16du:dateUtc="2025-10-13T16:25:00Z"/>
          <w:color w:val="070707"/>
        </w:rPr>
      </w:pPr>
      <w:ins w:id="2974" w:author="Mosi Adesina Ifatunji [2]" w:date="2025-09-12T17:22:00Z" w16du:dateUtc="2025-09-12T22:22:00Z">
        <w:del w:id="2975" w:author="Mosi Adesina Ifatunji" w:date="2025-10-13T11:25:00Z" w16du:dateUtc="2025-10-13T16:25:00Z">
          <w:r w:rsidRPr="004624A1" w:rsidDel="00854C2A">
            <w:rPr>
              <w:color w:val="000000"/>
            </w:rPr>
            <w:delText>It then</w:delText>
          </w:r>
          <w:r w:rsidRPr="00B92532" w:rsidDel="00854C2A">
            <w:delText xml:space="preserve"> re-</w:delText>
          </w:r>
          <w:r w:rsidRPr="004624A1" w:rsidDel="00854C2A">
            <w:rPr>
              <w:color w:val="070707"/>
            </w:rPr>
            <w:delText xml:space="preserve">emerged during the last quarter of the twentieth century </w:delText>
          </w:r>
          <w:r w:rsidRPr="00B92532" w:rsidDel="00854C2A">
            <w:fldChar w:fldCharType="begin">
              <w:fldData xml:space="preserve">PEVuZE5vdGU+PENpdGU+PEF1dGhvcj5Ub21hc2tvdmljLURldmV5PC9BdXRob3I+PFllYXI+MjAx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</w:fldData>
            </w:fldChar>
          </w:r>
          <w:r w:rsidRPr="00B92532" w:rsidDel="00854C2A">
            <w:rPr>
              <w:color w:val="000000" w:themeColor="text1"/>
            </w:rPr>
            <w:delInstrText xml:space="preserve"> ADDIN EN.JS.CITE </w:delInstrText>
          </w:r>
          <w:r w:rsidRPr="00B92532" w:rsidDel="00854C2A">
            <w:fldChar w:fldCharType="separate"/>
          </w:r>
        </w:del>
      </w:ins>
      <w:del w:id="2976" w:author="Mosi Adesina Ifatunji" w:date="2025-10-13T11:25:00Z" w16du:dateUtc="2025-10-13T16:25:00Z">
        <w:r w:rsidR="00883952" w:rsidRPr="00883952" w:rsidDel="00854C2A">
          <w:rPr>
            <w:noProof/>
            <w:color w:val="000000" w:themeColor="text1"/>
          </w:rPr>
          <w:delText>(Avent-Holt and Tomaskovic-Devey 2010, Davis 2017, Tomaskovic-Devey and Avent-Holt 2019, Amis, Mair and Munir 2020)</w:delText>
        </w:r>
      </w:del>
      <w:ins w:id="2977" w:author="Mosi Adesina Ifatunji [2]" w:date="2025-09-12T17:22:00Z" w16du:dateUtc="2025-09-12T22:22:00Z">
        <w:del w:id="2978" w:author="Mosi Adesina Ifatunji" w:date="2025-10-13T11:25:00Z" w16du:dateUtc="2025-10-13T16:25:00Z">
          <w:r w:rsidRPr="00B92532" w:rsidDel="00854C2A">
            <w:fldChar w:fldCharType="end"/>
          </w:r>
          <w:r w:rsidRPr="004624A1" w:rsidDel="00854C2A">
            <w:rPr>
              <w:color w:val="070707"/>
            </w:rPr>
            <w:delText xml:space="preserve"> and now again in the last decade or two </w:delText>
          </w:r>
          <w:r w:rsidRPr="00BE0E0A" w:rsidDel="00854C2A">
            <w:fldChar w:fldCharType="begin">
              <w:fldData xml:space="preserve">PEVuZE5vdGU+PENpdGU+PEF1dGhvcj5Ub21hc2tvdmljLURldmV5PC9BdXRob3I+PFllYXI+MjAx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</w:fldData>
            </w:fldChar>
          </w:r>
          <w:r w:rsidRPr="00BE0E0A" w:rsidDel="00854C2A">
            <w:rPr>
              <w:color w:val="000000" w:themeColor="text1"/>
            </w:rPr>
            <w:delInstrText xml:space="preserve"> ADDIN EN.JS.CITE </w:delInstrText>
          </w:r>
          <w:r w:rsidRPr="00BE0E0A" w:rsidDel="00854C2A">
            <w:fldChar w:fldCharType="separate"/>
          </w:r>
        </w:del>
      </w:ins>
      <w:del w:id="2979" w:author="Mosi Adesina Ifatunji" w:date="2025-10-13T11:25:00Z" w16du:dateUtc="2025-10-13T16:25:00Z">
        <w:r w:rsidR="00883952" w:rsidRPr="00883952" w:rsidDel="00854C2A">
          <w:rPr>
            <w:noProof/>
            <w:color w:val="000000" w:themeColor="text1"/>
          </w:rPr>
          <w:delText>(Avent-Holt and Tomaskovic-Devey 2010, Davis 2017, Tomaskovic-Devey and Avent-Holt 2019, Amis et al. 2020)</w:delText>
        </w:r>
      </w:del>
      <w:ins w:id="2980" w:author="Mosi Adesina Ifatunji [2]" w:date="2025-09-12T17:22:00Z" w16du:dateUtc="2025-09-12T22:22:00Z">
        <w:del w:id="2981" w:author="Mosi Adesina Ifatunji" w:date="2025-10-13T11:25:00Z" w16du:dateUtc="2025-10-13T16:25:00Z">
          <w:r w:rsidRPr="00BE0E0A" w:rsidDel="00854C2A">
            <w:fldChar w:fldCharType="end"/>
          </w:r>
          <w:r w:rsidRPr="00BE0E0A" w:rsidDel="00854C2A">
            <w:rPr>
              <w:color w:val="070707"/>
            </w:rPr>
            <w:delText>.</w:delText>
          </w:r>
        </w:del>
      </w:ins>
    </w:p>
    <w:p w14:paraId="7C6EE981" w14:textId="373A4426" w:rsidR="00DE25AD" w:rsidRPr="00BE0E0A" w:rsidDel="00854C2A" w:rsidRDefault="00DE25AD">
      <w:pPr>
        <w:rPr>
          <w:ins w:id="2982" w:author="Mosi Adesina Ifatunji [2]" w:date="2025-09-12T17:22:00Z" w16du:dateUtc="2025-09-12T22:22:00Z"/>
          <w:del w:id="2983" w:author="Mosi Adesina Ifatunji" w:date="2025-10-13T11:25:00Z" w16du:dateUtc="2025-10-13T16:25:00Z"/>
          <w:color w:val="070707"/>
        </w:rPr>
      </w:pPr>
      <w:ins w:id="2984" w:author="Mosi Adesina Ifatunji [2]" w:date="2025-09-12T17:22:00Z" w16du:dateUtc="2025-09-12T22:22:00Z">
        <w:del w:id="2985" w:author="Mosi Adesina Ifatunji" w:date="2025-10-13T11:25:00Z" w16du:dateUtc="2025-10-13T16:25:00Z">
          <w:r w:rsidRPr="00BE0E0A" w:rsidDel="00854C2A">
            <w:rPr>
              <w:color w:val="070707"/>
            </w:rPr>
            <w:delText xml:space="preserve">Some use </w:delText>
          </w:r>
          <w:r w:rsidRPr="00BE0E0A" w:rsidDel="00854C2A">
            <w:rPr>
              <w:b/>
              <w:bCs/>
              <w:color w:val="070707"/>
            </w:rPr>
            <w:delText>statistical</w:delText>
          </w:r>
          <w:r w:rsidRPr="00BE0E0A" w:rsidDel="00854C2A">
            <w:rPr>
              <w:color w:val="070707"/>
            </w:rPr>
            <w:delText xml:space="preserve"> approaches </w:delText>
          </w:r>
          <w:r w:rsidRPr="00BE0E0A" w:rsidDel="00854C2A">
            <w:fldChar w:fldCharType="begin">
              <w:fldData xml:space="preserve">PEVuZE5vdGU+PENpdGU+PEF1dGhvcj5TZXdlbGw8L0F1dGhvcj48WWVhcj4yMDE2PC9ZZWFyPjxS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</w:fldData>
            </w:fldChar>
          </w:r>
          <w:r w:rsidRPr="00BE0E0A" w:rsidDel="00854C2A">
            <w:delInstrText xml:space="preserve"> ADDIN EN.JS.CITE </w:delInstrText>
          </w:r>
          <w:r w:rsidRPr="00BE0E0A" w:rsidDel="00854C2A">
            <w:fldChar w:fldCharType="separate"/>
          </w:r>
        </w:del>
      </w:ins>
      <w:del w:id="2986" w:author="Mosi Adesina Ifatunji" w:date="2025-10-13T11:25:00Z" w16du:dateUtc="2025-10-13T16:25:00Z">
        <w:r w:rsidR="00883952" w:rsidDel="00854C2A">
          <w:rPr>
            <w:noProof/>
          </w:rPr>
          <w:delText>(Sewell 2016, Sewell and Jefferson 2016, Ferguson and Koning 2018, Alston et al. 2022, Kline et al. 2022, Wilmers, Tong and Zhang 2025)</w:delText>
        </w:r>
      </w:del>
      <w:ins w:id="2987" w:author="Mosi Adesina Ifatunji [2]" w:date="2025-09-12T17:22:00Z" w16du:dateUtc="2025-09-12T22:22:00Z">
        <w:del w:id="2988" w:author="Mosi Adesina Ifatunji" w:date="2025-10-13T11:25:00Z" w16du:dateUtc="2025-10-13T16:25:00Z">
          <w:r w:rsidRPr="00BE0E0A" w:rsidDel="00854C2A">
            <w:fldChar w:fldCharType="end"/>
          </w:r>
          <w:r w:rsidRPr="00BE0E0A" w:rsidDel="00854C2A">
            <w:delText>.</w:delText>
          </w:r>
        </w:del>
      </w:ins>
    </w:p>
    <w:p w14:paraId="7F3DBCEA" w14:textId="5E8103C6" w:rsidR="00DE25AD" w:rsidRPr="00BE0E0A" w:rsidDel="00854C2A" w:rsidRDefault="00DE25AD">
      <w:pPr>
        <w:rPr>
          <w:ins w:id="2989" w:author="Mosi Adesina Ifatunji [2]" w:date="2025-08-26T23:33:00Z" w16du:dateUtc="2025-08-27T04:33:00Z"/>
          <w:del w:id="2990" w:author="Mosi Adesina Ifatunji" w:date="2025-10-13T11:25:00Z" w16du:dateUtc="2025-10-13T16:25:00Z"/>
        </w:rPr>
      </w:pPr>
    </w:p>
    <w:p w14:paraId="14C0AD34" w14:textId="2831497F" w:rsidR="00201653" w:rsidRPr="00BE0E0A" w:rsidDel="00854C2A" w:rsidRDefault="00BE0E0A">
      <w:pPr>
        <w:autoSpaceDE w:val="0"/>
        <w:autoSpaceDN w:val="0"/>
        <w:adjustRightInd w:val="0"/>
        <w:rPr>
          <w:ins w:id="2991" w:author="Mosi Adesina Ifatunji [2]" w:date="2025-08-26T23:52:00Z" w16du:dateUtc="2025-08-27T04:52:00Z"/>
          <w:del w:id="2992" w:author="Mosi Adesina Ifatunji" w:date="2025-10-13T11:25:00Z" w16du:dateUtc="2025-10-13T16:25:00Z"/>
        </w:rPr>
        <w:pPrChange w:id="2993" w:author="Mosi Adesina Ifatunji" w:date="2025-10-21T19:50:00Z" w16du:dateUtc="2025-10-22T00:50:00Z">
          <w:pPr/>
        </w:pPrChange>
      </w:pPr>
      <w:del w:id="2994" w:author="Mosi Adesina Ifatunji" w:date="2025-10-13T11:25:00Z" w16du:dateUtc="2025-10-13T16:25:00Z">
        <w:r w:rsidRPr="00BE0E0A" w:rsidDel="00854C2A">
          <w:fldChar w:fldCharType="begin">
            <w:fldData xml:space="preserve">PEVuZE5vdGU+PENpdGU+PEF1dGhvcj5XaW5nZmllbGQ8L0F1dGhvcj48WWVhcj4yMDE0PC9ZZWFy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</w:fldData>
          </w:fldChar>
        </w:r>
        <w:r w:rsidRPr="00BE0E0A" w:rsidDel="00854C2A">
          <w:delInstrText xml:space="preserve"> ADDIN EN.JS.CITE </w:delInstrText>
        </w:r>
        <w:r w:rsidRPr="00BE0E0A" w:rsidDel="00854C2A">
          <w:fldChar w:fldCharType="separate"/>
        </w:r>
        <w:r w:rsidRPr="00BE0E0A" w:rsidDel="00854C2A">
          <w:rPr>
            <w:noProof/>
          </w:rPr>
          <w:delText>(Wingfield and Alston 2014: 274)</w:delText>
        </w:r>
        <w:r w:rsidRPr="00BE0E0A" w:rsidDel="00854C2A">
          <w:fldChar w:fldCharType="end"/>
        </w:r>
      </w:del>
    </w:p>
    <w:p w14:paraId="0F3FCDF7" w14:textId="05DD4DBB" w:rsidR="003A6F33" w:rsidRPr="00BE0E0A" w:rsidDel="00854C2A" w:rsidRDefault="003A6F33">
      <w:pPr>
        <w:rPr>
          <w:ins w:id="2995" w:author="Mosi Adesina Ifatunji [2]" w:date="2025-08-26T21:40:00Z" w16du:dateUtc="2025-08-27T02:40:00Z"/>
          <w:del w:id="2996" w:author="Mosi Adesina Ifatunji" w:date="2025-10-13T11:25:00Z" w16du:dateUtc="2025-10-13T16:25:00Z"/>
        </w:rPr>
      </w:pPr>
    </w:p>
    <w:p w14:paraId="7BDEEDDD" w14:textId="7C9E9758" w:rsidR="004238AC" w:rsidRPr="00BE0E0A" w:rsidDel="003F163B" w:rsidRDefault="006C3CF0">
      <w:pPr>
        <w:rPr>
          <w:ins w:id="2997" w:author="Mosi Adesina Ifatunji [2]" w:date="2025-08-26T22:09:00Z" w16du:dateUtc="2025-08-27T03:09:00Z"/>
          <w:del w:id="2998" w:author="Mosi Adesina Ifatunji" w:date="2025-09-24T09:57:00Z" w16du:dateUtc="2025-09-24T14:57:00Z"/>
          <w:color w:val="000000"/>
        </w:rPr>
      </w:pPr>
      <w:ins w:id="2999" w:author="Mosi Adesina Ifatunji [2]" w:date="2025-08-26T21:57:00Z" w16du:dateUtc="2025-08-27T02:57:00Z">
        <w:del w:id="3000" w:author="Mosi Adesina Ifatunji" w:date="2025-09-24T09:57:00Z" w16du:dateUtc="2025-09-24T14:57:00Z">
          <w:r w:rsidRPr="00BE0E0A" w:rsidDel="003F163B">
            <w:delText>After</w:delText>
          </w:r>
        </w:del>
      </w:ins>
      <w:ins w:id="3001" w:author="Mosi Adesina Ifatunji [2]" w:date="2025-08-26T21:40:00Z" w16du:dateUtc="2025-08-27T02:40:00Z">
        <w:del w:id="3002" w:author="Mosi Adesina Ifatunji" w:date="2025-09-24T09:57:00Z" w16du:dateUtc="2025-09-24T14:57:00Z">
          <w:r w:rsidR="004238AC" w:rsidRPr="00BE0E0A" w:rsidDel="003F163B">
            <w:delText xml:space="preserve"> offering, “… </w:delText>
          </w:r>
          <w:r w:rsidR="004238AC" w:rsidRPr="00BE0E0A" w:rsidDel="003F163B">
            <w:rPr>
              <w:color w:val="000000"/>
            </w:rPr>
            <w:delText>schemas as a theoretical linchpin that can explain the ubiquity of racial structures” (</w:delText>
          </w:r>
          <w:r w:rsidR="00C066DA" w:rsidRPr="00BE0E0A" w:rsidDel="003F163B">
            <w:rPr>
              <w:color w:val="000000"/>
            </w:rPr>
            <w:delText xml:space="preserve">Jung </w:delText>
          </w:r>
          <w:r w:rsidR="004238AC" w:rsidRPr="00BE0E0A" w:rsidDel="003F163B">
            <w:rPr>
              <w:color w:val="000000"/>
            </w:rPr>
            <w:delText>from</w:delText>
          </w:r>
        </w:del>
      </w:ins>
      <w:ins w:id="3003" w:author="Mosi Adesina Ifatunji [2]" w:date="2025-08-26T22:08:00Z" w16du:dateUtc="2025-08-27T03:08:00Z">
        <w:del w:id="3004" w:author="Mosi Adesina Ifatunji" w:date="2025-09-24T09:57:00Z" w16du:dateUtc="2025-09-24T14:57:00Z">
          <w:r w:rsidR="00E9630A" w:rsidRPr="00BE0E0A" w:rsidDel="003F163B">
            <w:rPr>
              <w:color w:val="000000"/>
            </w:rPr>
            <w:delText xml:space="preserve">2015, </w:delText>
          </w:r>
        </w:del>
      </w:ins>
      <w:ins w:id="3005" w:author="Mosi Adesina Ifatunji [2]" w:date="2025-08-26T21:40:00Z" w16du:dateUtc="2025-08-27T02:40:00Z">
        <w:del w:id="3006" w:author="Mosi Adesina Ifatunji" w:date="2025-09-24T09:57:00Z" w16du:dateUtc="2025-09-24T14:57:00Z">
          <w:r w:rsidR="004238AC" w:rsidRPr="00BE0E0A" w:rsidDel="003F163B">
            <w:rPr>
              <w:color w:val="000000"/>
            </w:rPr>
            <w:delText xml:space="preserve"> Jung 2015 in Ray 2019: 30.</w:delText>
          </w:r>
          <w:r w:rsidR="00E9630A" w:rsidRPr="00BE0E0A" w:rsidDel="003F163B">
            <w:rPr>
              <w:color w:val="000000"/>
            </w:rPr>
            <w:delText>30)</w:delText>
          </w:r>
        </w:del>
      </w:ins>
      <w:ins w:id="3007" w:author="Mosi Adesina Ifatunji [2]" w:date="2025-08-26T22:08:00Z" w16du:dateUtc="2025-08-27T03:08:00Z">
        <w:del w:id="3008" w:author="Mosi Adesina Ifatunji" w:date="2025-09-24T09:57:00Z" w16du:dateUtc="2025-09-24T14:57:00Z">
          <w:r w:rsidR="00E9630A" w:rsidRPr="00BE0E0A" w:rsidDel="003F163B">
            <w:rPr>
              <w:color w:val="000000"/>
            </w:rPr>
            <w:delText xml:space="preserve">, </w:delText>
          </w:r>
        </w:del>
      </w:ins>
      <w:ins w:id="3009" w:author="Mosi Adesina Ifatunji [2]" w:date="2025-08-26T23:34:00Z" w16du:dateUtc="2025-08-27T04:34:00Z">
        <w:del w:id="3010" w:author="Mosi Adesina Ifatunji" w:date="2025-09-24T09:57:00Z" w16du:dateUtc="2025-09-24T14:57:00Z">
          <w:r w:rsidR="00D24583" w:rsidRPr="00BE0E0A" w:rsidDel="003F163B">
            <w:rPr>
              <w:color w:val="000000"/>
            </w:rPr>
            <w:delText>Ray</w:delText>
          </w:r>
        </w:del>
      </w:ins>
      <w:ins w:id="3011" w:author="Mosi Adesina Ifatunji [2]" w:date="2025-08-26T22:08:00Z" w16du:dateUtc="2025-08-27T03:08:00Z">
        <w:del w:id="3012" w:author="Mosi Adesina Ifatunji" w:date="2025-09-24T09:57:00Z" w16du:dateUtc="2025-09-24T14:57:00Z">
          <w:r w:rsidR="00E9630A" w:rsidRPr="00BE0E0A" w:rsidDel="003F163B">
            <w:rPr>
              <w:color w:val="000000"/>
            </w:rPr>
            <w:delText xml:space="preserve"> </w:delText>
          </w:r>
        </w:del>
      </w:ins>
      <w:ins w:id="3013" w:author="Mosi Adesina Ifatunji [2]" w:date="2025-08-26T23:34:00Z" w16du:dateUtc="2025-08-27T04:34:00Z">
        <w:del w:id="3014" w:author="Mosi Adesina Ifatunji" w:date="2025-09-24T09:57:00Z" w16du:dateUtc="2025-09-24T14:57:00Z">
          <w:r w:rsidR="00D24583" w:rsidRPr="00BE0E0A" w:rsidDel="003F163B">
            <w:rPr>
              <w:color w:val="000000"/>
            </w:rPr>
            <w:delText>offers</w:delText>
          </w:r>
        </w:del>
      </w:ins>
      <w:ins w:id="3015" w:author="Mosi Adesina Ifatunji [2]" w:date="2025-08-26T21:43:00Z" w16du:dateUtc="2025-08-27T02:43:00Z">
        <w:del w:id="3016" w:author="Mosi Adesina Ifatunji" w:date="2025-09-24T09:57:00Z" w16du:dateUtc="2025-09-24T14:57:00Z">
          <w:r w:rsidR="00BF09BD" w:rsidRPr="00BE0E0A" w:rsidDel="003F163B">
            <w:rPr>
              <w:color w:val="000000"/>
            </w:rPr>
            <w:delText xml:space="preserve"> ‘</w:delText>
          </w:r>
        </w:del>
      </w:ins>
      <w:ins w:id="3017" w:author="Mosi Adesina Ifatunji [2]" w:date="2025-08-26T21:42:00Z" w16du:dateUtc="2025-08-27T02:42:00Z">
        <w:del w:id="3018" w:author="Mosi Adesina Ifatunji" w:date="2025-09-24T09:57:00Z" w16du:dateUtc="2025-09-24T14:57:00Z">
          <w:r w:rsidR="00097392" w:rsidRPr="00BE0E0A" w:rsidDel="003F163B">
            <w:rPr>
              <w:color w:val="000000"/>
            </w:rPr>
            <w:delText>W</w:delText>
          </w:r>
          <w:r w:rsidR="00282BEE" w:rsidRPr="00BE0E0A" w:rsidDel="003F163B">
            <w:rPr>
              <w:color w:val="000000"/>
            </w:rPr>
            <w:delText xml:space="preserve">hite </w:delText>
          </w:r>
          <w:r w:rsidR="00097392" w:rsidRPr="00BE0E0A" w:rsidDel="003F163B">
            <w:rPr>
              <w:color w:val="000000"/>
            </w:rPr>
            <w:delText xml:space="preserve">Credentials’ </w:delText>
          </w:r>
        </w:del>
      </w:ins>
      <w:ins w:id="3019" w:author="Mosi Adesina Ifatunji [2]" w:date="2025-08-26T21:43:00Z" w16du:dateUtc="2025-08-27T02:43:00Z">
        <w:del w:id="3020" w:author="Mosi Adesina Ifatunji" w:date="2025-09-24T09:57:00Z" w16du:dateUtc="2025-09-24T14:57:00Z">
          <w:r w:rsidR="00BF09BD" w:rsidRPr="00BE0E0A" w:rsidDel="003F163B">
            <w:rPr>
              <w:color w:val="000000"/>
            </w:rPr>
            <w:delText xml:space="preserve">as </w:delText>
          </w:r>
        </w:del>
      </w:ins>
      <w:ins w:id="3021" w:author="Mosi Adesina Ifatunji [2]" w:date="2025-08-26T21:57:00Z" w16du:dateUtc="2025-08-27T02:57:00Z">
        <w:del w:id="3022" w:author="Mosi Adesina Ifatunji" w:date="2025-09-24T09:57:00Z" w16du:dateUtc="2025-09-24T14:57:00Z">
          <w:r w:rsidR="00A80406" w:rsidRPr="00BE0E0A" w:rsidDel="003F163B">
            <w:rPr>
              <w:color w:val="000000"/>
            </w:rPr>
            <w:delText xml:space="preserve">at least one </w:delText>
          </w:r>
        </w:del>
      </w:ins>
      <w:ins w:id="3023" w:author="Mosi Adesina Ifatunji [2]" w:date="2025-08-26T21:58:00Z" w16du:dateUtc="2025-08-27T02:58:00Z">
        <w:del w:id="3024" w:author="Mosi Adesina Ifatunji" w:date="2025-09-24T09:57:00Z" w16du:dateUtc="2025-09-24T14:57:00Z">
          <w:r w:rsidR="00C713BA" w:rsidRPr="00BE0E0A" w:rsidDel="003F163B">
            <w:rPr>
              <w:color w:val="000000"/>
            </w:rPr>
            <w:delText xml:space="preserve">potential </w:delText>
          </w:r>
        </w:del>
      </w:ins>
      <w:ins w:id="3025" w:author="Mosi Adesina Ifatunji [2]" w:date="2025-08-26T21:57:00Z" w16du:dateUtc="2025-08-27T02:57:00Z">
        <w:del w:id="3026" w:author="Mosi Adesina Ifatunji" w:date="2025-09-24T09:57:00Z" w16du:dateUtc="2025-09-24T14:57:00Z">
          <w:r w:rsidR="00A80406" w:rsidRPr="00BE0E0A" w:rsidDel="003F163B">
            <w:rPr>
              <w:color w:val="000000"/>
            </w:rPr>
            <w:delText xml:space="preserve">modality of </w:delText>
          </w:r>
        </w:del>
      </w:ins>
      <w:ins w:id="3027" w:author="Mosi Adesina Ifatunji [2]" w:date="2025-08-26T21:58:00Z" w16du:dateUtc="2025-08-27T02:58:00Z">
        <w:del w:id="3028" w:author="Mosi Adesina Ifatunji" w:date="2025-09-24T09:57:00Z" w16du:dateUtc="2025-09-24T14:57:00Z">
          <w:r w:rsidR="00A80406" w:rsidRPr="00BE0E0A" w:rsidDel="003F163B">
            <w:rPr>
              <w:color w:val="000000"/>
            </w:rPr>
            <w:delText>racial schema</w:delText>
          </w:r>
          <w:r w:rsidR="00C713BA" w:rsidRPr="00BE0E0A" w:rsidDel="003F163B">
            <w:rPr>
              <w:color w:val="000000"/>
            </w:rPr>
            <w:delText xml:space="preserve"> </w:delText>
          </w:r>
        </w:del>
      </w:ins>
      <w:ins w:id="3029" w:author="Mosi Adesina Ifatunji [2]" w:date="2025-08-26T21:59:00Z" w16du:dateUtc="2025-08-27T02:59:00Z">
        <w:del w:id="3030" w:author="Mosi Adesina Ifatunji" w:date="2025-09-24T09:57:00Z" w16du:dateUtc="2025-09-24T14:57:00Z">
          <w:r w:rsidR="001E28BB" w:rsidRPr="00BE0E0A" w:rsidDel="003F163B">
            <w:rPr>
              <w:color w:val="000000"/>
            </w:rPr>
            <w:delText xml:space="preserve">that </w:delText>
          </w:r>
        </w:del>
      </w:ins>
      <w:ins w:id="3031" w:author="Mosi Adesina Ifatunji [2]" w:date="2025-08-26T22:46:00Z" w16du:dateUtc="2025-08-27T03:46:00Z">
        <w:del w:id="3032" w:author="Mosi Adesina Ifatunji" w:date="2025-09-24T09:57:00Z" w16du:dateUtc="2025-09-24T14:57:00Z">
          <w:r w:rsidR="00165718" w:rsidRPr="00BE0E0A" w:rsidDel="003F163B">
            <w:rPr>
              <w:color w:val="000000"/>
            </w:rPr>
            <w:delText xml:space="preserve">might </w:delText>
          </w:r>
        </w:del>
      </w:ins>
      <w:ins w:id="3033" w:author="Mosi Adesina Ifatunji [2]" w:date="2025-08-26T22:48:00Z" w16du:dateUtc="2025-08-27T03:48:00Z">
        <w:del w:id="3034" w:author="Mosi Adesina Ifatunji" w:date="2025-09-24T09:57:00Z" w16du:dateUtc="2025-09-24T14:57:00Z">
          <w:r w:rsidR="00EE19A1" w:rsidRPr="00BE0E0A" w:rsidDel="003F163B">
            <w:rPr>
              <w:color w:val="000000"/>
            </w:rPr>
            <w:delText>aid</w:delText>
          </w:r>
          <w:r w:rsidR="00D66627" w:rsidRPr="00BE0E0A" w:rsidDel="003F163B">
            <w:rPr>
              <w:color w:val="000000"/>
            </w:rPr>
            <w:delText xml:space="preserve"> in the operations of</w:delText>
          </w:r>
        </w:del>
      </w:ins>
      <w:ins w:id="3035" w:author="Mosi Adesina Ifatunji [2]" w:date="2025-08-26T21:59:00Z" w16du:dateUtc="2025-08-27T02:59:00Z">
        <w:del w:id="3036" w:author="Mosi Adesina Ifatunji" w:date="2025-09-24T09:57:00Z" w16du:dateUtc="2025-09-24T14:57:00Z">
          <w:r w:rsidR="001E28BB" w:rsidRPr="00BE0E0A" w:rsidDel="003F163B">
            <w:rPr>
              <w:color w:val="000000"/>
            </w:rPr>
            <w:delText xml:space="preserve"> </w:delText>
          </w:r>
        </w:del>
      </w:ins>
      <w:ins w:id="3037" w:author="Mosi Adesina Ifatunji [2]" w:date="2025-08-26T22:46:00Z" w16du:dateUtc="2025-08-27T03:46:00Z">
        <w:del w:id="3038" w:author="Mosi Adesina Ifatunji" w:date="2025-09-24T09:57:00Z" w16du:dateUtc="2025-09-24T14:57:00Z">
          <w:r w:rsidR="00165718" w:rsidRPr="00BE0E0A" w:rsidDel="003F163B">
            <w:rPr>
              <w:color w:val="000000"/>
            </w:rPr>
            <w:delText xml:space="preserve">certain </w:delText>
          </w:r>
        </w:del>
      </w:ins>
      <w:ins w:id="3039" w:author="Mosi Adesina Ifatunji [2]" w:date="2025-08-26T22:47:00Z" w16du:dateUtc="2025-08-27T03:47:00Z">
        <w:del w:id="3040" w:author="Mosi Adesina Ifatunji" w:date="2025-09-24T09:57:00Z" w16du:dateUtc="2025-09-24T14:57:00Z">
          <w:r w:rsidR="00941ACD" w:rsidRPr="00BE0E0A" w:rsidDel="003F163B">
            <w:rPr>
              <w:color w:val="000000"/>
            </w:rPr>
            <w:delText xml:space="preserve">kinds of </w:delText>
          </w:r>
        </w:del>
      </w:ins>
      <w:ins w:id="3041" w:author="Mosi Adesina Ifatunji [2]" w:date="2025-08-26T21:59:00Z" w16du:dateUtc="2025-08-27T02:59:00Z">
        <w:del w:id="3042" w:author="Mosi Adesina Ifatunji" w:date="2025-09-24T09:57:00Z" w16du:dateUtc="2025-09-24T14:57:00Z">
          <w:r w:rsidR="001E28BB" w:rsidRPr="00BE0E0A" w:rsidDel="003F163B">
            <w:rPr>
              <w:color w:val="000000"/>
            </w:rPr>
            <w:delText>racialized organizations</w:delText>
          </w:r>
        </w:del>
      </w:ins>
      <w:ins w:id="3043" w:author="Mosi Adesina Ifatunji [2]" w:date="2025-08-26T22:47:00Z" w16du:dateUtc="2025-08-27T03:47:00Z">
        <w:del w:id="3044" w:author="Mosi Adesina Ifatunji" w:date="2025-09-24T09:57:00Z" w16du:dateUtc="2025-09-24T14:57:00Z">
          <w:r w:rsidR="00D54DF6" w:rsidRPr="00BE0E0A" w:rsidDel="003F163B">
            <w:rPr>
              <w:color w:val="000000"/>
            </w:rPr>
            <w:delText xml:space="preserve"> </w:delText>
          </w:r>
        </w:del>
      </w:ins>
    </w:p>
    <w:p w14:paraId="0364A57E" w14:textId="15FBA214" w:rsidR="00BA4430" w:rsidRPr="00B16720" w:rsidDel="00854C2A" w:rsidRDefault="00BA4430">
      <w:pPr>
        <w:rPr>
          <w:ins w:id="3045" w:author="Mosi Adesina Ifatunji [2]" w:date="2025-08-26T22:09:00Z" w16du:dateUtc="2025-08-27T03:09:00Z"/>
          <w:del w:id="3046" w:author="Mosi Adesina Ifatunji" w:date="2025-10-13T11:25:00Z" w16du:dateUtc="2025-10-13T16:25:00Z"/>
          <w:color w:val="000000"/>
        </w:rPr>
      </w:pPr>
    </w:p>
    <w:p w14:paraId="18B2BBDD" w14:textId="1E647005" w:rsidR="001D04ED" w:rsidDel="00854C2A" w:rsidRDefault="009A77BA">
      <w:pPr>
        <w:rPr>
          <w:ins w:id="3047" w:author="Mosi Adesina Ifatunji [2]" w:date="2025-08-27T09:47:00Z" w16du:dateUtc="2025-08-27T14:47:00Z"/>
          <w:del w:id="3048" w:author="Mosi Adesina Ifatunji" w:date="2025-10-13T11:25:00Z" w16du:dateUtc="2025-10-13T16:25:00Z"/>
          <w:color w:val="000000"/>
        </w:rPr>
      </w:pPr>
      <w:ins w:id="3049" w:author="Mosi Adesina Ifatunji [2]" w:date="2025-08-27T09:44:00Z" w16du:dateUtc="2025-08-27T14:44:00Z">
        <w:del w:id="3050" w:author="Mosi Adesina Ifatunji" w:date="2025-10-13T11:25:00Z" w16du:dateUtc="2025-10-13T16:25:00Z">
          <w:r w:rsidDel="00854C2A">
            <w:rPr>
              <w:color w:val="000000"/>
            </w:rPr>
            <w:delText xml:space="preserve">Building on </w:delText>
          </w:r>
        </w:del>
      </w:ins>
      <w:ins w:id="3051" w:author="Mosi Adesina Ifatunji [2]" w:date="2025-08-27T09:45:00Z" w16du:dateUtc="2025-08-27T14:45:00Z">
        <w:del w:id="3052" w:author="Mosi Adesina Ifatunji" w:date="2025-10-13T11:25:00Z" w16du:dateUtc="2025-10-13T16:25:00Z">
          <w:r w:rsidR="0040197B" w:rsidDel="00854C2A">
            <w:rPr>
              <w:color w:val="000000"/>
            </w:rPr>
            <w:delText>Cheryl</w:delText>
          </w:r>
          <w:r w:rsidDel="00854C2A">
            <w:rPr>
              <w:color w:val="000000"/>
            </w:rPr>
            <w:delText xml:space="preserve"> Harris </w:delText>
          </w:r>
          <w:r w:rsidR="0040197B" w:rsidDel="00854C2A">
            <w:rPr>
              <w:color w:val="000000"/>
            </w:rPr>
            <w:delText xml:space="preserve">(1993) </w:delText>
          </w:r>
          <w:r w:rsidDel="00854C2A">
            <w:rPr>
              <w:color w:val="000000"/>
            </w:rPr>
            <w:delText>and her</w:delText>
          </w:r>
        </w:del>
      </w:ins>
      <w:ins w:id="3053" w:author="Mosi Adesina Ifatunji [2]" w:date="2025-08-27T09:44:00Z" w16du:dateUtc="2025-08-27T14:44:00Z">
        <w:del w:id="3054" w:author="Mosi Adesina Ifatunji" w:date="2025-10-13T11:25:00Z" w16du:dateUtc="2025-10-13T16:25:00Z">
          <w:r w:rsidR="00172E8D" w:rsidDel="00854C2A">
            <w:rPr>
              <w:color w:val="000000"/>
            </w:rPr>
            <w:delText xml:space="preserve"> </w:delText>
          </w:r>
        </w:del>
      </w:ins>
      <w:ins w:id="3055" w:author="Mosi Adesina Ifatunji [2]" w:date="2025-08-27T09:45:00Z" w16du:dateUtc="2025-08-27T14:45:00Z">
        <w:del w:id="3056" w:author="Mosi Adesina Ifatunji" w:date="2025-10-13T11:25:00Z" w16du:dateUtc="2025-10-13T16:25:00Z">
          <w:r w:rsidR="0040197B" w:rsidDel="00854C2A">
            <w:rPr>
              <w:color w:val="000000"/>
            </w:rPr>
            <w:delText>offering</w:delText>
          </w:r>
          <w:r w:rsidDel="00854C2A">
            <w:rPr>
              <w:color w:val="000000"/>
            </w:rPr>
            <w:delText xml:space="preserve"> of</w:delText>
          </w:r>
        </w:del>
      </w:ins>
      <w:ins w:id="3057" w:author="Mosi Adesina Ifatunji [2]" w:date="2025-08-27T09:44:00Z" w16du:dateUtc="2025-08-27T14:44:00Z">
        <w:del w:id="3058" w:author="Mosi Adesina Ifatunji" w:date="2025-10-13T11:25:00Z" w16du:dateUtc="2025-10-13T16:25:00Z">
          <w:r w:rsidR="00172E8D" w:rsidDel="00854C2A">
            <w:rPr>
              <w:color w:val="000000"/>
            </w:rPr>
            <w:delText xml:space="preserve"> ‘Whiteness as property</w:delText>
          </w:r>
        </w:del>
      </w:ins>
      <w:ins w:id="3059" w:author="Mosi Adesina Ifatunji [2]" w:date="2025-08-27T09:45:00Z" w16du:dateUtc="2025-08-27T14:45:00Z">
        <w:del w:id="3060" w:author="Mosi Adesina Ifatunji" w:date="2025-10-13T11:25:00Z" w16du:dateUtc="2025-10-13T16:25:00Z">
          <w:r w:rsidDel="00854C2A">
            <w:rPr>
              <w:color w:val="000000"/>
            </w:rPr>
            <w:delText>,</w:delText>
          </w:r>
        </w:del>
      </w:ins>
      <w:ins w:id="3061" w:author="Mosi Adesina Ifatunji [2]" w:date="2025-08-27T09:44:00Z" w16du:dateUtc="2025-08-27T14:44:00Z">
        <w:del w:id="3062" w:author="Mosi Adesina Ifatunji" w:date="2025-10-13T11:25:00Z" w16du:dateUtc="2025-10-13T16:25:00Z">
          <w:r w:rsidR="00172E8D" w:rsidDel="00854C2A">
            <w:rPr>
              <w:color w:val="000000"/>
            </w:rPr>
            <w:delText>”</w:delText>
          </w:r>
        </w:del>
      </w:ins>
      <w:ins w:id="3063" w:author="Mosi Adesina Ifatunji [2]" w:date="2025-08-26T22:09:00Z" w16du:dateUtc="2025-08-27T03:09:00Z">
        <w:del w:id="3064" w:author="Mosi Adesina Ifatunji" w:date="2025-10-13T11:25:00Z" w16du:dateUtc="2025-10-13T16:25:00Z">
          <w:r w:rsidR="00BA4430" w:rsidRPr="00B16720" w:rsidDel="00854C2A">
            <w:rPr>
              <w:color w:val="000000"/>
            </w:rPr>
            <w:delText xml:space="preserve"> </w:delText>
          </w:r>
        </w:del>
      </w:ins>
      <w:ins w:id="3065" w:author="Mosi Adesina Ifatunji [2]" w:date="2025-08-27T09:46:00Z" w16du:dateUtc="2025-08-27T14:46:00Z">
        <w:del w:id="3066" w:author="Mosi Adesina Ifatunji" w:date="2025-10-13T11:25:00Z" w16du:dateUtc="2025-10-13T16:25:00Z">
          <w:r w:rsidR="00BC7E4C" w:rsidDel="00854C2A">
            <w:rPr>
              <w:color w:val="000000"/>
            </w:rPr>
            <w:delText>Ray</w:delText>
          </w:r>
        </w:del>
      </w:ins>
      <w:ins w:id="3067" w:author="Mosi Adesina Ifatunji [2]" w:date="2025-08-27T09:42:00Z" w16du:dateUtc="2025-08-27T14:42:00Z">
        <w:del w:id="3068" w:author="Mosi Adesina Ifatunji" w:date="2025-10-13T11:25:00Z" w16du:dateUtc="2025-10-13T16:25:00Z">
          <w:r w:rsidR="003531C1" w:rsidRPr="00B16720" w:rsidDel="00854C2A">
            <w:rPr>
              <w:color w:val="000000"/>
            </w:rPr>
            <w:delText xml:space="preserve"> </w:delText>
          </w:r>
        </w:del>
      </w:ins>
      <w:ins w:id="3069" w:author="Mosi Adesina Ifatunji [2]" w:date="2025-08-27T09:43:00Z" w16du:dateUtc="2025-08-27T14:43:00Z">
        <w:del w:id="3070" w:author="Mosi Adesina Ifatunji" w:date="2025-10-13T11:25:00Z" w16du:dateUtc="2025-10-13T16:25:00Z">
          <w:r w:rsidR="00B16720" w:rsidRPr="00B16720" w:rsidDel="00854C2A">
            <w:rPr>
              <w:color w:val="000000"/>
            </w:rPr>
            <w:delText>posit</w:delText>
          </w:r>
        </w:del>
      </w:ins>
      <w:ins w:id="3071" w:author="Mosi Adesina Ifatunji [2]" w:date="2025-08-27T09:46:00Z" w16du:dateUtc="2025-08-27T14:46:00Z">
        <w:del w:id="3072" w:author="Mosi Adesina Ifatunji" w:date="2025-10-13T11:25:00Z" w16du:dateUtc="2025-10-13T16:25:00Z">
          <w:r w:rsidR="00BC7E4C" w:rsidDel="00854C2A">
            <w:rPr>
              <w:color w:val="000000"/>
            </w:rPr>
            <w:delText>s</w:delText>
          </w:r>
        </w:del>
      </w:ins>
      <w:ins w:id="3073" w:author="Mosi Adesina Ifatunji [2]" w:date="2025-08-27T09:43:00Z" w16du:dateUtc="2025-08-27T14:43:00Z">
        <w:del w:id="3074" w:author="Mosi Adesina Ifatunji" w:date="2025-10-13T11:25:00Z" w16du:dateUtc="2025-10-13T16:25:00Z">
          <w:r w:rsidR="00B16720" w:rsidRPr="00B16720" w:rsidDel="00854C2A">
            <w:rPr>
              <w:color w:val="000000"/>
            </w:rPr>
            <w:delText xml:space="preserve"> that, “</w:delText>
          </w:r>
          <w:r w:rsidR="00CB171E" w:rsidDel="00854C2A">
            <w:rPr>
              <w:color w:val="000000"/>
            </w:rPr>
            <w:delText xml:space="preserve">”Ray 2019: </w:delText>
          </w:r>
        </w:del>
      </w:ins>
    </w:p>
    <w:p w14:paraId="2C0FC9F5" w14:textId="3B8B67C9" w:rsidR="001D04ED" w:rsidRPr="00B16720" w:rsidDel="001D04ED" w:rsidRDefault="00B16F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075" w:author="Mosi Adesina Ifatunji [2]" w:date="2025-08-26T18:31:00Z" w16du:dateUtc="2025-08-26T23:31:00Z"/>
          <w:del w:id="3076" w:author="Mosi Adesina Ifatunji" w:date="2025-08-27T07:54:00Z" w16du:dateUtc="2025-08-27T12:54:00Z"/>
          <w:color w:val="000000"/>
          <w:rPrChange w:id="3077" w:author="Mosi Adesina Ifatunji [2]" w:date="2025-08-27T09:43:00Z" w16du:dateUtc="2025-08-27T14:43:00Z">
            <w:rPr>
              <w:ins w:id="3078" w:author="Mosi Adesina Ifatunji [2]" w:date="2025-08-26T18:31:00Z" w16du:dateUtc="2025-08-26T23:31:00Z"/>
              <w:del w:id="3079" w:author="Mosi Adesina Ifatunji" w:date="2025-08-27T07:54:00Z" w16du:dateUtc="2025-08-27T12:54:00Z"/>
            </w:rPr>
          </w:rPrChange>
        </w:rPr>
        <w:pPrChange w:id="3080" w:author="Mosi Adesina Ifatunji" w:date="2025-10-21T19:50:00Z" w16du:dateUtc="2025-10-22T00:50:00Z">
          <w:pPr/>
        </w:pPrChange>
      </w:pPr>
      <w:ins w:id="3081" w:author="Mosi Adesina Ifatunji [2]" w:date="2025-08-27T09:47:00Z" w16du:dateUtc="2025-08-27T14:47:00Z">
        <w:del w:id="3082" w:author="Mosi Adesina Ifatunji" w:date="2025-10-13T11:25:00Z" w16du:dateUtc="2025-10-13T16:25:00Z">
          <w:r w:rsidDel="00854C2A">
            <w:rPr>
              <w:color w:val="000000"/>
            </w:rPr>
            <w:delText xml:space="preserve">That is, “[t]Ray 2019: </w:delText>
          </w:r>
        </w:del>
      </w:ins>
      <w:ins w:id="3083" w:author="Mosi Adesina Ifatunji [2]" w:date="2025-08-27T09:48:00Z" w16du:dateUtc="2025-08-27T14:48:00Z">
        <w:del w:id="3084" w:author="Mosi Adesina Ifatunji" w:date="2025-10-13T11:25:00Z" w16du:dateUtc="2025-10-13T16:25:00Z">
          <w:r w:rsidR="00D07D24" w:rsidDel="00854C2A">
            <w:rPr>
              <w:color w:val="000000"/>
            </w:rPr>
            <w:delText>”</w:delText>
          </w:r>
        </w:del>
      </w:ins>
    </w:p>
    <w:p w14:paraId="3B416F80" w14:textId="165A1B07" w:rsidR="000D5DAD" w:rsidRPr="005C2417" w:rsidDel="005C2417" w:rsidRDefault="00940847">
      <w:pPr>
        <w:rPr>
          <w:ins w:id="3085" w:author="Mosi Ifatunji" w:date="2025-08-12T21:20:00Z" w16du:dateUtc="2025-08-13T02:20:00Z"/>
          <w:del w:id="3086" w:author="Mosi Adesina Ifatunji" w:date="2025-10-21T19:30:00Z" w16du:dateUtc="2025-10-22T00:30:00Z"/>
          <w:color w:val="000000"/>
          <w:rPrChange w:id="3087" w:author="Mosi Adesina Ifatunji" w:date="2025-10-21T19:30:00Z" w16du:dateUtc="2025-10-22T00:30:00Z">
            <w:rPr>
              <w:ins w:id="3088" w:author="Mosi Ifatunji" w:date="2025-08-12T21:20:00Z" w16du:dateUtc="2025-08-13T02:20:00Z"/>
              <w:del w:id="3089" w:author="Mosi Adesina Ifatunji" w:date="2025-10-21T19:30:00Z" w16du:dateUtc="2025-10-22T00:30:00Z"/>
            </w:rPr>
          </w:rPrChange>
        </w:rPr>
      </w:pPr>
      <w:del w:id="3090" w:author="Mosi Adesina Ifatunji" w:date="2025-10-21T19:30:00Z" w16du:dateUtc="2025-10-22T00:30:00Z">
        <w:r w:rsidRPr="00BE78AA" w:rsidDel="005C2417">
          <w:fldChar w:fldCharType="begin">
            <w:fldData xml:space="preserve">PEVuZE5vdGU+PENpdGU+PEF1dGhvcj5NYXJ4PC9BdXRob3I+PFllYXI+MTk3ODwvWWVhcj48UmVj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</w:fldData>
          </w:fldChar>
        </w:r>
        <w:r w:rsidRPr="00B16720" w:rsidDel="005C2417">
          <w:delInstrText xml:space="preserve"> ADDIN EN.JS.CITE </w:delInstrText>
        </w:r>
        <w:r w:rsidRPr="00BE78AA" w:rsidDel="005C2417">
          <w:fldChar w:fldCharType="separate"/>
        </w:r>
        <w:r w:rsidRPr="00B16720" w:rsidDel="005C2417">
          <w:rPr>
            <w:noProof/>
          </w:rPr>
          <w:delText>(Althusser 1971, Marx and Engels 1978, Hall 1980, Bonilla-Silva 2001)</w:delText>
        </w:r>
        <w:r w:rsidRPr="00BE78AA" w:rsidDel="005C2417">
          <w:fldChar w:fldCharType="end"/>
        </w:r>
      </w:del>
      <w:moveFromRangeStart w:id="3091" w:author="Mosi Adesina Ifatunji [2]" w:date="2025-08-26T23:37:00Z" w:name="move207140982"/>
      <w:moveFrom w:id="3092" w:author="Mosi Adesina Ifatunji [2]" w:date="2025-08-26T23:37:00Z" w16du:dateUtc="2025-08-27T04:37:00Z">
        <w:del w:id="3093" w:author="Mosi Adesina Ifatunji" w:date="2025-10-21T19:30:00Z" w16du:dateUtc="2025-10-22T00:30:00Z">
          <w:r w:rsidR="00972617" w:rsidRPr="00BE78AA" w:rsidDel="005C2417">
            <w:rPr>
              <w:color w:val="000000"/>
            </w:rPr>
            <w:fldChar w:fldCharType="begin">
              <w:fldData xml:space="preserve">PEVuZE5vdGU+PENpdGU+PEF1dGhvcj5XZWxscy1CYXJuZXR0PC9BdXRob3I+PFllYXI+MTg5MiBb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</w:fldData>
            </w:fldChar>
          </w:r>
          <w:r w:rsidR="00972617" w:rsidRPr="00B16720" w:rsidDel="005C2417">
            <w:rPr>
              <w:color w:val="000000"/>
            </w:rPr>
            <w:delInstrText xml:space="preserve"> ADDIN EN.JS.CITE </w:delInstrText>
          </w:r>
        </w:del>
      </w:moveFrom>
      <w:del w:id="3094" w:author="Mosi Adesina Ifatunji [2]" w:date="2025-08-26T23:37:00Z" w16du:dateUtc="2025-08-27T04:37:00Z">
        <w:r w:rsidR="00972617" w:rsidRPr="00BE78AA" w:rsidDel="005C2417">
          <w:rPr>
            <w:color w:val="000000"/>
          </w:rPr>
        </w:r>
      </w:del>
      <w:moveFrom w:id="3095" w:author="Mosi Adesina Ifatunji [2]" w:date="2025-08-26T23:37:00Z" w16du:dateUtc="2025-08-27T04:37:00Z">
        <w:del w:id="3096" w:author="Mosi Adesina Ifatunji" w:date="2025-10-21T19:30:00Z" w16du:dateUtc="2025-10-22T00:30:00Z">
          <w:r w:rsidR="00972617" w:rsidRPr="00BE78AA" w:rsidDel="005C2417">
            <w:rPr>
              <w:color w:val="000000"/>
            </w:rPr>
            <w:fldChar w:fldCharType="separate"/>
          </w:r>
          <w:r w:rsidR="00972617" w:rsidRPr="00B16720" w:rsidDel="005C2417">
            <w:rPr>
              <w:noProof/>
              <w:color w:val="000000"/>
            </w:rPr>
            <w:delText>(Wells-Barnett 1892 [2014])</w:delText>
          </w:r>
          <w:r w:rsidR="00972617" w:rsidRPr="00BE78AA" w:rsidDel="005C2417">
            <w:rPr>
              <w:color w:val="000000"/>
            </w:rPr>
            <w:fldChar w:fldCharType="end"/>
          </w:r>
        </w:del>
      </w:moveFrom>
      <w:moveFromRangeEnd w:id="3091"/>
      <w:del w:id="3097" w:author="Mosi Adesina Ifatunji" w:date="2025-10-21T19:30:00Z" w16du:dateUtc="2025-10-22T00:30:00Z">
        <w:r w:rsidR="0065596C" w:rsidRPr="005C2417" w:rsidDel="005C2417">
          <w:rPr>
            <w:b/>
            <w:bCs/>
          </w:rPr>
          <w:fldChar w:fldCharType="begin">
            <w:fldData xml:space="preserve">PEVuZE5vdGU+PENpdGU+PEF1dGhvcj5UaWxseTwvQXV0aG9yPjxZZWFyPjE5OTg8L1llYXI+PFJl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</w:fldData>
          </w:fldChar>
        </w:r>
        <w:r w:rsidR="0065596C" w:rsidRPr="005C2417" w:rsidDel="005C2417">
          <w:rPr>
            <w:b/>
            <w:bCs/>
          </w:rPr>
          <w:delInstrText xml:space="preserve"> ADDIN EN.JS.CITE </w:delInstrText>
        </w:r>
        <w:r w:rsidR="0065596C" w:rsidRPr="005C2417" w:rsidDel="005C2417">
          <w:rPr>
            <w:b/>
            <w:bCs/>
          </w:rPr>
        </w:r>
        <w:r w:rsidR="0065596C" w:rsidRPr="005C2417" w:rsidDel="005C2417">
          <w:rPr>
            <w:b/>
            <w:bCs/>
          </w:rPr>
          <w:fldChar w:fldCharType="separate"/>
        </w:r>
        <w:r w:rsidR="0065596C" w:rsidRPr="005C2417" w:rsidDel="005C2417">
          <w:rPr>
            <w:b/>
            <w:bCs/>
            <w:noProof/>
          </w:rPr>
          <w:delText>(Tilly 1998)</w:delText>
        </w:r>
        <w:r w:rsidR="0065596C" w:rsidRPr="005C2417" w:rsidDel="005C2417">
          <w:rPr>
            <w:b/>
            <w:bCs/>
          </w:rPr>
          <w:fldChar w:fldCharType="end"/>
        </w:r>
        <w:r w:rsidR="00B830DD" w:rsidDel="005C2417">
          <w:fldChar w:fldCharType="begin">
            <w:fldData xml:space="preserve">PEVuZE5vdGU+PENpdGU+PEF1dGhvcj5Cb3V0eWxpbmU8L0F1dGhvcj48WWVhcj4yMDIxPC9ZZWFy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</w:fldData>
          </w:fldChar>
        </w:r>
        <w:r w:rsidR="00B830DD" w:rsidDel="005C2417">
          <w:delInstrText xml:space="preserve"> ADDIN EN.JS.CITE </w:delInstrText>
        </w:r>
        <w:r w:rsidR="00B830DD" w:rsidDel="005C2417">
          <w:fldChar w:fldCharType="separate"/>
        </w:r>
        <w:r w:rsidR="00F92E71" w:rsidDel="005C2417">
          <w:rPr>
            <w:noProof/>
          </w:rPr>
          <w:delText>(Hall 1980, Boutyline and Soter 2021)</w:delText>
        </w:r>
        <w:r w:rsidR="00B830DD" w:rsidDel="005C2417">
          <w:fldChar w:fldCharType="end"/>
        </w:r>
        <w:r w:rsidR="00B830DD" w:rsidDel="005C2417">
          <w:fldChar w:fldCharType="begin">
            <w:fldData xml:space="preserve">PEVuZE5vdGU+PENpdGU+PEF1dGhvcj5KdW5nPC9BdXRob3I+PFllYXI+MjAxNTwvWWVhcj48UmVj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</w:fldData>
          </w:fldChar>
        </w:r>
        <w:r w:rsidR="00B830DD" w:rsidDel="005C2417">
          <w:delInstrText xml:space="preserve"> ADDIN EN.JS.CITE </w:delInstrText>
        </w:r>
        <w:r w:rsidR="00B830DD" w:rsidDel="005C2417">
          <w:fldChar w:fldCharType="separate"/>
        </w:r>
        <w:r w:rsidR="00F92E71" w:rsidDel="005C2417">
          <w:rPr>
            <w:noProof/>
          </w:rPr>
          <w:delText>(Jung 2015, Ray 2019)</w:delText>
        </w:r>
        <w:r w:rsidR="00B830DD" w:rsidDel="005C2417">
          <w:fldChar w:fldCharType="end"/>
        </w:r>
      </w:del>
    </w:p>
    <w:p w14:paraId="2F51B6F4" w14:textId="69448876" w:rsidR="00A541DB" w:rsidDel="005C2417" w:rsidRDefault="00F1134C">
      <w:pPr>
        <w:rPr>
          <w:del w:id="3098" w:author="Mosi Adesina Ifatunji" w:date="2025-10-21T19:30:00Z" w16du:dateUtc="2025-10-22T00:30:00Z"/>
        </w:rPr>
      </w:pPr>
      <w:del w:id="3099" w:author="Mosi Adesina Ifatunji" w:date="2025-10-21T19:30:00Z" w16du:dateUtc="2025-10-22T00:30:00Z">
        <w:r w:rsidDel="005C2417">
          <w:fldChar w:fldCharType="begin">
            <w:fldData xml:space="preserve">PEVuZE5vdGU+PENpdGU+PEF1dGhvcj5UYXlsb3I8L0F1dGhvcj48WWVhcj4xOTExIFsyMDEwXTwv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</w:fldData>
          </w:fldChar>
        </w:r>
        <w:r w:rsidDel="005C2417">
          <w:delInstrText xml:space="preserve"> ADDIN EN.JS.CITE </w:delInstrText>
        </w:r>
        <w:r w:rsidDel="005C2417">
          <w:fldChar w:fldCharType="separate"/>
        </w:r>
        <w:r w:rsidR="00324923" w:rsidDel="005C2417">
          <w:rPr>
            <w:noProof/>
          </w:rPr>
          <w:delText>(Kant 1900–1904 [1998], Taylor 1911 [2010], Bartlett 1932 [1995], Mayo 1933 [2005])</w:delText>
        </w:r>
        <w:r w:rsidDel="005C2417">
          <w:fldChar w:fldCharType="end"/>
        </w:r>
        <w:r w:rsidDel="005C2417">
          <w:fldChar w:fldCharType="begin">
            <w:fldData xml:space="preserve">PEVuZE5vdGU+PENpdGU+PEF1dGhvcj5XZWJlcjwvQXV0aG9yPjxZZWFyPjE5MjIgWzE5NzhdPC9Z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</w:fldData>
          </w:fldChar>
        </w:r>
        <w:r w:rsidDel="005C2417">
          <w:delInstrText xml:space="preserve"> ADDIN EN.JS.CITE </w:delInstrText>
        </w:r>
        <w:r w:rsidDel="005C2417">
          <w:fldChar w:fldCharType="separate"/>
        </w:r>
        <w:r w:rsidDel="005C2417">
          <w:rPr>
            <w:noProof/>
          </w:rPr>
          <w:delText>(Weber 1922 [1978])</w:delText>
        </w:r>
        <w:r w:rsidDel="005C2417">
          <w:fldChar w:fldCharType="end"/>
        </w:r>
      </w:del>
      <w:ins w:id="3100" w:author="Mosi Ifatunji" w:date="2025-08-12T21:20:00Z" w16du:dateUtc="2025-08-13T02:20:00Z">
        <w:del w:id="3101" w:author="Mosi Adesina Ifatunji" w:date="2025-10-21T19:30:00Z" w16du:dateUtc="2025-10-22T00:30:00Z">
          <w:r w:rsidR="00A541DB" w:rsidRPr="00111ADB" w:rsidDel="005C2417">
            <w:delText xml:space="preserve">Sociologists have long observed that the </w:delText>
          </w:r>
          <w:r w:rsidR="00A541DB" w:rsidRPr="00111ADB" w:rsidDel="005C2417">
            <w:rPr>
              <w:b/>
              <w:bCs/>
            </w:rPr>
            <w:delText>firm</w:delText>
          </w:r>
          <w:r w:rsidR="00A541DB" w:rsidRPr="00111ADB" w:rsidDel="005C2417">
            <w:delText xml:space="preserve">—its hierarchies, cultures, and cognitive schema—is the “missing link” in dominant paradigms of stratification </w:delText>
          </w:r>
        </w:del>
      </w:ins>
      <w:del w:id="3102" w:author="Mosi Adesina Ifatunji" w:date="2025-10-21T19:30:00Z" w16du:dateUtc="2025-10-22T00:30:00Z">
        <w:r w:rsidR="005959F9" w:rsidDel="005C2417">
          <w:fldChar w:fldCharType="begin">
            <w:fldData xml:space="preserve">PEVuZE5vdGU+PENpdGU+PEF1dGhvcj5CYXJvbjwvQXV0aG9yPjxZZWFyPjE5ODA8L1llYXI+PFJl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</w:fldData>
          </w:fldChar>
        </w:r>
        <w:r w:rsidR="005959F9" w:rsidDel="005C2417">
          <w:delInstrText xml:space="preserve"> ADDIN EN.JS.CITE </w:delInstrText>
        </w:r>
        <w:r w:rsidR="005959F9" w:rsidDel="005C2417">
          <w:fldChar w:fldCharType="separate"/>
        </w:r>
        <w:r w:rsidDel="005C2417">
          <w:rPr>
            <w:noProof/>
          </w:rPr>
          <w:delText>(e.g., Weber 1922 [1978], Baron and Bielby 1980, Tilly 1998)</w:delText>
        </w:r>
        <w:r w:rsidR="005959F9" w:rsidDel="005C2417">
          <w:fldChar w:fldCharType="end"/>
        </w:r>
      </w:del>
      <w:ins w:id="3103" w:author="Mosi Ifatunji" w:date="2025-08-12T21:20:00Z" w16du:dateUtc="2025-08-13T02:20:00Z">
        <w:del w:id="3104" w:author="Mosi Adesina Ifatunji" w:date="2025-10-21T19:30:00Z" w16du:dateUtc="2025-10-22T00:30:00Z">
          <w:r w:rsidR="00A541DB" w:rsidRPr="00111ADB" w:rsidDel="005C2417">
            <w:delText>(Baron and Bielby 1980; Reskin 2012; Tilly 1998; Tomaskovic-Devey and Avent-Holt 2019).</w:delText>
          </w:r>
        </w:del>
      </w:ins>
    </w:p>
    <w:p w14:paraId="1E20BF3B" w14:textId="053411FA" w:rsidR="00EF112A" w:rsidDel="005C2417" w:rsidRDefault="00EF112A">
      <w:pPr>
        <w:rPr>
          <w:ins w:id="3105" w:author="Mosi Ifatunji" w:date="2025-08-12T20:36:00Z" w16du:dateUtc="2025-08-13T01:36:00Z"/>
          <w:del w:id="3106" w:author="Mosi Adesina Ifatunji" w:date="2025-10-21T19:30:00Z" w16du:dateUtc="2025-10-22T00:30:00Z"/>
        </w:rPr>
      </w:pPr>
    </w:p>
    <w:p w14:paraId="5E3CF6F8" w14:textId="54E897C1" w:rsidR="00E25C01" w:rsidDel="005C2417" w:rsidRDefault="00E25C01">
      <w:pPr>
        <w:rPr>
          <w:del w:id="3107" w:author="Mosi Adesina Ifatunji" w:date="2025-10-21T19:30:00Z" w16du:dateUtc="2025-10-22T00:30:00Z"/>
        </w:rPr>
      </w:pPr>
      <w:ins w:id="3108" w:author="Mosi Ifatunji" w:date="2025-08-12T20:36:00Z" w16du:dateUtc="2025-08-13T01:36:00Z">
        <w:del w:id="3109" w:author="Mosi Adesina Ifatunji" w:date="2025-10-21T19:30:00Z" w16du:dateUtc="2025-10-22T00:30:00Z">
          <w:r w:rsidDel="005C2417">
            <w:delText>Although some of the earliest</w:delText>
          </w:r>
        </w:del>
      </w:ins>
      <w:ins w:id="3110" w:author="Mosi Ifatunji" w:date="2025-08-12T20:37:00Z" w16du:dateUtc="2025-08-13T01:37:00Z">
        <w:del w:id="3111" w:author="Mosi Adesina Ifatunji" w:date="2025-10-21T19:30:00Z" w16du:dateUtc="2025-10-22T00:30:00Z">
          <w:r w:rsidR="00191BAD" w:rsidDel="005C2417">
            <w:delText xml:space="preserve"> considerations of </w:delText>
          </w:r>
        </w:del>
      </w:ins>
      <w:ins w:id="3112" w:author="Mosi Ifatunji" w:date="2025-08-12T20:38:00Z" w16du:dateUtc="2025-08-13T01:38:00Z">
        <w:del w:id="3113" w:author="Mosi Adesina Ifatunji" w:date="2025-10-21T19:30:00Z" w16du:dateUtc="2025-10-22T00:30:00Z">
          <w:r w:rsidR="00410410" w:rsidDel="005C2417">
            <w:delText xml:space="preserve">the “… good definition of </w:delText>
          </w:r>
          <w:r w:rsidR="00410410" w:rsidRPr="005C2417" w:rsidDel="005C2417">
            <w:rPr>
              <w:b/>
              <w:bCs/>
            </w:rPr>
            <w:delText>schema</w:delText>
          </w:r>
          <w:r w:rsidR="00410410" w:rsidDel="005C2417">
            <w:delText xml:space="preserve">…” that help </w:delText>
          </w:r>
          <w:r w:rsidR="00714A25" w:rsidDel="005C2417">
            <w:delText xml:space="preserve">organizations of different kinds function emerged during the </w:delText>
          </w:r>
        </w:del>
      </w:ins>
      <w:ins w:id="3114" w:author="Mosi Ifatunji" w:date="2025-08-12T20:39:00Z" w16du:dateUtc="2025-08-13T01:39:00Z">
        <w:del w:id="3115" w:author="Mosi Adesina Ifatunji" w:date="2025-10-21T19:30:00Z" w16du:dateUtc="2025-10-22T00:30:00Z">
          <w:r w:rsidR="00456A74" w:rsidDel="005C2417">
            <w:delText xml:space="preserve">first decades of the twentieth century (Taylor 1911, </w:delText>
          </w:r>
          <w:r w:rsidR="00CC738B" w:rsidDel="005C2417">
            <w:delText xml:space="preserve">Weber 1922, </w:delText>
          </w:r>
        </w:del>
      </w:ins>
      <w:ins w:id="3116" w:author="Mosi Ifatunji" w:date="2025-08-12T20:44:00Z" w16du:dateUtc="2025-08-13T01:44:00Z">
        <w:del w:id="3117" w:author="Mosi Adesina Ifatunji" w:date="2025-10-21T19:30:00Z" w16du:dateUtc="2025-10-22T00:30:00Z">
          <w:r w:rsidR="00444AB9" w:rsidDel="005C2417">
            <w:delText xml:space="preserve">Bartlett </w:delText>
          </w:r>
        </w:del>
      </w:ins>
      <w:ins w:id="3118" w:author="Mosi Ifatunji" w:date="2025-08-12T20:45:00Z" w16du:dateUtc="2025-08-13T01:45:00Z">
        <w:del w:id="3119" w:author="Mosi Adesina Ifatunji" w:date="2025-10-21T19:30:00Z" w16du:dateUtc="2025-10-22T00:30:00Z">
          <w:r w:rsidR="00BA1377" w:rsidDel="005C2417">
            <w:delText xml:space="preserve">1933, </w:delText>
          </w:r>
        </w:del>
      </w:ins>
      <w:ins w:id="3120" w:author="Mosi Ifatunji" w:date="2025-08-12T20:39:00Z" w16du:dateUtc="2025-08-13T01:39:00Z">
        <w:del w:id="3121" w:author="Mosi Adesina Ifatunji" w:date="2025-10-21T19:30:00Z" w16du:dateUtc="2025-10-22T00:30:00Z">
          <w:r w:rsidR="00456A74" w:rsidDel="005C2417">
            <w:delText>Mayo 1933</w:delText>
          </w:r>
        </w:del>
      </w:ins>
      <w:ins w:id="3122" w:author="Mosi Ifatunji" w:date="2025-08-12T20:45:00Z" w16du:dateUtc="2025-08-13T01:45:00Z">
        <w:del w:id="3123" w:author="Mosi Adesina Ifatunji" w:date="2025-10-21T19:30:00Z" w16du:dateUtc="2025-10-22T00:30:00Z">
          <w:r w:rsidR="00BA1377" w:rsidDel="005C2417">
            <w:delText>)</w:delText>
          </w:r>
        </w:del>
      </w:ins>
      <w:ins w:id="3124" w:author="Mosi Ifatunji" w:date="2025-08-12T20:46:00Z" w16du:dateUtc="2025-08-13T01:46:00Z">
        <w:del w:id="3125" w:author="Mosi Adesina Ifatunji" w:date="2025-10-21T19:30:00Z" w16du:dateUtc="2025-10-22T00:30:00Z">
          <w:r w:rsidR="00A77074" w:rsidDel="005C2417">
            <w:delText>, extensions and revisions</w:delText>
          </w:r>
          <w:r w:rsidR="00ED0C79" w:rsidDel="005C2417">
            <w:delText xml:space="preserve"> of these early insights</w:delText>
          </w:r>
        </w:del>
      </w:ins>
      <w:ins w:id="3126" w:author="Mosi Ifatunji" w:date="2025-08-12T20:47:00Z" w16du:dateUtc="2025-08-13T01:47:00Z">
        <w:del w:id="3127" w:author="Mosi Adesina Ifatunji" w:date="2025-10-21T19:30:00Z" w16du:dateUtc="2025-10-22T00:30:00Z">
          <w:r w:rsidR="00ED0C79" w:rsidDel="005C2417">
            <w:delText xml:space="preserve"> </w:delText>
          </w:r>
          <w:r w:rsidR="006E55B0" w:rsidDel="005C2417">
            <w:delText xml:space="preserve">are gaining increasing interest </w:delText>
          </w:r>
        </w:del>
      </w:ins>
    </w:p>
    <w:p w14:paraId="595D8B8F" w14:textId="54840F41" w:rsidR="00DE5219" w:rsidDel="005C2417" w:rsidRDefault="00111ADB">
      <w:pPr>
        <w:rPr>
          <w:ins w:id="3128" w:author="Mosi Ifatunji" w:date="2025-08-12T21:18:00Z" w16du:dateUtc="2025-08-13T02:18:00Z"/>
          <w:del w:id="3129" w:author="Mosi Adesina Ifatunji" w:date="2025-10-21T19:30:00Z" w16du:dateUtc="2025-10-22T00:30:00Z"/>
        </w:rPr>
      </w:pPr>
      <w:del w:id="3130" w:author="Mosi Adesina Ifatunji" w:date="2025-10-21T19:30:00Z" w16du:dateUtc="2025-10-22T00:30:00Z">
        <w:r w:rsidDel="005C2417">
          <w:fldChar w:fldCharType="begin">
            <w:fldData xml:space="preserve">PEVuZE5vdGU+PENpdGU+PEF1dGhvcj5Db3JyZWxsPC9BdXRob3I+PFllYXI+MjAwMzwvWWVhcj48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</w:fldData>
          </w:fldChar>
        </w:r>
        <w:r w:rsidDel="005C2417">
          <w:delInstrText xml:space="preserve"> ADDIN EN.JS.CITE </w:delInstrText>
        </w:r>
        <w:r w:rsidDel="005C2417">
          <w:fldChar w:fldCharType="separate"/>
        </w:r>
        <w:r w:rsidR="00BD01A7" w:rsidDel="005C2417">
          <w:rPr>
            <w:noProof/>
          </w:rPr>
          <w:delText>(Ridgeway et al. 1998, Correll and Ridgeway 2003, Vallas 2003, Brubaker, Loveman and Stamatov 2004, Johnson, Dowd and Ridgeway 2006, Ridgeway 2006)</w:delText>
        </w:r>
        <w:r w:rsidDel="005C2417">
          <w:fldChar w:fldCharType="end"/>
        </w:r>
      </w:del>
    </w:p>
    <w:p w14:paraId="6CE6EE70" w14:textId="694A237A" w:rsidR="00563594" w:rsidDel="005C2417" w:rsidRDefault="00563594">
      <w:pPr>
        <w:rPr>
          <w:ins w:id="3131" w:author="Mosi Ifatunji" w:date="2025-08-12T21:18:00Z" w16du:dateUtc="2025-08-13T02:18:00Z"/>
          <w:del w:id="3132" w:author="Mosi Adesina Ifatunji" w:date="2025-10-21T19:30:00Z" w16du:dateUtc="2025-10-22T00:30:00Z"/>
        </w:rPr>
      </w:pPr>
    </w:p>
    <w:p w14:paraId="03F7348F" w14:textId="1B188D70" w:rsidR="00563594" w:rsidRPr="00111ADB" w:rsidDel="005C2417" w:rsidRDefault="00563594">
      <w:pPr>
        <w:pStyle w:val="NoSpacing"/>
        <w:rPr>
          <w:ins w:id="3133" w:author="Mosi Ifatunji" w:date="2025-08-12T21:18:00Z" w16du:dateUtc="2025-08-13T02:18:00Z"/>
          <w:del w:id="3134" w:author="Mosi Adesina Ifatunji" w:date="2025-10-21T19:30:00Z" w16du:dateUtc="2025-10-22T00:30:00Z"/>
        </w:rPr>
      </w:pPr>
      <w:ins w:id="3135" w:author="Mosi Ifatunji" w:date="2025-08-12T21:18:00Z" w16du:dateUtc="2025-08-13T02:18:00Z">
        <w:del w:id="3136" w:author="Mosi Adesina Ifatunji" w:date="2025-10-21T19:30:00Z" w16du:dateUtc="2025-10-22T00:30:00Z">
          <w:r w:rsidRPr="00111ADB" w:rsidDel="005C2417">
            <w:delText>1980: Bringing the firms back in.</w:delText>
          </w:r>
        </w:del>
      </w:ins>
    </w:p>
    <w:p w14:paraId="3DA81336" w14:textId="17F6B398" w:rsidR="00563594" w:rsidRPr="00111ADB" w:rsidDel="005C2417" w:rsidRDefault="00563594">
      <w:pPr>
        <w:pStyle w:val="NoSpacing"/>
        <w:rPr>
          <w:ins w:id="3137" w:author="Mosi Ifatunji" w:date="2025-08-12T21:18:00Z" w16du:dateUtc="2025-08-13T02:18:00Z"/>
          <w:del w:id="3138" w:author="Mosi Adesina Ifatunji" w:date="2025-10-21T19:30:00Z" w16du:dateUtc="2025-10-22T00:30:00Z"/>
        </w:rPr>
      </w:pPr>
    </w:p>
    <w:p w14:paraId="4743CA49" w14:textId="3DCE172F" w:rsidR="00563594" w:rsidDel="005C2417" w:rsidRDefault="00563594">
      <w:pPr>
        <w:rPr>
          <w:ins w:id="3139" w:author="Mosi Ifatunji" w:date="2025-08-12T20:48:00Z" w16du:dateUtc="2025-08-13T01:48:00Z"/>
          <w:del w:id="3140" w:author="Mosi Adesina Ifatunji" w:date="2025-10-21T19:30:00Z" w16du:dateUtc="2025-10-22T00:30:00Z"/>
        </w:rPr>
      </w:pPr>
      <w:ins w:id="3141" w:author="Mosi Ifatunji" w:date="2025-08-12T21:18:00Z" w16du:dateUtc="2025-08-13T02:18:00Z">
        <w:del w:id="3142" w:author="Mosi Adesina Ifatunji" w:date="2025-10-21T19:30:00Z" w16du:dateUtc="2025-10-22T00:30:00Z">
          <w:r w:rsidRPr="00111ADB" w:rsidDel="005C2417">
            <w:delText xml:space="preserve">1998: Charles Tilly links organizational needs to the production and reproduction of social inequality, which can result in </w:delText>
          </w:r>
          <w:r w:rsidRPr="00111ADB" w:rsidDel="005C2417">
            <w:rPr>
              <w:color w:val="070707"/>
            </w:rPr>
            <w:delText>network-based opportunity hoarding, job segregation</w:delText>
          </w:r>
          <w:r w:rsidRPr="00111ADB" w:rsidDel="005C2417">
            <w:delText xml:space="preserve"> and earnings disparities </w:delText>
          </w:r>
          <w:r w:rsidRPr="00111ADB" w:rsidDel="005C2417">
            <w:fldChar w:fldCharType="begin">
              <w:fldData xml:space="preserve">PEVuZE5vdGU+PENpdGU+PEF1dGhvcj5CaWVsYnk8L0F1dGhvcj48WWVhcj4yMDExPC9ZZWFyPjxS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</w:fldData>
            </w:fldChar>
          </w:r>
          <w:r w:rsidRPr="00111ADB" w:rsidDel="005C2417">
            <w:rPr>
              <w:color w:val="000000"/>
            </w:rPr>
            <w:delInstrText xml:space="preserve"> ADDIN EN.JS.CITE </w:delInstrText>
          </w:r>
          <w:r w:rsidRPr="00111ADB" w:rsidDel="005C2417">
            <w:fldChar w:fldCharType="separate"/>
          </w:r>
          <w:r w:rsidRPr="00111ADB" w:rsidDel="005C2417">
            <w:rPr>
              <w:noProof/>
              <w:color w:val="000000"/>
            </w:rPr>
            <w:delText>(DiMaggio 1997, Ridgeway et al. 1998, Tilly 1998, Bielby 2011, Tomaskovic-Devey and Avent-Holt 2019)</w:delText>
          </w:r>
          <w:r w:rsidRPr="00111ADB" w:rsidDel="005C2417">
            <w:fldChar w:fldCharType="end"/>
          </w:r>
          <w:r w:rsidDel="005C2417">
            <w:delText>.</w:delText>
          </w:r>
        </w:del>
      </w:ins>
    </w:p>
    <w:p w14:paraId="4DBA2E46" w14:textId="265C386C" w:rsidR="00C40BD9" w:rsidDel="005C2417" w:rsidRDefault="00C40BD9">
      <w:pPr>
        <w:rPr>
          <w:ins w:id="3143" w:author="Mosi Ifatunji" w:date="2025-08-12T20:48:00Z" w16du:dateUtc="2025-08-13T01:48:00Z"/>
          <w:del w:id="3144" w:author="Mosi Adesina Ifatunji" w:date="2025-10-21T19:30:00Z" w16du:dateUtc="2025-10-22T00:30:00Z"/>
        </w:rPr>
      </w:pPr>
    </w:p>
    <w:p w14:paraId="6B50D2A1" w14:textId="03F7F6E6" w:rsidR="00C40BD9" w:rsidDel="005C2417" w:rsidRDefault="00127331">
      <w:pPr>
        <w:rPr>
          <w:del w:id="3145" w:author="Mosi Adesina Ifatunji" w:date="2025-10-21T19:30:00Z" w16du:dateUtc="2025-10-22T00:30:00Z"/>
        </w:rPr>
      </w:pPr>
      <w:ins w:id="3146" w:author="Mosi Ifatunji" w:date="2025-08-12T20:48:00Z" w16du:dateUtc="2025-08-13T01:48:00Z">
        <w:del w:id="3147" w:author="Mosi Adesina Ifatunji" w:date="2025-10-21T19:30:00Z" w16du:dateUtc="2025-10-22T00:30:00Z">
          <w:r w:rsidDel="005C2417">
            <w:delText xml:space="preserve">For example, XXXX </w:delText>
          </w:r>
          <w:r w:rsidR="00C5790D" w:rsidDel="005C2417">
            <w:delText>“…”</w:delText>
          </w:r>
        </w:del>
      </w:ins>
    </w:p>
    <w:p w14:paraId="3C1BAB43" w14:textId="5AC781D6" w:rsidR="00596D74" w:rsidDel="005C2417" w:rsidRDefault="00596D74">
      <w:pPr>
        <w:rPr>
          <w:ins w:id="3148" w:author="Mosi Ifatunji" w:date="2025-08-12T21:13:00Z" w16du:dateUtc="2025-08-13T02:13:00Z"/>
          <w:del w:id="3149" w:author="Mosi Adesina Ifatunji" w:date="2025-10-21T19:30:00Z" w16du:dateUtc="2025-10-22T00:30:00Z"/>
        </w:rPr>
      </w:pPr>
    </w:p>
    <w:p w14:paraId="0037503D" w14:textId="32CCD5FF" w:rsidR="0008233A" w:rsidRPr="00111ADB" w:rsidDel="005C2417" w:rsidRDefault="0008233A">
      <w:pPr>
        <w:rPr>
          <w:ins w:id="3150" w:author="Mosi Ifatunji" w:date="2025-08-12T21:13:00Z" w16du:dateUtc="2025-08-13T02:13:00Z"/>
          <w:del w:id="3151" w:author="Mosi Adesina Ifatunji" w:date="2025-10-21T19:30:00Z" w16du:dateUtc="2025-10-22T00:30:00Z"/>
        </w:rPr>
      </w:pPr>
    </w:p>
    <w:p w14:paraId="13C65562" w14:textId="1205DB34" w:rsidR="0008233A" w:rsidDel="005C2417" w:rsidRDefault="0002489A">
      <w:pPr>
        <w:rPr>
          <w:ins w:id="3152" w:author="Mosi Ifatunji" w:date="2025-08-12T21:14:00Z" w16du:dateUtc="2025-08-13T02:14:00Z"/>
          <w:del w:id="3153" w:author="Mosi Adesina Ifatunji" w:date="2025-10-21T19:30:00Z" w16du:dateUtc="2025-10-22T00:30:00Z"/>
          <w:rStyle w:val="s1"/>
        </w:rPr>
      </w:pPr>
      <w:ins w:id="3154" w:author="Mosi Ifatunji" w:date="2025-08-12T20:58:00Z" w16du:dateUtc="2025-08-13T01:58:00Z">
        <w:del w:id="3155" w:author="Mosi Adesina Ifatunji" w:date="2025-10-21T19:30:00Z" w16du:dateUtc="2025-10-22T00:30:00Z">
          <w:r w:rsidRPr="00111ADB" w:rsidDel="005C2417">
            <w:delText>1922: “…</w:delText>
          </w:r>
          <w:r w:rsidRPr="00111ADB" w:rsidDel="005C2417">
            <w:rPr>
              <w:rStyle w:val="s1"/>
              <w:i/>
              <w:iCs/>
            </w:rPr>
            <w:delText>rules and procedures…</w:delText>
          </w:r>
          <w:r w:rsidRPr="00111ADB" w:rsidDel="005C2417">
            <w:rPr>
              <w:rStyle w:val="s1"/>
            </w:rPr>
            <w:delText>” of organizations (Italics added; Weber 1922[1978]: 325)</w:delText>
          </w:r>
          <w:r w:rsidDel="005C2417">
            <w:rPr>
              <w:rStyle w:val="s1"/>
            </w:rPr>
            <w:delText>.</w:delText>
          </w:r>
        </w:del>
      </w:ins>
    </w:p>
    <w:p w14:paraId="6481B5AD" w14:textId="05B70A86" w:rsidR="0008233A" w:rsidDel="005C2417" w:rsidRDefault="0008233A">
      <w:pPr>
        <w:rPr>
          <w:ins w:id="3156" w:author="Mosi Ifatunji" w:date="2025-08-12T21:14:00Z" w16du:dateUtc="2025-08-13T02:14:00Z"/>
          <w:del w:id="3157" w:author="Mosi Adesina Ifatunji" w:date="2025-10-21T19:30:00Z" w16du:dateUtc="2025-10-22T00:30:00Z"/>
          <w:rStyle w:val="s1"/>
        </w:rPr>
      </w:pPr>
    </w:p>
    <w:p w14:paraId="0C10DED5" w14:textId="4698CA28" w:rsidR="007D5B73" w:rsidDel="005C2417" w:rsidRDefault="007D5B73">
      <w:pPr>
        <w:rPr>
          <w:del w:id="3158" w:author="Mosi Adesina Ifatunji" w:date="2025-10-21T19:30:00Z" w16du:dateUtc="2025-10-22T00:30:00Z"/>
        </w:rPr>
        <w:pPrChange w:id="3159" w:author="Mosi Adesina Ifatunji" w:date="2025-10-21T19:50:00Z" w16du:dateUtc="2025-10-22T00:50:00Z">
          <w:pPr>
            <w:pStyle w:val="BodyText"/>
          </w:pPr>
        </w:pPrChange>
      </w:pPr>
      <w:ins w:id="3160" w:author="Mosi Ifatunji" w:date="2025-08-12T21:08:00Z" w16du:dateUtc="2025-08-13T02:08:00Z">
        <w:del w:id="3161" w:author="Mosi Adesina Ifatunji" w:date="2025-10-21T19:30:00Z" w16du:dateUtc="2025-10-22T00:30:00Z">
          <w:r w:rsidRPr="00111ADB" w:rsidDel="005C2417">
            <w:delText>1974 and 1992: “schemata of interpretation” (</w:delText>
          </w:r>
          <w:r w:rsidRPr="007D5B73" w:rsidDel="005C2417">
            <w:rPr>
              <w:rPrChange w:id="3162" w:author="Mosi Ifatunji" w:date="2025-08-12T21:09:00Z" w16du:dateUtc="2025-08-13T02:09:00Z">
                <w:rPr>
                  <w:i/>
                  <w:iCs/>
                </w:rPr>
              </w:rPrChange>
            </w:rPr>
            <w:delText>Goffman</w:delText>
          </w:r>
          <w:r w:rsidRPr="00111ADB" w:rsidDel="005C2417">
            <w:delText xml:space="preserve"> and Sewell)</w:delText>
          </w:r>
        </w:del>
      </w:ins>
    </w:p>
    <w:p w14:paraId="5C393491" w14:textId="306F256A" w:rsidR="0008233A" w:rsidDel="005C2417" w:rsidRDefault="0008233A">
      <w:pPr>
        <w:rPr>
          <w:ins w:id="3163" w:author="Mosi Ifatunji" w:date="2025-08-12T21:14:00Z" w16du:dateUtc="2025-08-13T02:14:00Z"/>
          <w:del w:id="3164" w:author="Mosi Adesina Ifatunji" w:date="2025-10-21T19:30:00Z" w16du:dateUtc="2025-10-22T00:30:00Z"/>
        </w:rPr>
      </w:pPr>
      <w:ins w:id="3165" w:author="Mosi Ifatunji" w:date="2025-08-12T21:14:00Z" w16du:dateUtc="2025-08-13T02:14:00Z">
        <w:del w:id="3166" w:author="Mosi Adesina Ifatunji" w:date="2025-10-21T19:30:00Z" w16du:dateUtc="2025-10-22T00:30:00Z">
          <w:r w:rsidDel="005C2417">
            <w:delText>.</w:delText>
          </w:r>
        </w:del>
      </w:ins>
    </w:p>
    <w:p w14:paraId="0A77604D" w14:textId="32FB23E8" w:rsidR="0008233A" w:rsidDel="005C2417" w:rsidRDefault="0008233A">
      <w:pPr>
        <w:rPr>
          <w:ins w:id="3167" w:author="Mosi Ifatunji" w:date="2025-08-12T21:14:00Z" w16du:dateUtc="2025-08-13T02:14:00Z"/>
          <w:del w:id="3168" w:author="Mosi Adesina Ifatunji" w:date="2025-10-21T19:30:00Z" w16du:dateUtc="2025-10-22T00:30:00Z"/>
        </w:rPr>
      </w:pPr>
    </w:p>
    <w:p w14:paraId="1717FC00" w14:textId="7D4E2CC9" w:rsidR="00DE5219" w:rsidDel="005C2417" w:rsidRDefault="00D3733C">
      <w:pPr>
        <w:rPr>
          <w:del w:id="3169" w:author="Mosi Adesina Ifatunji" w:date="2025-10-21T19:30:00Z" w16du:dateUtc="2025-10-22T00:30:00Z"/>
        </w:rPr>
      </w:pPr>
      <w:ins w:id="3170" w:author="Mosi Ifatunji" w:date="2025-08-12T20:49:00Z" w16du:dateUtc="2025-08-13T01:49:00Z">
        <w:del w:id="3171" w:author="Mosi Adesina Ifatunji" w:date="2025-10-21T19:30:00Z" w16du:dateUtc="2025-10-22T00:30:00Z">
          <w:r w:rsidDel="005C2417">
            <w:delText xml:space="preserve"> </w:delText>
          </w:r>
        </w:del>
      </w:ins>
      <w:ins w:id="3172" w:author="Mosi Ifatunji" w:date="2025-08-12T21:17:00Z" w16du:dateUtc="2025-08-13T02:17:00Z">
        <w:del w:id="3173" w:author="Mosi Adesina Ifatunji" w:date="2025-10-21T19:30:00Z" w16du:dateUtc="2025-10-22T00:30:00Z">
          <w:r w:rsidR="00D71C66" w:rsidDel="005C2417">
            <w:delText>.</w:delText>
          </w:r>
        </w:del>
      </w:ins>
    </w:p>
    <w:p w14:paraId="7EE2CFB2" w14:textId="3B1922DD" w:rsidR="00D71C66" w:rsidDel="005C2417" w:rsidRDefault="00D71C66">
      <w:pPr>
        <w:rPr>
          <w:ins w:id="3174" w:author="Mosi Ifatunji" w:date="2025-08-12T21:17:00Z" w16du:dateUtc="2025-08-13T02:17:00Z"/>
          <w:del w:id="3175" w:author="Mosi Adesina Ifatunji" w:date="2025-10-21T19:30:00Z" w16du:dateUtc="2025-10-22T00:30:00Z"/>
        </w:rPr>
      </w:pPr>
    </w:p>
    <w:p w14:paraId="2D332E82" w14:textId="4E5B5E43" w:rsidR="00D71C66" w:rsidRPr="00111ADB" w:rsidDel="005C2417" w:rsidRDefault="00D71C66">
      <w:pPr>
        <w:rPr>
          <w:ins w:id="3176" w:author="Mosi Ifatunji" w:date="2025-08-12T21:17:00Z" w16du:dateUtc="2025-08-13T02:17:00Z"/>
          <w:del w:id="3177" w:author="Mosi Adesina Ifatunji" w:date="2025-10-21T19:30:00Z" w16du:dateUtc="2025-10-22T00:30:00Z"/>
        </w:rPr>
      </w:pPr>
    </w:p>
    <w:p w14:paraId="1D198EF7" w14:textId="1DFA2601" w:rsidR="0016096E" w:rsidDel="005C2417" w:rsidRDefault="002E2198">
      <w:pPr>
        <w:rPr>
          <w:ins w:id="3178" w:author="Mosi Ifatunji" w:date="2025-08-12T21:17:00Z" w16du:dateUtc="2025-08-13T02:17:00Z"/>
          <w:del w:id="3179" w:author="Mosi Adesina Ifatunji" w:date="2025-10-21T19:30:00Z" w16du:dateUtc="2025-10-22T00:30:00Z"/>
        </w:rPr>
      </w:pPr>
      <w:ins w:id="3180" w:author="Mosi Ifatunji" w:date="2025-08-12T20:54:00Z" w16du:dateUtc="2025-08-13T01:54:00Z">
        <w:del w:id="3181" w:author="Mosi Adesina Ifatunji" w:date="2025-10-21T19:30:00Z" w16du:dateUtc="2025-10-22T00:30:00Z">
          <w:r w:rsidDel="005C2417">
            <w:delText xml:space="preserve">However, while these descriptions of schema are foundational to </w:delText>
          </w:r>
          <w:r w:rsidR="0075537F" w:rsidDel="005C2417">
            <w:delText>the study of firms</w:delText>
          </w:r>
        </w:del>
      </w:ins>
      <w:ins w:id="3182" w:author="Mosi Ifatunji" w:date="2025-08-12T20:59:00Z" w16du:dateUtc="2025-08-13T01:59:00Z">
        <w:del w:id="3183" w:author="Mosi Adesina Ifatunji" w:date="2025-10-21T19:30:00Z" w16du:dateUtc="2025-10-22T00:30:00Z">
          <w:r w:rsidR="00C32763" w:rsidDel="005C2417">
            <w:delText>,</w:delText>
          </w:r>
          <w:r w:rsidR="00071333" w:rsidDel="005C2417">
            <w:delText xml:space="preserve"> studies conceptualizations of schema offered by those focused on ethnoracial differences</w:delText>
          </w:r>
          <w:r w:rsidR="00BA0770" w:rsidDel="005C2417">
            <w:delText xml:space="preserve"> have worked to figure the </w:delText>
          </w:r>
        </w:del>
      </w:ins>
      <w:ins w:id="3184" w:author="Mosi Ifatunji" w:date="2025-08-12T21:00:00Z" w16du:dateUtc="2025-08-13T02:00:00Z">
        <w:del w:id="3185" w:author="Mosi Adesina Ifatunji" w:date="2025-10-21T19:30:00Z" w16du:dateUtc="2025-10-22T00:30:00Z">
          <w:r w:rsidR="00BA0770" w:rsidDel="005C2417">
            <w:delText xml:space="preserve">interrelationships between </w:delText>
          </w:r>
          <w:r w:rsidR="00FF66C4" w:rsidDel="005C2417">
            <w:delText>ideology and schema (Jung 2015, Ray 2019).</w:delText>
          </w:r>
        </w:del>
      </w:ins>
    </w:p>
    <w:p w14:paraId="0B310282" w14:textId="2090AAB0" w:rsidR="0016096E" w:rsidDel="005C2417" w:rsidRDefault="0016096E">
      <w:pPr>
        <w:rPr>
          <w:ins w:id="3186" w:author="Mosi Ifatunji" w:date="2025-08-12T21:17:00Z" w16du:dateUtc="2025-08-13T02:17:00Z"/>
          <w:del w:id="3187" w:author="Mosi Adesina Ifatunji" w:date="2025-10-21T19:30:00Z" w16du:dateUtc="2025-10-22T00:30:00Z"/>
        </w:rPr>
      </w:pPr>
    </w:p>
    <w:p w14:paraId="50667478" w14:textId="68F0EFDC" w:rsidR="005E1B1C" w:rsidDel="005C2417" w:rsidRDefault="005E1B1C">
      <w:pPr>
        <w:rPr>
          <w:ins w:id="3188" w:author="Mosi Ifatunji" w:date="2025-08-12T21:18:00Z" w16du:dateUtc="2025-08-13T02:18:00Z"/>
          <w:del w:id="3189" w:author="Mosi Adesina Ifatunji" w:date="2025-10-21T19:30:00Z" w16du:dateUtc="2025-10-22T00:30:00Z"/>
          <w:color w:val="000000"/>
        </w:rPr>
      </w:pPr>
    </w:p>
    <w:p w14:paraId="59E6FEC7" w14:textId="7E2EC786" w:rsidR="005E1B1C" w:rsidDel="005C2417" w:rsidRDefault="005E1B1C">
      <w:pPr>
        <w:rPr>
          <w:ins w:id="3190" w:author="Mosi Ifatunji" w:date="2025-08-12T21:18:00Z" w16du:dateUtc="2025-08-13T02:18:00Z"/>
          <w:del w:id="3191" w:author="Mosi Adesina Ifatunji" w:date="2025-10-21T19:30:00Z" w16du:dateUtc="2025-10-22T00:30:00Z"/>
          <w:color w:val="000000"/>
        </w:rPr>
      </w:pPr>
    </w:p>
    <w:p w14:paraId="0EF989B2" w14:textId="0CBC2C7C" w:rsidR="00AD26B7" w:rsidDel="005C2417" w:rsidRDefault="00AD26B7">
      <w:pPr>
        <w:rPr>
          <w:del w:id="3192" w:author="Mosi Adesina Ifatunji" w:date="2025-10-21T19:30:00Z" w16du:dateUtc="2025-10-22T00:30:00Z"/>
        </w:rPr>
      </w:pPr>
      <w:moveToRangeStart w:id="3193" w:author="Mosi Ifatunji" w:date="2025-08-12T21:15:00Z" w:name="move205925729"/>
      <w:moveTo w:id="3194" w:author="Mosi Ifatunji" w:date="2025-08-12T21:15:00Z" w16du:dateUtc="2025-08-13T02:15:00Z">
        <w:del w:id="3195" w:author="Mosi Adesina Ifatunji" w:date="2025-10-21T19:30:00Z" w16du:dateUtc="2025-10-22T00:30:00Z">
          <w:r w:rsidRPr="00757981" w:rsidDel="005C2417">
            <w:delText xml:space="preserve">“… cultural schemas are hierarchically organized, widely shared, and contextually groups. Meso-level internal hierarchies and activated” </w:delText>
          </w:r>
          <w:r w:rsidRPr="00757981" w:rsidDel="005C2417">
            <w:fldChar w:fldCharType="begin">
              <w:fldData xml:space="preserve">PEVuZE5vdGU+PENpdGU+PEF1dGhvcj5SYXk8L0F1dGhvcj48WWVhcj4yMDE5PC9ZZWFyPjxSZWNO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</w:fldData>
            </w:fldChar>
          </w:r>
          <w:r w:rsidRPr="00757981" w:rsidDel="005C2417">
            <w:delInstrText xml:space="preserve"> ADDIN EN.JS.CITE </w:delInstrText>
          </w:r>
        </w:del>
      </w:moveTo>
      <w:ins w:id="3196" w:author="Mosi Ifatunji" w:date="2025-08-12T21:15:00Z" w16du:dateUtc="2025-08-13T02:15:00Z">
        <w:del w:id="3197" w:author="Mosi Adesina Ifatunji" w:date="2025-10-21T19:30:00Z" w16du:dateUtc="2025-10-22T00:30:00Z"/>
      </w:ins>
      <w:moveTo w:id="3198" w:author="Mosi Ifatunji" w:date="2025-08-12T21:15:00Z" w16du:dateUtc="2025-08-13T02:15:00Z">
        <w:del w:id="3199" w:author="Mosi Adesina Ifatunji" w:date="2025-10-21T19:30:00Z" w16du:dateUtc="2025-10-22T00:30:00Z">
          <w:r w:rsidRPr="00757981" w:rsidDel="005C2417">
            <w:fldChar w:fldCharType="separate"/>
          </w:r>
          <w:r w:rsidRPr="00757981" w:rsidDel="005C2417">
            <w:rPr>
              <w:noProof/>
            </w:rPr>
            <w:delText>(from Brubaker, Loveman, and Stamatov 2004; cited in Ray 2019: 30)</w:delText>
          </w:r>
          <w:r w:rsidRPr="00757981" w:rsidDel="005C2417">
            <w:fldChar w:fldCharType="end"/>
          </w:r>
          <w:r w:rsidRPr="00757981" w:rsidDel="005C2417">
            <w:delText>.</w:delText>
          </w:r>
        </w:del>
      </w:moveTo>
    </w:p>
    <w:p w14:paraId="16243A1F" w14:textId="2A034AAB" w:rsidR="00AD26B7" w:rsidDel="005C2417" w:rsidRDefault="00AD26B7">
      <w:pPr>
        <w:pStyle w:val="BodyText"/>
        <w:rPr>
          <w:del w:id="3200" w:author="Mosi Adesina Ifatunji" w:date="2025-10-21T19:30:00Z" w16du:dateUtc="2025-10-22T00:30:00Z"/>
        </w:rPr>
      </w:pPr>
    </w:p>
    <w:p w14:paraId="5F5E6BC2" w14:textId="5B544FBF" w:rsidR="0012376A" w:rsidDel="005C2417" w:rsidRDefault="0012376A">
      <w:pPr>
        <w:pStyle w:val="NoSpacing"/>
        <w:rPr>
          <w:ins w:id="3201" w:author="Mosi Ifatunji" w:date="2025-08-12T21:19:00Z" w16du:dateUtc="2025-08-13T02:19:00Z"/>
          <w:del w:id="3202" w:author="Mosi Adesina Ifatunji" w:date="2025-10-21T19:30:00Z" w16du:dateUtc="2025-10-22T00:30:00Z"/>
          <w:color w:val="070707"/>
        </w:rPr>
      </w:pPr>
    </w:p>
    <w:p w14:paraId="0218D392" w14:textId="4C84331E" w:rsidR="0012376A" w:rsidRPr="00936E5C" w:rsidDel="005C2417" w:rsidRDefault="0012376A">
      <w:pPr>
        <w:pStyle w:val="BodyText"/>
        <w:rPr>
          <w:ins w:id="3203" w:author="Mosi Ifatunji" w:date="2025-08-12T21:19:00Z" w16du:dateUtc="2025-08-13T02:19:00Z"/>
          <w:del w:id="3204" w:author="Mosi Adesina Ifatunji" w:date="2025-10-21T19:30:00Z" w16du:dateUtc="2025-10-22T00:30:00Z"/>
          <w:moveTo w:id="3205" w:author="Mosi Ifatunji" w:date="2025-08-12T21:15:00Z" w16du:dateUtc="2025-08-13T02:15:00Z"/>
        </w:rPr>
        <w:pPrChange w:id="3206" w:author="Mosi Adesina Ifatunji" w:date="2025-10-21T19:50:00Z" w16du:dateUtc="2025-10-22T00:50:00Z">
          <w:pPr>
            <w:pStyle w:val="NoSpacing"/>
          </w:pPr>
        </w:pPrChange>
      </w:pPr>
    </w:p>
    <w:p w14:paraId="06D6838B" w14:textId="6A898FF9" w:rsidR="00AD26B7" w:rsidDel="005C2417" w:rsidRDefault="00AD26B7">
      <w:pPr>
        <w:pStyle w:val="NoSpacing"/>
        <w:rPr>
          <w:del w:id="3207" w:author="Mosi Adesina Ifatunji" w:date="2025-10-21T19:30:00Z" w16du:dateUtc="2025-10-22T00:30:00Z"/>
        </w:rPr>
      </w:pPr>
      <w:moveTo w:id="3208" w:author="Mosi Ifatunji" w:date="2025-08-12T21:15:00Z" w16du:dateUtc="2025-08-13T02:15:00Z">
        <w:del w:id="3209" w:author="Mosi Adesina Ifatunji" w:date="2025-10-21T19:30:00Z" w16du:dateUtc="2025-10-22T00:30:00Z">
          <w:r w:rsidRPr="00757981" w:rsidDel="005C2417">
            <w:delText xml:space="preserve">“Racial structures arise any time resources are (intentionally or passively) distributed according to racial schemas” </w:delText>
          </w:r>
          <w:r w:rsidRPr="00757981" w:rsidDel="005C2417">
            <w:fldChar w:fldCharType="begin">
              <w:fldData xml:space="preserve">PEVuZE5vdGU+PENpdGU+PEF1dGhvcj5SYXk8L0F1dGhvcj48WWVhcj4yMDE5PC9ZZWFyPjxSZWNO
dW0+Njk2MDwvUmVjTnVtPjxTdWZmaXg+OiAzMjwvU3VmZml4PjxEaXNwbGF5VGV4dD4oUmF5IDIw
MTk6IDMyKTwvRGlzcGxheVRleHQ+PHJlY29yZD48cmVjLW51bWJlcj42OTYwPC9yZWMtbnVtYmVy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Pr="00757981" w:rsidDel="005C2417">
            <w:delInstrText xml:space="preserve"> ADDIN EN.JS.CITE </w:delInstrText>
          </w:r>
        </w:del>
      </w:moveTo>
      <w:ins w:id="3210" w:author="Mosi Ifatunji" w:date="2025-08-12T21:15:00Z" w16du:dateUtc="2025-08-13T02:15:00Z">
        <w:del w:id="3211" w:author="Mosi Adesina Ifatunji" w:date="2025-10-21T19:30:00Z" w16du:dateUtc="2025-10-22T00:30:00Z"/>
      </w:ins>
      <w:moveTo w:id="3212" w:author="Mosi Ifatunji" w:date="2025-08-12T21:15:00Z" w16du:dateUtc="2025-08-13T02:15:00Z">
        <w:del w:id="3213" w:author="Mosi Adesina Ifatunji" w:date="2025-10-21T19:30:00Z" w16du:dateUtc="2025-10-22T00:30:00Z">
          <w:r w:rsidRPr="00757981" w:rsidDel="005C2417">
            <w:fldChar w:fldCharType="separate"/>
          </w:r>
          <w:r w:rsidRPr="00757981" w:rsidDel="005C2417">
            <w:rPr>
              <w:noProof/>
            </w:rPr>
            <w:delText>(Ray 2019: 32)</w:delText>
          </w:r>
          <w:r w:rsidRPr="00757981" w:rsidDel="005C2417">
            <w:fldChar w:fldCharType="end"/>
          </w:r>
          <w:r w:rsidRPr="00111ADB" w:rsidDel="005C2417">
            <w:delText>.</w:delText>
          </w:r>
        </w:del>
      </w:moveTo>
    </w:p>
    <w:p w14:paraId="6E811B86" w14:textId="3A6525FD" w:rsidR="00AD26B7" w:rsidDel="005C2417" w:rsidRDefault="00AD26B7">
      <w:pPr>
        <w:pStyle w:val="NoSpacing"/>
        <w:rPr>
          <w:del w:id="3214" w:author="Mosi Adesina Ifatunji" w:date="2025-10-21T19:30:00Z" w16du:dateUtc="2025-10-22T00:30:00Z"/>
        </w:rPr>
      </w:pPr>
    </w:p>
    <w:p w14:paraId="1D186395" w14:textId="556F2F47" w:rsidR="00563594" w:rsidDel="005C2417" w:rsidRDefault="00563594">
      <w:pPr>
        <w:pStyle w:val="BodyText"/>
        <w:rPr>
          <w:ins w:id="3215" w:author="Mosi Ifatunji" w:date="2025-08-12T21:19:00Z" w16du:dateUtc="2025-08-13T02:19:00Z"/>
          <w:del w:id="3216" w:author="Mosi Adesina Ifatunji" w:date="2025-10-21T19:30:00Z" w16du:dateUtc="2025-10-22T00:30:00Z"/>
        </w:rPr>
      </w:pPr>
    </w:p>
    <w:p w14:paraId="60AE4BC5" w14:textId="2575A4DD" w:rsidR="00563594" w:rsidRPr="00936E5C" w:rsidDel="005C2417" w:rsidRDefault="00563594">
      <w:pPr>
        <w:pStyle w:val="BodyText"/>
        <w:rPr>
          <w:ins w:id="3217" w:author="Mosi Ifatunji" w:date="2025-08-12T21:19:00Z" w16du:dateUtc="2025-08-13T02:19:00Z"/>
          <w:del w:id="3218" w:author="Mosi Adesina Ifatunji" w:date="2025-10-21T19:30:00Z" w16du:dateUtc="2025-10-22T00:30:00Z"/>
          <w:moveTo w:id="3219" w:author="Mosi Ifatunji" w:date="2025-08-12T21:15:00Z" w16du:dateUtc="2025-08-13T02:15:00Z"/>
        </w:rPr>
        <w:pPrChange w:id="3220" w:author="Mosi Adesina Ifatunji" w:date="2025-10-21T19:50:00Z" w16du:dateUtc="2025-10-22T00:50:00Z">
          <w:pPr>
            <w:pStyle w:val="NoSpacing"/>
          </w:pPr>
        </w:pPrChange>
      </w:pPr>
    </w:p>
    <w:p w14:paraId="6A09CE13" w14:textId="587D42F0" w:rsidR="00AD26B7" w:rsidDel="005C2417" w:rsidRDefault="00AD26B7">
      <w:pPr>
        <w:pStyle w:val="NoSpacing"/>
        <w:rPr>
          <w:del w:id="3221" w:author="Mosi Adesina Ifatunji" w:date="2025-10-21T19:30:00Z" w16du:dateUtc="2025-10-22T00:30:00Z"/>
          <w:color w:val="333333"/>
          <w:shd w:val="clear" w:color="auto" w:fill="FFFFFF"/>
        </w:rPr>
      </w:pPr>
      <w:moveTo w:id="3222" w:author="Mosi Ifatunji" w:date="2025-08-12T21:15:00Z" w16du:dateUtc="2025-08-13T02:15:00Z">
        <w:del w:id="3223" w:author="Mosi Adesina Ifatunji" w:date="2025-10-21T19:30:00Z" w16du:dateUtc="2025-10-22T00:30:00Z">
          <w:r w:rsidRPr="00111ADB" w:rsidDel="005C2417">
            <w:delText xml:space="preserve">“… </w:delText>
          </w:r>
          <w:r w:rsidRPr="00757981" w:rsidDel="005C2417">
            <w:rPr>
              <w:color w:val="333333"/>
              <w:shd w:val="clear" w:color="auto" w:fill="FFFFFF"/>
            </w:rPr>
            <w:delText xml:space="preserve">occupational segregation connects racialized schemas regarding competence to workplace hierarchies, time-management rules, and even informal rituals of interaction between racial groups. Ideological claims about racial inequality (i.e., biological or cultural racism) are always expressed in relation to the distribution of resources along racial lines” </w:delText>
          </w:r>
          <w:r w:rsidRPr="00757981" w:rsidDel="005C2417">
            <w:rPr>
              <w:color w:val="333333"/>
              <w:shd w:val="clear" w:color="auto" w:fill="FFFFFF"/>
            </w:rPr>
            <w:fldChar w:fldCharType="begin">
              <w:fldData xml:space="preserve">PEVuZE5vdGU+PENpdGU+PEF1dGhvcj5SYXk8L0F1dGhvcj48WWVhcj4yMDE5PC9ZZWFyPjxSZWNO
dW0+Njk2MDwvUmVjTnVtPjxTdWZmaXg+OiAzMjwvU3VmZml4PjxEaXNwbGF5VGV4dD4oUmF5IDIw
MTk6IDMyKTwvRGlzcGxheVRleHQ+PHJlY29yZD48cmVjLW51bWJlcj42OTYwPC9yZWMtbnVtYmVy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Pr="00757981" w:rsidDel="005C2417">
            <w:rPr>
              <w:color w:val="333333"/>
              <w:shd w:val="clear" w:color="auto" w:fill="FFFFFF"/>
            </w:rPr>
            <w:delInstrText xml:space="preserve"> ADDIN EN.JS.CITE </w:delInstrText>
          </w:r>
        </w:del>
      </w:moveTo>
      <w:ins w:id="3224" w:author="Mosi Ifatunji" w:date="2025-08-12T21:15:00Z" w16du:dateUtc="2025-08-13T02:15:00Z">
        <w:del w:id="3225" w:author="Mosi Adesina Ifatunji" w:date="2025-10-21T19:30:00Z" w16du:dateUtc="2025-10-22T00:30:00Z">
          <w:r w:rsidRPr="00757981" w:rsidDel="005C2417">
            <w:rPr>
              <w:color w:val="333333"/>
              <w:shd w:val="clear" w:color="auto" w:fill="FFFFFF"/>
            </w:rPr>
          </w:r>
        </w:del>
      </w:ins>
      <w:moveTo w:id="3226" w:author="Mosi Ifatunji" w:date="2025-08-12T21:15:00Z" w16du:dateUtc="2025-08-13T02:15:00Z">
        <w:del w:id="3227" w:author="Mosi Adesina Ifatunji" w:date="2025-10-21T19:30:00Z" w16du:dateUtc="2025-10-22T00:30:00Z">
          <w:r w:rsidRPr="00757981" w:rsidDel="005C2417">
            <w:rPr>
              <w:color w:val="333333"/>
              <w:shd w:val="clear" w:color="auto" w:fill="FFFFFF"/>
            </w:rPr>
            <w:fldChar w:fldCharType="separate"/>
          </w:r>
          <w:r w:rsidRPr="00757981" w:rsidDel="005C2417">
            <w:rPr>
              <w:noProof/>
              <w:color w:val="333333"/>
              <w:shd w:val="clear" w:color="auto" w:fill="FFFFFF"/>
            </w:rPr>
            <w:delText>(Ray 2019: 32)</w:delText>
          </w:r>
          <w:r w:rsidRPr="00757981" w:rsidDel="005C2417">
            <w:rPr>
              <w:color w:val="333333"/>
              <w:shd w:val="clear" w:color="auto" w:fill="FFFFFF"/>
            </w:rPr>
            <w:fldChar w:fldCharType="end"/>
          </w:r>
          <w:r w:rsidRPr="00111ADB" w:rsidDel="005C2417">
            <w:rPr>
              <w:color w:val="333333"/>
              <w:shd w:val="clear" w:color="auto" w:fill="FFFFFF"/>
            </w:rPr>
            <w:delText>.</w:delText>
          </w:r>
        </w:del>
      </w:moveTo>
    </w:p>
    <w:p w14:paraId="1533AC69" w14:textId="587DE46D" w:rsidR="00AD26B7" w:rsidDel="005C2417" w:rsidRDefault="00AD26B7">
      <w:pPr>
        <w:pStyle w:val="NoSpacing"/>
        <w:rPr>
          <w:del w:id="3228" w:author="Mosi Adesina Ifatunji" w:date="2025-10-21T19:30:00Z" w16du:dateUtc="2025-10-22T00:30:00Z"/>
          <w:color w:val="333333"/>
          <w:shd w:val="clear" w:color="auto" w:fill="FFFFFF"/>
        </w:rPr>
      </w:pPr>
    </w:p>
    <w:p w14:paraId="7F040797" w14:textId="70B1115F" w:rsidR="0012376A" w:rsidDel="005C2417" w:rsidRDefault="0012376A">
      <w:pPr>
        <w:pStyle w:val="BodyText"/>
        <w:rPr>
          <w:ins w:id="3229" w:author="Mosi Ifatunji" w:date="2025-08-12T21:20:00Z" w16du:dateUtc="2025-08-13T02:20:00Z"/>
          <w:del w:id="3230" w:author="Mosi Adesina Ifatunji" w:date="2025-10-21T19:30:00Z" w16du:dateUtc="2025-10-22T00:30:00Z"/>
        </w:rPr>
      </w:pPr>
    </w:p>
    <w:p w14:paraId="2BAB7F19" w14:textId="53F4594E" w:rsidR="0012376A" w:rsidRPr="0012376A" w:rsidDel="005C2417" w:rsidRDefault="0012376A">
      <w:pPr>
        <w:pStyle w:val="BodyText"/>
        <w:rPr>
          <w:ins w:id="3231" w:author="Mosi Ifatunji" w:date="2025-08-12T21:20:00Z" w16du:dateUtc="2025-08-13T02:20:00Z"/>
          <w:del w:id="3232" w:author="Mosi Adesina Ifatunji" w:date="2025-10-21T19:30:00Z" w16du:dateUtc="2025-10-22T00:30:00Z"/>
          <w:moveTo w:id="3233" w:author="Mosi Ifatunji" w:date="2025-08-12T21:15:00Z" w16du:dateUtc="2025-08-13T02:15:00Z"/>
          <w:rPrChange w:id="3234" w:author="Mosi Ifatunji" w:date="2025-08-12T21:20:00Z" w16du:dateUtc="2025-08-13T02:20:00Z">
            <w:rPr>
              <w:ins w:id="3235" w:author="Mosi Ifatunji" w:date="2025-08-12T21:20:00Z" w16du:dateUtc="2025-08-13T02:20:00Z"/>
              <w:del w:id="3236" w:author="Mosi Adesina Ifatunji" w:date="2025-10-21T19:30:00Z" w16du:dateUtc="2025-10-22T00:30:00Z"/>
              <w:moveTo w:id="3237" w:author="Mosi Ifatunji" w:date="2025-08-12T21:15:00Z" w16du:dateUtc="2025-08-13T02:15:00Z"/>
              <w:color w:val="333333"/>
              <w:shd w:val="clear" w:color="auto" w:fill="FFFFFF"/>
            </w:rPr>
          </w:rPrChange>
        </w:rPr>
        <w:pPrChange w:id="3238" w:author="Mosi Adesina Ifatunji" w:date="2025-10-21T19:50:00Z" w16du:dateUtc="2025-10-22T00:50:00Z">
          <w:pPr>
            <w:pStyle w:val="NoSpacing"/>
          </w:pPr>
        </w:pPrChange>
      </w:pPr>
    </w:p>
    <w:p w14:paraId="4BF0B7B6" w14:textId="00D9133D" w:rsidR="00946BD3" w:rsidRPr="00946BD3" w:rsidDel="005C2417" w:rsidRDefault="00AD26B7">
      <w:pPr>
        <w:pStyle w:val="BodyText"/>
        <w:rPr>
          <w:ins w:id="3239" w:author="Mosi Ifatunji" w:date="2025-08-12T21:15:00Z" w16du:dateUtc="2025-08-13T02:15:00Z"/>
          <w:del w:id="3240" w:author="Mosi Adesina Ifatunji" w:date="2025-10-21T19:30:00Z" w16du:dateUtc="2025-10-22T00:30:00Z"/>
          <w:rPrChange w:id="3241" w:author="Mosi Adesina Ifatunji [2]" w:date="2025-08-26T22:49:00Z" w16du:dateUtc="2025-08-27T03:49:00Z">
            <w:rPr>
              <w:ins w:id="3242" w:author="Mosi Ifatunji" w:date="2025-08-12T21:15:00Z" w16du:dateUtc="2025-08-13T02:15:00Z"/>
              <w:del w:id="3243" w:author="Mosi Adesina Ifatunji" w:date="2025-10-21T19:30:00Z" w16du:dateUtc="2025-10-22T00:30:00Z"/>
              <w:color w:val="000000"/>
            </w:rPr>
          </w:rPrChange>
        </w:rPr>
      </w:pPr>
      <w:moveTo w:id="3244" w:author="Mosi Ifatunji" w:date="2025-08-12T21:15:00Z" w16du:dateUtc="2025-08-13T02:15:00Z">
        <w:del w:id="3245" w:author="Mosi Adesina Ifatunji" w:date="2025-10-21T19:30:00Z" w16du:dateUtc="2025-10-22T00:30:00Z">
          <w:r w:rsidRPr="00111ADB" w:rsidDel="005C2417">
            <w:rPr>
              <w:shd w:val="clear" w:color="auto" w:fill="FFFFFF"/>
            </w:rPr>
            <w:delText xml:space="preserve">The scripts and storylines held in racial ideology that justify undifferentiated conceptions of racial inequality in the United States (at the macro-level), “… these </w:delText>
          </w:r>
          <w:r w:rsidRPr="00757981" w:rsidDel="005C2417">
            <w:rPr>
              <w:color w:val="000000"/>
            </w:rPr>
            <w:delText xml:space="preserve">justifications can reinforce underlying racial schemas” </w:delText>
          </w:r>
          <w:r w:rsidRPr="00757981" w:rsidDel="005C2417">
            <w:rPr>
              <w:color w:val="000000"/>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Pr="00757981" w:rsidDel="005C2417">
            <w:rPr>
              <w:color w:val="000000"/>
            </w:rPr>
            <w:delInstrText xml:space="preserve"> ADDIN EN.JS.CITE </w:delInstrText>
          </w:r>
        </w:del>
      </w:moveTo>
      <w:ins w:id="3246" w:author="Mosi Ifatunji" w:date="2025-08-12T21:15:00Z" w16du:dateUtc="2025-08-13T02:15:00Z">
        <w:del w:id="3247" w:author="Mosi Adesina Ifatunji" w:date="2025-10-21T19:30:00Z" w16du:dateUtc="2025-10-22T00:30:00Z">
          <w:r w:rsidRPr="00757981" w:rsidDel="005C2417">
            <w:rPr>
              <w:color w:val="000000"/>
            </w:rPr>
          </w:r>
        </w:del>
      </w:ins>
      <w:moveTo w:id="3248" w:author="Mosi Ifatunji" w:date="2025-08-12T21:15:00Z" w16du:dateUtc="2025-08-13T02:15:00Z">
        <w:del w:id="3249" w:author="Mosi Adesina Ifatunji" w:date="2025-10-21T19:30:00Z" w16du:dateUtc="2025-10-22T00:30:00Z">
          <w:r w:rsidRPr="00757981" w:rsidDel="005C2417">
            <w:rPr>
              <w:color w:val="000000"/>
            </w:rPr>
            <w:fldChar w:fldCharType="separate"/>
          </w:r>
          <w:r w:rsidRPr="00757981" w:rsidDel="005C2417">
            <w:rPr>
              <w:noProof/>
              <w:color w:val="000000"/>
            </w:rPr>
            <w:delText>(Ray 2019)</w:delText>
          </w:r>
          <w:r w:rsidRPr="00757981" w:rsidDel="005C2417">
            <w:rPr>
              <w:color w:val="000000"/>
            </w:rPr>
            <w:fldChar w:fldCharType="end"/>
          </w:r>
          <w:r w:rsidRPr="00757981" w:rsidDel="005C2417">
            <w:rPr>
              <w:color w:val="000000"/>
            </w:rPr>
            <w:delText>.</w:delText>
          </w:r>
        </w:del>
      </w:moveTo>
      <w:moveToRangeEnd w:id="3193"/>
    </w:p>
    <w:p w14:paraId="7B5C3174" w14:textId="22C3C0B8" w:rsidR="00AD26B7" w:rsidDel="005C2417" w:rsidRDefault="00AD26B7">
      <w:pPr>
        <w:pStyle w:val="BodyText"/>
        <w:rPr>
          <w:ins w:id="3250" w:author="Mosi Ifatunji" w:date="2025-08-12T21:15:00Z" w16du:dateUtc="2025-08-13T02:15:00Z"/>
          <w:del w:id="3251" w:author="Mosi Adesina Ifatunji" w:date="2025-10-21T19:30:00Z" w16du:dateUtc="2025-10-22T00:30:00Z"/>
          <w:color w:val="000000"/>
        </w:rPr>
      </w:pPr>
    </w:p>
    <w:moveFromRangeStart w:id="3252" w:author="Mosi Ifatunji" w:date="2025-08-12T21:15:00Z" w:name="move205925729"/>
    <w:p w14:paraId="0EEF7547" w14:textId="241B5EEC" w:rsidR="00A90B11" w:rsidDel="005C2417" w:rsidRDefault="00E1660E">
      <w:pPr>
        <w:rPr>
          <w:del w:id="3253" w:author="Mosi Adesina Ifatunji" w:date="2025-10-21T19:29:00Z" w16du:dateUtc="2025-10-22T00:29:00Z"/>
        </w:rPr>
        <w:pPrChange w:id="3254" w:author="Mosi Adesina Ifatunji" w:date="2025-10-21T19:50:00Z" w16du:dateUtc="2025-10-22T00:50:00Z">
          <w:pPr>
            <w:ind w:left="720"/>
          </w:pPr>
        </w:pPrChange>
      </w:pPr>
      <w:moveFrom w:id="3255" w:author="Mosi Ifatunji" w:date="2025-08-12T21:15:00Z" w16du:dateUtc="2025-08-13T02:15:00Z">
        <w:del w:id="3256" w:author="Mosi Adesina Ifatunji" w:date="2025-10-21T19:30:00Z" w16du:dateUtc="2025-10-22T00:30:00Z">
          <w:r w:rsidRPr="00111ADB" w:rsidDel="005C2417">
            <w:rPr>
              <w:rPrChange w:id="3257" w:author="Mosi Adesina Ifatunji" w:date="2025-08-12T18:43:00Z" w16du:dateUtc="2025-08-12T23:43:00Z">
                <w:rPr>
                  <w:rFonts w:ascii="Helvetica Neue" w:hAnsi="Helvetica Neue" w:cs="Helvetica Neue"/>
                  <w:color w:val="000000"/>
                  <w:sz w:val="28"/>
                  <w:szCs w:val="28"/>
                </w:rPr>
              </w:rPrChange>
            </w:rPr>
            <w:fldChar w:fldCharType="begin">
              <w:fldData xml:space="preserve">PEVuZE5vdGU+PENpdGU+PEF1dGhvcj5SYXk8L0F1dGhvcj48WWVhcj4yMDE5PC9ZZWFyPjxSZWNO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</w:fldData>
            </w:fldChar>
          </w:r>
          <w:r w:rsidRPr="00111ADB" w:rsidDel="005C2417">
            <w:rPr>
              <w:rPrChange w:id="3258" w:author="Mosi Adesina Ifatunji" w:date="2025-08-12T18:43:00Z" w16du:dateUtc="2025-08-12T23:43:00Z">
                <w:rPr>
                  <w:rFonts w:ascii="Helvetica Neue" w:hAnsi="Helvetica Neue" w:cs="Helvetica Neue"/>
                  <w:color w:val="000000"/>
                  <w:sz w:val="28"/>
                  <w:szCs w:val="28"/>
                </w:rPr>
              </w:rPrChange>
            </w:rPr>
            <w:delInstrText xml:space="preserve"> ADDIN EN.JS.CITE </w:delInstrText>
          </w:r>
        </w:del>
      </w:moveFrom>
      <w:del w:id="3259" w:author="Mosi Ifatunji" w:date="2025-08-12T21:15:00Z" w16du:dateUtc="2025-08-13T02:15:00Z"/>
      <w:moveFrom w:id="3260" w:author="Mosi Ifatunji" w:date="2025-08-12T21:15:00Z" w16du:dateUtc="2025-08-13T02:15:00Z">
        <w:del w:id="3261" w:author="Mosi Adesina Ifatunji" w:date="2025-10-21T19:30:00Z" w16du:dateUtc="2025-10-22T00:30:00Z">
          <w:r w:rsidRPr="00111ADB" w:rsidDel="005C2417">
            <w:rPr>
              <w:rPrChange w:id="3262" w:author="Mosi Adesina Ifatunji" w:date="2025-08-12T18:43:00Z" w16du:dateUtc="2025-08-12T23:43:00Z">
                <w:rPr>
                  <w:rFonts w:ascii="Helvetica Neue" w:hAnsi="Helvetica Neue" w:cs="Helvetica Neue"/>
                  <w:color w:val="000000"/>
                  <w:sz w:val="28"/>
                  <w:szCs w:val="28"/>
                </w:rPr>
              </w:rPrChange>
            </w:rPr>
            <w:fldChar w:fldCharType="separate"/>
          </w:r>
          <w:r w:rsidRPr="00111ADB" w:rsidDel="005C2417">
            <w:rPr>
              <w:noProof/>
              <w:rPrChange w:id="3263" w:author="Mosi Adesina Ifatunji" w:date="2025-08-12T18:43:00Z" w16du:dateUtc="2025-08-12T23:43:00Z">
                <w:rPr>
                  <w:rFonts w:ascii="Helvetica Neue" w:hAnsi="Helvetica Neue" w:cs="Helvetica Neue"/>
                  <w:noProof/>
                  <w:color w:val="000000"/>
                  <w:sz w:val="28"/>
                  <w:szCs w:val="28"/>
                </w:rPr>
              </w:rPrChange>
            </w:rPr>
            <w:delText>(from Brubaker, Loveman, and Stamatov 2004; cited in Ray 2019: 30)</w:delText>
          </w:r>
          <w:r w:rsidRPr="00111ADB" w:rsidDel="005C2417">
            <w:rPr>
              <w:rPrChange w:id="3264" w:author="Mosi Adesina Ifatunji" w:date="2025-08-12T18:43:00Z" w16du:dateUtc="2025-08-12T23:43:00Z">
                <w:rPr>
                  <w:rFonts w:ascii="Helvetica Neue" w:hAnsi="Helvetica Neue" w:cs="Helvetica Neue"/>
                  <w:color w:val="000000"/>
                  <w:sz w:val="28"/>
                  <w:szCs w:val="28"/>
                </w:rPr>
              </w:rPrChange>
            </w:rPr>
            <w:fldChar w:fldCharType="end"/>
          </w:r>
          <w:r w:rsidR="00AC327F" w:rsidRPr="00111ADB" w:rsidDel="005C2417">
            <w:rPr>
              <w:rPrChange w:id="3265" w:author="Mosi Adesina Ifatunji" w:date="2025-08-12T18:43:00Z" w16du:dateUtc="2025-08-12T23:43:00Z">
                <w:rPr>
                  <w:rFonts w:ascii="Helvetica Neue" w:hAnsi="Helvetica Neue" w:cs="Helvetica Neue"/>
                  <w:color w:val="000000"/>
                  <w:sz w:val="28"/>
                  <w:szCs w:val="28"/>
                </w:rPr>
              </w:rPrChange>
            </w:rPr>
            <w:fldChar w:fldCharType="begin">
              <w:fldData xml:space="preserve">PEVuZE5vdGU+PENpdGU+PEF1dGhvcj5SYXk8L0F1dGhvcj48WWVhcj4yMDE5PC9ZZWFyPjxSZWNO
dW0+Njk2MDwvUmVjTnVtPjxTdWZmaXg+OiAzMjwvU3VmZml4PjxEaXNwbGF5VGV4dD4oUmF5IDIw
MTk6IDMyKTwvRGlzcGxheVRleHQ+PHJlY29yZD48cmVjLW51bWJlcj42OTYwPC9yZWMtbnVtYmVy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00AC327F" w:rsidRPr="00111ADB" w:rsidDel="005C2417">
            <w:rPr>
              <w:rPrChange w:id="3266" w:author="Mosi Adesina Ifatunji" w:date="2025-08-12T18:43:00Z" w16du:dateUtc="2025-08-12T23:43:00Z">
                <w:rPr>
                  <w:rFonts w:ascii="Helvetica Neue" w:hAnsi="Helvetica Neue" w:cs="Helvetica Neue"/>
                  <w:color w:val="000000"/>
                  <w:sz w:val="28"/>
                  <w:szCs w:val="28"/>
                </w:rPr>
              </w:rPrChange>
            </w:rPr>
            <w:delInstrText xml:space="preserve"> ADDIN EN.JS.CITE </w:delInstrText>
          </w:r>
        </w:del>
      </w:moveFrom>
      <w:del w:id="3267" w:author="Mosi Ifatunji" w:date="2025-08-12T21:15:00Z" w16du:dateUtc="2025-08-13T02:15:00Z"/>
      <w:moveFrom w:id="3268" w:author="Mosi Ifatunji" w:date="2025-08-12T21:15:00Z" w16du:dateUtc="2025-08-13T02:15:00Z">
        <w:del w:id="3269" w:author="Mosi Adesina Ifatunji" w:date="2025-10-21T19:30:00Z" w16du:dateUtc="2025-10-22T00:30:00Z">
          <w:r w:rsidR="00AC327F" w:rsidRPr="00111ADB" w:rsidDel="005C2417">
            <w:rPr>
              <w:rPrChange w:id="3270" w:author="Mosi Adesina Ifatunji" w:date="2025-08-12T18:43:00Z" w16du:dateUtc="2025-08-12T23:43:00Z">
                <w:rPr>
                  <w:rFonts w:ascii="Helvetica Neue" w:hAnsi="Helvetica Neue" w:cs="Helvetica Neue"/>
                  <w:color w:val="000000"/>
                  <w:sz w:val="28"/>
                  <w:szCs w:val="28"/>
                </w:rPr>
              </w:rPrChange>
            </w:rPr>
            <w:fldChar w:fldCharType="separate"/>
          </w:r>
          <w:r w:rsidR="00AC327F" w:rsidRPr="00111ADB" w:rsidDel="005C2417">
            <w:rPr>
              <w:noProof/>
              <w:rPrChange w:id="3271" w:author="Mosi Adesina Ifatunji" w:date="2025-08-12T18:43:00Z" w16du:dateUtc="2025-08-12T23:43:00Z">
                <w:rPr>
                  <w:rFonts w:ascii="Helvetica Neue" w:hAnsi="Helvetica Neue" w:cs="Helvetica Neue"/>
                  <w:noProof/>
                  <w:color w:val="000000"/>
                  <w:sz w:val="28"/>
                  <w:szCs w:val="28"/>
                </w:rPr>
              </w:rPrChange>
            </w:rPr>
            <w:delText>(Ray 2019: 32)</w:delText>
          </w:r>
          <w:r w:rsidR="00AC327F" w:rsidRPr="00111ADB" w:rsidDel="005C2417">
            <w:rPr>
              <w:rPrChange w:id="3272" w:author="Mosi Adesina Ifatunji" w:date="2025-08-12T18:43:00Z" w16du:dateUtc="2025-08-12T23:43:00Z">
                <w:rPr>
                  <w:rFonts w:ascii="Helvetica Neue" w:hAnsi="Helvetica Neue" w:cs="Helvetica Neue"/>
                  <w:color w:val="000000"/>
                  <w:sz w:val="28"/>
                  <w:szCs w:val="28"/>
                </w:rPr>
              </w:rPrChange>
            </w:rPr>
            <w:fldChar w:fldCharType="end"/>
          </w:r>
          <w:r w:rsidR="00DC225E" w:rsidRPr="00111ADB" w:rsidDel="005C2417">
            <w:rPr>
              <w:color w:val="333333"/>
              <w:shd w:val="clear" w:color="auto" w:fill="FFFFFF"/>
              <w:rPrChange w:id="3273" w:author="Mosi Adesina Ifatunji" w:date="2025-08-12T18:43:00Z" w16du:dateUtc="2025-08-12T23:43:00Z">
                <w:rPr>
                  <w:rFonts w:ascii="Open Sans" w:hAnsi="Open Sans" w:cs="Open Sans"/>
                  <w:color w:val="333333"/>
                  <w:shd w:val="clear" w:color="auto" w:fill="FFFFFF"/>
                </w:rPr>
              </w:rPrChange>
            </w:rPr>
            <w:fldChar w:fldCharType="begin">
              <w:fldData xml:space="preserve">PEVuZE5vdGU+PENpdGU+PEF1dGhvcj5SYXk8L0F1dGhvcj48WWVhcj4yMDE5PC9ZZWFyPjxSZWNO
dW0+Njk2MDwvUmVjTnVtPjxTdWZmaXg+OiAzMjwvU3VmZml4PjxEaXNwbGF5VGV4dD4oUmF5IDIw
MTk6IDMyKTwvRGlzcGxheVRleHQ+PHJlY29yZD48cmVjLW51bWJlcj42OTYwPC9yZWMtbnVtYmVy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00DC225E" w:rsidRPr="00111ADB" w:rsidDel="005C2417">
            <w:rPr>
              <w:color w:val="333333"/>
              <w:shd w:val="clear" w:color="auto" w:fill="FFFFFF"/>
              <w:rPrChange w:id="3274" w:author="Mosi Adesina Ifatunji" w:date="2025-08-12T18:43:00Z" w16du:dateUtc="2025-08-12T23:43:00Z">
                <w:rPr>
                  <w:rFonts w:ascii="Open Sans" w:hAnsi="Open Sans" w:cs="Open Sans"/>
                  <w:color w:val="333333"/>
                  <w:shd w:val="clear" w:color="auto" w:fill="FFFFFF"/>
                </w:rPr>
              </w:rPrChange>
            </w:rPr>
            <w:delInstrText xml:space="preserve"> ADDIN EN.JS.CITE </w:delInstrText>
          </w:r>
        </w:del>
      </w:moveFrom>
      <w:del w:id="3275" w:author="Mosi Ifatunji" w:date="2025-08-12T21:15:00Z" w16du:dateUtc="2025-08-13T02:15:00Z">
        <w:r w:rsidR="00DC225E" w:rsidRPr="005D6882" w:rsidDel="005C2417">
          <w:rPr>
            <w:color w:val="333333"/>
            <w:shd w:val="clear" w:color="auto" w:fill="FFFFFF"/>
          </w:rPr>
        </w:r>
      </w:del>
      <w:moveFrom w:id="3276" w:author="Mosi Ifatunji" w:date="2025-08-12T21:15:00Z" w16du:dateUtc="2025-08-13T02:15:00Z">
        <w:del w:id="3277" w:author="Mosi Adesina Ifatunji" w:date="2025-10-21T19:30:00Z" w16du:dateUtc="2025-10-22T00:30:00Z">
          <w:r w:rsidR="00DC225E" w:rsidRPr="00111ADB" w:rsidDel="005C2417">
            <w:rPr>
              <w:color w:val="333333"/>
              <w:shd w:val="clear" w:color="auto" w:fill="FFFFFF"/>
              <w:rPrChange w:id="3278" w:author="Mosi Adesina Ifatunji" w:date="2025-08-12T18:43:00Z" w16du:dateUtc="2025-08-12T23:43:00Z">
                <w:rPr>
                  <w:rFonts w:ascii="Open Sans" w:hAnsi="Open Sans" w:cs="Open Sans"/>
                  <w:color w:val="333333"/>
                  <w:shd w:val="clear" w:color="auto" w:fill="FFFFFF"/>
                </w:rPr>
              </w:rPrChange>
            </w:rPr>
            <w:fldChar w:fldCharType="separate"/>
          </w:r>
          <w:r w:rsidR="00DC225E" w:rsidRPr="00111ADB" w:rsidDel="005C2417">
            <w:rPr>
              <w:noProof/>
              <w:color w:val="333333"/>
              <w:shd w:val="clear" w:color="auto" w:fill="FFFFFF"/>
              <w:rPrChange w:id="3279" w:author="Mosi Adesina Ifatunji" w:date="2025-08-12T18:43:00Z" w16du:dateUtc="2025-08-12T23:43:00Z">
                <w:rPr>
                  <w:rFonts w:ascii="Open Sans" w:hAnsi="Open Sans" w:cs="Open Sans"/>
                  <w:noProof/>
                  <w:color w:val="333333"/>
                  <w:shd w:val="clear" w:color="auto" w:fill="FFFFFF"/>
                </w:rPr>
              </w:rPrChange>
            </w:rPr>
            <w:delText>(Ray 2019: 32)</w:delText>
          </w:r>
          <w:r w:rsidR="00DC225E" w:rsidRPr="00111ADB" w:rsidDel="005C2417">
            <w:rPr>
              <w:color w:val="333333"/>
              <w:shd w:val="clear" w:color="auto" w:fill="FFFFFF"/>
              <w:rPrChange w:id="3280" w:author="Mosi Adesina Ifatunji" w:date="2025-08-12T18:43:00Z" w16du:dateUtc="2025-08-12T23:43:00Z">
                <w:rPr>
                  <w:rFonts w:ascii="Open Sans" w:hAnsi="Open Sans" w:cs="Open Sans"/>
                  <w:color w:val="333333"/>
                  <w:shd w:val="clear" w:color="auto" w:fill="FFFFFF"/>
                </w:rPr>
              </w:rPrChange>
            </w:rPr>
            <w:fldChar w:fldCharType="end"/>
          </w:r>
          <w:r w:rsidR="00A7188E" w:rsidRPr="00111ADB" w:rsidDel="005C2417">
            <w:rPr>
              <w:color w:val="000000"/>
              <w:rPrChange w:id="3281" w:author="Mosi Adesina Ifatunji" w:date="2025-08-12T18:43:00Z" w16du:dateUtc="2025-08-12T23:43:00Z">
                <w:rPr>
                  <w:color w:val="000000"/>
                  <w:sz w:val="20"/>
                  <w:szCs w:val="20"/>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00A7188E" w:rsidRPr="00111ADB" w:rsidDel="005C2417">
            <w:rPr>
              <w:color w:val="000000"/>
              <w:rPrChange w:id="3282" w:author="Mosi Adesina Ifatunji" w:date="2025-08-12T18:43:00Z" w16du:dateUtc="2025-08-12T23:43:00Z">
                <w:rPr>
                  <w:color w:val="000000"/>
                  <w:sz w:val="20"/>
                  <w:szCs w:val="20"/>
                </w:rPr>
              </w:rPrChange>
            </w:rPr>
            <w:delInstrText xml:space="preserve"> ADDIN EN.JS.CITE </w:delInstrText>
          </w:r>
        </w:del>
      </w:moveFrom>
      <w:del w:id="3283" w:author="Mosi Ifatunji" w:date="2025-08-12T21:15:00Z" w16du:dateUtc="2025-08-13T02:15:00Z">
        <w:r w:rsidR="00A7188E" w:rsidRPr="005D6882" w:rsidDel="005C2417">
          <w:rPr>
            <w:color w:val="000000"/>
          </w:rPr>
        </w:r>
      </w:del>
      <w:moveFrom w:id="3284" w:author="Mosi Ifatunji" w:date="2025-08-12T21:15:00Z" w16du:dateUtc="2025-08-13T02:15:00Z">
        <w:del w:id="3285" w:author="Mosi Adesina Ifatunji" w:date="2025-10-21T19:30:00Z" w16du:dateUtc="2025-10-22T00:30:00Z">
          <w:r w:rsidR="00A7188E" w:rsidRPr="00111ADB" w:rsidDel="005C2417">
            <w:rPr>
              <w:color w:val="000000"/>
              <w:rPrChange w:id="3286" w:author="Mosi Adesina Ifatunji" w:date="2025-08-12T18:43:00Z" w16du:dateUtc="2025-08-12T23:43:00Z">
                <w:rPr>
                  <w:color w:val="000000"/>
                  <w:sz w:val="20"/>
                  <w:szCs w:val="20"/>
                </w:rPr>
              </w:rPrChange>
            </w:rPr>
            <w:fldChar w:fldCharType="separate"/>
          </w:r>
          <w:r w:rsidR="00A7188E" w:rsidRPr="00111ADB" w:rsidDel="005C2417">
            <w:rPr>
              <w:noProof/>
              <w:color w:val="000000"/>
              <w:rPrChange w:id="3287" w:author="Mosi Adesina Ifatunji" w:date="2025-08-12T18:43:00Z" w16du:dateUtc="2025-08-12T23:43:00Z">
                <w:rPr>
                  <w:noProof/>
                  <w:color w:val="000000"/>
                  <w:sz w:val="20"/>
                  <w:szCs w:val="20"/>
                </w:rPr>
              </w:rPrChange>
            </w:rPr>
            <w:delText>(Ray 2019)</w:delText>
          </w:r>
          <w:r w:rsidR="00A7188E" w:rsidRPr="00111ADB" w:rsidDel="005C2417">
            <w:rPr>
              <w:color w:val="000000"/>
              <w:rPrChange w:id="3288" w:author="Mosi Adesina Ifatunji" w:date="2025-08-12T18:43:00Z" w16du:dateUtc="2025-08-12T23:43:00Z">
                <w:rPr>
                  <w:color w:val="000000"/>
                  <w:sz w:val="20"/>
                  <w:szCs w:val="20"/>
                </w:rPr>
              </w:rPrChange>
            </w:rPr>
            <w:fldChar w:fldCharType="end"/>
          </w:r>
        </w:del>
      </w:moveFrom>
      <w:moveFromRangeEnd w:id="3252"/>
      <w:del w:id="3289" w:author="Mosi Adesina Ifatunji" w:date="2025-10-21T19:30:00Z" w16du:dateUtc="2025-10-22T00:30:00Z">
        <w:r w:rsidR="002939A2" w:rsidDel="005C2417">
          <w:fldChar w:fldCharType="begin">
            <w:fldData xml:space="preserve">PEVuZE5vdGU+PENpdGU+PEF1dGhvcj5SYXk8L0F1dGhvcj48WWVhcj4yMDE5PC9ZZWFyPjxSZWNO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=
</w:fldData>
          </w:fldChar>
        </w:r>
        <w:r w:rsidR="002939A2" w:rsidDel="005C2417">
          <w:delInstrText xml:space="preserve"> ADDIN EN.JS.CITE </w:delInstrText>
        </w:r>
        <w:r w:rsidR="002939A2" w:rsidDel="005C2417">
          <w:fldChar w:fldCharType="separate"/>
        </w:r>
        <w:r w:rsidR="002939A2" w:rsidDel="005C2417">
          <w:rPr>
            <w:noProof/>
          </w:rPr>
          <w:delText>(Sewell and Jefferson 2016, Sewell, Jefferson and Lee 2016, Ray 2019)</w:delText>
        </w:r>
        <w:r w:rsidR="002939A2" w:rsidDel="005C2417">
          <w:fldChar w:fldCharType="end"/>
        </w:r>
        <w:r w:rsidR="001E33DE" w:rsidDel="005C2417">
          <w:fldChar w:fldCharType="begin">
            <w:fldData xml:space="preserve">PEVuZE5vdGU+PENpdGU+PEF1dGhvcj5XaWxsaWFtczwvQXV0aG9yPjxZZWFyPjE5OTc8L1llYXI+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</w:fldData>
          </w:fldChar>
        </w:r>
        <w:r w:rsidR="001E33DE" w:rsidDel="005C2417">
          <w:delInstrText xml:space="preserve"> ADDIN EN.JS.CITE </w:delInstrText>
        </w:r>
        <w:r w:rsidR="001E33DE" w:rsidDel="005C2417">
          <w:fldChar w:fldCharType="separate"/>
        </w:r>
        <w:r w:rsidR="001E33DE" w:rsidDel="005C2417">
          <w:rPr>
            <w:noProof/>
          </w:rPr>
          <w:delText>(Williams, Yu and Jackson 1997)</w:delText>
        </w:r>
        <w:r w:rsidR="001E33DE" w:rsidDel="005C2417">
          <w:fldChar w:fldCharType="end"/>
        </w:r>
      </w:del>
    </w:p>
    <w:p w14:paraId="1B782AE0" w14:textId="4C15C91F" w:rsidR="001028BE" w:rsidRPr="00B92532" w:rsidDel="005C2417" w:rsidRDefault="00553BA8">
      <w:pPr>
        <w:rPr>
          <w:del w:id="3290" w:author="Mosi Adesina Ifatunji" w:date="2025-10-21T19:29:00Z" w16du:dateUtc="2025-10-22T00:29:00Z"/>
        </w:rPr>
      </w:pPr>
      <w:del w:id="3291" w:author="Mosi Adesina Ifatunji" w:date="2025-10-21T19:29:00Z" w16du:dateUtc="2025-10-22T00:29:00Z">
        <w:r w:rsidDel="005C2417">
          <w:fldChar w:fldCharType="begin">
            <w:fldData xml:space="preserve">PEVuZE5vdGU+PENpdGU+PEF1dGhvcj5Ub21hc2tvdmljLURldmV5PC9BdXRob3I+PFllYXI+MjAx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</w:fldData>
          </w:fldChar>
        </w:r>
        <w:r w:rsidDel="005C2417">
          <w:delInstrText xml:space="preserve"> ADDIN EN.JS.CITE </w:delInstrText>
        </w:r>
        <w:r w:rsidDel="005C2417">
          <w:fldChar w:fldCharType="separate"/>
        </w:r>
        <w:r w:rsidDel="005C2417">
          <w:rPr>
            <w:noProof/>
          </w:rPr>
          <w:delText>(Tomaskovic-Devey and Avent-Holt 2019)</w:delText>
        </w:r>
        <w:r w:rsidDel="005C2417">
          <w:fldChar w:fldCharType="end"/>
        </w:r>
        <w:r w:rsidDel="005C2417">
          <w:fldChar w:fldCharType="begin">
            <w:fldData xml:space="preserve">PEVuZE5vdGU+PENpdGU+PEF1dGhvcj5BbGNvZmY8L0F1dGhvcj48WWVhcj4xOTg4PC9ZZWFyPjxS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</w:fldData>
          </w:fldChar>
        </w:r>
        <w:r w:rsidDel="005C2417">
          <w:delInstrText xml:space="preserve"> ADDIN EN.JS.CITE </w:delInstrText>
        </w:r>
        <w:r w:rsidDel="005C2417">
          <w:fldChar w:fldCharType="separate"/>
        </w:r>
        <w:r w:rsidDel="005C2417">
          <w:rPr>
            <w:noProof/>
          </w:rPr>
          <w:delText>(Alcoff 1988)</w:delText>
        </w:r>
        <w:r w:rsidDel="005C2417">
          <w:fldChar w:fldCharType="end"/>
        </w:r>
        <w:r w:rsidR="005F5BB2" w:rsidRPr="005F5BB2" w:rsidDel="005C2417">
          <w:fldChar w:fldCharType="begin">
            <w:fldData xml:space="preserve">PEVuZE5vdGU+PENpdGU+PEF1dGhvcj5Mb3BlejwvQXV0aG9yPjxZZWFyPjIwMTA8L1llYXI+PFJl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</w:fldData>
          </w:fldChar>
        </w:r>
        <w:r w:rsidR="005F5BB2" w:rsidRPr="005F5BB2" w:rsidDel="005C2417">
          <w:delInstrText xml:space="preserve"> ADDIN EN.JS.CITE </w:delInstrText>
        </w:r>
        <w:r w:rsidR="005F5BB2" w:rsidRPr="005F5BB2" w:rsidDel="005C2417">
          <w:fldChar w:fldCharType="separate"/>
        </w:r>
        <w:r w:rsidR="005F5BB2" w:rsidRPr="005F5BB2" w:rsidDel="005C2417">
          <w:rPr>
            <w:noProof/>
          </w:rPr>
          <w:delText>(Lopez 2010)</w:delText>
        </w:r>
        <w:r w:rsidR="005F5BB2" w:rsidRPr="005F5BB2" w:rsidDel="005C2417">
          <w:fldChar w:fldCharType="end"/>
        </w:r>
        <w:r w:rsidRPr="005F5BB2" w:rsidDel="005C2417">
          <w:fldChar w:fldCharType="begin">
            <w:fldData xml:space="preserve">PEVuZE5vdGU+PENpdGU+PEF1dGhvcj5MaW5kc3Ryb208L0F1dGhvcj48WWVhcj4yMDEwPC9ZZWFy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</w:fldData>
          </w:fldChar>
        </w:r>
        <w:r w:rsidRPr="005F5BB2" w:rsidDel="005C2417">
          <w:delInstrText xml:space="preserve"> ADDIN EN.JS.CITE </w:delInstrText>
        </w:r>
        <w:r w:rsidRPr="005F5BB2" w:rsidDel="005C2417">
          <w:fldChar w:fldCharType="separate"/>
        </w:r>
        <w:r w:rsidRPr="005F5BB2" w:rsidDel="005C2417">
          <w:rPr>
            <w:noProof/>
          </w:rPr>
          <w:delText>(Lindstrom and Ramírez 2010)</w:delText>
        </w:r>
        <w:r w:rsidRPr="005F5BB2" w:rsidDel="005C2417">
          <w:fldChar w:fldCharType="end"/>
        </w:r>
        <w:r w:rsidR="008A0956" w:rsidDel="005C2417">
          <w:delText xml:space="preserve"> </w:delText>
        </w:r>
        <w:r w:rsidR="008A0956" w:rsidDel="005C2417">
          <w:fldChar w:fldCharType="begin">
            <w:fldData xml:space="preserve">PEVuZE5vdGU+PENpdGU+PEF1dGhvcj5BYmJvdHQ8L0F1dGhvcj48WWVhcj4xOTkzPC9ZZWFyPjxS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</w:fldData>
          </w:fldChar>
        </w:r>
        <w:r w:rsidR="008A0956" w:rsidDel="005C2417">
          <w:delInstrText xml:space="preserve"> ADDIN EN.JS.CITE </w:delInstrText>
        </w:r>
        <w:r w:rsidR="008A0956" w:rsidDel="005C2417">
          <w:fldChar w:fldCharType="separate"/>
        </w:r>
        <w:r w:rsidR="008A0956" w:rsidDel="005C2417">
          <w:rPr>
            <w:noProof/>
          </w:rPr>
          <w:delText>(Abbott 1993: 199)</w:delText>
        </w:r>
        <w:r w:rsidR="008A0956" w:rsidDel="005C2417">
          <w:fldChar w:fldCharType="end"/>
        </w:r>
        <w:r w:rsidR="001D2095" w:rsidDel="005C2417">
          <w:rPr>
            <w:color w:val="131313"/>
          </w:rPr>
          <w:fldChar w:fldCharType="begin">
            <w:fldData xml:space="preserve">PEVuZE5vdGU+PENpdGU+PEF1dGhvcj5PbWk8L0F1dGhvcj48WWVhcj4xOTg2IFsyMDE1XTwvWWVh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</w:fldData>
          </w:fldChar>
        </w:r>
        <w:r w:rsidR="001D2095" w:rsidDel="005C2417">
          <w:rPr>
            <w:color w:val="131313"/>
          </w:rPr>
          <w:delInstrText xml:space="preserve"> ADDIN EN.JS.CITE </w:delInstrText>
        </w:r>
        <w:r w:rsidR="001D2095" w:rsidDel="005C2417">
          <w:rPr>
            <w:color w:val="131313"/>
          </w:rPr>
        </w:r>
        <w:r w:rsidR="001D2095" w:rsidDel="005C2417">
          <w:rPr>
            <w:color w:val="131313"/>
          </w:rPr>
          <w:fldChar w:fldCharType="separate"/>
        </w:r>
        <w:r w:rsidR="00C9695F" w:rsidDel="005C2417">
          <w:rPr>
            <w:noProof/>
            <w:color w:val="131313"/>
          </w:rPr>
          <w:delText>(Omi and Winant 1986 [2015]: 109)</w:delText>
        </w:r>
        <w:r w:rsidR="001D2095" w:rsidDel="005C2417">
          <w:rPr>
            <w:color w:val="131313"/>
          </w:rPr>
          <w:fldChar w:fldCharType="end"/>
        </w:r>
        <w:r w:rsidR="004B6CEB" w:rsidDel="005C2417">
          <w:fldChar w:fldCharType="begin">
            <w:fldData xml:space="preserve">PEVuZE5vdGU+PENpdGU+PEF1dGhvcj5XaW5nZmllbGQ8L0F1dGhvcj48WWVhcj4yMDA3PC9ZZWFy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</w:fldData>
          </w:fldChar>
        </w:r>
        <w:r w:rsidR="004B6CEB" w:rsidDel="005C2417">
          <w:delInstrText xml:space="preserve"> ADDIN EN.JS.CITE </w:delInstrText>
        </w:r>
        <w:r w:rsidR="004B6CEB" w:rsidDel="005C2417">
          <w:fldChar w:fldCharType="separate"/>
        </w:r>
        <w:r w:rsidR="008B7FC0" w:rsidDel="005C2417">
          <w:rPr>
            <w:noProof/>
          </w:rPr>
          <w:delText>(Wingfield 2007, Wingfield 2010, Wingfield and Alston 2014, Wingfield and Chavez 2020)</w:delText>
        </w:r>
        <w:r w:rsidR="004B6CEB" w:rsidDel="005C2417">
          <w:fldChar w:fldCharType="end"/>
        </w:r>
        <w:r w:rsidR="00396698" w:rsidDel="005C2417">
          <w:fldChar w:fldCharType="begin">
            <w:fldData xml:space="preserve">PEVuZE5vdGU+PENpdGU+PEF1dGhvcj5PbWk8L0F1dGhvcj48WWVhcj4xOTg2IFsyMDE1XTwvWWVh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</w:fldData>
          </w:fldChar>
        </w:r>
        <w:r w:rsidR="00396698" w:rsidDel="005C2417">
          <w:delInstrText xml:space="preserve"> ADDIN EN.JS.CITE </w:delInstrText>
        </w:r>
        <w:r w:rsidR="00396698" w:rsidDel="005C2417">
          <w:fldChar w:fldCharType="separate"/>
        </w:r>
        <w:r w:rsidR="00396698" w:rsidDel="005C2417">
          <w:rPr>
            <w:noProof/>
          </w:rPr>
          <w:delText>(Omi and Winant 1986 [2015])</w:delText>
        </w:r>
        <w:r w:rsidR="00396698" w:rsidDel="005C2417">
          <w:fldChar w:fldCharType="end"/>
        </w:r>
      </w:del>
    </w:p>
    <w:p w14:paraId="06BBD5F0" w14:textId="7B3595F6" w:rsidR="002671B3" w:rsidRPr="006904DC" w:rsidDel="005C2417" w:rsidRDefault="00A435E2">
      <w:pPr>
        <w:rPr>
          <w:del w:id="3292" w:author="Mosi Adesina Ifatunji" w:date="2025-10-21T19:29:00Z" w16du:dateUtc="2025-10-22T00:29:00Z"/>
        </w:rPr>
      </w:pPr>
      <w:del w:id="3293" w:author="Mosi Adesina Ifatunji" w:date="2025-10-21T19:29:00Z" w16du:dateUtc="2025-10-22T00:29:00Z">
        <w:r w:rsidRPr="00B92532" w:rsidDel="005C2417">
          <w:delText>S</w:delText>
        </w:r>
        <w:r w:rsidR="00116F1F" w:rsidRPr="00B92532" w:rsidDel="005C2417">
          <w:delText>urvey studies</w:delText>
        </w:r>
        <w:r w:rsidRPr="00B92532" w:rsidDel="005C2417">
          <w:delText xml:space="preserve"> of the labor market</w:delText>
        </w:r>
        <w:r w:rsidR="00116F1F" w:rsidRPr="00B92532" w:rsidDel="005C2417">
          <w:delText xml:space="preserve"> </w:delText>
        </w:r>
        <w:r w:rsidR="00186225" w:rsidRPr="00B92532" w:rsidDel="005C2417">
          <w:delText>have consistently</w:delText>
        </w:r>
        <w:r w:rsidR="00116F1F" w:rsidRPr="00B92532" w:rsidDel="005C2417">
          <w:delText xml:space="preserve"> </w:delText>
        </w:r>
        <w:r w:rsidR="00186225" w:rsidRPr="00B92532" w:rsidDel="005C2417">
          <w:delText xml:space="preserve">shown that — </w:delText>
        </w:r>
        <w:r w:rsidR="00186225" w:rsidRPr="005C2417" w:rsidDel="005C2417">
          <w:rPr>
            <w:b/>
            <w:bCs/>
          </w:rPr>
          <w:delText>on average</w:delText>
        </w:r>
        <w:r w:rsidR="00186225" w:rsidRPr="00B92532" w:rsidDel="005C2417">
          <w:delText xml:space="preserve"> — W</w:delText>
        </w:r>
        <w:r w:rsidR="005D02E2" w:rsidRPr="00B92532" w:rsidDel="005C2417">
          <w:delText xml:space="preserve">hites </w:delText>
        </w:r>
        <w:r w:rsidR="0057123B" w:rsidRPr="00B92532" w:rsidDel="005C2417">
          <w:delText>attain</w:delText>
        </w:r>
        <w:r w:rsidR="005D02E2" w:rsidRPr="00B92532" w:rsidDel="005C2417">
          <w:delText xml:space="preserve"> greater wages than Blacks </w:delText>
        </w:r>
        <w:r w:rsidR="00116F1F" w:rsidRPr="00B92532" w:rsidDel="005C2417">
          <w:delText xml:space="preserve">in the </w:delText>
        </w:r>
        <w:r w:rsidR="00965AC2" w:rsidRPr="00B92532" w:rsidDel="005C2417">
          <w:delText xml:space="preserve">United States </w:delText>
        </w:r>
        <w:r w:rsidR="006226F9" w:rsidRPr="00B92532" w:rsidDel="005C2417">
          <w:fldChar w:fldCharType="begin">
            <w:fldData xml:space="preserve">PEVuZE5vdGU+PENpdGU+PEF1dGhvcj5UaG9tYXM8L0F1dGhvcj48WWVhcj4xOTk0PC9ZZWFyPjxS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</w:fldData>
          </w:fldChar>
        </w:r>
        <w:r w:rsidR="006226F9" w:rsidRPr="00B92532" w:rsidDel="005C2417">
          <w:delInstrText xml:space="preserve"> ADDIN EN.JS.CITE </w:delInstrText>
        </w:r>
        <w:r w:rsidR="006226F9" w:rsidRPr="00B92532" w:rsidDel="005C2417">
          <w:fldChar w:fldCharType="separate"/>
        </w:r>
        <w:r w:rsidR="00870754" w:rsidRPr="006B17C5" w:rsidDel="005C2417">
          <w:rPr>
            <w:noProof/>
            <w:rPrChange w:id="3294" w:author="Mosi Adesina Ifatunji" w:date="2025-07-17T11:52:00Z" w16du:dateUtc="2025-07-17T16:52:00Z">
              <w:rPr>
                <w:noProof/>
                <w:sz w:val="22"/>
                <w:szCs w:val="22"/>
              </w:rPr>
            </w:rPrChange>
          </w:rPr>
          <w:delText>(Thomas et al. 1994, Goldsmith et al. 2000, Sakamoto et al. 2018, Carnoy 2020)</w:delText>
        </w:r>
        <w:r w:rsidR="006226F9" w:rsidRPr="00B92532" w:rsidDel="005C2417">
          <w:fldChar w:fldCharType="end"/>
        </w:r>
        <w:r w:rsidR="00116F1F" w:rsidRPr="00B92532" w:rsidDel="005C2417">
          <w:delText>.</w:delText>
        </w:r>
      </w:del>
    </w:p>
    <w:p w14:paraId="65ADBC08" w14:textId="51C6EC23" w:rsidR="00116F1F" w:rsidRPr="006904DC" w:rsidDel="005C2417" w:rsidRDefault="00116F1F">
      <w:pPr>
        <w:rPr>
          <w:del w:id="3295" w:author="Mosi Adesina Ifatunji" w:date="2025-10-21T19:29:00Z" w16du:dateUtc="2025-10-22T00:29:00Z"/>
        </w:rPr>
      </w:pPr>
    </w:p>
    <w:p w14:paraId="409D263A" w14:textId="3712AB63" w:rsidR="008E2938" w:rsidRPr="006904DC" w:rsidDel="005C2417" w:rsidRDefault="00DA375A">
      <w:pPr>
        <w:rPr>
          <w:del w:id="3296" w:author="Mosi Adesina Ifatunji" w:date="2025-10-21T19:29:00Z" w16du:dateUtc="2025-10-22T00:29:00Z"/>
        </w:rPr>
      </w:pPr>
      <w:del w:id="3297" w:author="Mosi Adesina Ifatunji" w:date="2025-10-21T19:29:00Z" w16du:dateUtc="2025-10-22T00:29:00Z">
        <w:r w:rsidRPr="006904DC" w:rsidDel="005C2417">
          <w:delText>Regrettably</w:delText>
        </w:r>
        <w:r w:rsidR="00116F1F" w:rsidRPr="006904DC" w:rsidDel="005C2417">
          <w:delText>,</w:delText>
        </w:r>
        <w:r w:rsidR="00A000C7" w:rsidRPr="006904DC" w:rsidDel="005C2417">
          <w:delText xml:space="preserve"> with few exceptions</w:delText>
        </w:r>
        <w:r w:rsidR="005779DC" w:rsidRPr="006904DC" w:rsidDel="005C2417">
          <w:delText xml:space="preserve">, social surveys </w:delText>
        </w:r>
        <w:r w:rsidR="00D15334" w:rsidRPr="006904DC" w:rsidDel="005C2417">
          <w:delText xml:space="preserve"> </w:delText>
        </w:r>
        <w:r w:rsidR="001072F5" w:rsidRPr="006904DC" w:rsidDel="005C2417">
          <w:delText xml:space="preserve">ill equipped </w:delText>
        </w:r>
        <w:r w:rsidR="00116F1F" w:rsidRPr="006904DC" w:rsidDel="005C2417">
          <w:delText xml:space="preserve">to </w:delText>
        </w:r>
        <w:r w:rsidR="000B6959" w:rsidRPr="006904DC" w:rsidDel="005C2417">
          <w:delText>, or include</w:delText>
        </w:r>
        <w:r w:rsidR="00FF1F9D" w:rsidRPr="006904DC" w:rsidDel="005C2417">
          <w:delText xml:space="preserve"> aspects of the</w:delText>
        </w:r>
        <w:r w:rsidR="009B1D06" w:rsidRPr="006904DC" w:rsidDel="005C2417">
          <w:delText xml:space="preserve"> </w:delText>
        </w:r>
        <w:r w:rsidR="00D15334" w:rsidRPr="006904DC" w:rsidDel="005C2417">
          <w:delText>‘</w:delText>
        </w:r>
        <w:r w:rsidR="0002225B" w:rsidRPr="006904DC" w:rsidDel="005C2417">
          <w:delText>firm-context</w:delText>
        </w:r>
        <w:r w:rsidR="00D15334" w:rsidRPr="006904DC" w:rsidDel="005C2417">
          <w:delText>’</w:delText>
        </w:r>
        <w:r w:rsidR="0002225B" w:rsidRPr="006904DC" w:rsidDel="005C2417">
          <w:delText xml:space="preserve"> </w:delText>
        </w:r>
        <w:r w:rsidR="00FF1F9D" w:rsidRPr="006904DC" w:rsidDel="005C2417">
          <w:delText>along</w:delText>
        </w:r>
        <w:r w:rsidR="0002225B" w:rsidRPr="006904DC" w:rsidDel="005C2417">
          <w:delText xml:space="preserve"> the causal pathway from ethnoracial </w:delText>
        </w:r>
        <w:r w:rsidR="00AC4FC2" w:rsidRPr="006904DC" w:rsidDel="005C2417">
          <w:delText xml:space="preserve"> </w:delText>
        </w:r>
        <w:r w:rsidR="0002225B" w:rsidRPr="006904DC" w:rsidDel="005C2417">
          <w:delText>to</w:delText>
        </w:r>
        <w:r w:rsidR="00116F1F" w:rsidRPr="006904DC" w:rsidDel="005C2417">
          <w:delText xml:space="preserve"> </w:delText>
        </w:r>
        <w:r w:rsidR="00C40CD0" w:rsidRPr="006904DC" w:rsidDel="005C2417">
          <w:delText xml:space="preserve">differences in wages between Blacks and Whites </w:delText>
        </w:r>
        <w:r w:rsidR="006226F9" w:rsidRPr="006904DC" w:rsidDel="005C2417">
          <w:fldChar w:fldCharType="begin">
            <w:fldData xml:space="preserve">PEVuZE5vdGU+PENpdGU+PEF1dGhvcj5UaWxseTwvQXV0aG9yPjxZZWFyPjE5OTg8L1llYXI+PFJl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==
</w:fldData>
          </w:fldChar>
        </w:r>
        <w:r w:rsidR="006226F9" w:rsidRPr="006904DC" w:rsidDel="005C2417">
          <w:delInstrText xml:space="preserve"> ADDIN EN.JS.CITE </w:delInstrText>
        </w:r>
        <w:r w:rsidR="006226F9" w:rsidRPr="006904DC" w:rsidDel="005C2417">
          <w:fldChar w:fldCharType="separate"/>
        </w:r>
        <w:r w:rsidR="00D942DF" w:rsidRPr="006904DC" w:rsidDel="005C2417">
          <w:rPr>
            <w:rPrChange w:id="3298" w:author="Mosi Adesina Ifatunji" w:date="2025-07-24T19:26:00Z" w16du:dateUtc="2025-07-25T00:26:00Z">
              <w:rPr>
                <w:noProof/>
              </w:rPr>
            </w:rPrChange>
          </w:rPr>
          <w:delText>(Baron and Bielby 1980; Reskin 2012; Tilly 1998; Tomaskovic-Devey and Avent-Holt 2019)</w:delText>
        </w:r>
        <w:r w:rsidR="006226F9" w:rsidRPr="006904DC" w:rsidDel="005C2417">
          <w:fldChar w:fldCharType="end"/>
        </w:r>
        <w:r w:rsidR="00E17C28" w:rsidRPr="006904DC" w:rsidDel="005C2417">
          <w:delText>.</w:delText>
        </w:r>
      </w:del>
      <w:ins w:id="3299" w:author="Microsoft Word" w:date="2025-03-11T16:34:00Z" w16du:dateUtc="2025-03-11T21:34:00Z">
        <w:del w:id="3300" w:author="Mosi Adesina Ifatunji" w:date="2025-10-21T19:29:00Z" w16du:dateUtc="2025-10-22T00:29:00Z">
          <w:r w:rsidR="00692C54" w:rsidRPr="006904DC" w:rsidDel="005C2417">
            <w:rPr>
              <w:rPrChange w:id="3301" w:author="Mosi Adesina Ifatunji" w:date="2025-07-24T19:26:00Z" w16du:dateUtc="2025-07-25T00:26:00Z">
                <w:rPr>
                  <w:sz w:val="22"/>
                  <w:szCs w:val="22"/>
                </w:rPr>
              </w:rPrChange>
            </w:rPr>
            <w:fldChar w:fldCharType="begin">
              <w:fldData xml:space="preserve">PEVuZE5vdGU+PENpdGU+PEF1dGhvcj5Cb25pbGxhLVNpbHZhPC9BdXRob3I+PFllYXI+MjAwMTwv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==
</w:fldData>
            </w:fldChar>
          </w:r>
          <w:r w:rsidR="00692C54" w:rsidRPr="006904DC" w:rsidDel="005C2417">
            <w:rPr>
              <w:rPrChange w:id="3302" w:author="Mosi Adesina Ifatunji" w:date="2025-07-24T19:26:00Z" w16du:dateUtc="2025-07-25T00:26:00Z">
                <w:rPr>
                  <w:sz w:val="22"/>
                  <w:szCs w:val="22"/>
                </w:rPr>
              </w:rPrChange>
            </w:rPr>
            <w:delInstrText xml:space="preserve"> ADDIN EN.JS.CITE </w:delInstrText>
          </w:r>
          <w:r w:rsidR="00692C54" w:rsidRPr="006904DC" w:rsidDel="005C2417">
            <w:rPr>
              <w:rPrChange w:id="3303" w:author="Mosi Adesina Ifatunji" w:date="2025-07-24T19:26:00Z" w16du:dateUtc="2025-07-25T00:26:00Z">
                <w:rPr>
                  <w:sz w:val="22"/>
                  <w:szCs w:val="22"/>
                </w:rPr>
              </w:rPrChange>
            </w:rPr>
            <w:fldChar w:fldCharType="separate"/>
          </w:r>
        </w:del>
      </w:ins>
      <w:del w:id="3304" w:author="Mosi Adesina Ifatunji" w:date="2025-10-21T19:29:00Z" w16du:dateUtc="2025-10-22T00:29:00Z">
        <w:r w:rsidR="00CC7865" w:rsidRPr="006904DC" w:rsidDel="005C2417">
          <w:rPr>
            <w:rPrChange w:id="3305" w:author="Mosi Adesina Ifatunji" w:date="2025-07-24T19:26:00Z" w16du:dateUtc="2025-07-25T00:26:00Z">
              <w:rPr>
                <w:noProof/>
                <w:sz w:val="22"/>
                <w:szCs w:val="22"/>
              </w:rPr>
            </w:rPrChange>
          </w:rPr>
          <w:delText>(Bonilla-Silva 2001a)</w:delText>
        </w:r>
      </w:del>
      <w:ins w:id="3306" w:author="Microsoft Word" w:date="2025-03-11T16:34:00Z" w16du:dateUtc="2025-03-11T21:34:00Z">
        <w:del w:id="3307" w:author="Mosi Adesina Ifatunji" w:date="2025-10-21T19:29:00Z" w16du:dateUtc="2025-10-22T00:29:00Z">
          <w:r w:rsidR="00692C54" w:rsidRPr="006904DC" w:rsidDel="005C2417">
            <w:rPr>
              <w:rPrChange w:id="3308" w:author="Mosi Adesina Ifatunji" w:date="2025-07-24T19:26:00Z" w16du:dateUtc="2025-07-25T00:26:00Z">
                <w:rPr>
                  <w:sz w:val="22"/>
                  <w:szCs w:val="22"/>
                </w:rPr>
              </w:rPrChange>
            </w:rPr>
            <w:fldChar w:fldCharType="end"/>
          </w:r>
          <w:r w:rsidR="008F51DB" w:rsidRPr="006904DC" w:rsidDel="005C2417">
            <w:rPr>
              <w:rPrChange w:id="3309" w:author="Mosi Adesina Ifatunji" w:date="2025-07-24T19:26:00Z" w16du:dateUtc="2025-07-25T00:26:00Z">
                <w:rPr>
                  <w:sz w:val="22"/>
                  <w:szCs w:val="22"/>
                </w:rPr>
              </w:rPrChange>
            </w:rPr>
            <w:delText xml:space="preserve"> </w:delText>
          </w:r>
          <w:r w:rsidR="00692C54" w:rsidRPr="006904DC" w:rsidDel="005C2417">
            <w:rPr>
              <w:rPrChange w:id="3310" w:author="Mosi Adesina Ifatunji" w:date="2025-07-24T19:26:00Z" w16du:dateUtc="2025-07-25T00:26:00Z">
                <w:rPr>
                  <w:sz w:val="22"/>
                  <w:szCs w:val="22"/>
                </w:rPr>
              </w:rPrChange>
            </w:rPr>
            <w:fldChar w:fldCharType="begin">
              <w:fldData xml:space="preserve">PEVuZE5vdGU+PENpdGU+PEF1dGhvcj5Cb25pbGxhLVNpbHZhPC9BdXRob3I+PFllYXI+MjAwMTwv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</w:fldData>
            </w:fldChar>
          </w:r>
          <w:r w:rsidR="00692C54" w:rsidRPr="006904DC" w:rsidDel="005C2417">
            <w:rPr>
              <w:rPrChange w:id="3311" w:author="Mosi Adesina Ifatunji" w:date="2025-07-24T19:26:00Z" w16du:dateUtc="2025-07-25T00:26:00Z">
                <w:rPr>
                  <w:sz w:val="22"/>
                  <w:szCs w:val="22"/>
                </w:rPr>
              </w:rPrChange>
            </w:rPr>
            <w:delInstrText xml:space="preserve"> ADDIN EN.JS.CITE </w:delInstrText>
          </w:r>
          <w:r w:rsidR="00692C54" w:rsidRPr="006904DC" w:rsidDel="005C2417">
            <w:rPr>
              <w:rPrChange w:id="3312" w:author="Mosi Adesina Ifatunji" w:date="2025-07-24T19:26:00Z" w16du:dateUtc="2025-07-25T00:26:00Z">
                <w:rPr>
                  <w:sz w:val="22"/>
                  <w:szCs w:val="22"/>
                </w:rPr>
              </w:rPrChange>
            </w:rPr>
            <w:fldChar w:fldCharType="separate"/>
          </w:r>
        </w:del>
      </w:ins>
      <w:del w:id="3313" w:author="Mosi Adesina Ifatunji" w:date="2025-10-21T19:29:00Z" w16du:dateUtc="2025-10-22T00:29:00Z">
        <w:r w:rsidR="007E076E" w:rsidRPr="006904DC" w:rsidDel="005C2417">
          <w:rPr>
            <w:rPrChange w:id="3314" w:author="Mosi Adesina Ifatunji" w:date="2025-07-24T19:26:00Z" w16du:dateUtc="2025-07-25T00:26:00Z">
              <w:rPr>
                <w:noProof/>
                <w:sz w:val="22"/>
                <w:szCs w:val="22"/>
              </w:rPr>
            </w:rPrChange>
          </w:rPr>
          <w:delText>(Bonilla-Silva 2001b)</w:delText>
        </w:r>
      </w:del>
      <w:ins w:id="3315" w:author="Microsoft Word" w:date="2025-03-11T16:34:00Z" w16du:dateUtc="2025-03-11T21:34:00Z">
        <w:del w:id="3316" w:author="Mosi Adesina Ifatunji" w:date="2025-10-21T19:29:00Z" w16du:dateUtc="2025-10-22T00:29:00Z">
          <w:r w:rsidR="00692C54" w:rsidRPr="006904DC" w:rsidDel="005C2417">
            <w:rPr>
              <w:rPrChange w:id="3317" w:author="Mosi Adesina Ifatunji" w:date="2025-07-24T19:26:00Z" w16du:dateUtc="2025-07-25T00:26:00Z">
                <w:rPr>
                  <w:sz w:val="22"/>
                  <w:szCs w:val="22"/>
                </w:rPr>
              </w:rPrChange>
            </w:rPr>
            <w:fldChar w:fldCharType="end"/>
          </w:r>
        </w:del>
      </w:ins>
    </w:p>
    <w:p w14:paraId="049E7924" w14:textId="6245C3A3" w:rsidR="000A3DEF" w:rsidRPr="006904DC" w:rsidDel="005C2417" w:rsidRDefault="000A3DEF">
      <w:pPr>
        <w:rPr>
          <w:del w:id="3318" w:author="Mosi Adesina Ifatunji" w:date="2025-10-21T19:29:00Z" w16du:dateUtc="2025-10-22T00:29:00Z"/>
        </w:rPr>
      </w:pPr>
    </w:p>
    <w:p w14:paraId="0509F0C3" w14:textId="0B7B75DC" w:rsidR="004C1C7C" w:rsidRPr="006904DC" w:rsidDel="005C2417" w:rsidRDefault="008E2938">
      <w:pPr>
        <w:rPr>
          <w:del w:id="3319" w:author="Mosi Adesina Ifatunji" w:date="2025-10-21T19:29:00Z" w16du:dateUtc="2025-10-22T00:29:00Z"/>
        </w:rPr>
      </w:pPr>
      <w:ins w:id="3320" w:author="Microsoft Word" w:date="2025-03-11T16:34:00Z" w16du:dateUtc="2025-03-11T21:34:00Z">
        <w:del w:id="3321" w:author="Mosi Adesina Ifatunji" w:date="2025-10-21T19:29:00Z" w16du:dateUtc="2025-10-22T00:29:00Z">
          <w:r w:rsidRPr="006904DC" w:rsidDel="005C2417">
            <w:rPr>
              <w:rPrChange w:id="3322" w:author="Mosi Adesina Ifatunji" w:date="2025-07-24T19:26:00Z" w16du:dateUtc="2025-07-25T00:26:00Z">
                <w:rPr>
                  <w:sz w:val="22"/>
                  <w:szCs w:val="22"/>
                </w:rPr>
              </w:rPrChange>
            </w:rPr>
            <w:fldChar w:fldCharType="begin"/>
          </w:r>
          <w:r w:rsidRPr="006904DC" w:rsidDel="005C2417">
            <w:rPr>
              <w:rPrChange w:id="3323" w:author="Mosi Adesina Ifatunji" w:date="2025-07-24T19:26:00Z" w16du:dateUtc="2025-07-25T00:26:00Z">
                <w:rPr>
                  <w:sz w:val="22"/>
                  <w:szCs w:val="22"/>
                </w:rPr>
              </w:rPrChange>
            </w:rPr>
            <w:fldChar w:fldCharType="separate"/>
          </w:r>
        </w:del>
      </w:ins>
      <w:del w:id="3324" w:author="Mosi Adesina Ifatunji" w:date="2025-10-21T19:29:00Z" w16du:dateUtc="2025-10-22T00:29:00Z">
        <w:r w:rsidR="00D942DF" w:rsidRPr="006904DC" w:rsidDel="005C2417">
          <w:rPr>
            <w:rPrChange w:id="3325" w:author="Mosi Adesina Ifatunji" w:date="2025-07-24T19:26:00Z" w16du:dateUtc="2025-07-25T00:26:00Z">
              <w:rPr>
                <w:noProof/>
              </w:rPr>
            </w:rPrChange>
          </w:rPr>
          <w:delText>(e.g., hard skills, soft skills and job choice; Aigner and Cain 1977; Arrow 1973; Avent-Holt and Tomaskovic-Devey 2010; Lang and Kahn-Lang Spitzer 2020; Phelps 1972; Tomaskovic-Devey et al. 2019)</w:delText>
        </w:r>
      </w:del>
      <w:ins w:id="3326" w:author="Microsoft Word" w:date="2025-03-11T16:34:00Z" w16du:dateUtc="2025-03-11T21:34:00Z">
        <w:del w:id="3327" w:author="Mosi Adesina Ifatunji" w:date="2025-10-21T19:29:00Z" w16du:dateUtc="2025-10-22T00:29:00Z">
          <w:r w:rsidRPr="006904DC" w:rsidDel="005C2417">
            <w:rPr>
              <w:rPrChange w:id="3328" w:author="Mosi Adesina Ifatunji" w:date="2025-07-24T19:26:00Z" w16du:dateUtc="2025-07-25T00:26:00Z">
                <w:rPr>
                  <w:sz w:val="22"/>
                  <w:szCs w:val="22"/>
                </w:rPr>
              </w:rPrChange>
            </w:rPr>
            <w:fldChar w:fldCharType="end"/>
          </w:r>
          <w:r w:rsidR="00350FDB" w:rsidRPr="006904DC" w:rsidDel="005C2417">
            <w:rPr>
              <w:rPrChange w:id="3329" w:author="Mosi Adesina Ifatunji" w:date="2025-07-24T19:26:00Z" w16du:dateUtc="2025-07-25T00:26:00Z">
                <w:rPr>
                  <w:sz w:val="22"/>
                  <w:szCs w:val="22"/>
                </w:rPr>
              </w:rPrChange>
            </w:rPr>
            <w:delText>.</w:delText>
          </w:r>
        </w:del>
      </w:ins>
      <w:del w:id="3330" w:author="Mosi Adesina Ifatunji" w:date="2025-10-21T19:29:00Z" w16du:dateUtc="2025-10-22T00:29:00Z">
        <w:r w:rsidR="000A3DEF" w:rsidRPr="006904DC" w:rsidDel="005C2417">
          <w:delText xml:space="preserve">As a result, </w:delText>
        </w:r>
        <w:r w:rsidR="009104E7" w:rsidRPr="006904DC" w:rsidDel="005C2417">
          <w:delText>we</w:delText>
        </w:r>
        <w:r w:rsidR="000A3DEF" w:rsidRPr="006904DC" w:rsidDel="005C2417">
          <w:delText xml:space="preserve"> have </w:delText>
        </w:r>
        <w:r w:rsidR="00A25B12" w:rsidRPr="006904DC" w:rsidDel="005C2417">
          <w:delText xml:space="preserve">been unable </w:delText>
        </w:r>
        <w:r w:rsidR="000A3DEF" w:rsidRPr="006904DC" w:rsidDel="005C2417">
          <w:delText>to</w:delText>
        </w:r>
        <w:r w:rsidR="006813B6" w:rsidRPr="006904DC" w:rsidDel="005C2417">
          <w:delText xml:space="preserve"> adequately</w:delText>
        </w:r>
        <w:r w:rsidR="000A3DEF" w:rsidRPr="006904DC" w:rsidDel="005C2417">
          <w:delText xml:space="preserve"> investigate whether or how societal- and/or firm-level </w:delText>
        </w:r>
        <w:r w:rsidR="00C17916" w:rsidRPr="006904DC" w:rsidDel="005C2417">
          <w:delText xml:space="preserve">‘structural factors’ </w:delText>
        </w:r>
        <w:r w:rsidR="000A3DEF" w:rsidRPr="006904DC" w:rsidDel="005C2417">
          <w:delText xml:space="preserve">contribute to </w:delText>
        </w:r>
        <w:r w:rsidR="00FC0B56" w:rsidRPr="006904DC" w:rsidDel="005C2417">
          <w:delText xml:space="preserve">Black-White </w:delText>
        </w:r>
        <w:r w:rsidR="000A3DEF" w:rsidRPr="006904DC" w:rsidDel="005C2417">
          <w:delText xml:space="preserve">wage differences </w:delText>
        </w:r>
        <w:r w:rsidR="000A3DEF" w:rsidRPr="006904DC" w:rsidDel="005C2417">
          <w:fldChar w:fldCharType="begin">
            <w:fldData xml:space="preserve">PEVuZE5vdGU+PENpdGU+PEF1dGhvcj5CYXJvbjwvQXV0aG9yPjxZZWFyPjE5ODA8L1llYXI+PFJl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</w:fldData>
          </w:fldChar>
        </w:r>
        <w:r w:rsidR="000A3DEF" w:rsidRPr="006904DC" w:rsidDel="005C2417">
          <w:delInstrText xml:space="preserve"> ADDIN EN.JS.CITE </w:delInstrText>
        </w:r>
        <w:r w:rsidR="000A3DEF" w:rsidRPr="006904DC" w:rsidDel="005C2417">
          <w:fldChar w:fldCharType="separate"/>
        </w:r>
        <w:r w:rsidR="006813B6" w:rsidRPr="006904DC" w:rsidDel="005C2417">
          <w:rPr>
            <w:rPrChange w:id="3331" w:author="Mosi Adesina Ifatunji" w:date="2025-07-24T19:26:00Z" w16du:dateUtc="2025-07-25T00:26:00Z">
              <w:rPr>
                <w:noProof/>
              </w:rPr>
            </w:rPrChange>
          </w:rPr>
          <w:delText>(</w:delText>
        </w:r>
        <w:r w:rsidR="00141C98" w:rsidRPr="006904DC" w:rsidDel="005C2417">
          <w:fldChar w:fldCharType="begin"/>
        </w:r>
        <w:r w:rsidR="00141C98" w:rsidRPr="006904DC" w:rsidDel="005C2417">
          <w:delInstrText>HYPERLINK \l "_ENREF_4" \o "Baron, 1980 #3007"</w:delInstrText>
        </w:r>
        <w:r w:rsidR="00141C98" w:rsidRPr="006904DC" w:rsidDel="005C2417">
          <w:fldChar w:fldCharType="separate"/>
        </w:r>
        <w:r w:rsidR="00141C98" w:rsidRPr="006904DC" w:rsidDel="005C2417">
          <w:rPr>
            <w:rStyle w:val="Hyperlink"/>
            <w:rPrChange w:id="3332" w:author="Mosi Adesina Ifatunji" w:date="2025-07-24T19:26:00Z" w16du:dateUtc="2025-07-25T00:26:00Z">
              <w:rPr>
                <w:noProof/>
              </w:rPr>
            </w:rPrChange>
          </w:rPr>
          <w:delText>Baron and Bielby 1980</w:delText>
        </w:r>
        <w:r w:rsidR="00141C98" w:rsidRPr="006904DC" w:rsidDel="005C2417">
          <w:fldChar w:fldCharType="end"/>
        </w:r>
        <w:r w:rsidR="006813B6" w:rsidRPr="006904DC" w:rsidDel="005C2417">
          <w:rPr>
            <w:rPrChange w:id="3333" w:author="Mosi Adesina Ifatunji" w:date="2025-07-24T19:26:00Z" w16du:dateUtc="2025-07-25T00:26:00Z">
              <w:rPr>
                <w:noProof/>
              </w:rPr>
            </w:rPrChange>
          </w:rPr>
          <w:delText xml:space="preserve">, </w:delText>
        </w:r>
        <w:r w:rsidR="00141C98" w:rsidRPr="006904DC" w:rsidDel="005C2417">
          <w:fldChar w:fldCharType="begin"/>
        </w:r>
        <w:r w:rsidR="00141C98" w:rsidRPr="006904DC" w:rsidDel="005C2417">
          <w:delInstrText>HYPERLINK \l "_ENREF_29" \o "Tilly, 1998 #5204"</w:delInstrText>
        </w:r>
        <w:r w:rsidR="00141C98" w:rsidRPr="006904DC" w:rsidDel="005C2417">
          <w:fldChar w:fldCharType="separate"/>
        </w:r>
        <w:r w:rsidR="00141C98" w:rsidRPr="006904DC" w:rsidDel="005C2417">
          <w:rPr>
            <w:rStyle w:val="Hyperlink"/>
            <w:rPrChange w:id="3334" w:author="Mosi Adesina Ifatunji" w:date="2025-07-24T19:26:00Z" w16du:dateUtc="2025-07-25T00:26:00Z">
              <w:rPr>
                <w:noProof/>
              </w:rPr>
            </w:rPrChange>
          </w:rPr>
          <w:delText>Tilly 1998</w:delText>
        </w:r>
        <w:r w:rsidR="00141C98" w:rsidRPr="006904DC" w:rsidDel="005C2417">
          <w:fldChar w:fldCharType="end"/>
        </w:r>
        <w:r w:rsidR="006813B6" w:rsidRPr="006904DC" w:rsidDel="005C2417">
          <w:rPr>
            <w:rPrChange w:id="3335" w:author="Mosi Adesina Ifatunji" w:date="2025-07-24T19:26:00Z" w16du:dateUtc="2025-07-25T00:26:00Z">
              <w:rPr>
                <w:noProof/>
              </w:rPr>
            </w:rPrChange>
          </w:rPr>
          <w:delText xml:space="preserve">, </w:delText>
        </w:r>
        <w:r w:rsidR="00141C98" w:rsidRPr="006904DC" w:rsidDel="005C2417">
          <w:fldChar w:fldCharType="begin"/>
        </w:r>
        <w:r w:rsidR="00141C98" w:rsidRPr="006904DC" w:rsidDel="005C2417">
          <w:delInstrText>HYPERLINK \l "_ENREF_22" \o "Ray, 2019 #5040"</w:delInstrText>
        </w:r>
        <w:r w:rsidR="00141C98" w:rsidRPr="006904DC" w:rsidDel="005C2417">
          <w:fldChar w:fldCharType="separate"/>
        </w:r>
        <w:r w:rsidR="00141C98" w:rsidRPr="006904DC" w:rsidDel="005C2417">
          <w:rPr>
            <w:rStyle w:val="Hyperlink"/>
            <w:rPrChange w:id="3336" w:author="Mosi Adesina Ifatunji" w:date="2025-07-24T19:26:00Z" w16du:dateUtc="2025-07-25T00:26:00Z">
              <w:rPr>
                <w:noProof/>
              </w:rPr>
            </w:rPrChange>
          </w:rPr>
          <w:delText>Ray 2019</w:delText>
        </w:r>
        <w:r w:rsidR="00141C98" w:rsidRPr="006904DC" w:rsidDel="005C2417">
          <w:fldChar w:fldCharType="end"/>
        </w:r>
        <w:r w:rsidR="006813B6" w:rsidRPr="006904DC" w:rsidDel="005C2417">
          <w:rPr>
            <w:rPrChange w:id="3337" w:author="Mosi Adesina Ifatunji" w:date="2025-07-24T19:26:00Z" w16du:dateUtc="2025-07-25T00:26:00Z">
              <w:rPr>
                <w:noProof/>
              </w:rPr>
            </w:rPrChange>
          </w:rPr>
          <w:delText xml:space="preserve">, </w:delText>
        </w:r>
        <w:r w:rsidR="00141C98" w:rsidRPr="006904DC" w:rsidDel="005C2417">
          <w:fldChar w:fldCharType="begin"/>
        </w:r>
        <w:r w:rsidR="00141C98" w:rsidRPr="006904DC" w:rsidDel="005C2417">
          <w:delInstrText>HYPERLINK \l "_ENREF_30" \o "Tomaskovic-Devey, 2019"</w:delInstrText>
        </w:r>
        <w:r w:rsidR="00141C98" w:rsidRPr="006904DC" w:rsidDel="005C2417">
          <w:fldChar w:fldCharType="separate"/>
        </w:r>
        <w:r w:rsidR="00141C98" w:rsidRPr="006904DC" w:rsidDel="005C2417">
          <w:rPr>
            <w:rStyle w:val="Hyperlink"/>
            <w:rPrChange w:id="3338" w:author="Mosi Adesina Ifatunji" w:date="2025-07-24T19:26:00Z" w16du:dateUtc="2025-07-25T00:26:00Z">
              <w:rPr>
                <w:noProof/>
              </w:rPr>
            </w:rPrChange>
          </w:rPr>
          <w:delText>Tomaskovic-Devey and Avent-Holt 2019</w:delText>
        </w:r>
        <w:r w:rsidR="00141C98" w:rsidRPr="006904DC" w:rsidDel="005C2417">
          <w:fldChar w:fldCharType="end"/>
        </w:r>
        <w:r w:rsidR="006813B6" w:rsidRPr="006904DC" w:rsidDel="005C2417">
          <w:rPr>
            <w:rPrChange w:id="3339" w:author="Mosi Adesina Ifatunji" w:date="2025-07-24T19:26:00Z" w16du:dateUtc="2025-07-25T00:26:00Z">
              <w:rPr>
                <w:noProof/>
              </w:rPr>
            </w:rPrChange>
          </w:rPr>
          <w:delText>)</w:delText>
        </w:r>
        <w:r w:rsidR="000A3DEF" w:rsidRPr="006904DC" w:rsidDel="005C2417">
          <w:fldChar w:fldCharType="end"/>
        </w:r>
        <w:r w:rsidR="004C1C7C" w:rsidRPr="006904DC" w:rsidDel="005C2417">
          <w:delText>.</w:delText>
        </w:r>
      </w:del>
    </w:p>
    <w:p w14:paraId="0AE67D4B" w14:textId="1A65370A" w:rsidR="004C1C7C" w:rsidRPr="006904DC" w:rsidDel="005C2417" w:rsidRDefault="004C1C7C">
      <w:pPr>
        <w:rPr>
          <w:del w:id="3340" w:author="Mosi Adesina Ifatunji" w:date="2025-10-21T19:29:00Z" w16du:dateUtc="2025-10-22T00:29:00Z"/>
        </w:rPr>
      </w:pPr>
    </w:p>
    <w:p w14:paraId="77C0CE80" w14:textId="0758B769" w:rsidR="00141C98" w:rsidRPr="006904DC" w:rsidDel="005C2417" w:rsidRDefault="00141C98">
      <w:pPr>
        <w:rPr>
          <w:del w:id="3341" w:author="Mosi Adesina Ifatunji" w:date="2025-10-21T19:29:00Z" w16du:dateUtc="2025-10-22T00:29:00Z"/>
        </w:rPr>
      </w:pPr>
      <w:del w:id="3342" w:author="Mosi Adesina Ifatunji" w:date="2025-10-21T19:29:00Z" w16du:dateUtc="2025-10-22T00:29:00Z">
        <w:r w:rsidRPr="006904DC" w:rsidDel="005C2417">
          <w:delText xml:space="preserve">Along the way, audit studies revealed the existence of </w:delText>
        </w:r>
        <w:r w:rsidRPr="005C2417" w:rsidDel="005C2417">
          <w:delText>ethnoracial discrimination</w:delText>
        </w:r>
        <w:r w:rsidRPr="006904DC" w:rsidDel="005C2417">
          <w:delText xml:space="preserve"> in the hiring process </w:delText>
        </w:r>
        <w:r w:rsidRPr="006904DC" w:rsidDel="005C2417">
          <w:fldChar w:fldCharType="begin">
            <w:fldData xml:space="preserve">PEVuZE5vdGU+PENpdGU+PEF1dGhvcj5CZXJ0cmFuZDwvQXV0aG9yPjxZZWFyPjIwMDQ8L1llYXI+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</w:fldData>
          </w:fldChar>
        </w:r>
        <w:r w:rsidRPr="006904DC" w:rsidDel="005C2417">
          <w:delInstrText xml:space="preserve"> ADDIN EN.JS.CITE </w:delInstrText>
        </w:r>
        <w:r w:rsidRPr="006904DC" w:rsidDel="005C2417">
          <w:fldChar w:fldCharType="separate"/>
        </w:r>
        <w:r w:rsidR="005E3985" w:rsidRPr="006904DC" w:rsidDel="005C2417">
          <w:rPr>
            <w:rPrChange w:id="3343" w:author="Mosi Adesina Ifatunji" w:date="2025-07-24T19:26:00Z" w16du:dateUtc="2025-07-25T00:26:00Z">
              <w:rPr>
                <w:noProof/>
              </w:rPr>
            </w:rPrChange>
          </w:rPr>
          <w:delText>(Bertrand and Mullainathan 2004; Carnoy 2020; Gaddis 2015; Goldsmith et al. 2000; Kline, Rose and Walters 2022; Pager 2007; Sakamoto et al. 2018; Thomas et al. 1994)</w:delText>
        </w:r>
        <w:r w:rsidRPr="006904DC" w:rsidDel="005C2417">
          <w:fldChar w:fldCharType="end"/>
        </w:r>
        <w:r w:rsidRPr="006904DC" w:rsidDel="005C2417">
          <w:delText xml:space="preserve">, but they still </w:delText>
        </w:r>
        <w:r w:rsidR="008B1046" w:rsidRPr="006904DC" w:rsidDel="005C2417">
          <w:rPr>
            <w:rPrChange w:id="3344" w:author="Mosi Adesina Ifatunji" w:date="2025-07-24T19:26:00Z" w16du:dateUtc="2025-07-25T00:26:00Z">
              <w:rPr>
                <w:sz w:val="22"/>
                <w:szCs w:val="22"/>
              </w:rPr>
            </w:rPrChange>
          </w:rPr>
          <w:fldChar w:fldCharType="begin">
            <w:fldData xml:space="preserve">PEVuZE5vdGU+PENpdGU+PEF1dGhvcj5OZXVtYXJrPC9BdXRob3I+PFllYXI+MTk4ODwvWWVhcj48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</w:fldData>
          </w:fldChar>
        </w:r>
        <w:r w:rsidR="008B1046" w:rsidRPr="006904DC" w:rsidDel="005C2417">
          <w:rPr>
            <w:rPrChange w:id="3345" w:author="Mosi Adesina Ifatunji" w:date="2025-07-24T19:26:00Z" w16du:dateUtc="2025-07-25T00:26:00Z">
              <w:rPr>
                <w:sz w:val="22"/>
                <w:szCs w:val="22"/>
              </w:rPr>
            </w:rPrChange>
          </w:rPr>
          <w:delInstrText xml:space="preserve"> ADDIN EN.JS.CITE </w:delInstrText>
        </w:r>
        <w:r w:rsidR="008B1046" w:rsidRPr="006904DC" w:rsidDel="005C2417">
          <w:rPr>
            <w:rPrChange w:id="3346" w:author="Mosi Adesina Ifatunji" w:date="2025-07-24T19:26:00Z" w16du:dateUtc="2025-07-25T00:26:00Z">
              <w:rPr>
                <w:sz w:val="22"/>
                <w:szCs w:val="22"/>
              </w:rPr>
            </w:rPrChange>
          </w:rPr>
          <w:fldChar w:fldCharType="separate"/>
        </w:r>
        <w:r w:rsidR="005E3985" w:rsidRPr="006904DC" w:rsidDel="005C2417">
          <w:rPr>
            <w:rPrChange w:id="3347" w:author="Mosi Adesina Ifatunji" w:date="2025-07-24T19:26:00Z" w16du:dateUtc="2025-07-25T00:26:00Z">
              <w:rPr>
                <w:noProof/>
              </w:rPr>
            </w:rPrChange>
          </w:rPr>
          <w:delText>(Neumark 1988; Neumark 2012; Quillian, Lee and Oliver 2020; Quillian, Pager, Hexel and Midtbøen 2017)</w:delText>
        </w:r>
        <w:r w:rsidR="008B1046" w:rsidRPr="006904DC" w:rsidDel="005C2417">
          <w:rPr>
            <w:rPrChange w:id="3348" w:author="Mosi Adesina Ifatunji" w:date="2025-07-24T19:26:00Z" w16du:dateUtc="2025-07-25T00:26:00Z">
              <w:rPr>
                <w:sz w:val="22"/>
                <w:szCs w:val="22"/>
              </w:rPr>
            </w:rPrChange>
          </w:rPr>
          <w:fldChar w:fldCharType="end"/>
        </w:r>
        <w:r w:rsidRPr="006904DC" w:rsidDel="005C2417">
          <w:delText xml:space="preserve"> and </w:delText>
        </w:r>
      </w:del>
    </w:p>
    <w:p w14:paraId="456DC6A4" w14:textId="57E03C0B" w:rsidR="00E52B38" w:rsidRPr="006904DC" w:rsidDel="005C2417" w:rsidRDefault="00C6580E">
      <w:pPr>
        <w:rPr>
          <w:del w:id="3349" w:author="Mosi Adesina Ifatunji" w:date="2025-10-21T19:29:00Z" w16du:dateUtc="2025-10-22T00:29:00Z"/>
        </w:rPr>
      </w:pPr>
      <w:del w:id="3350" w:author="Mosi Adesina Ifatunji" w:date="2025-10-21T19:29:00Z" w16du:dateUtc="2025-10-22T00:29:00Z">
        <w:r w:rsidRPr="006904DC" w:rsidDel="005C2417">
          <w:rPr>
            <w:rPrChange w:id="3351" w:author="Mosi Adesina Ifatunji" w:date="2025-07-24T19:26:00Z" w16du:dateUtc="2025-07-25T00:26:00Z">
              <w:rPr>
                <w:sz w:val="22"/>
                <w:szCs w:val="22"/>
              </w:rPr>
            </w:rPrChange>
          </w:rPr>
          <w:fldChar w:fldCharType="begin">
            <w:fldData xml:space="preserve">PEVuZE5vdGU+PENpdGU+PEF1dGhvcj5PbWk8L0F1dGhvcj48WWVhcj4xOTg2IFsyMDE1XTwvWWVh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</w:fldData>
          </w:fldChar>
        </w:r>
        <w:r w:rsidRPr="006904DC" w:rsidDel="005C2417">
          <w:rPr>
            <w:rPrChange w:id="3352" w:author="Mosi Adesina Ifatunji" w:date="2025-07-24T19:26:00Z" w16du:dateUtc="2025-07-25T00:26:00Z">
              <w:rPr>
                <w:sz w:val="22"/>
                <w:szCs w:val="22"/>
              </w:rPr>
            </w:rPrChange>
          </w:rPr>
          <w:delInstrText xml:space="preserve"> ADDIN EN.JS.CITE </w:delInstrText>
        </w:r>
        <w:r w:rsidRPr="006904DC" w:rsidDel="005C2417">
          <w:rPr>
            <w:rPrChange w:id="3353" w:author="Mosi Adesina Ifatunji" w:date="2025-07-24T19:26:00Z" w16du:dateUtc="2025-07-25T00:26:00Z">
              <w:rPr>
                <w:sz w:val="22"/>
                <w:szCs w:val="22"/>
              </w:rPr>
            </w:rPrChange>
          </w:rPr>
          <w:fldChar w:fldCharType="separate"/>
        </w:r>
        <w:r w:rsidR="0078770F" w:rsidRPr="006904DC" w:rsidDel="005C2417">
          <w:rPr>
            <w:rPrChange w:id="3354" w:author="Mosi Adesina Ifatunji" w:date="2025-07-24T19:26:00Z" w16du:dateUtc="2025-07-25T00:26:00Z">
              <w:rPr>
                <w:noProof/>
                <w:sz w:val="22"/>
                <w:szCs w:val="22"/>
              </w:rPr>
            </w:rPrChange>
          </w:rPr>
          <w:delText>(Omi and Winant 1986 [2015]: 111)</w:delText>
        </w:r>
        <w:r w:rsidRPr="006904DC" w:rsidDel="005C2417">
          <w:rPr>
            <w:rPrChange w:id="3355" w:author="Mosi Adesina Ifatunji" w:date="2025-07-24T19:26:00Z" w16du:dateUtc="2025-07-25T00:26:00Z">
              <w:rPr>
                <w:sz w:val="22"/>
                <w:szCs w:val="22"/>
              </w:rPr>
            </w:rPrChange>
          </w:rPr>
          <w:fldChar w:fldCharType="end"/>
        </w:r>
        <w:r w:rsidR="00DC544D" w:rsidRPr="006904DC" w:rsidDel="005C2417">
          <w:rPr>
            <w:rPrChange w:id="3356" w:author="Mosi Adesina Ifatunji" w:date="2025-07-24T19:26:00Z" w16du:dateUtc="2025-07-25T00:26:00Z">
              <w:rPr>
                <w:sz w:val="22"/>
                <w:szCs w:val="22"/>
              </w:rPr>
            </w:rPrChange>
          </w:rPr>
          <w:fldChar w:fldCharType="begin">
            <w:fldData xml:space="preserve">PEVuZE5vdGU+PENpdGU+PEF1dGhvcj5TZWFyczwvQXV0aG9yPjxZZWFyPjIwMDM8L1llYXI+PFJl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</w:fldData>
          </w:fldChar>
        </w:r>
        <w:r w:rsidR="00DC544D" w:rsidRPr="006904DC" w:rsidDel="005C2417">
          <w:rPr>
            <w:rPrChange w:id="3357" w:author="Mosi Adesina Ifatunji" w:date="2025-07-24T19:26:00Z" w16du:dateUtc="2025-07-25T00:26:00Z">
              <w:rPr>
                <w:sz w:val="22"/>
                <w:szCs w:val="22"/>
              </w:rPr>
            </w:rPrChange>
          </w:rPr>
          <w:delInstrText xml:space="preserve"> ADDIN EN.JS.CITE </w:delInstrText>
        </w:r>
        <w:r w:rsidR="00DC544D" w:rsidRPr="006904DC" w:rsidDel="005C2417">
          <w:rPr>
            <w:rPrChange w:id="3358" w:author="Mosi Adesina Ifatunji" w:date="2025-07-24T19:26:00Z" w16du:dateUtc="2025-07-25T00:26:00Z">
              <w:rPr>
                <w:sz w:val="22"/>
                <w:szCs w:val="22"/>
              </w:rPr>
            </w:rPrChange>
          </w:rPr>
          <w:fldChar w:fldCharType="separate"/>
        </w:r>
        <w:r w:rsidR="00DC544D" w:rsidRPr="006904DC" w:rsidDel="005C2417">
          <w:rPr>
            <w:rPrChange w:id="3359" w:author="Mosi Adesina Ifatunji" w:date="2025-07-24T19:26:00Z" w16du:dateUtc="2025-07-25T00:26:00Z">
              <w:rPr>
                <w:noProof/>
                <w:sz w:val="22"/>
                <w:szCs w:val="22"/>
              </w:rPr>
            </w:rPrChange>
          </w:rPr>
          <w:delText>(Sears and Henry 2003)</w:delText>
        </w:r>
        <w:r w:rsidR="00DC544D" w:rsidRPr="006904DC" w:rsidDel="005C2417">
          <w:rPr>
            <w:rPrChange w:id="3360" w:author="Mosi Adesina Ifatunji" w:date="2025-07-24T19:26:00Z" w16du:dateUtc="2025-07-25T00:26:00Z">
              <w:rPr>
                <w:sz w:val="22"/>
                <w:szCs w:val="22"/>
              </w:rPr>
            </w:rPrChange>
          </w:rPr>
          <w:fldChar w:fldCharType="end"/>
        </w:r>
        <w:r w:rsidR="00DC544D" w:rsidRPr="006904DC" w:rsidDel="005C2417">
          <w:rPr>
            <w:rPrChange w:id="3361" w:author="Mosi Adesina Ifatunji" w:date="2025-07-24T19:26:00Z" w16du:dateUtc="2025-07-25T00:26:00Z">
              <w:rPr>
                <w:sz w:val="22"/>
                <w:szCs w:val="22"/>
              </w:rPr>
            </w:rPrChange>
          </w:rPr>
          <w:fldChar w:fldCharType="begin">
            <w:fldData xml:space="preserve">PEVuZE5vdGU+PENpdGU+PEF1dGhvcj5Cb25pbGxhLVNpbHZhPC9BdXRob3I+PFllYXI+MTk5Nzwv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</w:fldData>
          </w:fldChar>
        </w:r>
        <w:r w:rsidR="00DC544D" w:rsidRPr="006904DC" w:rsidDel="005C2417">
          <w:rPr>
            <w:rPrChange w:id="3362" w:author="Mosi Adesina Ifatunji" w:date="2025-07-24T19:26:00Z" w16du:dateUtc="2025-07-25T00:26:00Z">
              <w:rPr>
                <w:sz w:val="22"/>
                <w:szCs w:val="22"/>
              </w:rPr>
            </w:rPrChange>
          </w:rPr>
          <w:delInstrText xml:space="preserve"> ADDIN EN.JS.CITE </w:delInstrText>
        </w:r>
        <w:r w:rsidR="00DC544D" w:rsidRPr="006904DC" w:rsidDel="005C2417">
          <w:rPr>
            <w:rPrChange w:id="3363" w:author="Mosi Adesina Ifatunji" w:date="2025-07-24T19:26:00Z" w16du:dateUtc="2025-07-25T00:26:00Z">
              <w:rPr>
                <w:sz w:val="22"/>
                <w:szCs w:val="22"/>
              </w:rPr>
            </w:rPrChange>
          </w:rPr>
          <w:fldChar w:fldCharType="separate"/>
        </w:r>
        <w:r w:rsidR="00361E95" w:rsidRPr="006904DC" w:rsidDel="005C2417">
          <w:rPr>
            <w:rPrChange w:id="3364" w:author="Mosi Adesina Ifatunji" w:date="2025-07-24T19:26:00Z" w16du:dateUtc="2025-07-25T00:26:00Z">
              <w:rPr>
                <w:noProof/>
              </w:rPr>
            </w:rPrChange>
          </w:rPr>
          <w:delText>(Bonilla-Silva 1997; Feagin 2001 [2010])</w:delText>
        </w:r>
        <w:r w:rsidR="00DC544D" w:rsidRPr="006904DC" w:rsidDel="005C2417">
          <w:rPr>
            <w:rPrChange w:id="3365" w:author="Mosi Adesina Ifatunji" w:date="2025-07-24T19:26:00Z" w16du:dateUtc="2025-07-25T00:26:00Z">
              <w:rPr>
                <w:sz w:val="22"/>
                <w:szCs w:val="22"/>
              </w:rPr>
            </w:rPrChange>
          </w:rPr>
          <w:fldChar w:fldCharType="end"/>
        </w:r>
        <w:r w:rsidR="00DC544D" w:rsidRPr="006904DC" w:rsidDel="005C2417">
          <w:rPr>
            <w:rPrChange w:id="3366" w:author="Mosi Adesina Ifatunji" w:date="2025-07-24T19:26:00Z" w16du:dateUtc="2025-07-25T00:26:00Z">
              <w:rPr>
                <w:sz w:val="22"/>
                <w:szCs w:val="22"/>
              </w:rPr>
            </w:rPrChange>
          </w:rPr>
          <w:fldChar w:fldCharType="begin">
            <w:fldData xml:space="preserve">PEVuZE5vdGU+PENpdGU+PEF1dGhvcj5TZWFyczwvQXV0aG9yPjxZZWFyPjIwMDU8L1llYXI+PFJl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</w:fldData>
          </w:fldChar>
        </w:r>
        <w:r w:rsidR="00DC544D" w:rsidRPr="006904DC" w:rsidDel="005C2417">
          <w:rPr>
            <w:rPrChange w:id="3367" w:author="Mosi Adesina Ifatunji" w:date="2025-07-24T19:26:00Z" w16du:dateUtc="2025-07-25T00:26:00Z">
              <w:rPr>
                <w:sz w:val="22"/>
                <w:szCs w:val="22"/>
              </w:rPr>
            </w:rPrChange>
          </w:rPr>
          <w:delInstrText xml:space="preserve"> ADDIN EN.JS.CITE </w:delInstrText>
        </w:r>
        <w:r w:rsidR="00DC544D" w:rsidRPr="006904DC" w:rsidDel="005C2417">
          <w:rPr>
            <w:rPrChange w:id="3368" w:author="Mosi Adesina Ifatunji" w:date="2025-07-24T19:26:00Z" w16du:dateUtc="2025-07-25T00:26:00Z">
              <w:rPr>
                <w:sz w:val="22"/>
                <w:szCs w:val="22"/>
              </w:rPr>
            </w:rPrChange>
          </w:rPr>
          <w:fldChar w:fldCharType="separate"/>
        </w:r>
        <w:r w:rsidR="00DC544D" w:rsidRPr="006904DC" w:rsidDel="005C2417">
          <w:rPr>
            <w:rPrChange w:id="3369" w:author="Mosi Adesina Ifatunji" w:date="2025-07-24T19:26:00Z" w16du:dateUtc="2025-07-25T00:26:00Z">
              <w:rPr>
                <w:noProof/>
                <w:sz w:val="22"/>
                <w:szCs w:val="22"/>
              </w:rPr>
            </w:rPrChange>
          </w:rPr>
          <w:delText>(Sears and Henry 2005)</w:delText>
        </w:r>
        <w:r w:rsidR="00DC544D" w:rsidRPr="006904DC" w:rsidDel="005C2417">
          <w:rPr>
            <w:rPrChange w:id="3370" w:author="Mosi Adesina Ifatunji" w:date="2025-07-24T19:26:00Z" w16du:dateUtc="2025-07-25T00:26:00Z">
              <w:rPr>
                <w:sz w:val="22"/>
                <w:szCs w:val="22"/>
              </w:rPr>
            </w:rPrChange>
          </w:rPr>
          <w:fldChar w:fldCharType="end"/>
        </w:r>
        <w:r w:rsidR="00A20E07" w:rsidRPr="006904DC" w:rsidDel="005C2417">
          <w:rPr>
            <w:rPrChange w:id="3371" w:author="Mosi Adesina Ifatunji" w:date="2025-07-24T19:26:00Z" w16du:dateUtc="2025-07-25T00:26:00Z">
              <w:rPr>
                <w:sz w:val="22"/>
                <w:szCs w:val="22"/>
              </w:rPr>
            </w:rPrChange>
          </w:rPr>
          <w:fldChar w:fldCharType="begin">
            <w:fldData xml:space="preserve">PEVuZE5vdGU+PENpdGU+PEF1dGhvcj5Hb2xhc2gtQm96YTwvQXV0aG9yPjxZZWFyPjIwMTY8L1ll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</w:fldData>
          </w:fldChar>
        </w:r>
        <w:r w:rsidR="00A20E07" w:rsidRPr="006904DC" w:rsidDel="005C2417">
          <w:rPr>
            <w:rPrChange w:id="3372" w:author="Mosi Adesina Ifatunji" w:date="2025-07-24T19:26:00Z" w16du:dateUtc="2025-07-25T00:26:00Z">
              <w:rPr>
                <w:sz w:val="22"/>
                <w:szCs w:val="22"/>
              </w:rPr>
            </w:rPrChange>
          </w:rPr>
          <w:delInstrText xml:space="preserve"> ADDIN EN.JS.CITE </w:delInstrText>
        </w:r>
        <w:r w:rsidR="00A20E07" w:rsidRPr="006904DC" w:rsidDel="005C2417">
          <w:rPr>
            <w:rPrChange w:id="3373" w:author="Mosi Adesina Ifatunji" w:date="2025-07-24T19:26:00Z" w16du:dateUtc="2025-07-25T00:26:00Z">
              <w:rPr>
                <w:sz w:val="22"/>
                <w:szCs w:val="22"/>
              </w:rPr>
            </w:rPrChange>
          </w:rPr>
          <w:fldChar w:fldCharType="separate"/>
        </w:r>
        <w:r w:rsidR="00781D5C" w:rsidRPr="006904DC" w:rsidDel="005C2417">
          <w:rPr>
            <w:rPrChange w:id="3374" w:author="Mosi Adesina Ifatunji" w:date="2025-07-24T19:26:00Z" w16du:dateUtc="2025-07-25T00:26:00Z">
              <w:rPr>
                <w:noProof/>
                <w:sz w:val="22"/>
                <w:szCs w:val="22"/>
              </w:rPr>
            </w:rPrChange>
          </w:rPr>
          <w:delText>(Golash-Boza 2016: 131)</w:delText>
        </w:r>
        <w:r w:rsidR="00A20E07" w:rsidRPr="006904DC" w:rsidDel="005C2417">
          <w:rPr>
            <w:rPrChange w:id="3375" w:author="Mosi Adesina Ifatunji" w:date="2025-07-24T19:26:00Z" w16du:dateUtc="2025-07-25T00:26:00Z">
              <w:rPr>
                <w:sz w:val="22"/>
                <w:szCs w:val="22"/>
              </w:rPr>
            </w:rPrChange>
          </w:rPr>
          <w:fldChar w:fldCharType="end"/>
        </w:r>
        <w:r w:rsidR="00DC544D" w:rsidRPr="006904DC" w:rsidDel="005C2417">
          <w:rPr>
            <w:rPrChange w:id="3376" w:author="Mosi Adesina Ifatunji" w:date="2025-07-24T19:26:00Z" w16du:dateUtc="2025-07-25T00:26:00Z">
              <w:rPr>
                <w:sz w:val="22"/>
                <w:szCs w:val="22"/>
              </w:rPr>
            </w:rPrChange>
          </w:rPr>
          <w:fldChar w:fldCharType="begin">
            <w:fldData xml:space="preserve">PEVuZE5vdGU+PENpdGU+PEF1dGhvcj5Cb25pbGxhLVNpbHZhPC9BdXRob3I+PFllYXI+MTk5Nzwv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</w:fldData>
          </w:fldChar>
        </w:r>
        <w:r w:rsidR="00DC544D" w:rsidRPr="006904DC" w:rsidDel="005C2417">
          <w:rPr>
            <w:rPrChange w:id="3377" w:author="Mosi Adesina Ifatunji" w:date="2025-07-24T19:26:00Z" w16du:dateUtc="2025-07-25T00:26:00Z">
              <w:rPr>
                <w:sz w:val="22"/>
                <w:szCs w:val="22"/>
              </w:rPr>
            </w:rPrChange>
          </w:rPr>
          <w:delInstrText xml:space="preserve"> ADDIN EN.JS.CITE </w:delInstrText>
        </w:r>
        <w:r w:rsidR="00DC544D" w:rsidRPr="006904DC" w:rsidDel="005C2417">
          <w:rPr>
            <w:rPrChange w:id="3378" w:author="Mosi Adesina Ifatunji" w:date="2025-07-24T19:26:00Z" w16du:dateUtc="2025-07-25T00:26:00Z">
              <w:rPr>
                <w:sz w:val="22"/>
                <w:szCs w:val="22"/>
              </w:rPr>
            </w:rPrChange>
          </w:rPr>
          <w:fldChar w:fldCharType="separate"/>
        </w:r>
        <w:r w:rsidR="00DC544D" w:rsidRPr="006904DC" w:rsidDel="005C2417">
          <w:rPr>
            <w:rPrChange w:id="3379" w:author="Mosi Adesina Ifatunji" w:date="2025-07-24T19:26:00Z" w16du:dateUtc="2025-07-25T00:26:00Z">
              <w:rPr>
                <w:noProof/>
                <w:sz w:val="22"/>
                <w:szCs w:val="22"/>
              </w:rPr>
            </w:rPrChange>
          </w:rPr>
          <w:delText>(Bonilla-Silva 1997)</w:delText>
        </w:r>
        <w:r w:rsidR="00DC544D" w:rsidRPr="006904DC" w:rsidDel="005C2417">
          <w:rPr>
            <w:rPrChange w:id="3380" w:author="Mosi Adesina Ifatunji" w:date="2025-07-24T19:26:00Z" w16du:dateUtc="2025-07-25T00:26:00Z">
              <w:rPr>
                <w:sz w:val="22"/>
                <w:szCs w:val="22"/>
              </w:rPr>
            </w:rPrChange>
          </w:rPr>
          <w:fldChar w:fldCharType="end"/>
        </w:r>
      </w:del>
    </w:p>
    <w:p w14:paraId="0E064170" w14:textId="2422A834" w:rsidR="00133DC9" w:rsidRPr="006904DC" w:rsidDel="005C2417" w:rsidRDefault="00141C98">
      <w:pPr>
        <w:rPr>
          <w:del w:id="3381" w:author="Mosi Adesina Ifatunji" w:date="2025-10-21T19:29:00Z" w16du:dateUtc="2025-10-22T00:29:00Z"/>
        </w:rPr>
      </w:pPr>
      <w:del w:id="3382" w:author="Mosi Adesina Ifatunji" w:date="2025-10-21T19:29:00Z" w16du:dateUtc="2025-10-22T00:29:00Z">
        <w:r w:rsidRPr="006904DC" w:rsidDel="005C2417">
          <w:delText>These factors have</w:delText>
        </w:r>
        <w:r w:rsidR="004C1C7C" w:rsidRPr="006904DC" w:rsidDel="005C2417">
          <w:delText xml:space="preserve"> skewed </w:delText>
        </w:r>
        <w:r w:rsidR="0093674F" w:rsidRPr="006904DC" w:rsidDel="005C2417">
          <w:delText>the debate toward</w:delText>
        </w:r>
        <w:r w:rsidR="00851BB7" w:rsidRPr="006904DC" w:rsidDel="005C2417">
          <w:delText xml:space="preserve"> individual-level theories of </w:delText>
        </w:r>
        <w:r w:rsidR="0018463E" w:rsidRPr="006904DC" w:rsidDel="005C2417">
          <w:delText xml:space="preserve">ethnoracial </w:delText>
        </w:r>
        <w:r w:rsidR="00385688" w:rsidRPr="006904DC" w:rsidDel="005C2417">
          <w:delText xml:space="preserve">differences </w:delText>
        </w:r>
        <w:r w:rsidR="0018463E" w:rsidRPr="006904DC" w:rsidDel="005C2417">
          <w:delText>in</w:delText>
        </w:r>
        <w:r w:rsidR="00385688" w:rsidRPr="006904DC" w:rsidDel="005C2417">
          <w:delText xml:space="preserve"> wages</w:delText>
        </w:r>
        <w:r w:rsidR="00E11AF2" w:rsidRPr="006904DC" w:rsidDel="005C2417">
          <w:delText xml:space="preserve"> </w:delText>
        </w:r>
        <w:r w:rsidR="009D4426" w:rsidRPr="006904DC" w:rsidDel="005C2417">
          <w:fldChar w:fldCharType="begin">
            <w:fldData xml:space="preserve">PEVuZE5vdGU+PENpdGU+PEF1dGhvcj5BdmVudC1Ib2x0PC9BdXRob3I+PFllYXI+MjAxMDwvWWVh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=
</w:fldData>
          </w:fldChar>
        </w:r>
        <w:r w:rsidR="009D4426" w:rsidRPr="006904DC" w:rsidDel="005C2417">
          <w:delInstrText xml:space="preserve"> ADDIN EN.JS.CITE </w:delInstrText>
        </w:r>
        <w:r w:rsidR="009D4426" w:rsidRPr="006904DC" w:rsidDel="005C2417">
          <w:fldChar w:fldCharType="separate"/>
        </w:r>
        <w:r w:rsidR="008E2938" w:rsidRPr="006904DC" w:rsidDel="005C2417">
          <w:rPr>
            <w:rPrChange w:id="3383" w:author="Mosi Adesina Ifatunji" w:date="2025-07-24T19:26:00Z" w16du:dateUtc="2025-07-25T00:26:00Z">
              <w:rPr>
                <w:noProof/>
              </w:rPr>
            </w:rPrChange>
          </w:rPr>
          <w:delText>(</w:delText>
        </w:r>
        <w:r w:rsidR="008E2938" w:rsidRPr="006904DC" w:rsidDel="005C2417">
          <w:rPr>
            <w:rPrChange w:id="3384" w:author="Mosi Adesina Ifatunji" w:date="2025-07-24T19:26:00Z" w16du:dateUtc="2025-07-25T00:26:00Z">
              <w:rPr>
                <w:noProof/>
              </w:rPr>
            </w:rPrChange>
          </w:rPr>
          <w:fldChar w:fldCharType="begin"/>
        </w:r>
        <w:r w:rsidR="008E2938" w:rsidRPr="006904DC" w:rsidDel="005C2417">
          <w:rPr>
            <w:rPrChange w:id="3385" w:author="Mosi Adesina Ifatunji" w:date="2025-07-24T19:26:00Z" w16du:dateUtc="2025-07-25T00:26:00Z">
              <w:rPr>
                <w:noProof/>
              </w:rPr>
            </w:rPrChange>
          </w:rPr>
          <w:delInstrText xml:space="preserve"> HYPERLINK \l "_ENREF_1" \o "Aigner, 1977 #5385" </w:delInstrText>
        </w:r>
        <w:r w:rsidR="008E2938" w:rsidRPr="006904DC" w:rsidDel="005C2417">
          <w:rPr>
            <w:rPrChange w:id="3386" w:author="Mosi Adesina Ifatunji" w:date="2025-07-24T19:26:00Z" w16du:dateUtc="2025-07-25T00:26:00Z">
              <w:rPr>
                <w:noProof/>
              </w:rPr>
            </w:rPrChange>
          </w:rPr>
          <w:fldChar w:fldCharType="separate"/>
        </w:r>
        <w:r w:rsidR="008E2938" w:rsidRPr="006904DC" w:rsidDel="005C2417">
          <w:rPr>
            <w:rStyle w:val="Hyperlink"/>
            <w:rPrChange w:id="3387" w:author="Mosi Adesina Ifatunji" w:date="2025-07-24T19:26:00Z" w16du:dateUtc="2025-07-25T00:26:00Z">
              <w:rPr>
                <w:noProof/>
              </w:rPr>
            </w:rPrChange>
          </w:rPr>
          <w:delText>Aigner and Cain 1977</w:delText>
        </w:r>
        <w:r w:rsidR="008E2938" w:rsidRPr="006904DC" w:rsidDel="005C2417">
          <w:rPr>
            <w:rPrChange w:id="3388" w:author="Mosi Adesina Ifatunji" w:date="2025-07-24T19:26:00Z" w16du:dateUtc="2025-07-25T00:26:00Z">
              <w:rPr>
                <w:noProof/>
              </w:rPr>
            </w:rPrChange>
          </w:rPr>
          <w:fldChar w:fldCharType="end"/>
        </w:r>
        <w:r w:rsidR="008E2938" w:rsidRPr="006904DC" w:rsidDel="005C2417">
          <w:rPr>
            <w:rPrChange w:id="3389" w:author="Mosi Adesina Ifatunji" w:date="2025-07-24T19:26:00Z" w16du:dateUtc="2025-07-25T00:26:00Z">
              <w:rPr>
                <w:noProof/>
              </w:rPr>
            </w:rPrChange>
          </w:rPr>
          <w:delText xml:space="preserve">, </w:delText>
        </w:r>
        <w:r w:rsidR="008E2938" w:rsidRPr="006904DC" w:rsidDel="005C2417">
          <w:rPr>
            <w:rPrChange w:id="3390" w:author="Mosi Adesina Ifatunji" w:date="2025-07-24T19:26:00Z" w16du:dateUtc="2025-07-25T00:26:00Z">
              <w:rPr>
                <w:noProof/>
              </w:rPr>
            </w:rPrChange>
          </w:rPr>
          <w:fldChar w:fldCharType="begin"/>
        </w:r>
        <w:r w:rsidR="008E2938" w:rsidRPr="006904DC" w:rsidDel="005C2417">
          <w:rPr>
            <w:rPrChange w:id="3391" w:author="Mosi Adesina Ifatunji" w:date="2025-07-24T19:26:00Z" w16du:dateUtc="2025-07-25T00:26:00Z">
              <w:rPr>
                <w:noProof/>
              </w:rPr>
            </w:rPrChange>
          </w:rPr>
          <w:delInstrText xml:space="preserve"> HYPERLINK \l "_ENREF_2" \o "Arrow, 1973 #3107" </w:delInstrText>
        </w:r>
        <w:r w:rsidR="008E2938" w:rsidRPr="006904DC" w:rsidDel="005C2417">
          <w:rPr>
            <w:rPrChange w:id="3392" w:author="Mosi Adesina Ifatunji" w:date="2025-07-24T19:26:00Z" w16du:dateUtc="2025-07-25T00:26:00Z">
              <w:rPr>
                <w:noProof/>
              </w:rPr>
            </w:rPrChange>
          </w:rPr>
          <w:fldChar w:fldCharType="separate"/>
        </w:r>
        <w:r w:rsidR="008E2938" w:rsidRPr="006904DC" w:rsidDel="005C2417">
          <w:rPr>
            <w:rStyle w:val="Hyperlink"/>
            <w:rPrChange w:id="3393" w:author="Mosi Adesina Ifatunji" w:date="2025-07-24T19:26:00Z" w16du:dateUtc="2025-07-25T00:26:00Z">
              <w:rPr>
                <w:noProof/>
              </w:rPr>
            </w:rPrChange>
          </w:rPr>
          <w:delText>Arrow 1973</w:delText>
        </w:r>
        <w:r w:rsidR="008E2938" w:rsidRPr="006904DC" w:rsidDel="005C2417">
          <w:rPr>
            <w:rPrChange w:id="3394" w:author="Mosi Adesina Ifatunji" w:date="2025-07-24T19:26:00Z" w16du:dateUtc="2025-07-25T00:26:00Z">
              <w:rPr>
                <w:noProof/>
              </w:rPr>
            </w:rPrChange>
          </w:rPr>
          <w:fldChar w:fldCharType="end"/>
        </w:r>
        <w:r w:rsidR="008E2938" w:rsidRPr="006904DC" w:rsidDel="005C2417">
          <w:rPr>
            <w:rPrChange w:id="3395" w:author="Mosi Adesina Ifatunji" w:date="2025-07-24T19:26:00Z" w16du:dateUtc="2025-07-25T00:26:00Z">
              <w:rPr>
                <w:noProof/>
              </w:rPr>
            </w:rPrChange>
          </w:rPr>
          <w:delText xml:space="preserve">, </w:delText>
        </w:r>
        <w:r w:rsidR="008E2938" w:rsidRPr="006904DC" w:rsidDel="005C2417">
          <w:rPr>
            <w:rPrChange w:id="3396" w:author="Mosi Adesina Ifatunji" w:date="2025-07-24T19:26:00Z" w16du:dateUtc="2025-07-25T00:26:00Z">
              <w:rPr>
                <w:noProof/>
              </w:rPr>
            </w:rPrChange>
          </w:rPr>
          <w:fldChar w:fldCharType="begin"/>
        </w:r>
        <w:r w:rsidR="008E2938" w:rsidRPr="006904DC" w:rsidDel="005C2417">
          <w:rPr>
            <w:rPrChange w:id="3397" w:author="Mosi Adesina Ifatunji" w:date="2025-07-24T19:26:00Z" w16du:dateUtc="2025-07-25T00:26:00Z">
              <w:rPr>
                <w:noProof/>
              </w:rPr>
            </w:rPrChange>
          </w:rPr>
          <w:delInstrText xml:space="preserve"> HYPERLINK \l "_ENREF_3" \o "Avent-Holt, 2010 #41" </w:delInstrText>
        </w:r>
        <w:r w:rsidR="008E2938" w:rsidRPr="006904DC" w:rsidDel="005C2417">
          <w:rPr>
            <w:rPrChange w:id="3398" w:author="Mosi Adesina Ifatunji" w:date="2025-07-24T19:26:00Z" w16du:dateUtc="2025-07-25T00:26:00Z">
              <w:rPr>
                <w:noProof/>
              </w:rPr>
            </w:rPrChange>
          </w:rPr>
          <w:fldChar w:fldCharType="separate"/>
        </w:r>
        <w:r w:rsidR="008E2938" w:rsidRPr="006904DC" w:rsidDel="005C2417">
          <w:rPr>
            <w:rStyle w:val="Hyperlink"/>
            <w:rPrChange w:id="3399" w:author="Mosi Adesina Ifatunji" w:date="2025-07-24T19:26:00Z" w16du:dateUtc="2025-07-25T00:26:00Z">
              <w:rPr>
                <w:noProof/>
              </w:rPr>
            </w:rPrChange>
          </w:rPr>
          <w:delText>Avent-Holt and Tomaskovic-Devey 2010</w:delText>
        </w:r>
        <w:r w:rsidR="008E2938" w:rsidRPr="006904DC" w:rsidDel="005C2417">
          <w:rPr>
            <w:rPrChange w:id="3400" w:author="Mosi Adesina Ifatunji" w:date="2025-07-24T19:26:00Z" w16du:dateUtc="2025-07-25T00:26:00Z">
              <w:rPr>
                <w:noProof/>
              </w:rPr>
            </w:rPrChange>
          </w:rPr>
          <w:fldChar w:fldCharType="end"/>
        </w:r>
        <w:r w:rsidR="008E2938" w:rsidRPr="006904DC" w:rsidDel="005C2417">
          <w:rPr>
            <w:rPrChange w:id="3401" w:author="Mosi Adesina Ifatunji" w:date="2025-07-24T19:26:00Z" w16du:dateUtc="2025-07-25T00:26:00Z">
              <w:rPr>
                <w:noProof/>
              </w:rPr>
            </w:rPrChange>
          </w:rPr>
          <w:delText xml:space="preserve">, </w:delText>
        </w:r>
        <w:r w:rsidR="008E2938" w:rsidRPr="006904DC" w:rsidDel="005C2417">
          <w:rPr>
            <w:rPrChange w:id="3402" w:author="Mosi Adesina Ifatunji" w:date="2025-07-24T19:26:00Z" w16du:dateUtc="2025-07-25T00:26:00Z">
              <w:rPr>
                <w:noProof/>
              </w:rPr>
            </w:rPrChange>
          </w:rPr>
          <w:fldChar w:fldCharType="begin"/>
        </w:r>
        <w:r w:rsidR="008E2938" w:rsidRPr="006904DC" w:rsidDel="005C2417">
          <w:rPr>
            <w:rPrChange w:id="3403" w:author="Mosi Adesina Ifatunji" w:date="2025-07-24T19:26:00Z" w16du:dateUtc="2025-07-25T00:26:00Z">
              <w:rPr>
                <w:noProof/>
              </w:rPr>
            </w:rPrChange>
          </w:rPr>
          <w:delInstrText xml:space="preserve"> HYPERLINK \l "_ENREF_16" \o "Lang, 2020 #5387" </w:delInstrText>
        </w:r>
        <w:r w:rsidR="008E2938" w:rsidRPr="006904DC" w:rsidDel="005C2417">
          <w:rPr>
            <w:rPrChange w:id="3404" w:author="Mosi Adesina Ifatunji" w:date="2025-07-24T19:26:00Z" w16du:dateUtc="2025-07-25T00:26:00Z">
              <w:rPr>
                <w:noProof/>
              </w:rPr>
            </w:rPrChange>
          </w:rPr>
          <w:fldChar w:fldCharType="separate"/>
        </w:r>
        <w:r w:rsidR="008E2938" w:rsidRPr="006904DC" w:rsidDel="005C2417">
          <w:rPr>
            <w:rStyle w:val="Hyperlink"/>
            <w:rPrChange w:id="3405" w:author="Mosi Adesina Ifatunji" w:date="2025-07-24T19:26:00Z" w16du:dateUtc="2025-07-25T00:26:00Z">
              <w:rPr>
                <w:noProof/>
              </w:rPr>
            </w:rPrChange>
          </w:rPr>
          <w:delText>Lang and Kahn-Lang Spitzer 2020</w:delText>
        </w:r>
        <w:r w:rsidR="008E2938" w:rsidRPr="006904DC" w:rsidDel="005C2417">
          <w:rPr>
            <w:rPrChange w:id="3406" w:author="Mosi Adesina Ifatunji" w:date="2025-07-24T19:26:00Z" w16du:dateUtc="2025-07-25T00:26:00Z">
              <w:rPr>
                <w:noProof/>
              </w:rPr>
            </w:rPrChange>
          </w:rPr>
          <w:fldChar w:fldCharType="end"/>
        </w:r>
        <w:r w:rsidR="008E2938" w:rsidRPr="006904DC" w:rsidDel="005C2417">
          <w:rPr>
            <w:rPrChange w:id="3407" w:author="Mosi Adesina Ifatunji" w:date="2025-07-24T19:26:00Z" w16du:dateUtc="2025-07-25T00:26:00Z">
              <w:rPr>
                <w:noProof/>
              </w:rPr>
            </w:rPrChange>
          </w:rPr>
          <w:delText xml:space="preserve">, </w:delText>
        </w:r>
        <w:r w:rsidR="008E2938" w:rsidRPr="006904DC" w:rsidDel="005C2417">
          <w:rPr>
            <w:rPrChange w:id="3408" w:author="Mosi Adesina Ifatunji" w:date="2025-07-24T19:26:00Z" w16du:dateUtc="2025-07-25T00:26:00Z">
              <w:rPr>
                <w:noProof/>
              </w:rPr>
            </w:rPrChange>
          </w:rPr>
          <w:fldChar w:fldCharType="begin"/>
        </w:r>
        <w:r w:rsidR="008E2938" w:rsidRPr="006904DC" w:rsidDel="005C2417">
          <w:rPr>
            <w:rPrChange w:id="3409" w:author="Mosi Adesina Ifatunji" w:date="2025-07-24T19:26:00Z" w16du:dateUtc="2025-07-25T00:26:00Z">
              <w:rPr>
                <w:noProof/>
              </w:rPr>
            </w:rPrChange>
          </w:rPr>
          <w:delInstrText xml:space="preserve"> HYPERLINK \l "_ENREF_21" \o "Phelps, 1972 #813" </w:delInstrText>
        </w:r>
        <w:r w:rsidR="008E2938" w:rsidRPr="006904DC" w:rsidDel="005C2417">
          <w:rPr>
            <w:rPrChange w:id="3410" w:author="Mosi Adesina Ifatunji" w:date="2025-07-24T19:26:00Z" w16du:dateUtc="2025-07-25T00:26:00Z">
              <w:rPr>
                <w:noProof/>
              </w:rPr>
            </w:rPrChange>
          </w:rPr>
          <w:fldChar w:fldCharType="separate"/>
        </w:r>
        <w:r w:rsidR="008E2938" w:rsidRPr="006904DC" w:rsidDel="005C2417">
          <w:rPr>
            <w:rStyle w:val="Hyperlink"/>
            <w:rPrChange w:id="3411" w:author="Mosi Adesina Ifatunji" w:date="2025-07-24T19:26:00Z" w16du:dateUtc="2025-07-25T00:26:00Z">
              <w:rPr>
                <w:noProof/>
              </w:rPr>
            </w:rPrChange>
          </w:rPr>
          <w:delText>e.g., hard skills, soft skills, job choice and labor market geography; Phelps 1972</w:delText>
        </w:r>
        <w:r w:rsidR="008E2938" w:rsidRPr="006904DC" w:rsidDel="005C2417">
          <w:rPr>
            <w:rPrChange w:id="3412" w:author="Mosi Adesina Ifatunji" w:date="2025-07-24T19:26:00Z" w16du:dateUtc="2025-07-25T00:26:00Z">
              <w:rPr>
                <w:noProof/>
              </w:rPr>
            </w:rPrChange>
          </w:rPr>
          <w:fldChar w:fldCharType="end"/>
        </w:r>
        <w:r w:rsidR="008E2938" w:rsidRPr="006904DC" w:rsidDel="005C2417">
          <w:rPr>
            <w:rPrChange w:id="3413" w:author="Mosi Adesina Ifatunji" w:date="2025-07-24T19:26:00Z" w16du:dateUtc="2025-07-25T00:26:00Z">
              <w:rPr>
                <w:noProof/>
              </w:rPr>
            </w:rPrChange>
          </w:rPr>
          <w:delText xml:space="preserve">, </w:delText>
        </w:r>
        <w:r w:rsidR="008E2938" w:rsidRPr="006904DC" w:rsidDel="005C2417">
          <w:rPr>
            <w:rPrChange w:id="3414" w:author="Mosi Adesina Ifatunji" w:date="2025-07-24T19:26:00Z" w16du:dateUtc="2025-07-25T00:26:00Z">
              <w:rPr>
                <w:noProof/>
              </w:rPr>
            </w:rPrChange>
          </w:rPr>
          <w:fldChar w:fldCharType="begin"/>
        </w:r>
        <w:r w:rsidR="008E2938" w:rsidRPr="006904DC" w:rsidDel="005C2417">
          <w:rPr>
            <w:rPrChange w:id="3415" w:author="Mosi Adesina Ifatunji" w:date="2025-07-24T19:26:00Z" w16du:dateUtc="2025-07-25T00:26:00Z">
              <w:rPr>
                <w:noProof/>
              </w:rPr>
            </w:rPrChange>
          </w:rPr>
          <w:delInstrText xml:space="preserve"> HYPERLINK \l "_ENREF_30" \o "Tomaskovic-Devey, 2019 #82" </w:delInstrText>
        </w:r>
        <w:r w:rsidR="008E2938" w:rsidRPr="006904DC" w:rsidDel="005C2417">
          <w:rPr>
            <w:rPrChange w:id="3416" w:author="Mosi Adesina Ifatunji" w:date="2025-07-24T19:26:00Z" w16du:dateUtc="2025-07-25T00:26:00Z">
              <w:rPr>
                <w:noProof/>
              </w:rPr>
            </w:rPrChange>
          </w:rPr>
          <w:fldChar w:fldCharType="separate"/>
        </w:r>
        <w:r w:rsidR="008E2938" w:rsidRPr="006904DC" w:rsidDel="005C2417">
          <w:rPr>
            <w:rStyle w:val="Hyperlink"/>
            <w:rPrChange w:id="3417" w:author="Mosi Adesina Ifatunji" w:date="2025-07-24T19:26:00Z" w16du:dateUtc="2025-07-25T00:26:00Z">
              <w:rPr>
                <w:noProof/>
              </w:rPr>
            </w:rPrChange>
          </w:rPr>
          <w:delText>Tomaskovic-Devey and Avent-Holt 2019</w:delText>
        </w:r>
        <w:r w:rsidR="008E2938" w:rsidRPr="006904DC" w:rsidDel="005C2417">
          <w:rPr>
            <w:rPrChange w:id="3418" w:author="Mosi Adesina Ifatunji" w:date="2025-07-24T19:26:00Z" w16du:dateUtc="2025-07-25T00:26:00Z">
              <w:rPr>
                <w:noProof/>
              </w:rPr>
            </w:rPrChange>
          </w:rPr>
          <w:fldChar w:fldCharType="end"/>
        </w:r>
        <w:r w:rsidR="008E2938" w:rsidRPr="006904DC" w:rsidDel="005C2417">
          <w:rPr>
            <w:rPrChange w:id="3419" w:author="Mosi Adesina Ifatunji" w:date="2025-07-24T19:26:00Z" w16du:dateUtc="2025-07-25T00:26:00Z">
              <w:rPr>
                <w:noProof/>
              </w:rPr>
            </w:rPrChange>
          </w:rPr>
          <w:delText>)</w:delText>
        </w:r>
        <w:r w:rsidR="009D4426" w:rsidRPr="006904DC" w:rsidDel="005C2417">
          <w:fldChar w:fldCharType="end"/>
        </w:r>
        <w:r w:rsidR="00133DC9" w:rsidRPr="006904DC" w:rsidDel="005C2417">
          <w:delText>.</w:delText>
        </w:r>
        <w:r w:rsidR="003A1DF5" w:rsidRPr="006904DC" w:rsidDel="005C2417">
          <w:rPr>
            <w:rPrChange w:id="3420" w:author="Mosi Adesina Ifatunji" w:date="2025-07-24T19:26:00Z" w16du:dateUtc="2025-07-25T00:26:00Z">
              <w:rPr>
                <w:rStyle w:val="FootnoteReference"/>
              </w:rPr>
            </w:rPrChange>
          </w:rPr>
          <w:footnoteReference w:id="5"/>
        </w:r>
        <w:r w:rsidR="006813B6" w:rsidRPr="006904DC" w:rsidDel="005C2417">
          <w:delText xml:space="preserve"> </w:delText>
        </w:r>
      </w:del>
    </w:p>
    <w:p w14:paraId="0000004E" w14:textId="609B9F3E" w:rsidR="00374CE3" w:rsidRPr="006904DC" w:rsidDel="005C2417" w:rsidRDefault="00374CE3">
      <w:pPr>
        <w:rPr>
          <w:del w:id="3446" w:author="Mosi Adesina Ifatunji" w:date="2025-10-21T19:29:00Z" w16du:dateUtc="2025-10-22T00:29:00Z"/>
          <w:rPrChange w:id="3447" w:author="Mosi Adesina Ifatunji" w:date="2025-07-24T19:26:00Z" w16du:dateUtc="2025-07-25T00:26:00Z">
            <w:rPr>
              <w:del w:id="3448" w:author="Mosi Adesina Ifatunji" w:date="2025-10-21T19:29:00Z" w16du:dateUtc="2025-10-22T00:29:00Z"/>
              <w:shd w:val="clear" w:color="auto" w:fill="D9EAD3"/>
            </w:rPr>
          </w:rPrChange>
        </w:rPr>
      </w:pPr>
    </w:p>
    <w:p w14:paraId="0000004F" w14:textId="6ED3DE98" w:rsidR="00374CE3" w:rsidRPr="006904DC" w:rsidDel="005C2417" w:rsidRDefault="00851BB7">
      <w:pPr>
        <w:rPr>
          <w:del w:id="3449" w:author="Mosi Adesina Ifatunji" w:date="2025-10-21T19:29:00Z" w16du:dateUtc="2025-10-22T00:29:00Z"/>
        </w:rPr>
      </w:pPr>
      <w:del w:id="3450" w:author="Mosi Adesina Ifatunji" w:date="2025-10-21T19:29:00Z" w16du:dateUtc="2025-10-22T00:29:00Z">
        <w:r w:rsidRPr="006904DC" w:rsidDel="005C2417">
          <w:rPr>
            <w:rPrChange w:id="3451" w:author="Mosi Adesina Ifatunji" w:date="2025-07-24T19:26:00Z" w16du:dateUtc="2025-07-25T00:26:00Z">
              <w:rPr>
                <w:shd w:val="clear" w:color="auto" w:fill="D9EAD3"/>
              </w:rPr>
            </w:rPrChange>
          </w:rPr>
          <w:delText xml:space="preserve">Today, now in the long shadow of the deaths of Breanna Taylor, George Floyd and </w:delText>
        </w:r>
        <w:r w:rsidR="00374CE3" w:rsidRPr="006904DC" w:rsidDel="005C2417">
          <w:fldChar w:fldCharType="begin"/>
        </w:r>
        <w:r w:rsidR="00374CE3" w:rsidRPr="006904DC" w:rsidDel="005C2417">
          <w:delInstrText>HYPERLINK "https://en.wikipedia.org/wiki/List_of_unarmed_African_Americans_killed_by_law_enforcement_officers_in_the_United_States" \h</w:delInstrText>
        </w:r>
        <w:r w:rsidR="00374CE3" w:rsidRPr="006904DC" w:rsidDel="005C2417">
          <w:fldChar w:fldCharType="separate"/>
        </w:r>
        <w:r w:rsidR="00374CE3" w:rsidRPr="006904DC" w:rsidDel="005C2417">
          <w:rPr>
            <w:rStyle w:val="Hyperlink"/>
            <w:rPrChange w:id="3452" w:author="Mosi Adesina Ifatunji" w:date="2025-07-24T19:26:00Z" w16du:dateUtc="2025-07-25T00:26:00Z">
              <w:rPr>
                <w:color w:val="1155CC"/>
                <w:u w:val="single"/>
                <w:shd w:val="clear" w:color="auto" w:fill="D9EAD3"/>
              </w:rPr>
            </w:rPrChange>
          </w:rPr>
          <w:delText>others</w:delText>
        </w:r>
        <w:r w:rsidR="00374CE3" w:rsidRPr="006904DC" w:rsidDel="005C2417">
          <w:fldChar w:fldCharType="end"/>
        </w:r>
        <w:r w:rsidRPr="006904DC" w:rsidDel="005C2417">
          <w:delText xml:space="preserve">, public and scientific interest in the potential contributions of structural, institutional, and/or organizational racism </w:delText>
        </w:r>
        <w:r w:rsidR="00E43F2D" w:rsidRPr="006904DC" w:rsidDel="005C2417">
          <w:rPr>
            <w:rPrChange w:id="3453" w:author="Mosi Adesina Ifatunji" w:date="2025-07-24T19:26:00Z" w16du:dateUtc="2025-07-25T00:26:00Z">
              <w:rPr>
                <w:sz w:val="22"/>
                <w:szCs w:val="22"/>
              </w:rPr>
            </w:rPrChange>
          </w:rPr>
          <w:fldChar w:fldCharType="begin">
            <w:fldData xml:space="preserve">PEVuZE5vdGU+PENpdGU+PEF1dGhvcj5Cb25pbGxhLVNpbHZhPC9BdXRob3I+PFllYXI+MTk5Nzwv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bGUgcHJvZmVzc2lvbnM/4oCdPC9yZXNlYXJjaC1ub3Rlcz48L3JlY29yZD48L0NpdGU+PENpdGU+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</w:fldData>
          </w:fldChar>
        </w:r>
        <w:r w:rsidR="00E43F2D" w:rsidRPr="006904DC" w:rsidDel="005C2417">
          <w:delInstrText xml:space="preserve"> ADDIN EN.JS.CITE </w:delInstrText>
        </w:r>
        <w:r w:rsidR="00E43F2D" w:rsidRPr="006904DC" w:rsidDel="005C2417">
          <w:rPr>
            <w:rPrChange w:id="3454" w:author="Mosi Adesina Ifatunji" w:date="2025-07-24T19:26:00Z" w16du:dateUtc="2025-07-25T00:26:00Z">
              <w:rPr>
                <w:sz w:val="22"/>
                <w:szCs w:val="22"/>
              </w:rPr>
            </w:rPrChange>
          </w:rPr>
          <w:fldChar w:fldCharType="separate"/>
        </w:r>
        <w:r w:rsidR="008B7FC0" w:rsidRPr="006904DC" w:rsidDel="005C2417">
          <w:rPr>
            <w:rPrChange w:id="3455" w:author="Mosi Adesina Ifatunji" w:date="2025-07-24T19:26:00Z" w16du:dateUtc="2025-07-25T00:26:00Z">
              <w:rPr>
                <w:noProof/>
              </w:rPr>
            </w:rPrChange>
          </w:rPr>
          <w:delText>(Carmichael and Hamilton 1967, Bonilla-Silva 1997, Ray 2019)</w:delText>
        </w:r>
        <w:r w:rsidR="00E43F2D" w:rsidRPr="006904DC" w:rsidDel="005C2417">
          <w:rPr>
            <w:rPrChange w:id="3456" w:author="Mosi Adesina Ifatunji" w:date="2025-07-24T19:26:00Z" w16du:dateUtc="2025-07-25T00:26:00Z">
              <w:rPr>
                <w:sz w:val="22"/>
                <w:szCs w:val="22"/>
              </w:rPr>
            </w:rPrChange>
          </w:rPr>
          <w:fldChar w:fldCharType="end"/>
        </w:r>
        <w:r w:rsidR="00E43F2D" w:rsidRPr="006904DC" w:rsidDel="005C2417">
          <w:fldChar w:fldCharType="begin">
            <w:fldData xml:space="preserve">PEVuZE5vdGU+PENpdGU+PEF1dGhvcj5Cb25pbGxhLVNpbHZhPC9BdXRob3I+PFllYXI+MTk5Nzwv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</w:fldData>
          </w:fldChar>
        </w:r>
        <w:r w:rsidR="00E43F2D" w:rsidRPr="006904DC" w:rsidDel="005C2417">
          <w:delInstrText xml:space="preserve"> ADDIN EN.JS.CITE </w:delInstrText>
        </w:r>
        <w:r w:rsidR="00E43F2D" w:rsidRPr="006904DC" w:rsidDel="005C2417">
          <w:fldChar w:fldCharType="separate"/>
        </w:r>
        <w:r w:rsidR="00DC544D" w:rsidRPr="006904DC" w:rsidDel="005C2417">
          <w:rPr>
            <w:rPrChange w:id="3457" w:author="Mosi Adesina Ifatunji" w:date="2025-07-24T19:26:00Z" w16du:dateUtc="2025-07-25T00:26:00Z">
              <w:rPr>
                <w:noProof/>
                <w:sz w:val="22"/>
                <w:szCs w:val="22"/>
              </w:rPr>
            </w:rPrChange>
          </w:rPr>
          <w:delText xml:space="preserve">(Carmichael and Hamilton 1967, </w:delText>
        </w:r>
        <w:r w:rsidR="00077CF8" w:rsidRPr="006904DC" w:rsidDel="005C2417">
          <w:rPr>
            <w:rPrChange w:id="3458" w:author="Mosi Adesina Ifatunji" w:date="2025-07-24T19:26:00Z" w16du:dateUtc="2025-07-25T00:26:00Z">
              <w:rPr>
                <w:noProof/>
                <w:sz w:val="22"/>
                <w:szCs w:val="22"/>
              </w:rPr>
            </w:rPrChange>
          </w:rPr>
          <w:delText xml:space="preserve">Bonilla-Silva 1997, </w:delText>
        </w:r>
        <w:r w:rsidR="00DC544D" w:rsidRPr="006904DC" w:rsidDel="005C2417">
          <w:rPr>
            <w:rPrChange w:id="3459" w:author="Mosi Adesina Ifatunji" w:date="2025-07-24T19:26:00Z" w16du:dateUtc="2025-07-25T00:26:00Z">
              <w:rPr>
                <w:noProof/>
                <w:sz w:val="22"/>
                <w:szCs w:val="22"/>
              </w:rPr>
            </w:rPrChange>
          </w:rPr>
          <w:delText>Ray 2019)</w:delText>
        </w:r>
        <w:r w:rsidR="00E43F2D" w:rsidRPr="006904DC" w:rsidDel="005C2417">
          <w:fldChar w:fldCharType="end"/>
        </w:r>
        <w:r w:rsidR="00E43F2D" w:rsidRPr="006904DC" w:rsidDel="005C2417">
          <w:delText xml:space="preserve"> </w:delText>
        </w:r>
        <w:r w:rsidRPr="006904DC" w:rsidDel="005C2417">
          <w:delText xml:space="preserve">in an array of persistent ethnoracial inequalities </w:delText>
        </w:r>
        <w:r w:rsidR="003A2150" w:rsidRPr="006904DC" w:rsidDel="005C2417">
          <w:rPr>
            <w:rPrChange w:id="3460" w:author="Mosi Adesina Ifatunji" w:date="2025-07-24T19:26:00Z" w16du:dateUtc="2025-07-25T00:26:00Z">
              <w:rPr>
                <w:sz w:val="22"/>
                <w:szCs w:val="22"/>
              </w:rPr>
            </w:rPrChange>
          </w:rPr>
          <w:fldChar w:fldCharType="begin">
            <w:fldData xml:space="preserve">PEVuZE5vdGU+PENpdGU+PEF1dGhvcj5SZXNraW48L0F1dGhvcj48WWVhcj4yMDEyPC9ZZWFyPjxS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</w:fldData>
          </w:fldChar>
        </w:r>
        <w:r w:rsidR="003A2150" w:rsidRPr="006904DC" w:rsidDel="005C2417">
          <w:rPr>
            <w:rPrChange w:id="3461" w:author="Mosi Adesina Ifatunji" w:date="2025-07-24T19:26:00Z" w16du:dateUtc="2025-07-25T00:26:00Z">
              <w:rPr>
                <w:sz w:val="22"/>
                <w:szCs w:val="22"/>
              </w:rPr>
            </w:rPrChange>
          </w:rPr>
          <w:delInstrText xml:space="preserve"> ADDIN EN.JS.CITE </w:delInstrText>
        </w:r>
        <w:r w:rsidR="003A2150" w:rsidRPr="006904DC" w:rsidDel="005C2417">
          <w:rPr>
            <w:rPrChange w:id="3462" w:author="Mosi Adesina Ifatunji" w:date="2025-07-24T19:26:00Z" w16du:dateUtc="2025-07-25T00:26:00Z">
              <w:rPr>
                <w:sz w:val="22"/>
                <w:szCs w:val="22"/>
              </w:rPr>
            </w:rPrChange>
          </w:rPr>
          <w:fldChar w:fldCharType="separate"/>
        </w:r>
        <w:r w:rsidR="003A2150" w:rsidRPr="006904DC" w:rsidDel="005C2417">
          <w:rPr>
            <w:rPrChange w:id="3463" w:author="Mosi Adesina Ifatunji" w:date="2025-07-24T19:26:00Z" w16du:dateUtc="2025-07-25T00:26:00Z">
              <w:rPr>
                <w:noProof/>
                <w:sz w:val="22"/>
                <w:szCs w:val="22"/>
              </w:rPr>
            </w:rPrChange>
          </w:rPr>
          <w:delText>(Reskin 2012)</w:delText>
        </w:r>
        <w:r w:rsidR="003A2150" w:rsidRPr="006904DC" w:rsidDel="005C2417">
          <w:rPr>
            <w:rPrChange w:id="3464" w:author="Mosi Adesina Ifatunji" w:date="2025-07-24T19:26:00Z" w16du:dateUtc="2025-07-25T00:26:00Z">
              <w:rPr>
                <w:sz w:val="22"/>
                <w:szCs w:val="22"/>
              </w:rPr>
            </w:rPrChange>
          </w:rPr>
          <w:fldChar w:fldCharType="end"/>
        </w:r>
        <w:r w:rsidRPr="006904DC" w:rsidDel="005C2417">
          <w:delText>has reemerged (</w:delText>
        </w:r>
        <w:r w:rsidRPr="006904DC" w:rsidDel="005C2417">
          <w:rPr>
            <w:highlight w:val="yellow"/>
            <w:rPrChange w:id="3465" w:author="Mosi Adesina Ifatunji" w:date="2025-07-24T19:26:00Z" w16du:dateUtc="2025-07-25T00:26:00Z">
              <w:rPr>
                <w:shd w:val="clear" w:color="auto" w:fill="D9EAD3"/>
              </w:rPr>
            </w:rPrChange>
          </w:rPr>
          <w:delText>XXXX</w:delText>
        </w:r>
        <w:r w:rsidRPr="006904DC" w:rsidDel="005C2417">
          <w:delText>).</w:delText>
        </w:r>
      </w:del>
    </w:p>
    <w:p w14:paraId="00000050" w14:textId="510F63E8" w:rsidR="00374CE3" w:rsidRPr="006904DC" w:rsidDel="005C2417" w:rsidRDefault="00374CE3">
      <w:pPr>
        <w:rPr>
          <w:del w:id="3466" w:author="Mosi Adesina Ifatunji" w:date="2025-10-21T19:29:00Z" w16du:dateUtc="2025-10-22T00:29:00Z"/>
        </w:rPr>
      </w:pPr>
    </w:p>
    <w:p w14:paraId="00000052" w14:textId="54A17B2B" w:rsidR="00374CE3" w:rsidRPr="006904DC" w:rsidDel="005C2417" w:rsidRDefault="00851BB7">
      <w:pPr>
        <w:rPr>
          <w:del w:id="3467" w:author="Mosi Adesina Ifatunji" w:date="2025-10-21T19:29:00Z" w16du:dateUtc="2025-10-22T00:29:00Z"/>
        </w:rPr>
        <w:pPrChange w:id="3468" w:author="Mosi Adesina Ifatunji" w:date="2025-10-21T19:50:00Z" w16du:dateUtc="2025-10-22T00:50:00Z">
          <w:pPr>
            <w:pStyle w:val="NoSpacing"/>
          </w:pPr>
        </w:pPrChange>
      </w:pPr>
      <w:del w:id="3469" w:author="Mosi Adesina Ifatunji" w:date="2025-10-21T19:29:00Z" w16du:dateUtc="2025-10-22T00:29:00Z">
        <w:r w:rsidRPr="006904DC" w:rsidDel="005C2417">
          <w:delText xml:space="preserve">With respect to the labor market, many </w:delText>
        </w:r>
        <w:r w:rsidRPr="006904DC" w:rsidDel="005C2417">
          <w:rPr>
            <w:highlight w:val="yellow"/>
            <w:rPrChange w:id="3470" w:author="Mosi Adesina Ifatunji" w:date="2025-07-24T19:26:00Z" w16du:dateUtc="2025-07-25T00:26:00Z">
              <w:rPr>
                <w:color w:val="000000" w:themeColor="text1"/>
              </w:rPr>
            </w:rPrChange>
          </w:rPr>
          <w:delText xml:space="preserve">“…sociologists continue to stress that more research remains to be done on the social construction of race </w:delText>
        </w:r>
        <w:r w:rsidRPr="006904DC" w:rsidDel="005C2417">
          <w:rPr>
            <w:highlight w:val="yellow"/>
            <w:rPrChange w:id="3471" w:author="Mosi Adesina Ifatunji" w:date="2025-07-24T19:26:00Z" w16du:dateUtc="2025-07-25T00:26:00Z">
              <w:rPr>
                <w:b/>
                <w:color w:val="000000" w:themeColor="text1"/>
              </w:rPr>
            </w:rPrChange>
          </w:rPr>
          <w:delText>in the workplace</w:delText>
        </w:r>
        <w:r w:rsidRPr="006904DC" w:rsidDel="005C2417">
          <w:rPr>
            <w:highlight w:val="yellow"/>
            <w:rPrChange w:id="3472" w:author="Mosi Adesina Ifatunji" w:date="2025-07-24T19:26:00Z" w16du:dateUtc="2025-07-25T00:26:00Z">
              <w:rPr>
                <w:color w:val="000000" w:themeColor="text1"/>
              </w:rPr>
            </w:rPrChange>
          </w:rPr>
          <w:delText>”</w:delText>
        </w:r>
        <w:r w:rsidR="006A240B" w:rsidRPr="006904DC" w:rsidDel="005C2417">
          <w:delText xml:space="preserve"> </w:delText>
        </w:r>
        <w:r w:rsidR="00CE7B4A" w:rsidRPr="006904DC" w:rsidDel="005C2417">
          <w:fldChar w:fldCharType="begin">
            <w:fldData xml:space="preserve">PEVuZE5vdGU+PENpdGU+PEF1dGhvcj5Mb3BlejwvQXV0aG9yPjxZZWFyPjIwMTA8L1llYXI+PFJl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</w:fldData>
          </w:fldChar>
        </w:r>
        <w:r w:rsidR="00CE7B4A" w:rsidRPr="006904DC" w:rsidDel="005C2417">
          <w:delInstrText xml:space="preserve"> ADDIN EN.JS.CITE </w:delInstrText>
        </w:r>
        <w:r w:rsidR="00CE7B4A" w:rsidRPr="006904DC" w:rsidDel="005C2417">
          <w:fldChar w:fldCharType="separate"/>
        </w:r>
        <w:r w:rsidR="005F5BB2" w:rsidRPr="006904DC" w:rsidDel="005C2417">
          <w:rPr>
            <w:rPrChange w:id="3473" w:author="Mosi Adesina Ifatunji" w:date="2025-07-24T19:26:00Z" w16du:dateUtc="2025-07-25T00:26:00Z">
              <w:rPr>
                <w:noProof/>
                <w:color w:val="000000" w:themeColor="text1"/>
              </w:rPr>
            </w:rPrChange>
          </w:rPr>
          <w:delText>(emphasis added: Lopez 2010, Saperstein et al. 2013)</w:delText>
        </w:r>
        <w:r w:rsidR="00CE7B4A" w:rsidRPr="006904DC" w:rsidDel="005C2417">
          <w:fldChar w:fldCharType="end"/>
        </w:r>
        <w:r w:rsidR="00960DCF" w:rsidRPr="006904DC" w:rsidDel="005C2417">
          <w:rPr>
            <w:rPrChange w:id="3474" w:author="Mosi Adesina Ifatunji" w:date="2025-07-24T19:26:00Z" w16du:dateUtc="2025-07-25T00:26:00Z">
              <w:rPr>
                <w:rFonts w:cs="Helvetica Neue"/>
                <w:b/>
                <w:bCs/>
                <w:color w:val="000000" w:themeColor="text1"/>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dW1iZXI+MTwvbnVtYmVyPjxrZXl3b3Jkcz48a2V5d29yZD5SQUNJQUxJWkVEIE9SR0FOSVpBVElP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</w:fldData>
          </w:fldChar>
        </w:r>
        <w:r w:rsidR="00960DCF" w:rsidRPr="006904DC" w:rsidDel="005C2417">
          <w:rPr>
            <w:rPrChange w:id="3475" w:author="Mosi Adesina Ifatunji" w:date="2025-07-24T19:26:00Z" w16du:dateUtc="2025-07-25T00:26:00Z">
              <w:rPr>
                <w:rFonts w:cs="Helvetica Neue"/>
                <w:b/>
                <w:bCs/>
                <w:color w:val="000000" w:themeColor="text1"/>
                <w:sz w:val="22"/>
                <w:szCs w:val="22"/>
              </w:rPr>
            </w:rPrChange>
          </w:rPr>
          <w:delInstrText xml:space="preserve"> ADDIN EN.JS.CITE </w:delInstrText>
        </w:r>
        <w:r w:rsidR="00960DCF" w:rsidRPr="006904DC" w:rsidDel="005C2417">
          <w:rPr>
            <w:rPrChange w:id="3476" w:author="Mosi Adesina Ifatunji" w:date="2025-07-24T19:26:00Z" w16du:dateUtc="2025-07-25T00:26:00Z">
              <w:rPr>
                <w:rFonts w:cs="Helvetica Neue"/>
                <w:b/>
                <w:bCs/>
                <w:color w:val="000000" w:themeColor="text1"/>
                <w:sz w:val="22"/>
                <w:szCs w:val="22"/>
              </w:rPr>
            </w:rPrChange>
          </w:rPr>
          <w:fldChar w:fldCharType="separate"/>
        </w:r>
        <w:r w:rsidR="0097576C" w:rsidRPr="006904DC" w:rsidDel="005C2417">
          <w:rPr>
            <w:rPrChange w:id="3477" w:author="Mosi Adesina Ifatunji" w:date="2025-07-24T19:26:00Z" w16du:dateUtc="2025-07-25T00:26:00Z">
              <w:rPr>
                <w:rFonts w:cs="Helvetica Neue"/>
                <w:b/>
                <w:bCs/>
                <w:noProof/>
                <w:color w:val="000000" w:themeColor="text1"/>
                <w:sz w:val="22"/>
                <w:szCs w:val="22"/>
              </w:rPr>
            </w:rPrChange>
          </w:rPr>
          <w:delText>(Ray 2019</w:delText>
        </w:r>
        <w:r w:rsidR="009C05DB" w:rsidRPr="006904DC" w:rsidDel="005C2417">
          <w:rPr>
            <w:rPrChange w:id="3478" w:author="Mosi Adesina Ifatunji" w:date="2025-07-24T19:26:00Z" w16du:dateUtc="2025-07-25T00:26:00Z">
              <w:rPr>
                <w:rFonts w:cs="Helvetica Neue"/>
                <w:b/>
                <w:bCs/>
                <w:noProof/>
                <w:color w:val="000000" w:themeColor="text1"/>
                <w:sz w:val="22"/>
                <w:szCs w:val="22"/>
              </w:rPr>
            </w:rPrChange>
          </w:rPr>
          <w:delText>: 46</w:delText>
        </w:r>
        <w:r w:rsidR="0097576C" w:rsidRPr="006904DC" w:rsidDel="005C2417">
          <w:rPr>
            <w:rPrChange w:id="3479" w:author="Mosi Adesina Ifatunji" w:date="2025-07-24T19:26:00Z" w16du:dateUtc="2025-07-25T00:26:00Z">
              <w:rPr>
                <w:rFonts w:cs="Helvetica Neue"/>
                <w:b/>
                <w:bCs/>
                <w:noProof/>
                <w:color w:val="000000" w:themeColor="text1"/>
                <w:sz w:val="22"/>
                <w:szCs w:val="22"/>
              </w:rPr>
            </w:rPrChange>
          </w:rPr>
          <w:delText>)</w:delText>
        </w:r>
        <w:r w:rsidR="00960DCF" w:rsidRPr="006904DC" w:rsidDel="005C2417">
          <w:rPr>
            <w:rPrChange w:id="3480" w:author="Mosi Adesina Ifatunji" w:date="2025-07-24T19:26:00Z" w16du:dateUtc="2025-07-25T00:26:00Z">
              <w:rPr>
                <w:rFonts w:cs="Helvetica Neue"/>
                <w:b/>
                <w:bCs/>
                <w:color w:val="000000" w:themeColor="text1"/>
                <w:sz w:val="22"/>
                <w:szCs w:val="22"/>
              </w:rPr>
            </w:rPrChange>
          </w:rPr>
          <w:fldChar w:fldCharType="end"/>
        </w:r>
        <w:r w:rsidR="0072107A" w:rsidRPr="006904DC" w:rsidDel="005C2417">
          <w:rPr>
            <w:highlight w:val="yellow"/>
            <w:rPrChange w:id="3481" w:author="Mosi Adesina Ifatunji" w:date="2025-07-24T19:26:00Z" w16du:dateUtc="2025-07-25T00:26:00Z">
              <w:rPr>
                <w:rFonts w:cs="Helvetica Neue"/>
                <w:b/>
                <w:bCs/>
                <w:color w:val="000000" w:themeColor="text1"/>
                <w:sz w:val="22"/>
                <w:szCs w:val="22"/>
                <w:highlight w:val="yellow"/>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bGUgcHJvZmVzc2lvbnM/4oCdPC9yZXNlYXJjaC1ub3Rlcz48L3JlY29yZD48L0NpdGU+PENpdGU+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</w:fldData>
          </w:fldChar>
        </w:r>
        <w:r w:rsidR="0072107A" w:rsidRPr="006904DC" w:rsidDel="005C2417">
          <w:rPr>
            <w:highlight w:val="yellow"/>
            <w:rPrChange w:id="3482" w:author="Mosi Adesina Ifatunji" w:date="2025-07-24T19:26:00Z" w16du:dateUtc="2025-07-25T00:26:00Z">
              <w:rPr>
                <w:rFonts w:cs="Helvetica Neue"/>
                <w:b/>
                <w:bCs/>
                <w:color w:val="000000" w:themeColor="text1"/>
                <w:sz w:val="22"/>
                <w:szCs w:val="22"/>
                <w:highlight w:val="yellow"/>
              </w:rPr>
            </w:rPrChange>
          </w:rPr>
          <w:delInstrText xml:space="preserve"> ADDIN EN.JS.CITE </w:delInstrText>
        </w:r>
        <w:r w:rsidR="0072107A" w:rsidRPr="005D6882" w:rsidDel="005C2417">
          <w:rPr>
            <w:highlight w:val="yellow"/>
          </w:rPr>
        </w:r>
        <w:r w:rsidR="0072107A" w:rsidRPr="006904DC" w:rsidDel="005C2417">
          <w:rPr>
            <w:highlight w:val="yellow"/>
            <w:rPrChange w:id="3483" w:author="Mosi Adesina Ifatunji" w:date="2025-07-24T19:26:00Z" w16du:dateUtc="2025-07-25T00:26:00Z">
              <w:rPr>
                <w:rFonts w:cs="Helvetica Neue"/>
                <w:b/>
                <w:bCs/>
                <w:color w:val="000000" w:themeColor="text1"/>
                <w:sz w:val="22"/>
                <w:szCs w:val="22"/>
                <w:highlight w:val="yellow"/>
              </w:rPr>
            </w:rPrChange>
          </w:rPr>
          <w:fldChar w:fldCharType="separate"/>
        </w:r>
        <w:r w:rsidR="00AE49A9" w:rsidRPr="006904DC" w:rsidDel="005C2417">
          <w:rPr>
            <w:highlight w:val="yellow"/>
            <w:rPrChange w:id="3484" w:author="Mosi Adesina Ifatunji" w:date="2025-07-24T19:26:00Z" w16du:dateUtc="2025-07-25T00:26:00Z">
              <w:rPr>
                <w:rFonts w:cs="Helvetica Neue"/>
                <w:b/>
                <w:bCs/>
                <w:noProof/>
                <w:color w:val="000000" w:themeColor="text1"/>
                <w:sz w:val="22"/>
                <w:szCs w:val="22"/>
                <w:highlight w:val="yellow"/>
              </w:rPr>
            </w:rPrChange>
          </w:rPr>
          <w:delText>(Ray 2019)</w:delText>
        </w:r>
        <w:r w:rsidR="0072107A" w:rsidRPr="006904DC" w:rsidDel="005C2417">
          <w:rPr>
            <w:highlight w:val="yellow"/>
            <w:rPrChange w:id="3485" w:author="Mosi Adesina Ifatunji" w:date="2025-07-24T19:26:00Z" w16du:dateUtc="2025-07-25T00:26:00Z">
              <w:rPr>
                <w:rFonts w:cs="Helvetica Neue"/>
                <w:b/>
                <w:bCs/>
                <w:color w:val="000000" w:themeColor="text1"/>
                <w:sz w:val="22"/>
                <w:szCs w:val="22"/>
                <w:highlight w:val="yellow"/>
              </w:rPr>
            </w:rPrChange>
          </w:rPr>
          <w:fldChar w:fldCharType="end"/>
        </w:r>
        <w:r w:rsidR="00CE7B4A" w:rsidRPr="006904DC" w:rsidDel="005C2417">
          <w:delText>.</w:delText>
        </w:r>
      </w:del>
    </w:p>
    <w:p w14:paraId="3729B69F" w14:textId="14F4F944" w:rsidR="00374CE3" w:rsidRPr="006904DC" w:rsidDel="005C2417" w:rsidRDefault="00C1306E">
      <w:pPr>
        <w:rPr>
          <w:del w:id="3486" w:author="Mosi Adesina Ifatunji" w:date="2025-10-21T19:29:00Z" w16du:dateUtc="2025-10-22T00:29:00Z"/>
          <w:b/>
          <w:color w:val="070707"/>
          <w:szCs w:val="28"/>
          <w:rPrChange w:id="3487" w:author="Mosi Adesina Ifatunji" w:date="2025-07-24T19:27:00Z" w16du:dateUtc="2025-07-25T00:27:00Z">
            <w:rPr>
              <w:del w:id="3488" w:author="Mosi Adesina Ifatunji" w:date="2025-10-21T19:29:00Z" w16du:dateUtc="2025-10-22T00:29:00Z"/>
              <w:shd w:val="clear" w:color="auto" w:fill="F4CCCC"/>
            </w:rPr>
          </w:rPrChange>
        </w:rPr>
      </w:pPr>
      <w:del w:id="3489" w:author="Mosi Adesina Ifatunji" w:date="2025-10-21T19:29:00Z" w16du:dateUtc="2025-10-22T00:29:00Z">
        <w:r w:rsidRPr="006904DC" w:rsidDel="005C2417">
          <w:rPr>
            <w:b/>
            <w:color w:val="070707"/>
            <w:szCs w:val="28"/>
          </w:rPr>
          <w:fldChar w:fldCharType="begin">
            <w:fldData xml:space="preserve">PEVuZE5vdGU+PENpdGU+PEF1dGhvcj5BYmJvdHQ8L0F1dGhvcj48WWVhcj4xOTkzPC9ZZWFyPjxS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</w:fldData>
          </w:fldChar>
        </w:r>
        <w:r w:rsidRPr="006904DC" w:rsidDel="005C2417">
          <w:delInstrText xml:space="preserve"> ADDIN EN.JS.CITE </w:delInstrText>
        </w:r>
        <w:r w:rsidRPr="006904DC" w:rsidDel="005C2417">
          <w:rPr>
            <w:b/>
            <w:color w:val="070707"/>
            <w:szCs w:val="28"/>
          </w:rPr>
        </w:r>
        <w:r w:rsidRPr="006904DC" w:rsidDel="005C2417">
          <w:rPr>
            <w:b/>
            <w:color w:val="070707"/>
            <w:szCs w:val="28"/>
          </w:rPr>
          <w:fldChar w:fldCharType="separate"/>
        </w:r>
        <w:r w:rsidRPr="006904DC" w:rsidDel="005C2417">
          <w:rPr>
            <w:b/>
            <w:color w:val="070707"/>
            <w:szCs w:val="28"/>
            <w:rPrChange w:id="3490" w:author="Mosi Adesina Ifatunji" w:date="2025-07-24T19:26:00Z" w16du:dateUtc="2025-07-25T00:26:00Z">
              <w:rPr>
                <w:noProof/>
              </w:rPr>
            </w:rPrChange>
          </w:rPr>
          <w:delText>(Abbott 1993)</w:delText>
        </w:r>
        <w:r w:rsidRPr="006904DC" w:rsidDel="005C2417">
          <w:rPr>
            <w:b/>
            <w:color w:val="070707"/>
            <w:szCs w:val="28"/>
          </w:rPr>
          <w:fldChar w:fldCharType="end"/>
        </w:r>
      </w:del>
    </w:p>
    <w:p w14:paraId="23F89992" w14:textId="62998EF4" w:rsidR="002334F2" w:rsidRPr="005C2417" w:rsidDel="00471E1B" w:rsidRDefault="00CB7FD7">
      <w:pPr>
        <w:rPr>
          <w:del w:id="3491" w:author="Mosi Adesina Ifatunji" w:date="2025-07-24T20:03:00Z" w16du:dateUtc="2025-07-25T01:03:00Z"/>
        </w:rPr>
      </w:pPr>
      <w:del w:id="3492" w:author="Mosi Adesina Ifatunji" w:date="2025-10-21T19:29:00Z" w16du:dateUtc="2025-10-22T00:29:00Z">
        <w:r w:rsidRPr="00B92532" w:rsidDel="005C2417">
          <w:fldChar w:fldCharType="begin">
            <w:fldData xml:space="preserve">PEVuZE5vdGU+PENpdGU+PEF1dGhvcj5TZXdlbGw8L0F1dGhvcj48WWVhcj4xOTkyPC9ZZWFyPjxS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</w:fldData>
          </w:fldChar>
        </w:r>
        <w:r w:rsidRPr="00B92532" w:rsidDel="005C2417">
          <w:delInstrText xml:space="preserve"> ADDIN EN.JS.CITE </w:delInstrText>
        </w:r>
        <w:r w:rsidRPr="00B92532" w:rsidDel="005C2417">
          <w:fldChar w:fldCharType="separate"/>
        </w:r>
        <w:r w:rsidR="007C2388" w:rsidRPr="00B92532" w:rsidDel="005C2417">
          <w:rPr>
            <w:noProof/>
          </w:rPr>
          <w:delText>(Sewell 1992: 19)</w:delText>
        </w:r>
        <w:r w:rsidRPr="00B92532" w:rsidDel="005C2417">
          <w:fldChar w:fldCharType="end"/>
        </w:r>
        <w:r w:rsidR="00085A4B" w:rsidRPr="00B92532" w:rsidDel="005C2417">
          <w:rPr>
            <w:color w:val="000000"/>
          </w:rPr>
          <w:fldChar w:fldCharType="begin">
            <w:fldData xml:space="preserve">PEVuZE5vdGU+PENpdGU+PEF1dGhvcj5XZWJlcjwvQXV0aG9yPjxZZWFyPlsxOTIyXSAxOTc4PC9Z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</w:fldData>
          </w:fldChar>
        </w:r>
        <w:r w:rsidR="00085A4B" w:rsidRPr="00B92532" w:rsidDel="005C2417">
          <w:rPr>
            <w:color w:val="000000"/>
          </w:rPr>
          <w:delInstrText xml:space="preserve"> ADDIN EN.JS.CITE </w:delInstrText>
        </w:r>
        <w:r w:rsidR="00085A4B" w:rsidRPr="00B92532" w:rsidDel="005C2417">
          <w:rPr>
            <w:color w:val="000000"/>
          </w:rPr>
        </w:r>
        <w:r w:rsidR="00085A4B" w:rsidRPr="00B92532" w:rsidDel="005C2417">
          <w:rPr>
            <w:color w:val="000000"/>
          </w:rPr>
          <w:fldChar w:fldCharType="separate"/>
        </w:r>
        <w:r w:rsidR="00085A4B" w:rsidRPr="006B17C5" w:rsidDel="005C2417">
          <w:rPr>
            <w:rFonts w:eastAsia="Arial"/>
            <w:color w:val="000000"/>
            <w:rPrChange w:id="3493" w:author="Mosi Adesina Ifatunji" w:date="2025-07-17T11:52:00Z" w16du:dateUtc="2025-07-17T16:52:00Z">
              <w:rPr>
                <w:rFonts w:eastAsiaTheme="minorEastAsia"/>
                <w:noProof/>
                <w:color w:val="000000"/>
              </w:rPr>
            </w:rPrChange>
          </w:rPr>
          <w:delText>(</w:delText>
        </w:r>
        <w:r w:rsidR="005D6845" w:rsidRPr="00B92532" w:rsidDel="005C2417">
          <w:rPr>
            <w:noProof/>
            <w:color w:val="000000"/>
          </w:rPr>
          <w:delText xml:space="preserve">Du Bois 1935, </w:delText>
        </w:r>
        <w:r w:rsidR="00085A4B" w:rsidRPr="006B17C5" w:rsidDel="005C2417">
          <w:rPr>
            <w:rFonts w:eastAsia="Arial"/>
            <w:color w:val="000000"/>
            <w:rPrChange w:id="3494" w:author="Mosi Adesina Ifatunji" w:date="2025-07-17T11:52:00Z" w16du:dateUtc="2025-07-17T16:52:00Z">
              <w:rPr>
                <w:rFonts w:eastAsiaTheme="minorEastAsia"/>
                <w:noProof/>
                <w:color w:val="000000"/>
              </w:rPr>
            </w:rPrChange>
          </w:rPr>
          <w:delText>Weber [1922] 1978)</w:delText>
        </w:r>
        <w:r w:rsidR="00085A4B" w:rsidRPr="00B92532" w:rsidDel="005C2417">
          <w:rPr>
            <w:color w:val="000000"/>
          </w:rPr>
          <w:fldChar w:fldCharType="end"/>
        </w:r>
        <w:r w:rsidR="008B1046" w:rsidRPr="006B17C5" w:rsidDel="005C2417">
          <w:rPr>
            <w:rFonts w:eastAsia="Arial"/>
            <w:color w:val="000000"/>
            <w:rPrChange w:id="3495" w:author="Mosi Adesina Ifatunji" w:date="2025-07-17T11:52:00Z" w16du:dateUtc="2025-07-17T16:52:00Z">
              <w:rPr>
                <w:rFonts w:eastAsiaTheme="minorEastAsia"/>
                <w:color w:val="000000"/>
                <w:sz w:val="22"/>
                <w:szCs w:val="22"/>
              </w:rPr>
            </w:rPrChange>
          </w:rPr>
          <w:fldChar w:fldCharType="begin">
            <w:fldData xml:space="preserve">PEVuZE5vdGU+PENpdGU+PEF1dGhvcj5EdSBCb2lzPC9BdXRob3I+PFllYXI+MTkzNTwvWWVhcj48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</w:fldData>
          </w:fldChar>
        </w:r>
        <w:r w:rsidR="008B1046" w:rsidRPr="006B17C5" w:rsidDel="005C2417">
          <w:rPr>
            <w:rFonts w:eastAsia="Arial"/>
            <w:color w:val="000000"/>
            <w:rPrChange w:id="3496" w:author="Mosi Adesina Ifatunji" w:date="2025-07-17T11:52:00Z" w16du:dateUtc="2025-07-17T16:52:00Z">
              <w:rPr>
                <w:rFonts w:eastAsiaTheme="minorEastAsia"/>
                <w:color w:val="000000"/>
                <w:sz w:val="22"/>
                <w:szCs w:val="22"/>
              </w:rPr>
            </w:rPrChange>
          </w:rPr>
          <w:delInstrText xml:space="preserve"> ADDIN EN.JS.CITE </w:delInstrText>
        </w:r>
        <w:r w:rsidR="008B1046" w:rsidRPr="005D6882" w:rsidDel="005C2417">
          <w:rPr>
            <w:rFonts w:eastAsia="Arial"/>
            <w:color w:val="000000"/>
          </w:rPr>
        </w:r>
        <w:r w:rsidR="008B1046" w:rsidRPr="006B17C5" w:rsidDel="005C2417">
          <w:rPr>
            <w:rFonts w:eastAsia="Arial"/>
            <w:color w:val="000000"/>
            <w:rPrChange w:id="3497" w:author="Mosi Adesina Ifatunji" w:date="2025-07-17T11:52:00Z" w16du:dateUtc="2025-07-17T16:52:00Z">
              <w:rPr>
                <w:rFonts w:eastAsiaTheme="minorEastAsia"/>
                <w:color w:val="000000"/>
                <w:sz w:val="22"/>
                <w:szCs w:val="22"/>
              </w:rPr>
            </w:rPrChange>
          </w:rPr>
          <w:fldChar w:fldCharType="separate"/>
        </w:r>
        <w:r w:rsidR="003738C5" w:rsidRPr="006B17C5" w:rsidDel="005C2417">
          <w:rPr>
            <w:rFonts w:eastAsia="Arial"/>
            <w:color w:val="000000"/>
            <w:rPrChange w:id="3498" w:author="Mosi Adesina Ifatunji" w:date="2025-07-17T11:52:00Z" w16du:dateUtc="2025-07-17T16:52:00Z">
              <w:rPr>
                <w:rFonts w:eastAsiaTheme="minorEastAsia"/>
                <w:color w:val="000000"/>
                <w:sz w:val="22"/>
                <w:szCs w:val="22"/>
              </w:rPr>
            </w:rPrChange>
          </w:rPr>
          <w:delText>(Du Bois 1935)</w:delText>
        </w:r>
        <w:r w:rsidR="008B1046" w:rsidRPr="006B17C5" w:rsidDel="005C2417">
          <w:rPr>
            <w:rFonts w:eastAsia="Arial"/>
            <w:color w:val="000000"/>
            <w:rPrChange w:id="3499" w:author="Mosi Adesina Ifatunji" w:date="2025-07-17T11:52:00Z" w16du:dateUtc="2025-07-17T16:52:00Z">
              <w:rPr>
                <w:rFonts w:eastAsiaTheme="minorEastAsia"/>
                <w:color w:val="000000"/>
                <w:sz w:val="22"/>
                <w:szCs w:val="22"/>
              </w:rPr>
            </w:rPrChange>
          </w:rPr>
          <w:fldChar w:fldCharType="end"/>
        </w:r>
      </w:del>
      <w:ins w:id="3500" w:author="Microsoft Word" w:date="2025-03-11T16:34:00Z" w16du:dateUtc="2025-03-11T21:34:00Z">
        <w:del w:id="3501" w:author="Mosi Adesina Ifatunji" w:date="2025-10-21T19:29:00Z" w16du:dateUtc="2025-10-22T00:29:00Z">
          <w:r w:rsidR="001D0B27" w:rsidRPr="006B17C5" w:rsidDel="005C2417">
            <w:rPr>
              <w:rFonts w:eastAsia="Arial"/>
              <w:color w:val="000000"/>
              <w:rPrChange w:id="3502" w:author="Mosi Adesina Ifatunji" w:date="2025-07-17T11:52:00Z" w16du:dateUtc="2025-07-17T16:52:00Z">
                <w:rPr>
                  <w:rFonts w:eastAsiaTheme="minorEastAsia"/>
                  <w:color w:val="000000"/>
                  <w:sz w:val="22"/>
                  <w:szCs w:val="22"/>
                </w:rPr>
              </w:rPrChange>
            </w:rPr>
            <w:delText xml:space="preserve"> </w:delText>
          </w:r>
          <w:r w:rsidR="00664530" w:rsidRPr="006B17C5" w:rsidDel="005C2417">
            <w:rPr>
              <w:rFonts w:eastAsia="Arial"/>
              <w:color w:val="000000"/>
              <w:rPrChange w:id="3503" w:author="Mosi Adesina Ifatunji" w:date="2025-07-17T11:52:00Z" w16du:dateUtc="2025-07-17T16:52:00Z">
                <w:rPr>
                  <w:rFonts w:eastAsiaTheme="minorEastAsia"/>
                  <w:color w:val="000000"/>
                  <w:sz w:val="22"/>
                  <w:szCs w:val="22"/>
                </w:rPr>
              </w:rPrChange>
            </w:rPr>
            <w:fldChar w:fldCharType="begin">
              <w:fldData xml:space="preserve">PEVuZE5vdGU+PENpdGU+PEF1dGhvcj5EdSBCb2lzPC9BdXRob3I+PFllYXI+MTkzNTwvWWVhcj48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</w:fldData>
            </w:fldChar>
          </w:r>
          <w:r w:rsidR="00664530" w:rsidRPr="006B17C5" w:rsidDel="005C2417">
            <w:rPr>
              <w:rFonts w:eastAsia="Arial"/>
              <w:color w:val="000000"/>
              <w:rPrChange w:id="3504" w:author="Mosi Adesina Ifatunji" w:date="2025-07-17T11:52:00Z" w16du:dateUtc="2025-07-17T16:52:00Z">
                <w:rPr>
                  <w:rFonts w:eastAsiaTheme="minorEastAsia"/>
                  <w:color w:val="000000"/>
                  <w:sz w:val="22"/>
                  <w:szCs w:val="22"/>
                </w:rPr>
              </w:rPrChange>
            </w:rPr>
            <w:delInstrText xml:space="preserve"> ADDIN EN.JS.CITE </w:delInstrText>
          </w:r>
          <w:r w:rsidR="00664530" w:rsidRPr="005D6882" w:rsidDel="005C2417">
            <w:rPr>
              <w:rFonts w:eastAsia="Arial"/>
              <w:color w:val="000000"/>
            </w:rPr>
          </w:r>
          <w:r w:rsidR="00664530" w:rsidRPr="006B17C5" w:rsidDel="005C2417">
            <w:rPr>
              <w:rFonts w:eastAsia="Arial"/>
              <w:color w:val="000000"/>
              <w:rPrChange w:id="3505" w:author="Mosi Adesina Ifatunji" w:date="2025-07-17T11:52:00Z" w16du:dateUtc="2025-07-17T16:52:00Z">
                <w:rPr>
                  <w:rFonts w:eastAsiaTheme="minorEastAsia"/>
                  <w:color w:val="000000"/>
                  <w:sz w:val="22"/>
                  <w:szCs w:val="22"/>
                </w:rPr>
              </w:rPrChange>
            </w:rPr>
            <w:fldChar w:fldCharType="separate"/>
          </w:r>
          <w:r w:rsidR="00664530" w:rsidRPr="006B17C5" w:rsidDel="005C2417">
            <w:rPr>
              <w:rFonts w:eastAsia="Arial"/>
              <w:color w:val="000000"/>
              <w:rPrChange w:id="3506" w:author="Mosi Adesina Ifatunji" w:date="2025-07-17T11:52:00Z" w16du:dateUtc="2025-07-17T16:52:00Z">
                <w:rPr>
                  <w:rFonts w:eastAsiaTheme="minorEastAsia"/>
                  <w:color w:val="000000"/>
                  <w:sz w:val="22"/>
                  <w:szCs w:val="22"/>
                </w:rPr>
              </w:rPrChange>
            </w:rPr>
            <w:delText>(Du Bois 1935)</w:delText>
          </w:r>
          <w:r w:rsidR="00664530" w:rsidRPr="006B17C5" w:rsidDel="005C2417">
            <w:rPr>
              <w:rFonts w:eastAsia="Arial"/>
              <w:color w:val="000000"/>
              <w:rPrChange w:id="3507" w:author="Mosi Adesina Ifatunji" w:date="2025-07-17T11:52:00Z" w16du:dateUtc="2025-07-17T16:52:00Z">
                <w:rPr>
                  <w:rFonts w:eastAsiaTheme="minorEastAsia"/>
                  <w:color w:val="000000"/>
                  <w:sz w:val="22"/>
                  <w:szCs w:val="22"/>
                </w:rPr>
              </w:rPrChange>
            </w:rPr>
            <w:fldChar w:fldCharType="end"/>
          </w:r>
          <w:r w:rsidR="008F47C8" w:rsidRPr="006B17C5" w:rsidDel="005C2417">
            <w:rPr>
              <w:rFonts w:eastAsia="Arial"/>
              <w:color w:val="000000"/>
              <w:rPrChange w:id="3508" w:author="Mosi Adesina Ifatunji" w:date="2025-07-17T11:52:00Z" w16du:dateUtc="2025-07-17T16:52:00Z">
                <w:rPr>
                  <w:rFonts w:eastAsiaTheme="minorEastAsia"/>
                  <w:color w:val="000000"/>
                  <w:sz w:val="22"/>
                  <w:szCs w:val="22"/>
                </w:rPr>
              </w:rPrChange>
            </w:rPr>
            <w:delText>.</w:delText>
          </w:r>
        </w:del>
      </w:ins>
      <w:del w:id="3509" w:author="Mosi Adesina Ifatunji" w:date="2025-10-21T19:29:00Z" w16du:dateUtc="2025-10-22T00:29:00Z">
        <w:r w:rsidR="00746571" w:rsidRPr="00B92532" w:rsidDel="005C2417">
          <w:fldChar w:fldCharType="begin">
            <w:fldData xml:space="preserve">PEVuZE5vdGU+PENpdGU+PEF1dGhvcj5Ub21hc2tvdmljLURldmV5PC9BdXRob3I+PFllYXI+MjAx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</w:fldData>
          </w:fldChar>
        </w:r>
        <w:r w:rsidR="00746571" w:rsidRPr="00B92532" w:rsidDel="005C2417">
          <w:rPr>
            <w:color w:val="000000" w:themeColor="text1"/>
          </w:rPr>
          <w:delInstrText xml:space="preserve"> ADDIN EN.JS.CITE </w:delInstrText>
        </w:r>
        <w:r w:rsidR="00746571" w:rsidRPr="00B92532" w:rsidDel="005C2417">
          <w:fldChar w:fldCharType="separate"/>
        </w:r>
        <w:r w:rsidR="008B7FC0" w:rsidRPr="008B7FC0" w:rsidDel="005C2417">
          <w:rPr>
            <w:noProof/>
            <w:color w:val="000000" w:themeColor="text1"/>
          </w:rPr>
          <w:delText>(Avent-Holt and Tomaskovic-Devey 2010, Davis 2017, Tomaskovic-Devey and Avent-Holt 2019, Amis, Mair and Munir 2020)</w:delText>
        </w:r>
        <w:r w:rsidR="00746571" w:rsidRPr="00B92532" w:rsidDel="005C2417">
          <w:fldChar w:fldCharType="end"/>
        </w:r>
        <w:r w:rsidR="00746571" w:rsidRPr="00B92532" w:rsidDel="005C2417">
          <w:fldChar w:fldCharType="begin">
            <w:fldData xml:space="preserve">PEVuZE5vdGU+PENpdGU+PEF1dGhvcj5Ub21hc2tvdmljLURldmV5PC9BdXRob3I+PFllYXI+MjAx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</w:fldData>
          </w:fldChar>
        </w:r>
        <w:r w:rsidR="00746571" w:rsidRPr="00B92532" w:rsidDel="005C2417">
          <w:rPr>
            <w:color w:val="000000" w:themeColor="text1"/>
          </w:rPr>
          <w:delInstrText xml:space="preserve"> ADDIN EN.JS.CITE </w:delInstrText>
        </w:r>
        <w:r w:rsidR="00746571" w:rsidRPr="00B92532" w:rsidDel="005C2417">
          <w:fldChar w:fldCharType="separate"/>
        </w:r>
        <w:r w:rsidR="008B7FC0" w:rsidRPr="008B7FC0" w:rsidDel="005C2417">
          <w:rPr>
            <w:noProof/>
            <w:color w:val="000000" w:themeColor="text1"/>
          </w:rPr>
          <w:delText>(Avent-Holt and Tomaskovic-Devey 2010, Davis 2017, Tomaskovic-Devey and Avent-Holt 2019, Amis et al. 2020)</w:delText>
        </w:r>
        <w:r w:rsidR="00746571" w:rsidRPr="00B92532" w:rsidDel="005C2417">
          <w:fldChar w:fldCharType="end"/>
        </w:r>
        <w:r w:rsidR="00C30DB7" w:rsidRPr="00B92532" w:rsidDel="005C2417">
          <w:fldChar w:fldCharType="begin">
            <w:fldData xml:space="preserve">PEVuZE5vdGU+PENpdGU+PEF1dGhvcj5TdGFpbmJhY2s8L0F1dGhvcj48WWVhcj4yMDEwPC9ZZWFy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</w:fldData>
          </w:fldChar>
        </w:r>
        <w:r w:rsidR="00C30DB7" w:rsidRPr="00B92532" w:rsidDel="005C2417">
          <w:rPr>
            <w:color w:val="000000" w:themeColor="text1"/>
          </w:rPr>
          <w:delInstrText xml:space="preserve"> ADDIN EN.JS.CITE </w:delInstrText>
        </w:r>
        <w:r w:rsidR="00C30DB7" w:rsidRPr="00B92532" w:rsidDel="005C2417">
          <w:fldChar w:fldCharType="separate"/>
        </w:r>
        <w:r w:rsidR="00471462" w:rsidRPr="006B17C5" w:rsidDel="005C2417">
          <w:rPr>
            <w:rFonts w:eastAsia="Arial"/>
            <w:color w:val="070707"/>
            <w:rPrChange w:id="3510" w:author="Mosi Adesina Ifatunji" w:date="2025-07-17T11:52:00Z" w16du:dateUtc="2025-07-17T16:52:00Z">
              <w:rPr>
                <w:rFonts w:eastAsiaTheme="minorEastAsia"/>
                <w:color w:val="000000" w:themeColor="text1"/>
                <w:sz w:val="22"/>
                <w:szCs w:val="22"/>
              </w:rPr>
            </w:rPrChange>
          </w:rPr>
          <w:delText>(Avent-Holt and Tomaskovic-Devey 2010, Davis 2017, Tomaskovic-Devey and Avent-Holt 2019</w:delText>
        </w:r>
        <w:r w:rsidR="00870754" w:rsidRPr="006B17C5" w:rsidDel="005C2417">
          <w:rPr>
            <w:rFonts w:eastAsia="Arial"/>
            <w:color w:val="070707"/>
            <w:rPrChange w:id="3511" w:author="Mosi Adesina Ifatunji" w:date="2025-07-17T11:52:00Z" w16du:dateUtc="2025-07-17T16:52:00Z">
              <w:rPr>
                <w:rFonts w:eastAsiaTheme="minorEastAsia"/>
                <w:color w:val="000000" w:themeColor="text1"/>
                <w:sz w:val="22"/>
                <w:szCs w:val="22"/>
              </w:rPr>
            </w:rPrChange>
          </w:rPr>
          <w:delText>, Amis et al. 2020</w:delText>
        </w:r>
        <w:r w:rsidR="00471462" w:rsidRPr="006B17C5" w:rsidDel="005C2417">
          <w:rPr>
            <w:rFonts w:eastAsia="Arial"/>
            <w:color w:val="070707"/>
            <w:rPrChange w:id="3512" w:author="Mosi Adesina Ifatunji" w:date="2025-07-17T11:52:00Z" w16du:dateUtc="2025-07-17T16:52:00Z">
              <w:rPr>
                <w:rFonts w:eastAsiaTheme="minorEastAsia"/>
                <w:color w:val="000000" w:themeColor="text1"/>
                <w:sz w:val="22"/>
                <w:szCs w:val="22"/>
              </w:rPr>
            </w:rPrChange>
          </w:rPr>
          <w:delText>)</w:delText>
        </w:r>
        <w:r w:rsidR="00C30DB7" w:rsidRPr="00B92532" w:rsidDel="005C2417">
          <w:fldChar w:fldCharType="end"/>
        </w:r>
        <w:r w:rsidR="00C30DB7" w:rsidRPr="00B92532" w:rsidDel="005C2417">
          <w:fldChar w:fldCharType="begin">
            <w:fldData xml:space="preserve">PEVuZE5vdGU+PENpdGU+PEF1dGhvcj5TdGFpbmJhY2s8L0F1dGhvcj48WWVhcj4yMDEwPC9ZZWFy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</w:fldData>
          </w:fldChar>
        </w:r>
        <w:r w:rsidR="00C30DB7" w:rsidRPr="00B92532" w:rsidDel="005C2417">
          <w:delInstrText xml:space="preserve"> ADDIN EN.JS.CITE </w:delInstrText>
        </w:r>
        <w:r w:rsidR="00C30DB7" w:rsidRPr="00B92532" w:rsidDel="005C2417">
          <w:fldChar w:fldCharType="separate"/>
        </w:r>
        <w:r w:rsidR="00C30DB7" w:rsidRPr="00B92532" w:rsidDel="005C2417">
          <w:rPr>
            <w:noProof/>
          </w:rPr>
          <w:delText>(Stainback, Tomaskovic-Devey and Skaggs 2010)</w:delText>
        </w:r>
        <w:r w:rsidR="00C30DB7" w:rsidRPr="00B92532" w:rsidDel="005C2417">
          <w:fldChar w:fldCharType="end"/>
        </w:r>
        <w:r w:rsidR="00852B63" w:rsidRPr="00B92532" w:rsidDel="005C2417">
          <w:fldChar w:fldCharType="begin">
            <w:fldData xml:space="preserve">PEVuZE5vdGU+PENpdGU+PEF1dGhvcj5SaWRnZXdheTwvQXV0aG9yPjxZZWFyPjE5OTg8L1llYXI+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</w:fldData>
          </w:fldChar>
        </w:r>
        <w:r w:rsidR="00852B63" w:rsidRPr="00B92532" w:rsidDel="005C2417">
          <w:rPr>
            <w:color w:val="000000"/>
          </w:rPr>
          <w:delInstrText xml:space="preserve"> ADDIN EN.JS.CITE </w:delInstrText>
        </w:r>
        <w:r w:rsidR="00852B63" w:rsidRPr="00B92532" w:rsidDel="005C2417">
          <w:fldChar w:fldCharType="separate"/>
        </w:r>
        <w:r w:rsidR="008B7FC0" w:rsidRPr="008B7FC0" w:rsidDel="005C2417">
          <w:rPr>
            <w:noProof/>
            <w:color w:val="000000"/>
          </w:rPr>
          <w:delText>(Ridgeway et al. 1998)</w:delText>
        </w:r>
        <w:r w:rsidR="00852B63" w:rsidRPr="00B92532" w:rsidDel="005C2417">
          <w:fldChar w:fldCharType="end"/>
        </w:r>
        <w:r w:rsidR="007C063C" w:rsidRPr="00B92532" w:rsidDel="005C2417">
          <w:fldChar w:fldCharType="begin">
            <w:fldData xml:space="preserve">PEVuZE5vdGU+PENpdGU+PEF1dGhvcj5EaU1hZ2dpbzwvQXV0aG9yPjxZZWFyPjE5OTc8L1llYXI+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</w:fldData>
          </w:fldChar>
        </w:r>
        <w:r w:rsidR="007C063C" w:rsidRPr="00B92532" w:rsidDel="005C2417">
          <w:delInstrText xml:space="preserve"> ADDIN EN.JS.CITE </w:delInstrText>
        </w:r>
        <w:r w:rsidR="007C063C" w:rsidRPr="00B92532" w:rsidDel="005C2417">
          <w:fldChar w:fldCharType="separate"/>
        </w:r>
        <w:r w:rsidR="004965C5" w:rsidRPr="006B17C5" w:rsidDel="005C2417">
          <w:rPr>
            <w:rFonts w:eastAsia="Arial"/>
            <w:noProof/>
            <w:color w:val="070707"/>
            <w:rPrChange w:id="3513" w:author="Mosi Adesina Ifatunji" w:date="2025-07-17T11:52:00Z" w16du:dateUtc="2025-07-17T16:52:00Z">
              <w:rPr>
                <w:rFonts w:eastAsiaTheme="minorEastAsia"/>
                <w:noProof/>
                <w:color w:val="000000"/>
                <w:sz w:val="22"/>
                <w:szCs w:val="22"/>
              </w:rPr>
            </w:rPrChange>
          </w:rPr>
          <w:delText>(DiMaggio 1997)</w:delText>
        </w:r>
        <w:r w:rsidR="007C063C" w:rsidRPr="00B92532" w:rsidDel="005C2417">
          <w:fldChar w:fldCharType="end"/>
        </w:r>
        <w:r w:rsidR="00D16DC2" w:rsidRPr="00B92532" w:rsidDel="005C2417">
          <w:fldChar w:fldCharType="begin">
            <w:fldData xml:space="preserve">PEVuZE5vdGU+PENpdGU+PEF1dGhvcj5CaWVsYnk8L0F1dGhvcj48WWVhcj4yMDExPC9ZZWFyPjxS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</w:fldData>
          </w:fldChar>
        </w:r>
        <w:r w:rsidR="00D16DC2" w:rsidRPr="00B92532" w:rsidDel="005C2417">
          <w:rPr>
            <w:color w:val="000000"/>
          </w:rPr>
          <w:delInstrText xml:space="preserve"> ADDIN EN.JS.CITE </w:delInstrText>
        </w:r>
        <w:r w:rsidR="00D16DC2" w:rsidRPr="00B92532" w:rsidDel="005C2417">
          <w:fldChar w:fldCharType="separate"/>
        </w:r>
        <w:r w:rsidR="008B7FC0" w:rsidRPr="008B7FC0" w:rsidDel="005C2417">
          <w:rPr>
            <w:noProof/>
            <w:color w:val="000000"/>
          </w:rPr>
          <w:delText>(DiMaggio 1997, Ridgeway et al. 1998, Tilly 1998, Bielby 2011, Tomaskovic-Devey and Avent-Holt 2019)</w:delText>
        </w:r>
        <w:r w:rsidR="00D16DC2" w:rsidRPr="00B92532" w:rsidDel="005C2417">
          <w:fldChar w:fldCharType="end"/>
        </w:r>
        <w:r w:rsidR="0072107A" w:rsidRPr="006B17C5" w:rsidDel="005C2417">
          <w:rPr>
            <w:rFonts w:eastAsia="Arial"/>
            <w:rPrChange w:id="3514" w:author="Mosi Adesina Ifatunji" w:date="2025-07-17T11:52:00Z" w16du:dateUtc="2025-07-17T16:52:00Z">
              <w:rPr>
                <w:rFonts w:eastAsiaTheme="minorEastAsia"/>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0072107A" w:rsidRPr="006B17C5" w:rsidDel="005C2417">
          <w:rPr>
            <w:rFonts w:eastAsia="Arial"/>
            <w:rPrChange w:id="3515" w:author="Mosi Adesina Ifatunji" w:date="2025-07-17T11:52:00Z" w16du:dateUtc="2025-07-17T16:52:00Z">
              <w:rPr>
                <w:rFonts w:eastAsiaTheme="minorEastAsia"/>
                <w:sz w:val="22"/>
                <w:szCs w:val="22"/>
              </w:rPr>
            </w:rPrChange>
          </w:rPr>
          <w:delInstrText xml:space="preserve"> ADDIN EN.JS.CITE </w:delInstrText>
        </w:r>
        <w:r w:rsidR="0072107A" w:rsidRPr="005D6882" w:rsidDel="005C2417">
          <w:rPr>
            <w:rFonts w:eastAsia="Arial"/>
          </w:rPr>
        </w:r>
        <w:r w:rsidR="0072107A" w:rsidRPr="006B17C5" w:rsidDel="005C2417">
          <w:rPr>
            <w:rFonts w:eastAsia="Arial"/>
            <w:rPrChange w:id="3516" w:author="Mosi Adesina Ifatunji" w:date="2025-07-17T11:52:00Z" w16du:dateUtc="2025-07-17T16:52:00Z">
              <w:rPr>
                <w:rFonts w:eastAsiaTheme="minorEastAsia"/>
                <w:sz w:val="22"/>
                <w:szCs w:val="22"/>
              </w:rPr>
            </w:rPrChange>
          </w:rPr>
          <w:fldChar w:fldCharType="separate"/>
        </w:r>
        <w:r w:rsidR="00CE052A" w:rsidRPr="006B17C5" w:rsidDel="005C2417">
          <w:rPr>
            <w:rFonts w:eastAsia="Arial"/>
            <w:noProof/>
            <w:rPrChange w:id="3517" w:author="Mosi Adesina Ifatunji" w:date="2025-07-17T11:52:00Z" w16du:dateUtc="2025-07-17T16:52:00Z">
              <w:rPr>
                <w:rFonts w:eastAsiaTheme="minorEastAsia"/>
                <w:noProof/>
                <w:sz w:val="22"/>
                <w:szCs w:val="22"/>
              </w:rPr>
            </w:rPrChange>
          </w:rPr>
          <w:delText>(Ray 2019)</w:delText>
        </w:r>
        <w:r w:rsidR="0072107A" w:rsidRPr="006B17C5" w:rsidDel="005C2417">
          <w:rPr>
            <w:rFonts w:eastAsia="Arial"/>
            <w:rPrChange w:id="3518" w:author="Mosi Adesina Ifatunji" w:date="2025-07-17T11:52:00Z" w16du:dateUtc="2025-07-17T16:52:00Z">
              <w:rPr>
                <w:rFonts w:eastAsiaTheme="minorEastAsia"/>
                <w:sz w:val="22"/>
                <w:szCs w:val="22"/>
              </w:rPr>
            </w:rPrChange>
          </w:rPr>
          <w:fldChar w:fldCharType="end"/>
        </w:r>
        <w:r w:rsidR="008B1046" w:rsidRPr="006B17C5" w:rsidDel="005C2417">
          <w:rPr>
            <w:rFonts w:eastAsia="Arial"/>
            <w:color w:val="070707"/>
            <w:rPrChange w:id="3519" w:author="Mosi Adesina Ifatunji" w:date="2025-07-17T11:52:00Z" w16du:dateUtc="2025-07-17T16:52:00Z">
              <w:rPr>
                <w:rFonts w:eastAsiaTheme="minorEastAsia"/>
                <w:color w:val="000000"/>
                <w:sz w:val="22"/>
                <w:szCs w:val="22"/>
              </w:rPr>
            </w:rPrChange>
          </w:rPr>
          <w:fldChar w:fldCharType="begin">
            <w:fldData xml:space="preserve">PEVuZE5vdGU+PENpdGU+PEF1dGhvcj5EdSBCb2lzPC9BdXRob3I+PFllYXI+MTkzNTwvWWVhcj48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</w:fldData>
          </w:fldChar>
        </w:r>
        <w:r w:rsidR="008B1046" w:rsidRPr="006B17C5" w:rsidDel="005C2417">
          <w:rPr>
            <w:rFonts w:eastAsia="Arial"/>
            <w:color w:val="070707"/>
            <w:rPrChange w:id="3520" w:author="Mosi Adesina Ifatunji" w:date="2025-07-17T11:52:00Z" w16du:dateUtc="2025-07-17T16:52:00Z">
              <w:rPr>
                <w:rFonts w:eastAsiaTheme="minorEastAsia"/>
                <w:color w:val="000000"/>
                <w:sz w:val="22"/>
                <w:szCs w:val="22"/>
              </w:rPr>
            </w:rPrChange>
          </w:rPr>
          <w:delInstrText xml:space="preserve"> ADDIN EN.JS.CITE </w:delInstrText>
        </w:r>
        <w:r w:rsidR="008B1046" w:rsidRPr="005D6882" w:rsidDel="005C2417">
          <w:rPr>
            <w:rFonts w:eastAsia="Arial"/>
            <w:color w:val="070707"/>
          </w:rPr>
        </w:r>
        <w:r w:rsidR="008B1046" w:rsidRPr="006B17C5" w:rsidDel="005C2417">
          <w:rPr>
            <w:rFonts w:eastAsia="Arial"/>
            <w:color w:val="070707"/>
            <w:rPrChange w:id="3521" w:author="Mosi Adesina Ifatunji" w:date="2025-07-17T11:52:00Z" w16du:dateUtc="2025-07-17T16:52:00Z">
              <w:rPr>
                <w:rFonts w:eastAsiaTheme="minorEastAsia"/>
                <w:color w:val="000000"/>
                <w:sz w:val="22"/>
                <w:szCs w:val="22"/>
              </w:rPr>
            </w:rPrChange>
          </w:rPr>
          <w:fldChar w:fldCharType="separate"/>
        </w:r>
        <w:r w:rsidR="003738C5" w:rsidRPr="006B17C5" w:rsidDel="005C2417">
          <w:rPr>
            <w:rFonts w:eastAsia="Arial"/>
            <w:noProof/>
            <w:color w:val="070707"/>
            <w:rPrChange w:id="3522" w:author="Mosi Adesina Ifatunji" w:date="2025-07-17T11:52:00Z" w16du:dateUtc="2025-07-17T16:52:00Z">
              <w:rPr>
                <w:rFonts w:eastAsiaTheme="minorEastAsia"/>
                <w:noProof/>
                <w:color w:val="000000"/>
                <w:sz w:val="22"/>
                <w:szCs w:val="22"/>
              </w:rPr>
            </w:rPrChange>
          </w:rPr>
          <w:delText>(Du Bois 1935)</w:delText>
        </w:r>
        <w:r w:rsidR="008B1046" w:rsidRPr="006B17C5" w:rsidDel="005C2417">
          <w:rPr>
            <w:rFonts w:eastAsia="Arial"/>
            <w:color w:val="070707"/>
            <w:rPrChange w:id="3523" w:author="Mosi Adesina Ifatunji" w:date="2025-07-17T11:52:00Z" w16du:dateUtc="2025-07-17T16:52:00Z">
              <w:rPr>
                <w:rFonts w:eastAsiaTheme="minorEastAsia"/>
                <w:color w:val="000000"/>
                <w:sz w:val="22"/>
                <w:szCs w:val="22"/>
              </w:rPr>
            </w:rPrChange>
          </w:rPr>
          <w:fldChar w:fldCharType="end"/>
        </w:r>
        <w:r w:rsidR="00BE47F8" w:rsidRPr="006B17C5" w:rsidDel="005C2417">
          <w:rPr>
            <w:rFonts w:eastAsia="Arial"/>
            <w:color w:val="070707"/>
            <w:rPrChange w:id="3524" w:author="Mosi Adesina Ifatunji" w:date="2025-07-17T11:52:00Z" w16du:dateUtc="2025-07-17T16:52:00Z">
              <w:rPr>
                <w:rFonts w:eastAsiaTheme="minorEastAsia"/>
                <w:color w:val="000000"/>
                <w:sz w:val="22"/>
                <w:szCs w:val="22"/>
              </w:rPr>
            </w:rPrChange>
          </w:rPr>
          <w:fldChar w:fldCharType="begin">
            <w:fldData xml:space="preserve">PEVuZE5vdGU+PENpdGU+PEF1dGhvcj5FYWdsZTwvQXV0aG9yPjxZZWFyPjIwMjI8L1llYXI+PFJl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</w:fldData>
          </w:fldChar>
        </w:r>
        <w:r w:rsidR="00BE47F8" w:rsidRPr="006B17C5" w:rsidDel="005C2417">
          <w:rPr>
            <w:rFonts w:eastAsia="Arial"/>
            <w:color w:val="070707"/>
            <w:rPrChange w:id="3525" w:author="Mosi Adesina Ifatunji" w:date="2025-07-17T11:52:00Z" w16du:dateUtc="2025-07-17T16:52:00Z">
              <w:rPr>
                <w:rFonts w:eastAsiaTheme="minorEastAsia"/>
                <w:color w:val="000000"/>
                <w:sz w:val="22"/>
                <w:szCs w:val="22"/>
              </w:rPr>
            </w:rPrChange>
          </w:rPr>
          <w:delInstrText xml:space="preserve"> ADDIN EN.JS.CITE </w:delInstrText>
        </w:r>
        <w:r w:rsidR="00BE47F8" w:rsidRPr="005D6882" w:rsidDel="005C2417">
          <w:rPr>
            <w:rFonts w:eastAsia="Arial"/>
            <w:color w:val="070707"/>
          </w:rPr>
        </w:r>
        <w:r w:rsidR="00BE47F8" w:rsidRPr="006B17C5" w:rsidDel="005C2417">
          <w:rPr>
            <w:rFonts w:eastAsia="Arial"/>
            <w:color w:val="070707"/>
            <w:rPrChange w:id="3526" w:author="Mosi Adesina Ifatunji" w:date="2025-07-17T11:52:00Z" w16du:dateUtc="2025-07-17T16:52:00Z">
              <w:rPr>
                <w:rFonts w:eastAsiaTheme="minorEastAsia"/>
                <w:color w:val="000000"/>
                <w:sz w:val="22"/>
                <w:szCs w:val="22"/>
              </w:rPr>
            </w:rPrChange>
          </w:rPr>
          <w:fldChar w:fldCharType="separate"/>
        </w:r>
        <w:r w:rsidR="008B7FC0" w:rsidDel="005C2417">
          <w:rPr>
            <w:noProof/>
            <w:color w:val="070707"/>
          </w:rPr>
          <w:delText>(from Du Bois 1935 to: Collins 1997, Moore 2007, Embrick 2011, Wingfield and Alston 2014, Wooten 2015, Sewell 2016, Sewell and Jefferson 2016, Reyes 2017, Wooten and Couloute 2017, Ferguson and Koning 2018, Wingfield 2019, Wingfield and Chavez 2020, Eagle and Mueller 2022)</w:delText>
        </w:r>
        <w:r w:rsidR="00BE47F8" w:rsidRPr="006B17C5" w:rsidDel="005C2417">
          <w:rPr>
            <w:rFonts w:eastAsia="Arial"/>
            <w:color w:val="070707"/>
            <w:rPrChange w:id="3527" w:author="Mosi Adesina Ifatunji" w:date="2025-07-17T11:52:00Z" w16du:dateUtc="2025-07-17T16:52:00Z">
              <w:rPr>
                <w:rFonts w:eastAsiaTheme="minorEastAsia"/>
                <w:color w:val="000000"/>
                <w:sz w:val="22"/>
                <w:szCs w:val="22"/>
              </w:rPr>
            </w:rPrChange>
          </w:rPr>
          <w:fldChar w:fldCharType="end"/>
        </w:r>
      </w:del>
      <w:ins w:id="3528" w:author="Microsoft Word" w:date="2025-03-11T16:34:00Z" w16du:dateUtc="2025-03-11T21:34:00Z">
        <w:del w:id="3529" w:author="Mosi Adesina Ifatunji" w:date="2025-10-21T19:29:00Z" w16du:dateUtc="2025-10-22T00:29:00Z">
          <w:r w:rsidR="00F51517" w:rsidRPr="006B17C5" w:rsidDel="005C2417">
            <w:rPr>
              <w:rFonts w:eastAsia="Arial"/>
              <w:color w:val="070707"/>
              <w:rPrChange w:id="3530" w:author="Mosi Adesina Ifatunji" w:date="2025-07-17T11:52:00Z" w16du:dateUtc="2025-07-17T16:52:00Z">
                <w:rPr>
                  <w:rFonts w:eastAsiaTheme="minorEastAsia"/>
                  <w:color w:val="000000"/>
                  <w:sz w:val="22"/>
                  <w:szCs w:val="22"/>
                </w:rPr>
              </w:rPrChange>
            </w:rPr>
            <w:delText xml:space="preserve"> </w:delText>
          </w:r>
          <w:r w:rsidR="00DB12A2" w:rsidRPr="00B92532" w:rsidDel="005C2417">
            <w:delText xml:space="preserve">into </w:delText>
          </w:r>
          <w:r w:rsidR="0078243F" w:rsidRPr="006B17C5" w:rsidDel="005C2417">
            <w:rPr>
              <w:rFonts w:eastAsia="Arial"/>
              <w:color w:val="070707"/>
              <w:rPrChange w:id="3531" w:author="Mosi Adesina Ifatunji" w:date="2025-07-17T11:52:00Z" w16du:dateUtc="2025-07-17T16:52:00Z">
                <w:rPr>
                  <w:rFonts w:eastAsiaTheme="minorEastAsia"/>
                  <w:b/>
                  <w:bCs/>
                  <w:color w:val="000000"/>
                </w:rPr>
              </w:rPrChange>
            </w:rPr>
            <w:delText>empirical studies</w:delText>
          </w:r>
          <w:r w:rsidR="00DB12A2" w:rsidRPr="00B92532" w:rsidDel="005C2417">
            <w:delText xml:space="preserve"> of</w:delText>
          </w:r>
          <w:r w:rsidR="00EF24D9" w:rsidRPr="006B17C5" w:rsidDel="005C2417">
            <w:rPr>
              <w:rFonts w:eastAsia="Arial"/>
              <w:b/>
              <w:bCs/>
              <w:color w:val="070707"/>
              <w:rPrChange w:id="3532" w:author="Mosi Adesina Ifatunji" w:date="2025-07-17T11:52:00Z" w16du:dateUtc="2025-07-17T16:52:00Z">
                <w:rPr>
                  <w:rFonts w:eastAsiaTheme="minorEastAsia"/>
                  <w:color w:val="000000"/>
                </w:rPr>
              </w:rPrChange>
            </w:rPr>
            <w:delText xml:space="preserve"> ethnoracial disparities</w:delText>
          </w:r>
          <w:r w:rsidR="00BE47F8" w:rsidRPr="00B92532" w:rsidDel="005C2417">
            <w:delText xml:space="preserve"> </w:delText>
          </w:r>
        </w:del>
      </w:ins>
      <w:del w:id="3533" w:author="Mosi Adesina Ifatunji" w:date="2025-10-21T19:29:00Z" w16du:dateUtc="2025-10-22T00:29:00Z">
        <w:r w:rsidR="00BE47F8" w:rsidRPr="00B92532" w:rsidDel="005C2417">
          <w:fldChar w:fldCharType="begin">
            <w:fldData xml:space="preserve">PEVuZE5vdGU+PENpdGU+PEF1dGhvcj5FYWdsZTwvQXV0aG9yPjxZZWFyPjIwMjI8L1llYXI+PFJl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</w:fldData>
          </w:fldChar>
        </w:r>
        <w:r w:rsidR="00BE47F8" w:rsidRPr="00B92532" w:rsidDel="005C2417">
          <w:delInstrText xml:space="preserve"> ADDIN EN.JS.CITE </w:delInstrText>
        </w:r>
        <w:r w:rsidR="00BE47F8" w:rsidRPr="00B92532" w:rsidDel="005C2417">
          <w:fldChar w:fldCharType="separate"/>
        </w:r>
        <w:r w:rsidR="00692C54" w:rsidRPr="006B17C5" w:rsidDel="005C2417">
          <w:rPr>
            <w:rFonts w:eastAsia="Arial"/>
            <w:noProof/>
            <w:color w:val="070707"/>
            <w:rPrChange w:id="3534" w:author="Mosi Adesina Ifatunji" w:date="2025-07-17T11:52:00Z" w16du:dateUtc="2025-07-17T16:52:00Z">
              <w:rPr>
                <w:rFonts w:eastAsiaTheme="minorEastAsia"/>
                <w:noProof/>
                <w:color w:val="000000"/>
                <w:sz w:val="22"/>
                <w:szCs w:val="22"/>
              </w:rPr>
            </w:rPrChange>
          </w:rPr>
          <w:delText xml:space="preserve">(from Du Bois 1935 to: Collins 1997, </w:delText>
        </w:r>
        <w:r w:rsidR="00077CF8" w:rsidRPr="006B17C5" w:rsidDel="005C2417">
          <w:rPr>
            <w:rFonts w:eastAsia="Arial"/>
            <w:noProof/>
            <w:color w:val="070707"/>
            <w:rPrChange w:id="3535" w:author="Mosi Adesina Ifatunji" w:date="2025-07-17T11:52:00Z" w16du:dateUtc="2025-07-17T16:52:00Z">
              <w:rPr>
                <w:rFonts w:eastAsiaTheme="minorEastAsia"/>
                <w:noProof/>
                <w:color w:val="000000"/>
                <w:sz w:val="22"/>
                <w:szCs w:val="22"/>
              </w:rPr>
            </w:rPrChange>
          </w:rPr>
          <w:delText xml:space="preserve">Moore 2007, </w:delText>
        </w:r>
        <w:r w:rsidR="00692C54" w:rsidRPr="006B17C5" w:rsidDel="005C2417">
          <w:rPr>
            <w:rFonts w:eastAsia="Arial"/>
            <w:noProof/>
            <w:color w:val="070707"/>
            <w:rPrChange w:id="3536" w:author="Mosi Adesina Ifatunji" w:date="2025-07-17T11:52:00Z" w16du:dateUtc="2025-07-17T16:52:00Z">
              <w:rPr>
                <w:rFonts w:eastAsiaTheme="minorEastAsia"/>
                <w:noProof/>
                <w:color w:val="000000"/>
                <w:sz w:val="22"/>
                <w:szCs w:val="22"/>
              </w:rPr>
            </w:rPrChange>
          </w:rPr>
          <w:delText xml:space="preserve">Embrick 2011, </w:delText>
        </w:r>
        <w:r w:rsidR="00077CF8" w:rsidRPr="006B17C5" w:rsidDel="005C2417">
          <w:rPr>
            <w:rFonts w:eastAsia="Arial"/>
            <w:noProof/>
            <w:color w:val="070707"/>
            <w:rPrChange w:id="3537" w:author="Mosi Adesina Ifatunji" w:date="2025-07-17T11:52:00Z" w16du:dateUtc="2025-07-17T16:52:00Z">
              <w:rPr>
                <w:rFonts w:eastAsiaTheme="minorEastAsia"/>
                <w:noProof/>
                <w:color w:val="000000"/>
                <w:sz w:val="22"/>
                <w:szCs w:val="22"/>
              </w:rPr>
            </w:rPrChange>
          </w:rPr>
          <w:delText xml:space="preserve">Wingfield and Alston 2014, Wooten 2015, </w:delText>
        </w:r>
        <w:r w:rsidR="00692C54" w:rsidRPr="006B17C5" w:rsidDel="005C2417">
          <w:rPr>
            <w:rFonts w:eastAsia="Arial"/>
            <w:noProof/>
            <w:color w:val="070707"/>
            <w:rPrChange w:id="3538" w:author="Mosi Adesina Ifatunji" w:date="2025-07-17T11:52:00Z" w16du:dateUtc="2025-07-17T16:52:00Z">
              <w:rPr>
                <w:rFonts w:eastAsiaTheme="minorEastAsia"/>
                <w:noProof/>
                <w:color w:val="000000"/>
                <w:sz w:val="22"/>
                <w:szCs w:val="22"/>
              </w:rPr>
            </w:rPrChange>
          </w:rPr>
          <w:delText xml:space="preserve">Sewell 2016, Sewell and Jefferson 2016, </w:delText>
        </w:r>
        <w:r w:rsidR="00077CF8" w:rsidRPr="006B17C5" w:rsidDel="005C2417">
          <w:rPr>
            <w:rFonts w:eastAsia="Arial"/>
            <w:noProof/>
            <w:color w:val="070707"/>
            <w:rPrChange w:id="3539" w:author="Mosi Adesina Ifatunji" w:date="2025-07-17T11:52:00Z" w16du:dateUtc="2025-07-17T16:52:00Z">
              <w:rPr>
                <w:rFonts w:eastAsiaTheme="minorEastAsia"/>
                <w:noProof/>
                <w:color w:val="000000"/>
                <w:sz w:val="22"/>
                <w:szCs w:val="22"/>
              </w:rPr>
            </w:rPrChange>
          </w:rPr>
          <w:delText xml:space="preserve">Reyes 2017, Wooten and Couloute 2017, Ferguson and Koning 2018, Wingfield 2019, </w:delText>
        </w:r>
        <w:r w:rsidR="00692C54" w:rsidRPr="006B17C5" w:rsidDel="005C2417">
          <w:rPr>
            <w:rFonts w:eastAsia="Arial"/>
            <w:noProof/>
            <w:color w:val="070707"/>
            <w:rPrChange w:id="3540" w:author="Mosi Adesina Ifatunji" w:date="2025-07-17T11:52:00Z" w16du:dateUtc="2025-07-17T16:52:00Z">
              <w:rPr>
                <w:rFonts w:eastAsiaTheme="minorEastAsia"/>
                <w:noProof/>
                <w:color w:val="000000"/>
                <w:sz w:val="22"/>
                <w:szCs w:val="22"/>
              </w:rPr>
            </w:rPrChange>
          </w:rPr>
          <w:delText xml:space="preserve">Wingfield and Chavez 2020, </w:delText>
        </w:r>
        <w:r w:rsidR="00077CF8" w:rsidRPr="006B17C5" w:rsidDel="005C2417">
          <w:rPr>
            <w:rFonts w:eastAsia="Arial"/>
            <w:noProof/>
            <w:color w:val="070707"/>
            <w:rPrChange w:id="3541" w:author="Mosi Adesina Ifatunji" w:date="2025-07-17T11:52:00Z" w16du:dateUtc="2025-07-17T16:52:00Z">
              <w:rPr>
                <w:rFonts w:eastAsiaTheme="minorEastAsia"/>
                <w:noProof/>
                <w:color w:val="000000"/>
                <w:sz w:val="22"/>
                <w:szCs w:val="22"/>
              </w:rPr>
            </w:rPrChange>
          </w:rPr>
          <w:delText>Eagle and Mueller 2022</w:delText>
        </w:r>
        <w:r w:rsidR="00692C54" w:rsidRPr="006B17C5" w:rsidDel="005C2417">
          <w:rPr>
            <w:rFonts w:eastAsia="Arial"/>
            <w:noProof/>
            <w:color w:val="070707"/>
            <w:rPrChange w:id="3542" w:author="Mosi Adesina Ifatunji" w:date="2025-07-17T11:52:00Z" w16du:dateUtc="2025-07-17T16:52:00Z">
              <w:rPr>
                <w:rFonts w:eastAsiaTheme="minorEastAsia"/>
                <w:noProof/>
                <w:color w:val="000000"/>
                <w:sz w:val="22"/>
                <w:szCs w:val="22"/>
              </w:rPr>
            </w:rPrChange>
          </w:rPr>
          <w:delText>)</w:delText>
        </w:r>
        <w:r w:rsidR="00BE47F8" w:rsidRPr="00B92532" w:rsidDel="005C2417">
          <w:fldChar w:fldCharType="end"/>
        </w:r>
      </w:del>
      <w:ins w:id="3543" w:author="Microsoft Word" w:date="2025-03-11T16:34:00Z" w16du:dateUtc="2025-03-11T21:34:00Z">
        <w:del w:id="3544" w:author="Mosi Adesina Ifatunji" w:date="2025-10-21T19:29:00Z" w16du:dateUtc="2025-10-22T00:29:00Z">
          <w:r w:rsidR="00124895" w:rsidRPr="006B17C5" w:rsidDel="005C2417">
            <w:rPr>
              <w:rFonts w:eastAsia="Arial"/>
              <w:color w:val="070707"/>
              <w:rPrChange w:id="3545" w:author="Mosi Adesina Ifatunji" w:date="2025-07-17T11:52:00Z" w16du:dateUtc="2025-07-17T16:52:00Z">
                <w:rPr>
                  <w:rFonts w:eastAsiaTheme="minorEastAsia"/>
                  <w:color w:val="000000"/>
                  <w:sz w:val="22"/>
                  <w:szCs w:val="22"/>
                </w:rPr>
              </w:rPrChange>
            </w:rPr>
            <w:delText xml:space="preserve"> </w:delText>
          </w:r>
          <w:r w:rsidR="0072107A" w:rsidRPr="006B17C5" w:rsidDel="005C2417">
            <w:rPr>
              <w:rFonts w:eastAsia="Arial"/>
              <w:color w:val="070707"/>
              <w:rPrChange w:id="3546" w:author="Mosi Adesina Ifatunji" w:date="2025-07-17T11:52:00Z" w16du:dateUtc="2025-07-17T16:52:00Z">
                <w:rPr>
                  <w:rFonts w:eastAsiaTheme="minorEastAsia"/>
                  <w:color w:val="000000"/>
                  <w:sz w:val="22"/>
                  <w:szCs w:val="22"/>
                </w:rPr>
              </w:rPrChange>
            </w:rPr>
            <w:fldChar w:fldCharType="begin">
              <w:fldData xml:space="preserve">PEVuZE5vdGU+PENpdGU+PEF1dGhvcj5Ub21hc2tvdmljLURldmV5PC9BdXRob3I+PFllYXI+MTk5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</w:fldData>
            </w:fldChar>
          </w:r>
          <w:r w:rsidR="0072107A" w:rsidRPr="006B17C5" w:rsidDel="005C2417">
            <w:rPr>
              <w:rFonts w:eastAsia="Arial"/>
              <w:color w:val="070707"/>
              <w:rPrChange w:id="3547" w:author="Mosi Adesina Ifatunji" w:date="2025-07-17T11:52:00Z" w16du:dateUtc="2025-07-17T16:52:00Z">
                <w:rPr>
                  <w:rFonts w:eastAsiaTheme="minorEastAsia"/>
                  <w:color w:val="000000"/>
                  <w:sz w:val="22"/>
                  <w:szCs w:val="22"/>
                </w:rPr>
              </w:rPrChange>
            </w:rPr>
            <w:delInstrText xml:space="preserve"> ADDIN EN.JS.CITE </w:delInstrText>
          </w:r>
          <w:r w:rsidR="0072107A" w:rsidRPr="005D6882" w:rsidDel="005C2417">
            <w:rPr>
              <w:rFonts w:eastAsia="Arial"/>
              <w:color w:val="070707"/>
            </w:rPr>
          </w:r>
          <w:r w:rsidR="0072107A" w:rsidRPr="006B17C5" w:rsidDel="005C2417">
            <w:rPr>
              <w:rFonts w:eastAsia="Arial"/>
              <w:color w:val="070707"/>
              <w:rPrChange w:id="3548" w:author="Mosi Adesina Ifatunji" w:date="2025-07-17T11:52:00Z" w16du:dateUtc="2025-07-17T16:52:00Z">
                <w:rPr>
                  <w:rFonts w:eastAsiaTheme="minorEastAsia"/>
                  <w:color w:val="000000"/>
                  <w:sz w:val="22"/>
                  <w:szCs w:val="22"/>
                </w:rPr>
              </w:rPrChange>
            </w:rPr>
            <w:fldChar w:fldCharType="separate"/>
          </w:r>
          <w:r w:rsidR="00CE052A" w:rsidRPr="006B17C5" w:rsidDel="005C2417">
            <w:rPr>
              <w:rFonts w:eastAsia="Arial"/>
              <w:noProof/>
              <w:color w:val="070707"/>
              <w:rPrChange w:id="3549" w:author="Mosi Adesina Ifatunji" w:date="2025-07-17T11:52:00Z" w16du:dateUtc="2025-07-17T16:52:00Z">
                <w:rPr>
                  <w:rFonts w:eastAsiaTheme="minorEastAsia"/>
                  <w:noProof/>
                  <w:color w:val="000000"/>
                  <w:sz w:val="22"/>
                  <w:szCs w:val="22"/>
                </w:rPr>
              </w:rPrChange>
            </w:rPr>
            <w:delText>(Carmichael and Hamilton 1967, Tomaskovic-Devey 1993, Wooten 2006)</w:delText>
          </w:r>
          <w:r w:rsidR="0072107A" w:rsidRPr="006B17C5" w:rsidDel="005C2417">
            <w:rPr>
              <w:rFonts w:eastAsia="Arial"/>
              <w:color w:val="070707"/>
              <w:rPrChange w:id="3550" w:author="Mosi Adesina Ifatunji" w:date="2025-07-17T11:52:00Z" w16du:dateUtc="2025-07-17T16:52:00Z">
                <w:rPr>
                  <w:rFonts w:eastAsiaTheme="minorEastAsia"/>
                  <w:color w:val="000000"/>
                  <w:sz w:val="22"/>
                  <w:szCs w:val="22"/>
                </w:rPr>
              </w:rPrChange>
            </w:rPr>
            <w:fldChar w:fldCharType="end"/>
          </w:r>
          <w:r w:rsidR="008805E8" w:rsidRPr="006B17C5" w:rsidDel="005C2417">
            <w:rPr>
              <w:rFonts w:eastAsia="Arial"/>
              <w:color w:val="070707"/>
              <w:rPrChange w:id="3551" w:author="Mosi Adesina Ifatunji" w:date="2025-07-17T11:52:00Z" w16du:dateUtc="2025-07-17T16:52:00Z">
                <w:rPr>
                  <w:rFonts w:eastAsiaTheme="minorEastAsia"/>
                  <w:color w:val="000000"/>
                  <w:sz w:val="22"/>
                  <w:szCs w:val="22"/>
                </w:rPr>
              </w:rPrChange>
            </w:rPr>
            <w:delText>.</w:delText>
          </w:r>
        </w:del>
      </w:ins>
      <w:del w:id="3552" w:author="Mosi Adesina Ifatunji" w:date="2025-10-21T19:29:00Z" w16du:dateUtc="2025-10-22T00:29:00Z">
        <w:r w:rsidR="008B1046" w:rsidRPr="006B17C5" w:rsidDel="005C2417">
          <w:rPr>
            <w:rFonts w:eastAsia="Arial"/>
            <w:color w:val="070707"/>
            <w:rPrChange w:id="3553" w:author="Mosi Adesina Ifatunji" w:date="2025-07-17T11:52:00Z" w16du:dateUtc="2025-07-17T16:52:00Z">
              <w:rPr>
                <w:rFonts w:eastAsiaTheme="minorEastAsia"/>
                <w:color w:val="000000"/>
                <w:sz w:val="22"/>
                <w:szCs w:val="22"/>
              </w:rPr>
            </w:rPrChange>
          </w:rPr>
          <w:fldChar w:fldCharType="begin">
            <w:fldData xml:space="preserve">PEVuZE5vdGU+PENpdGU+PEF1dGhvcj5JZmF0dW5qaTwvQXV0aG9yPjxZZWFyPjIwMjQ8L1llYXI+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</w:fldData>
          </w:fldChar>
        </w:r>
        <w:r w:rsidR="008B1046" w:rsidRPr="006B17C5" w:rsidDel="005C2417">
          <w:rPr>
            <w:rFonts w:eastAsia="Arial"/>
            <w:color w:val="070707"/>
            <w:rPrChange w:id="3554" w:author="Mosi Adesina Ifatunji" w:date="2025-07-17T11:52:00Z" w16du:dateUtc="2025-07-17T16:52:00Z">
              <w:rPr>
                <w:rFonts w:eastAsiaTheme="minorEastAsia"/>
                <w:color w:val="000000"/>
                <w:sz w:val="22"/>
                <w:szCs w:val="22"/>
              </w:rPr>
            </w:rPrChange>
          </w:rPr>
          <w:delInstrText xml:space="preserve"> ADDIN EN.JS.CITE </w:delInstrText>
        </w:r>
        <w:r w:rsidR="008B1046" w:rsidRPr="005D6882" w:rsidDel="005C2417">
          <w:rPr>
            <w:rFonts w:eastAsia="Arial"/>
            <w:color w:val="070707"/>
          </w:rPr>
        </w:r>
        <w:r w:rsidR="008B1046" w:rsidRPr="006B17C5" w:rsidDel="005C2417">
          <w:rPr>
            <w:rFonts w:eastAsia="Arial"/>
            <w:color w:val="070707"/>
            <w:rPrChange w:id="3555" w:author="Mosi Adesina Ifatunji" w:date="2025-07-17T11:52:00Z" w16du:dateUtc="2025-07-17T16:52:00Z">
              <w:rPr>
                <w:rFonts w:eastAsiaTheme="minorEastAsia"/>
                <w:color w:val="000000"/>
                <w:sz w:val="22"/>
                <w:szCs w:val="22"/>
              </w:rPr>
            </w:rPrChange>
          </w:rPr>
          <w:fldChar w:fldCharType="separate"/>
        </w:r>
        <w:r w:rsidR="003738C5" w:rsidRPr="006B17C5" w:rsidDel="005C2417">
          <w:rPr>
            <w:rFonts w:eastAsia="Arial"/>
            <w:noProof/>
            <w:color w:val="070707"/>
            <w:rPrChange w:id="3556" w:author="Mosi Adesina Ifatunji" w:date="2025-07-17T11:52:00Z" w16du:dateUtc="2025-07-17T16:52:00Z">
              <w:rPr>
                <w:rFonts w:eastAsiaTheme="minorEastAsia"/>
                <w:noProof/>
                <w:color w:val="000000"/>
                <w:sz w:val="22"/>
                <w:szCs w:val="22"/>
              </w:rPr>
            </w:rPrChange>
          </w:rPr>
          <w:delText>(Ifatunji 2024)</w:delText>
        </w:r>
        <w:r w:rsidR="008B1046" w:rsidRPr="006B17C5" w:rsidDel="005C2417">
          <w:rPr>
            <w:rFonts w:eastAsia="Arial"/>
            <w:color w:val="070707"/>
            <w:rPrChange w:id="3557" w:author="Mosi Adesina Ifatunji" w:date="2025-07-17T11:52:00Z" w16du:dateUtc="2025-07-17T16:52:00Z">
              <w:rPr>
                <w:rFonts w:eastAsiaTheme="minorEastAsia"/>
                <w:color w:val="000000"/>
                <w:sz w:val="22"/>
                <w:szCs w:val="22"/>
              </w:rPr>
            </w:rPrChange>
          </w:rPr>
          <w:fldChar w:fldCharType="end"/>
        </w:r>
      </w:del>
      <w:ins w:id="3558" w:author="Microsoft Word" w:date="2025-03-11T16:34:00Z" w16du:dateUtc="2025-03-11T21:34:00Z">
        <w:del w:id="3559" w:author="Mosi Adesina Ifatunji" w:date="2025-10-21T19:29:00Z" w16du:dateUtc="2025-10-22T00:29:00Z">
          <w:r w:rsidR="00497139" w:rsidRPr="006B17C5" w:rsidDel="005C2417">
            <w:rPr>
              <w:rFonts w:eastAsia="Arial"/>
              <w:color w:val="070707"/>
              <w:rPrChange w:id="3560" w:author="Mosi Adesina Ifatunji" w:date="2025-07-17T11:52:00Z" w16du:dateUtc="2025-07-17T16:52:00Z">
                <w:rPr>
                  <w:rFonts w:eastAsiaTheme="minorEastAsia"/>
                  <w:color w:val="000000"/>
                  <w:sz w:val="22"/>
                  <w:szCs w:val="22"/>
                </w:rPr>
              </w:rPrChange>
            </w:rPr>
            <w:delText xml:space="preserve"> </w:delText>
          </w:r>
          <w:r w:rsidR="00664530" w:rsidRPr="006B17C5" w:rsidDel="005C2417">
            <w:rPr>
              <w:rFonts w:eastAsia="Arial"/>
              <w:color w:val="070707"/>
              <w:rPrChange w:id="3561" w:author="Mosi Adesina Ifatunji" w:date="2025-07-17T11:52:00Z" w16du:dateUtc="2025-07-17T16:52:00Z">
                <w:rPr>
                  <w:rFonts w:eastAsiaTheme="minorEastAsia"/>
                  <w:color w:val="000000"/>
                  <w:sz w:val="22"/>
                  <w:szCs w:val="22"/>
                </w:rPr>
              </w:rPrChange>
            </w:rPr>
            <w:fldChar w:fldCharType="begin">
              <w:fldData xml:space="preserve">PEVuZE5vdGU+PENpdGU+PEF1dGhvcj5JZmF0dW5qaTwvQXV0aG9yPjxZZWFyPjIwMjQ8L1llYXI+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</w:fldData>
            </w:fldChar>
          </w:r>
          <w:r w:rsidR="00664530" w:rsidRPr="006B17C5" w:rsidDel="005C2417">
            <w:rPr>
              <w:rFonts w:eastAsia="Arial"/>
              <w:color w:val="070707"/>
              <w:rPrChange w:id="3562" w:author="Mosi Adesina Ifatunji" w:date="2025-07-17T11:52:00Z" w16du:dateUtc="2025-07-17T16:52:00Z">
                <w:rPr>
                  <w:rFonts w:eastAsiaTheme="minorEastAsia"/>
                  <w:color w:val="000000"/>
                  <w:sz w:val="22"/>
                  <w:szCs w:val="22"/>
                </w:rPr>
              </w:rPrChange>
            </w:rPr>
            <w:delInstrText xml:space="preserve"> ADDIN EN.JS.CITE </w:delInstrText>
          </w:r>
          <w:r w:rsidR="00664530" w:rsidRPr="005D6882" w:rsidDel="005C2417">
            <w:rPr>
              <w:rFonts w:eastAsia="Arial"/>
              <w:color w:val="070707"/>
            </w:rPr>
          </w:r>
          <w:r w:rsidR="00664530" w:rsidRPr="006B17C5" w:rsidDel="005C2417">
            <w:rPr>
              <w:rFonts w:eastAsia="Arial"/>
              <w:color w:val="070707"/>
              <w:rPrChange w:id="3563" w:author="Mosi Adesina Ifatunji" w:date="2025-07-17T11:52:00Z" w16du:dateUtc="2025-07-17T16:52:00Z">
                <w:rPr>
                  <w:rFonts w:eastAsiaTheme="minorEastAsia"/>
                  <w:color w:val="000000"/>
                  <w:sz w:val="22"/>
                  <w:szCs w:val="22"/>
                </w:rPr>
              </w:rPrChange>
            </w:rPr>
            <w:fldChar w:fldCharType="separate"/>
          </w:r>
          <w:r w:rsidR="00664530" w:rsidRPr="006B17C5" w:rsidDel="005C2417">
            <w:rPr>
              <w:rFonts w:eastAsia="Arial"/>
              <w:noProof/>
              <w:color w:val="070707"/>
              <w:rPrChange w:id="3564" w:author="Mosi Adesina Ifatunji" w:date="2025-07-17T11:52:00Z" w16du:dateUtc="2025-07-17T16:52:00Z">
                <w:rPr>
                  <w:rFonts w:eastAsiaTheme="minorEastAsia"/>
                  <w:noProof/>
                  <w:color w:val="000000"/>
                  <w:sz w:val="22"/>
                  <w:szCs w:val="22"/>
                </w:rPr>
              </w:rPrChange>
            </w:rPr>
            <w:delText>(Ifatunji 2024)</w:delText>
          </w:r>
          <w:r w:rsidR="00664530" w:rsidRPr="006B17C5" w:rsidDel="005C2417">
            <w:rPr>
              <w:rFonts w:eastAsia="Arial"/>
              <w:color w:val="070707"/>
              <w:rPrChange w:id="3565" w:author="Mosi Adesina Ifatunji" w:date="2025-07-17T11:52:00Z" w16du:dateUtc="2025-07-17T16:52:00Z">
                <w:rPr>
                  <w:rFonts w:eastAsiaTheme="minorEastAsia"/>
                  <w:color w:val="000000"/>
                  <w:sz w:val="22"/>
                  <w:szCs w:val="22"/>
                </w:rPr>
              </w:rPrChange>
            </w:rPr>
            <w:fldChar w:fldCharType="end"/>
          </w:r>
          <w:r w:rsidR="00394C82" w:rsidRPr="00B92532" w:rsidDel="005C2417">
            <w:delText>,</w:delText>
          </w:r>
        </w:del>
      </w:ins>
      <w:del w:id="3566" w:author="Mosi Adesina Ifatunji" w:date="2025-10-21T19:29:00Z" w16du:dateUtc="2025-10-22T00:29:00Z">
        <w:r w:rsidR="00F41429" w:rsidRPr="00B92532" w:rsidDel="005C2417">
          <w:fldChar w:fldCharType="begin"/>
        </w:r>
        <w:r w:rsidR="00F41429" w:rsidRPr="00B92532" w:rsidDel="005C2417">
          <w:fldChar w:fldCharType="separate"/>
        </w:r>
        <w:r w:rsidR="008B7FC0" w:rsidRPr="008B7FC0" w:rsidDel="005C2417">
          <w:rPr>
            <w:noProof/>
            <w:color w:val="000000"/>
          </w:rPr>
          <w:delText>(Collins 1997, Moore 2007, Embrick 2011, Wooten 2015, Sewell 2016, Sewell and Jefferson 2016, Reyes 2017, Ferguson and Koning 2018, Ray 2019, Wingfield and Chavez 2020)</w:delText>
        </w:r>
        <w:r w:rsidR="00F41429" w:rsidRPr="00B92532" w:rsidDel="005C2417">
          <w:fldChar w:fldCharType="end"/>
        </w:r>
        <w:r w:rsidR="0072107A" w:rsidRPr="006B17C5" w:rsidDel="005C2417">
          <w:rPr>
            <w:rFonts w:eastAsia="Arial"/>
            <w:color w:val="070707"/>
            <w:rPrChange w:id="3567" w:author="Mosi Adesina Ifatunji" w:date="2025-07-17T11:52:00Z" w16du:dateUtc="2025-07-17T16:52:00Z">
              <w:rPr>
                <w:rFonts w:eastAsiaTheme="minorEastAsia"/>
                <w:color w:val="000000"/>
                <w:sz w:val="22"/>
                <w:szCs w:val="22"/>
              </w:rPr>
            </w:rPrChange>
          </w:rPr>
          <w:fldChar w:fldCharType="begin">
            <w:fldData xml:space="preserve">PEVuZE5vdGU+PENpdGU+PEF1dGhvcj5SYXk8L0F1dGhvcj48WWVhcj4yMDE5PC9ZZWFyPjxSZWNO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</w:fldData>
          </w:fldChar>
        </w:r>
        <w:r w:rsidR="0072107A" w:rsidRPr="006B17C5" w:rsidDel="005C2417">
          <w:rPr>
            <w:rFonts w:eastAsia="Arial"/>
            <w:color w:val="070707"/>
            <w:rPrChange w:id="3568" w:author="Mosi Adesina Ifatunji" w:date="2025-07-17T11:52:00Z" w16du:dateUtc="2025-07-17T16:52:00Z">
              <w:rPr>
                <w:rFonts w:eastAsiaTheme="minorEastAsia"/>
                <w:color w:val="000000"/>
                <w:sz w:val="22"/>
                <w:szCs w:val="22"/>
              </w:rPr>
            </w:rPrChange>
          </w:rPr>
          <w:delInstrText xml:space="preserve"> ADDIN EN.JS.CITE </w:delInstrText>
        </w:r>
        <w:r w:rsidR="0072107A" w:rsidRPr="005D6882" w:rsidDel="005C2417">
          <w:rPr>
            <w:rFonts w:eastAsia="Arial"/>
            <w:color w:val="070707"/>
          </w:rPr>
        </w:r>
        <w:r w:rsidR="0072107A" w:rsidRPr="006B17C5" w:rsidDel="005C2417">
          <w:rPr>
            <w:rFonts w:eastAsia="Arial"/>
            <w:color w:val="070707"/>
            <w:rPrChange w:id="3569" w:author="Mosi Adesina Ifatunji" w:date="2025-07-17T11:52:00Z" w16du:dateUtc="2025-07-17T16:52:00Z">
              <w:rPr>
                <w:rFonts w:eastAsiaTheme="minorEastAsia"/>
                <w:color w:val="000000"/>
                <w:sz w:val="22"/>
                <w:szCs w:val="22"/>
              </w:rPr>
            </w:rPrChange>
          </w:rPr>
          <w:fldChar w:fldCharType="separate"/>
        </w:r>
        <w:r w:rsidR="00B85558" w:rsidRPr="006B17C5" w:rsidDel="005C2417">
          <w:rPr>
            <w:rFonts w:eastAsia="Arial"/>
            <w:noProof/>
            <w:color w:val="070707"/>
            <w:rPrChange w:id="3570" w:author="Mosi Adesina Ifatunji" w:date="2025-07-17T11:52:00Z" w16du:dateUtc="2025-07-17T16:52:00Z">
              <w:rPr>
                <w:rFonts w:eastAsiaTheme="minorEastAsia"/>
                <w:noProof/>
                <w:color w:val="000000"/>
                <w:sz w:val="22"/>
                <w:szCs w:val="22"/>
              </w:rPr>
            </w:rPrChange>
          </w:rPr>
          <w:delText>(Ray 2019:30)</w:delText>
        </w:r>
        <w:r w:rsidR="0072107A" w:rsidRPr="006B17C5" w:rsidDel="005C2417">
          <w:rPr>
            <w:rFonts w:eastAsia="Arial"/>
            <w:color w:val="070707"/>
            <w:rPrChange w:id="3571" w:author="Mosi Adesina Ifatunji" w:date="2025-07-17T11:52:00Z" w16du:dateUtc="2025-07-17T16:52:00Z">
              <w:rPr>
                <w:rFonts w:eastAsiaTheme="minorEastAsia"/>
                <w:color w:val="000000"/>
                <w:sz w:val="22"/>
                <w:szCs w:val="22"/>
              </w:rPr>
            </w:rPrChange>
          </w:rPr>
          <w:fldChar w:fldCharType="end"/>
        </w:r>
        <w:r w:rsidR="003C4B7A" w:rsidRPr="00B92532" w:rsidDel="005C2417">
          <w:fldChar w:fldCharType="begin">
            <w:fldData xml:space="preserve">PEVuZE5vdGU+PENpdGU+PEF1dGhvcj5Ib2ZmbWFuPC9BdXRob3I+PFllYXI+MTk3ODwvWWVhcj48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</w:fldData>
          </w:fldChar>
        </w:r>
        <w:r w:rsidR="003C4B7A" w:rsidRPr="00B92532" w:rsidDel="005C2417">
          <w:delInstrText xml:space="preserve"> ADDIN EN.JS.CITE </w:delInstrText>
        </w:r>
        <w:r w:rsidR="003C4B7A" w:rsidRPr="00B92532" w:rsidDel="005C2417">
          <w:fldChar w:fldCharType="separate"/>
        </w:r>
        <w:r w:rsidR="0080782A" w:rsidRPr="00B92532" w:rsidDel="005C2417">
          <w:rPr>
            <w:noProof/>
          </w:rPr>
          <w:delText>(Hoffman 1978, Maume 2012)</w:delText>
        </w:r>
        <w:r w:rsidR="003C4B7A" w:rsidRPr="00B92532" w:rsidDel="005C2417">
          <w:fldChar w:fldCharType="end"/>
        </w:r>
        <w:r w:rsidR="00D47F9B" w:rsidRPr="006B17C5" w:rsidDel="005C2417">
          <w:rPr>
            <w:rFonts w:eastAsia="Arial"/>
            <w:color w:val="000000"/>
            <w:rPrChange w:id="3572" w:author="Mosi Adesina Ifatunji" w:date="2025-07-17T11:52:00Z" w16du:dateUtc="2025-07-17T16:52:00Z">
              <w:rPr>
                <w:rFonts w:eastAsiaTheme="minorEastAsia"/>
                <w:color w:val="000000"/>
              </w:rPr>
            </w:rPrChange>
          </w:rPr>
          <w:fldChar w:fldCharType="begin">
            <w:fldData xml:space="preserve">PEVuZE5vdGU+PENpdGU+PEF1dGhvcj5Ub21hc2tvdmljLURldmV5PC9BdXRob3I+PFllYXI+MjAx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</w:fldData>
          </w:fldChar>
        </w:r>
        <w:r w:rsidR="00D47F9B" w:rsidRPr="006B17C5" w:rsidDel="005C2417">
          <w:rPr>
            <w:rFonts w:eastAsia="Arial"/>
            <w:color w:val="000000"/>
            <w:rPrChange w:id="3573" w:author="Mosi Adesina Ifatunji" w:date="2025-07-17T11:52:00Z" w16du:dateUtc="2025-07-17T16:52:00Z">
              <w:rPr>
                <w:rFonts w:eastAsiaTheme="minorEastAsia"/>
                <w:color w:val="000000"/>
              </w:rPr>
            </w:rPrChange>
          </w:rPr>
          <w:delInstrText xml:space="preserve"> ADDIN EN.JS.CITE </w:delInstrText>
        </w:r>
        <w:r w:rsidR="00D47F9B" w:rsidRPr="005D6882" w:rsidDel="005C2417">
          <w:rPr>
            <w:rFonts w:eastAsia="Arial"/>
            <w:color w:val="000000"/>
          </w:rPr>
        </w:r>
        <w:r w:rsidR="00D47F9B" w:rsidRPr="006B17C5" w:rsidDel="005C2417">
          <w:rPr>
            <w:rFonts w:eastAsia="Arial"/>
            <w:color w:val="000000"/>
            <w:rPrChange w:id="3574" w:author="Mosi Adesina Ifatunji" w:date="2025-07-17T11:52:00Z" w16du:dateUtc="2025-07-17T16:52:00Z">
              <w:rPr>
                <w:rFonts w:eastAsiaTheme="minorEastAsia"/>
                <w:color w:val="000000"/>
              </w:rPr>
            </w:rPrChange>
          </w:rPr>
          <w:fldChar w:fldCharType="separate"/>
        </w:r>
        <w:r w:rsidR="008B7FC0" w:rsidDel="005C2417">
          <w:rPr>
            <w:noProof/>
            <w:color w:val="000000"/>
          </w:rPr>
          <w:delText>(Tomaskovic-Devey and Avent-Holt 2019)</w:delText>
        </w:r>
        <w:r w:rsidR="00D47F9B" w:rsidRPr="006B17C5" w:rsidDel="005C2417">
          <w:rPr>
            <w:rFonts w:eastAsia="Arial"/>
            <w:color w:val="000000"/>
            <w:rPrChange w:id="3575" w:author="Mosi Adesina Ifatunji" w:date="2025-07-17T11:52:00Z" w16du:dateUtc="2025-07-17T16:52:00Z">
              <w:rPr>
                <w:rFonts w:eastAsiaTheme="minorEastAsia"/>
                <w:color w:val="000000"/>
              </w:rPr>
            </w:rPrChange>
          </w:rPr>
          <w:fldChar w:fldCharType="end"/>
        </w:r>
        <w:r w:rsidR="00D8271E" w:rsidRPr="00B92532" w:rsidDel="005C2417">
          <w:rPr>
            <w:highlight w:val="yellow"/>
            <w:shd w:val="clear" w:color="auto" w:fill="FFFFFF"/>
          </w:rPr>
          <w:fldChar w:fldCharType="begin">
            <w:fldData xml:space="preserve">PEVuZE5vdGU+PENpdGU+PEF1dGhvcj5LbGluZTwvQXV0aG9yPjxZZWFyPjIwMjI8L1llYXI+PFJl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</w:fldData>
          </w:fldChar>
        </w:r>
        <w:r w:rsidR="00D8271E" w:rsidRPr="006B17C5" w:rsidDel="005C2417">
          <w:rPr>
            <w:color w:val="000000" w:themeColor="text1"/>
            <w:highlight w:val="yellow"/>
            <w:shd w:val="clear" w:color="auto" w:fill="FFFFFF"/>
            <w:rPrChange w:id="3576" w:author="Mosi Adesina Ifatunji" w:date="2025-07-17T11:52:00Z" w16du:dateUtc="2025-07-17T16:52:00Z">
              <w:rPr>
                <w:color w:val="000000" w:themeColor="text1"/>
                <w:sz w:val="22"/>
                <w:szCs w:val="22"/>
                <w:shd w:val="clear" w:color="auto" w:fill="FFFFFF"/>
              </w:rPr>
            </w:rPrChange>
          </w:rPr>
          <w:delInstrText xml:space="preserve"> ADDIN EN.JS.CITE </w:delInstrText>
        </w:r>
        <w:r w:rsidR="00D8271E" w:rsidRPr="00B92532" w:rsidDel="005C2417">
          <w:rPr>
            <w:highlight w:val="yellow"/>
            <w:shd w:val="clear" w:color="auto" w:fill="FFFFFF"/>
          </w:rPr>
        </w:r>
        <w:r w:rsidR="00D8271E" w:rsidRPr="00B92532" w:rsidDel="005C2417">
          <w:rPr>
            <w:highlight w:val="yellow"/>
            <w:shd w:val="clear" w:color="auto" w:fill="FFFFFF"/>
          </w:rPr>
          <w:fldChar w:fldCharType="separate"/>
        </w:r>
        <w:r w:rsidR="00AD7BEC" w:rsidRPr="00AD7BEC" w:rsidDel="005C2417">
          <w:rPr>
            <w:noProof/>
            <w:color w:val="000000" w:themeColor="text1"/>
            <w:highlight w:val="yellow"/>
            <w:shd w:val="clear" w:color="auto" w:fill="FFFFFF"/>
          </w:rPr>
          <w:delText>(Kline et al. 2022)</w:delText>
        </w:r>
        <w:r w:rsidR="00D8271E" w:rsidRPr="00B92532" w:rsidDel="005C2417">
          <w:rPr>
            <w:highlight w:val="yellow"/>
            <w:shd w:val="clear" w:color="auto" w:fill="FFFFFF"/>
          </w:rPr>
          <w:fldChar w:fldCharType="end"/>
        </w:r>
        <w:r w:rsidR="00D8271E" w:rsidRPr="006B17C5" w:rsidDel="005C2417">
          <w:rPr>
            <w:color w:val="070707"/>
            <w:highlight w:val="yellow"/>
            <w:shd w:val="clear" w:color="auto" w:fill="FFFFFF"/>
            <w:rPrChange w:id="3577" w:author="Mosi Adesina Ifatunji" w:date="2025-07-17T11:52:00Z" w16du:dateUtc="2025-07-17T16:52:00Z">
              <w:rPr>
                <w:color w:val="000000" w:themeColor="text1"/>
                <w:sz w:val="22"/>
                <w:szCs w:val="22"/>
                <w:shd w:val="clear" w:color="auto" w:fill="FFFFFF"/>
              </w:rPr>
            </w:rPrChange>
          </w:rPr>
          <w:fldChar w:fldCharType="begin">
            <w:fldData xml:space="preserve">PEVuZE5vdGU+PENpdGU+PEF1dGhvcj5LbGluZTwvQXV0aG9yPjxZZWFyPjIwMjI8L1llYXI+PFJl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</w:fldData>
          </w:fldChar>
        </w:r>
        <w:r w:rsidR="00D8271E" w:rsidRPr="006B17C5" w:rsidDel="005C2417">
          <w:rPr>
            <w:color w:val="000000" w:themeColor="text1"/>
            <w:highlight w:val="yellow"/>
            <w:shd w:val="clear" w:color="auto" w:fill="FFFFFF"/>
            <w:rPrChange w:id="3578" w:author="Mosi Adesina Ifatunji" w:date="2025-07-17T11:52:00Z" w16du:dateUtc="2025-07-17T16:52:00Z">
              <w:rPr>
                <w:color w:val="000000" w:themeColor="text1"/>
                <w:sz w:val="22"/>
                <w:szCs w:val="22"/>
                <w:shd w:val="clear" w:color="auto" w:fill="FFFFFF"/>
              </w:rPr>
            </w:rPrChange>
          </w:rPr>
          <w:delInstrText xml:space="preserve"> ADDIN EN.JS.CITE </w:delInstrText>
        </w:r>
        <w:r w:rsidR="00D8271E" w:rsidRPr="005D6882" w:rsidDel="005C2417">
          <w:rPr>
            <w:color w:val="070707"/>
            <w:highlight w:val="yellow"/>
            <w:shd w:val="clear" w:color="auto" w:fill="FFFFFF"/>
          </w:rPr>
        </w:r>
        <w:r w:rsidR="00D8271E" w:rsidRPr="006B17C5" w:rsidDel="005C2417">
          <w:rPr>
            <w:color w:val="070707"/>
            <w:highlight w:val="yellow"/>
            <w:shd w:val="clear" w:color="auto" w:fill="FFFFFF"/>
            <w:rPrChange w:id="3579" w:author="Mosi Adesina Ifatunji" w:date="2025-07-17T11:52:00Z" w16du:dateUtc="2025-07-17T16:52:00Z">
              <w:rPr>
                <w:color w:val="000000" w:themeColor="text1"/>
                <w:sz w:val="22"/>
                <w:szCs w:val="22"/>
                <w:shd w:val="clear" w:color="auto" w:fill="FFFFFF"/>
              </w:rPr>
            </w:rPrChange>
          </w:rPr>
          <w:fldChar w:fldCharType="separate"/>
        </w:r>
        <w:r w:rsidR="004965C5" w:rsidRPr="006B17C5" w:rsidDel="005C2417">
          <w:rPr>
            <w:noProof/>
            <w:color w:val="070707"/>
            <w:highlight w:val="yellow"/>
            <w:shd w:val="clear" w:color="auto" w:fill="FFFFFF"/>
            <w:rPrChange w:id="3580" w:author="Mosi Adesina Ifatunji" w:date="2025-07-17T11:52:00Z" w16du:dateUtc="2025-07-17T16:52:00Z">
              <w:rPr>
                <w:noProof/>
                <w:color w:val="000000" w:themeColor="text1"/>
                <w:sz w:val="22"/>
                <w:szCs w:val="22"/>
                <w:highlight w:val="yellow"/>
                <w:shd w:val="clear" w:color="auto" w:fill="FFFFFF"/>
              </w:rPr>
            </w:rPrChange>
          </w:rPr>
          <w:delText>(Kline, Rose and Walters 2022)</w:delText>
        </w:r>
        <w:r w:rsidR="00D8271E" w:rsidRPr="006B17C5" w:rsidDel="005C2417">
          <w:rPr>
            <w:color w:val="070707"/>
            <w:highlight w:val="yellow"/>
            <w:shd w:val="clear" w:color="auto" w:fill="FFFFFF"/>
            <w:rPrChange w:id="3581" w:author="Mosi Adesina Ifatunji" w:date="2025-07-17T11:52:00Z" w16du:dateUtc="2025-07-17T16:52:00Z">
              <w:rPr>
                <w:color w:val="000000" w:themeColor="text1"/>
                <w:sz w:val="22"/>
                <w:szCs w:val="22"/>
                <w:shd w:val="clear" w:color="auto" w:fill="FFFFFF"/>
              </w:rPr>
            </w:rPrChange>
          </w:rPr>
          <w:fldChar w:fldCharType="end"/>
        </w:r>
        <w:r w:rsidR="00D128B0" w:rsidRPr="00B92532" w:rsidDel="005C2417">
          <w:fldChar w:fldCharType="begin">
            <w:fldData xml:space="preserve">PEVuZE5vdGU+PENpdGU+PEF1dGhvcj5FYWdsZTwvQXV0aG9yPjxZZWFyPjIwMjI8L1llYXI+PFJl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</w:fldData>
          </w:fldChar>
        </w:r>
        <w:r w:rsidR="00D128B0" w:rsidRPr="00B92532" w:rsidDel="005C2417">
          <w:rPr>
            <w:color w:val="000000"/>
          </w:rPr>
          <w:delInstrText xml:space="preserve"> ADDIN EN.JS.CITE </w:delInstrText>
        </w:r>
        <w:r w:rsidR="00D128B0" w:rsidRPr="00B92532" w:rsidDel="005C2417">
          <w:fldChar w:fldCharType="separate"/>
        </w:r>
        <w:r w:rsidR="008B7FC0" w:rsidRPr="008B7FC0" w:rsidDel="005C2417">
          <w:rPr>
            <w:noProof/>
            <w:color w:val="000000"/>
          </w:rPr>
          <w:delText>(Eagle and Mueller 2022)</w:delText>
        </w:r>
        <w:r w:rsidR="00D128B0" w:rsidRPr="00B92532" w:rsidDel="005C2417">
          <w:fldChar w:fldCharType="end"/>
        </w:r>
        <w:r w:rsidR="000B6F30" w:rsidRPr="00B92532" w:rsidDel="005C2417">
          <w:fldChar w:fldCharType="begin">
            <w:fldData xml:space="preserve">PEVuZE5vdGU+PENpdGU+PEF1dGhvcj5aaGFuZzwvQXV0aG9yPjxZZWFyPjIwMjM8L1llYXI+PFJl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</w:fldData>
          </w:fldChar>
        </w:r>
        <w:r w:rsidR="000B6F30" w:rsidRPr="00B92532" w:rsidDel="005C2417">
          <w:delInstrText xml:space="preserve"> ADDIN EN.JS.CITE </w:delInstrText>
        </w:r>
        <w:r w:rsidR="000B6F30" w:rsidRPr="00B92532" w:rsidDel="005C2417">
          <w:fldChar w:fldCharType="separate"/>
        </w:r>
        <w:r w:rsidR="000B6F30" w:rsidRPr="00B92532" w:rsidDel="005C2417">
          <w:rPr>
            <w:noProof/>
          </w:rPr>
          <w:delText>(Zhang 2023)</w:delText>
        </w:r>
        <w:r w:rsidR="000B6F30" w:rsidRPr="00B92532" w:rsidDel="005C2417">
          <w:fldChar w:fldCharType="end"/>
        </w:r>
        <w:r w:rsidR="00AB4D04" w:rsidRPr="00B92532" w:rsidDel="005C2417">
          <w:fldChar w:fldCharType="begin">
            <w:fldData xml:space="preserve">PEVuZE5vdGU+PENpdGU+PEF1dGhvcj5FYWdsZTwvQXV0aG9yPjxZZWFyPjIwMjI8L1llYXI+PFJl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</w:fldData>
          </w:fldChar>
        </w:r>
        <w:r w:rsidR="00AB4D04" w:rsidRPr="00B92532" w:rsidDel="005C2417">
          <w:delInstrText xml:space="preserve"> ADDIN EN.JS.CITE </w:delInstrText>
        </w:r>
        <w:r w:rsidR="00AB4D04" w:rsidRPr="00B92532" w:rsidDel="005C2417">
          <w:fldChar w:fldCharType="separate"/>
        </w:r>
        <w:r w:rsidR="00AB4D04" w:rsidRPr="00B92532" w:rsidDel="005C2417">
          <w:rPr>
            <w:noProof/>
          </w:rPr>
          <w:delText>(Eagle and Mueller 2022)</w:delText>
        </w:r>
        <w:r w:rsidR="00AB4D04" w:rsidRPr="00B92532" w:rsidDel="005C2417">
          <w:fldChar w:fldCharType="end"/>
        </w:r>
      </w:del>
    </w:p>
    <w:p w14:paraId="01644FB3" w14:textId="089724B7" w:rsidR="00876A6C" w:rsidRPr="00B92532" w:rsidDel="004B3BB9" w:rsidRDefault="00807301">
      <w:pPr>
        <w:rPr>
          <w:del w:id="3582" w:author="Mosi Adesina Ifatunji" w:date="2025-02-16T14:56:00Z" w16du:dateUtc="2025-02-16T20:56:00Z"/>
        </w:rPr>
      </w:pPr>
      <w:del w:id="3583" w:author="Mosi Adesina Ifatunji" w:date="2025-03-05T10:22:00Z" w16du:dateUtc="2025-03-05T16:22:00Z">
        <w:r w:rsidRPr="00B92532">
          <w:rPr>
            <w:shd w:val="clear" w:color="auto" w:fill="D9EAD3"/>
          </w:rPr>
          <w:fldChar w:fldCharType="begin">
            <w:fldData xml:space="preserve">PEVuZE5vdGU+PENpdGU+PEF1dGhvcj5FYWdsZTwvQXV0aG9yPjxZZWFyPjIwMjI8L1llYXI+PFJl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</w:fldData>
          </w:fldChar>
        </w:r>
      </w:del>
      <w:del w:id="3584" w:author="Mosi Adesina Ifatunji" w:date="2025-07-24T20:03:00Z" w16du:dateUtc="2025-07-25T01:03:00Z">
        <w:r w:rsidRPr="00B92532" w:rsidDel="00471E1B">
          <w:rPr>
            <w:shd w:val="clear" w:color="auto" w:fill="D9EAD3"/>
          </w:rPr>
          <w:delInstrText xml:space="preserve"> ADDIN EN.JS.CITE </w:delInstrText>
        </w:r>
      </w:del>
      <w:del w:id="3585" w:author="Mosi Adesina Ifatunji" w:date="2025-03-05T10:22:00Z" w16du:dateUtc="2025-03-05T16:22:00Z">
        <w:r w:rsidRPr="00B92532">
          <w:rPr>
            <w:shd w:val="clear" w:color="auto" w:fill="D9EAD3"/>
          </w:rPr>
        </w:r>
        <w:r w:rsidRPr="00B92532">
          <w:rPr>
            <w:shd w:val="clear" w:color="auto" w:fill="D9EAD3"/>
          </w:rPr>
          <w:fldChar w:fldCharType="separate"/>
        </w:r>
        <w:r w:rsidRPr="006B17C5">
          <w:rPr>
            <w:shd w:val="clear" w:color="auto" w:fill="D9EAD3"/>
            <w:rPrChange w:id="3586" w:author="Mosi Adesina Ifatunji" w:date="2025-07-17T11:52:00Z" w16du:dateUtc="2025-07-17T16:52:00Z">
              <w:rPr>
                <w:noProof/>
                <w:shd w:val="clear" w:color="auto" w:fill="D9EAD3"/>
              </w:rPr>
            </w:rPrChange>
          </w:rPr>
          <w:delText>(Eagle and Mueller 2022)</w:delText>
        </w:r>
        <w:r w:rsidRPr="00B92532">
          <w:rPr>
            <w:shd w:val="clear" w:color="auto" w:fill="D9EAD3"/>
          </w:rPr>
          <w:fldChar w:fldCharType="end"/>
        </w:r>
      </w:del>
      <w:del w:id="3587" w:author="Mosi Adesina Ifatunji" w:date="2025-02-16T14:56:00Z" w16du:dateUtc="2025-02-16T20:56:00Z">
        <w:r w:rsidR="00742C5C" w:rsidRPr="00B92532" w:rsidDel="004B3BB9">
          <w:delText xml:space="preserve">Sociologists </w:delText>
        </w:r>
        <w:r w:rsidR="00333B65" w:rsidRPr="00B92532" w:rsidDel="004B3BB9">
          <w:delText>began</w:delText>
        </w:r>
        <w:r w:rsidR="00742C5C" w:rsidRPr="00B92532" w:rsidDel="004B3BB9">
          <w:delText xml:space="preserve"> making a</w:delText>
        </w:r>
        <w:r w:rsidR="00563A42" w:rsidRPr="00B92532" w:rsidDel="004B3BB9">
          <w:delText>rguments for centering firms</w:delText>
        </w:r>
        <w:r w:rsidR="001923A2" w:rsidRPr="00B92532" w:rsidDel="004B3BB9">
          <w:delText xml:space="preserve"> </w:delText>
        </w:r>
        <w:r w:rsidR="0005766D" w:rsidRPr="00B92532" w:rsidDel="004B3BB9">
          <w:delText xml:space="preserve">in </w:delText>
        </w:r>
        <w:r w:rsidR="005A462B" w:rsidRPr="00B92532" w:rsidDel="004B3BB9">
          <w:delText>our general study</w:delText>
        </w:r>
        <w:r w:rsidR="0005766D" w:rsidRPr="00B92532" w:rsidDel="004B3BB9">
          <w:delText xml:space="preserve"> of the labor market</w:delText>
        </w:r>
        <w:r w:rsidR="00CE45CE" w:rsidRPr="00B92532" w:rsidDel="004B3BB9">
          <w:delText xml:space="preserve"> </w:delText>
        </w:r>
        <w:r w:rsidR="003B191E" w:rsidRPr="00B92532" w:rsidDel="004B3BB9">
          <w:delText>during</w:delText>
        </w:r>
        <w:r w:rsidR="00851BB7" w:rsidRPr="00B92532" w:rsidDel="004B3BB9">
          <w:delText xml:space="preserve"> the second part of the twentieth century </w:delText>
        </w:r>
        <w:r w:rsidR="003B191E" w:rsidRPr="00B92532" w:rsidDel="004B3BB9">
          <w:fldChar w:fldCharType="begin">
            <w:fldData xml:space="preserve">PEVuZE5vdGU+PENpdGU+PEF1dGhvcj5CYXJvbjwvQXV0aG9yPjxZZWFyPjE5ODA8L1llYXI+PFJl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</w:fldData>
          </w:fldChar>
        </w:r>
        <w:r w:rsidR="003B191E" w:rsidRPr="00B92532" w:rsidDel="004B3BB9">
          <w:delInstrText xml:space="preserve"> ADDIN EN.JS.CITE </w:delInstrText>
        </w:r>
        <w:r w:rsidR="003B191E" w:rsidRPr="00B92532" w:rsidDel="004B3BB9">
          <w:fldChar w:fldCharType="separate"/>
        </w:r>
        <w:r w:rsidR="00290128" w:rsidRPr="006B17C5" w:rsidDel="004B3BB9">
          <w:rPr>
            <w:rPrChange w:id="3588" w:author="Mosi Adesina Ifatunji" w:date="2025-07-17T11:52:00Z" w16du:dateUtc="2025-07-17T16:52:00Z">
              <w:rPr>
                <w:noProof/>
              </w:rPr>
            </w:rPrChange>
          </w:rPr>
          <w:delText>(Bonacich 1972, Baron and Bielby 1980, Tilly 1998, Tomaskovic-Devey and Avent-Holt 2019)</w:delText>
        </w:r>
        <w:r w:rsidR="003B191E" w:rsidRPr="00B92532" w:rsidDel="004B3BB9">
          <w:fldChar w:fldCharType="end"/>
        </w:r>
        <w:r w:rsidR="00A77987" w:rsidRPr="00B92532" w:rsidDel="004B3BB9">
          <w:delText xml:space="preserve">, before </w:delText>
        </w:r>
        <w:r w:rsidR="00F25E46" w:rsidRPr="00B92532" w:rsidDel="004B3BB9">
          <w:delText>the more specific</w:delText>
        </w:r>
        <w:r w:rsidR="00CE45CE" w:rsidRPr="00B92532" w:rsidDel="004B3BB9">
          <w:delText xml:space="preserve"> development of </w:delText>
        </w:r>
        <w:r w:rsidR="00F25E46" w:rsidRPr="00B92532" w:rsidDel="004B3BB9">
          <w:delText xml:space="preserve">firm-level </w:delText>
        </w:r>
        <w:r w:rsidR="00CE45CE" w:rsidRPr="00B92532" w:rsidDel="004B3BB9">
          <w:delText xml:space="preserve">perspectives </w:delText>
        </w:r>
        <w:r w:rsidR="008D04C2" w:rsidRPr="00B92532" w:rsidDel="004B3BB9">
          <w:delText>in the study of</w:delText>
        </w:r>
        <w:r w:rsidR="00F25E46" w:rsidRPr="00B92532" w:rsidDel="004B3BB9">
          <w:delText xml:space="preserve"> ethnoracial </w:delText>
        </w:r>
        <w:r w:rsidR="00742C5C" w:rsidRPr="00B92532" w:rsidDel="004B3BB9">
          <w:delText xml:space="preserve">differences </w:delText>
        </w:r>
        <w:r w:rsidR="008751EC" w:rsidRPr="00B92532" w:rsidDel="004B3BB9">
          <w:delText>(XXXX).</w:delText>
        </w:r>
      </w:del>
    </w:p>
    <w:p w14:paraId="7F48564C" w14:textId="059E691C" w:rsidR="003B191E" w:rsidRPr="00B92532" w:rsidDel="004B3BB9" w:rsidRDefault="003B191E">
      <w:pPr>
        <w:rPr>
          <w:del w:id="3589" w:author="Mosi Adesina Ifatunji" w:date="2025-02-16T14:56:00Z" w16du:dateUtc="2025-02-16T20:56:00Z"/>
        </w:rPr>
      </w:pPr>
    </w:p>
    <w:p w14:paraId="46D03C3A" w14:textId="3BCD0D24" w:rsidR="00C6453A" w:rsidRPr="00B92532" w:rsidDel="004B3BB9" w:rsidRDefault="006167FD">
      <w:pPr>
        <w:rPr>
          <w:del w:id="3590" w:author="Mosi Adesina Ifatunji" w:date="2025-02-16T14:56:00Z" w16du:dateUtc="2025-02-16T20:56:00Z"/>
          <w:color w:val="000000"/>
        </w:rPr>
      </w:pPr>
      <w:del w:id="3591" w:author="Mosi Adesina Ifatunji" w:date="2025-02-16T14:56:00Z" w16du:dateUtc="2025-02-16T20:56:00Z">
        <w:r w:rsidRPr="00B92532" w:rsidDel="004B3BB9">
          <w:delText>For example, i</w:delText>
        </w:r>
        <w:r w:rsidR="00BC5A1B" w:rsidRPr="00B92532" w:rsidDel="004B3BB9">
          <w:delText>n their paradigm shifting article, “Bringing the Firms Back In</w:delText>
        </w:r>
        <w:r w:rsidR="00D72B7E" w:rsidRPr="00B92532" w:rsidDel="004B3BB9">
          <w:delText>,</w:delText>
        </w:r>
        <w:r w:rsidR="00BC5A1B" w:rsidRPr="00B92532" w:rsidDel="004B3BB9">
          <w:delText xml:space="preserve">” </w:delText>
        </w:r>
        <w:r w:rsidR="00706B7A" w:rsidRPr="00B92532" w:rsidDel="004B3BB9">
          <w:delText xml:space="preserve">James Baron and </w:delText>
        </w:r>
        <w:r w:rsidR="00BF1671" w:rsidRPr="00B92532" w:rsidDel="004B3BB9">
          <w:delText>William Bielby</w:delText>
        </w:r>
        <w:r w:rsidR="009C1EA5" w:rsidRPr="00B92532" w:rsidDel="004B3BB9">
          <w:delText xml:space="preserve"> </w:delText>
        </w:r>
        <w:r w:rsidR="00085F07" w:rsidRPr="00B92532" w:rsidDel="004B3BB9">
          <w:delText>proposed</w:delText>
        </w:r>
        <w:r w:rsidR="009C1EA5" w:rsidRPr="00B92532" w:rsidDel="004B3BB9">
          <w:delText xml:space="preserve"> that</w:delText>
        </w:r>
        <w:r w:rsidR="00085F07" w:rsidRPr="00B92532" w:rsidDel="004B3BB9">
          <w:delText xml:space="preserve">, </w:delText>
        </w:r>
        <w:r w:rsidR="006B36E9" w:rsidRPr="00B92532" w:rsidDel="004B3BB9">
          <w:rPr>
            <w:color w:val="000000"/>
          </w:rPr>
          <w:delText>“</w:delText>
        </w:r>
        <w:r w:rsidR="00B91E2A" w:rsidRPr="00B92532" w:rsidDel="004B3BB9">
          <w:rPr>
            <w:color w:val="000000"/>
          </w:rPr>
          <w:delText xml:space="preserve">… </w:delText>
        </w:r>
        <w:r w:rsidR="00B91E2A" w:rsidRPr="00B92532" w:rsidDel="004B3BB9">
          <w:delText>work arrangements within the firm</w:delText>
        </w:r>
        <w:r w:rsidR="001A15C3" w:rsidRPr="00B92532" w:rsidDel="004B3BB9">
          <w:delText xml:space="preserve"> …</w:delText>
        </w:r>
        <w:r w:rsidR="00B91E2A" w:rsidRPr="00B92532" w:rsidDel="004B3BB9">
          <w:delText xml:space="preserve"> are the focus of most ‘structural’ perspectives on positional stratification; thus, empirical studies grounded at the organizational level are more likely to inform current debates about the ‘structure of work’ than is the growing body of research about structural effects on individual attainment…</w:delText>
        </w:r>
        <w:r w:rsidR="006B36E9" w:rsidRPr="00B92532" w:rsidDel="004B3BB9">
          <w:rPr>
            <w:color w:val="000000"/>
          </w:rPr>
          <w:delText>” </w:delText>
        </w:r>
        <w:r w:rsidR="006B36E9" w:rsidRPr="00B92532" w:rsidDel="004B3BB9">
          <w:rPr>
            <w:color w:val="000000"/>
          </w:rPr>
          <w:fldChar w:fldCharType="begin">
            <w:fldData xml:space="preserve">PEVuZE5vdGU+PENpdGU+PEF1dGhvcj5CYXJvbjwvQXV0aG9yPjxZZWFyPjE5ODA8L1llYXI+PFJl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</w:fldData>
          </w:fldChar>
        </w:r>
        <w:r w:rsidR="006B36E9" w:rsidRPr="00B92532" w:rsidDel="004B3BB9">
          <w:rPr>
            <w:color w:val="000000"/>
          </w:rPr>
          <w:delInstrText xml:space="preserve"> ADDIN EN.JS.CITE </w:delInstrText>
        </w:r>
        <w:r w:rsidR="006B36E9" w:rsidRPr="00B92532" w:rsidDel="004B3BB9">
          <w:rPr>
            <w:color w:val="000000"/>
          </w:rPr>
        </w:r>
        <w:r w:rsidR="006B36E9" w:rsidRPr="00B92532" w:rsidDel="004B3BB9">
          <w:rPr>
            <w:color w:val="000000"/>
          </w:rPr>
          <w:fldChar w:fldCharType="separate"/>
        </w:r>
        <w:r w:rsidR="006B36E9" w:rsidRPr="006B17C5" w:rsidDel="004B3BB9">
          <w:rPr>
            <w:color w:val="000000"/>
            <w:rPrChange w:id="3592" w:author="Mosi Adesina Ifatunji" w:date="2025-07-17T11:52:00Z" w16du:dateUtc="2025-07-17T16:52:00Z">
              <w:rPr>
                <w:noProof/>
                <w:color w:val="000000"/>
              </w:rPr>
            </w:rPrChange>
          </w:rPr>
          <w:delText>(</w:delText>
        </w:r>
        <w:r w:rsidR="00764083" w:rsidRPr="006B17C5" w:rsidDel="004B3BB9">
          <w:rPr>
            <w:color w:val="000000"/>
            <w:rPrChange w:id="3593" w:author="Mosi Adesina Ifatunji" w:date="2025-07-17T11:52:00Z" w16du:dateUtc="2025-07-17T16:52:00Z">
              <w:rPr>
                <w:noProof/>
                <w:color w:val="000000"/>
              </w:rPr>
            </w:rPrChange>
          </w:rPr>
          <w:delText>Baron and Bielby 1980: 737</w:delText>
        </w:r>
        <w:r w:rsidR="006B36E9" w:rsidRPr="006B17C5" w:rsidDel="004B3BB9">
          <w:rPr>
            <w:color w:val="000000"/>
            <w:rPrChange w:id="3594" w:author="Mosi Adesina Ifatunji" w:date="2025-07-17T11:52:00Z" w16du:dateUtc="2025-07-17T16:52:00Z">
              <w:rPr>
                <w:noProof/>
                <w:color w:val="000000"/>
              </w:rPr>
            </w:rPrChange>
          </w:rPr>
          <w:delText>)</w:delText>
        </w:r>
        <w:r w:rsidR="006B36E9" w:rsidRPr="00B92532" w:rsidDel="004B3BB9">
          <w:rPr>
            <w:color w:val="000000"/>
          </w:rPr>
          <w:fldChar w:fldCharType="end"/>
        </w:r>
        <w:r w:rsidR="006B36E9" w:rsidRPr="00B92532" w:rsidDel="004B3BB9">
          <w:rPr>
            <w:color w:val="000000"/>
          </w:rPr>
          <w:delText>.</w:delText>
        </w:r>
      </w:del>
    </w:p>
    <w:p w14:paraId="1FBA0879" w14:textId="447DF705" w:rsidR="00333B65" w:rsidRPr="00B92532" w:rsidDel="004B3BB9" w:rsidRDefault="00333B65">
      <w:pPr>
        <w:rPr>
          <w:del w:id="3595" w:author="Mosi Adesina Ifatunji" w:date="2025-02-16T14:56:00Z" w16du:dateUtc="2025-02-16T20:56:00Z"/>
        </w:rPr>
      </w:pPr>
    </w:p>
    <w:p w14:paraId="469B86CF" w14:textId="00CCBCB4" w:rsidR="00333B65" w:rsidRPr="00B92532" w:rsidDel="004B3BB9" w:rsidRDefault="00333B65">
      <w:pPr>
        <w:rPr>
          <w:del w:id="3596" w:author="Mosi Adesina Ifatunji" w:date="2025-02-16T14:56:00Z" w16du:dateUtc="2025-02-16T20:56:00Z"/>
        </w:rPr>
      </w:pPr>
      <w:del w:id="3597" w:author="Mosi Adesina Ifatunji" w:date="2025-02-16T14:56:00Z" w16du:dateUtc="2025-02-16T20:56:00Z">
        <w:r w:rsidRPr="00B92532" w:rsidDel="004B3BB9">
          <w:delText>Later, Charles Tilly would extend this view, theorizing that:</w:delText>
        </w:r>
      </w:del>
    </w:p>
    <w:p w14:paraId="55A03381" w14:textId="496FE8C2" w:rsidR="001E7718" w:rsidRPr="00B92532" w:rsidDel="004B3BB9" w:rsidRDefault="001E7718">
      <w:pPr>
        <w:rPr>
          <w:del w:id="3598" w:author="Mosi Adesina Ifatunji" w:date="2025-02-16T14:56:00Z" w16du:dateUtc="2025-02-16T20:56:00Z"/>
          <w:shd w:val="clear" w:color="auto" w:fill="F4CCCC"/>
        </w:rPr>
      </w:pPr>
    </w:p>
    <w:p w14:paraId="652AC99E" w14:textId="717A799A" w:rsidR="00C6453A" w:rsidRPr="00B92532" w:rsidDel="004B3BB9" w:rsidRDefault="00C6453A">
      <w:pPr>
        <w:rPr>
          <w:del w:id="3599" w:author="Mosi Adesina Ifatunji" w:date="2025-02-16T14:56:00Z" w16du:dateUtc="2025-02-16T20:56:00Z"/>
          <w:shd w:val="clear" w:color="auto" w:fill="F4CCCC"/>
        </w:rPr>
      </w:pPr>
      <w:del w:id="3600" w:author="Mosi Adesina Ifatunji" w:date="2025-02-16T14:56:00Z" w16du:dateUtc="2025-02-16T20:56:00Z">
        <w:r w:rsidRPr="00B92532" w:rsidDel="004B3BB9">
          <w:rPr>
            <w:shd w:val="clear" w:color="auto" w:fill="F4CCCC"/>
          </w:rPr>
          <w:delText>“Segmentation operates at various levels, from individual job classifications to broader industrial sectors, each level embedding specific patterns of inequality”</w:delText>
        </w:r>
        <w:r w:rsidRPr="00B92532" w:rsidDel="004B3BB9">
          <w:fldChar w:fldCharType="begin"/>
        </w:r>
        <w:r w:rsidRPr="00B92532" w:rsidDel="004B3BB9">
          <w:delInstrText>HYPERLINK "https://consensus.app/papers/careers-industries-and-occupations-jacobs-breiger/718f228ea348587b98f7e2e4703c39e6/?utm_source=chatgpt" \h</w:delInstrText>
        </w:r>
        <w:r w:rsidRPr="00B92532" w:rsidDel="004B3BB9">
          <w:fldChar w:fldCharType="separate"/>
        </w:r>
        <w:r w:rsidRPr="00B92532" w:rsidDel="004B3BB9">
          <w:rPr>
            <w:shd w:val="clear" w:color="auto" w:fill="F4CCCC"/>
          </w:rPr>
          <w:delText xml:space="preserve"> </w:delText>
        </w:r>
        <w:r w:rsidRPr="00B92532" w:rsidDel="004B3BB9">
          <w:fldChar w:fldCharType="end"/>
        </w:r>
        <w:r w:rsidRPr="00B92532" w:rsidDel="004B3BB9">
          <w:fldChar w:fldCharType="begin"/>
        </w:r>
        <w:r w:rsidRPr="00B92532" w:rsidDel="004B3BB9">
          <w:delInstrText>HYPERLINK "https://consensus.app/papers/careers-industries-and-occupations-jacobs-breiger/718f228ea348587b98f7e2e4703c39e6/?utm_source=chatgpt" \h</w:delInstrText>
        </w:r>
        <w:r w:rsidRPr="00B92532" w:rsidDel="004B3BB9">
          <w:fldChar w:fldCharType="separate"/>
        </w:r>
        <w:r w:rsidRPr="00B92532" w:rsidDel="004B3BB9">
          <w:rPr>
            <w:color w:val="1155CC"/>
            <w:u w:val="single"/>
            <w:shd w:val="clear" w:color="auto" w:fill="F4CCCC"/>
          </w:rPr>
          <w:delText>(Jacobs &amp; Breiger, 1988)</w:delText>
        </w:r>
        <w:r w:rsidRPr="00B92532" w:rsidDel="004B3BB9">
          <w:fldChar w:fldCharType="end"/>
        </w:r>
        <w:r w:rsidRPr="00B92532" w:rsidDel="004B3BB9">
          <w:rPr>
            <w:shd w:val="clear" w:color="auto" w:fill="F4CCCC"/>
          </w:rPr>
          <w:delText>.</w:delText>
        </w:r>
      </w:del>
    </w:p>
    <w:p w14:paraId="35B3B5E4" w14:textId="0298039B" w:rsidR="00C6453A" w:rsidRPr="00B92532" w:rsidDel="004B3BB9" w:rsidRDefault="00C6453A">
      <w:pPr>
        <w:rPr>
          <w:del w:id="3601" w:author="Mosi Adesina Ifatunji" w:date="2025-02-16T14:56:00Z" w16du:dateUtc="2025-02-16T20:56:00Z"/>
        </w:rPr>
      </w:pPr>
    </w:p>
    <w:p w14:paraId="3C29BB86" w14:textId="4A426DA3" w:rsidR="00C6453A" w:rsidRPr="00B92532" w:rsidDel="004B3BB9" w:rsidRDefault="00C6453A">
      <w:pPr>
        <w:rPr>
          <w:del w:id="3602" w:author="Mosi Adesina Ifatunji" w:date="2025-02-16T14:56:00Z" w16du:dateUtc="2025-02-16T20:56:00Z"/>
        </w:rPr>
      </w:pPr>
      <w:del w:id="3603" w:author="Mosi Adesina Ifatunji" w:date="2025-02-16T14:56:00Z" w16du:dateUtc="2025-02-16T20:56:00Z">
        <w:r w:rsidRPr="00B92532" w:rsidDel="004B3BB9">
          <w:delText xml:space="preserve">“[s]ignificant inequalities in advantages among human beings correspond mainly to categorical differences…rather than individual differences” (Tilly, 1998, p. 7: </w:delText>
        </w:r>
        <w:r w:rsidRPr="00B92532" w:rsidDel="004B3BB9">
          <w:fldChar w:fldCharType="begin"/>
        </w:r>
        <w:r w:rsidRPr="00B92532" w:rsidDel="004B3BB9">
          <w:delInstrText>HYPERLINK "https://consensus.app/papers/marxweber-amalgams-i-tilly-1-adam-slez-offering-a-slez/1df7f1c3c86a5c02ab8de0f1d2a3ce74/?utm_source=chatgpt" \h</w:delInstrText>
        </w:r>
        <w:r w:rsidRPr="00B92532" w:rsidDel="004B3BB9">
          <w:fldChar w:fldCharType="separate"/>
        </w:r>
        <w:r w:rsidRPr="00B92532" w:rsidDel="004B3BB9">
          <w:rPr>
            <w:color w:val="1155CC"/>
            <w:u w:val="single"/>
          </w:rPr>
          <w:delText>Slez, 2006</w:delText>
        </w:r>
        <w:r w:rsidRPr="00B92532" w:rsidDel="004B3BB9">
          <w:fldChar w:fldCharType="end"/>
        </w:r>
        <w:r w:rsidRPr="00B92532" w:rsidDel="004B3BB9">
          <w:delText>).</w:delText>
        </w:r>
      </w:del>
    </w:p>
    <w:p w14:paraId="58EBB304" w14:textId="7174D1BD" w:rsidR="00C6453A" w:rsidRPr="00B92532" w:rsidDel="004B3BB9" w:rsidRDefault="00C6453A">
      <w:pPr>
        <w:rPr>
          <w:del w:id="3604" w:author="Mosi Adesina Ifatunji" w:date="2025-02-16T14:56:00Z" w16du:dateUtc="2025-02-16T20:56:00Z"/>
        </w:rPr>
      </w:pPr>
    </w:p>
    <w:p w14:paraId="0E691F53" w14:textId="5DEBCCD3" w:rsidR="00C6453A" w:rsidRPr="00B92532" w:rsidDel="004B3BB9" w:rsidRDefault="00C6453A">
      <w:pPr>
        <w:rPr>
          <w:del w:id="3605" w:author="Mosi Adesina Ifatunji" w:date="2025-02-16T14:56:00Z" w16du:dateUtc="2025-02-16T20:56:00Z"/>
        </w:rPr>
      </w:pPr>
      <w:del w:id="3606" w:author="Mosi Adesina Ifatunji" w:date="2025-02-16T14:56:00Z" w16du:dateUtc="2025-02-16T20:56:00Z">
        <w:r w:rsidRPr="00B92532" w:rsidDel="004B3BB9">
          <w:delText>“[e]xploitation, opportunity hoarding, emulation, and adaptation converge to favor such a social arrangement” (Tilly, 1998, p. 59).</w:delText>
        </w:r>
      </w:del>
    </w:p>
    <w:p w14:paraId="3C88D8CA" w14:textId="3A1D9504" w:rsidR="00C6453A" w:rsidRPr="00B92532" w:rsidDel="004B3BB9" w:rsidRDefault="00C6453A">
      <w:pPr>
        <w:rPr>
          <w:del w:id="3607" w:author="Mosi Adesina Ifatunji" w:date="2025-02-16T14:56:00Z" w16du:dateUtc="2025-02-16T20:56:00Z"/>
        </w:rPr>
      </w:pPr>
    </w:p>
    <w:p w14:paraId="280BCF83" w14:textId="0FD7600B" w:rsidR="00C6453A" w:rsidRPr="00B92532" w:rsidDel="004B3BB9" w:rsidRDefault="00C6453A">
      <w:pPr>
        <w:rPr>
          <w:del w:id="3608" w:author="Mosi Adesina Ifatunji" w:date="2025-02-16T14:56:00Z" w16du:dateUtc="2025-02-16T20:56:00Z"/>
        </w:rPr>
      </w:pPr>
      <w:del w:id="3609" w:author="Mosi Adesina Ifatunji" w:date="2025-02-16T14:56:00Z" w16du:dateUtc="2025-02-16T20:56:00Z">
        <w:r w:rsidRPr="00B92532" w:rsidDel="004B3BB9">
          <w:delText>Organizations create and reinforce categorical inequalities by embedding these mechanisms in their operations</w:delText>
        </w:r>
        <w:r w:rsidRPr="00B92532" w:rsidDel="004B3BB9">
          <w:fldChar w:fldCharType="begin"/>
        </w:r>
        <w:r w:rsidRPr="00B92532" w:rsidDel="004B3BB9">
          <w:delInstrText>HYPERLINK "https://consensus.app/papers/building-blocks-of-social-inequality-a-critique-of-durable-morris/1bd63d1e2b37594b88d7f9123bf1ea01/?utm_source=chatgpt" \h</w:delInstrText>
        </w:r>
        <w:r w:rsidRPr="00B92532" w:rsidDel="004B3BB9">
          <w:fldChar w:fldCharType="separate"/>
        </w:r>
        <w:r w:rsidRPr="00B92532" w:rsidDel="004B3BB9">
          <w:delText xml:space="preserve"> </w:delText>
        </w:r>
        <w:r w:rsidRPr="00B92532" w:rsidDel="004B3BB9">
          <w:fldChar w:fldCharType="end"/>
        </w:r>
        <w:r w:rsidRPr="00B92532" w:rsidDel="004B3BB9">
          <w:fldChar w:fldCharType="begin"/>
        </w:r>
        <w:r w:rsidRPr="00B92532" w:rsidDel="004B3BB9">
          <w:delInstrText>HYPERLINK "https://consensus.app/papers/building-blocks-of-social-inequality-a-critique-of-durable-morris/1bd63d1e2b37594b88d7f9123bf1ea01/?utm_source=chatgpt" \h</w:delInstrText>
        </w:r>
        <w:r w:rsidRPr="00B92532" w:rsidDel="004B3BB9">
          <w:fldChar w:fldCharType="separate"/>
        </w:r>
        <w:r w:rsidRPr="00B92532" w:rsidDel="004B3BB9">
          <w:rPr>
            <w:color w:val="1155CC"/>
            <w:u w:val="single"/>
          </w:rPr>
          <w:delText>(Morris, 2000)</w:delText>
        </w:r>
        <w:r w:rsidRPr="00B92532" w:rsidDel="004B3BB9">
          <w:fldChar w:fldCharType="end"/>
        </w:r>
        <w:r w:rsidRPr="00B92532" w:rsidDel="004B3BB9">
          <w:delText>.</w:delText>
        </w:r>
      </w:del>
    </w:p>
    <w:p w14:paraId="167FC02D" w14:textId="548C2EAE" w:rsidR="00C6453A" w:rsidRPr="00B92532" w:rsidDel="004B3BB9" w:rsidRDefault="00C6453A">
      <w:pPr>
        <w:rPr>
          <w:del w:id="3610" w:author="Mosi Adesina Ifatunji" w:date="2025-02-16T14:56:00Z" w16du:dateUtc="2025-02-16T20:56:00Z"/>
        </w:rPr>
      </w:pPr>
    </w:p>
    <w:p w14:paraId="7C8474BE" w14:textId="71F2C3FB" w:rsidR="00C6453A" w:rsidRPr="00B92532" w:rsidDel="004B3BB9" w:rsidRDefault="00C6453A">
      <w:pPr>
        <w:rPr>
          <w:del w:id="3611" w:author="Mosi Adesina Ifatunji" w:date="2025-02-16T14:56:00Z" w16du:dateUtc="2025-02-16T20:56:00Z"/>
        </w:rPr>
      </w:pPr>
      <w:del w:id="3612" w:author="Mosi Adesina Ifatunji" w:date="2025-02-16T14:56:00Z" w16du:dateUtc="2025-02-16T20:56:00Z">
        <w:r w:rsidRPr="00B92532" w:rsidDel="004B3BB9">
          <w:delText>Categorical distinctions (e.g., race, gender) are mapped onto organizational hierarchies, leading to the institutionalization of inequality. Tilly explains how these distinctions become embedded in labor divisions and resource distributions</w:delText>
        </w:r>
        <w:r w:rsidRPr="00B92532" w:rsidDel="004B3BB9">
          <w:fldChar w:fldCharType="begin"/>
        </w:r>
        <w:r w:rsidRPr="00B92532" w:rsidDel="004B3BB9">
          <w:delInstrText>HYPERLINK "https://consensus.app/papers/the-relational-generation-of-workplace-inequalities-tomaskovic-devey/f5aea7c9b1885a04b445c90e9aff8b71/?utm_source=chatgpt" \h</w:delInstrText>
        </w:r>
        <w:r w:rsidRPr="00B92532" w:rsidDel="004B3BB9">
          <w:fldChar w:fldCharType="separate"/>
        </w:r>
        <w:r w:rsidRPr="00B92532" w:rsidDel="004B3BB9">
          <w:delText xml:space="preserve"> </w:delText>
        </w:r>
        <w:r w:rsidRPr="00B92532" w:rsidDel="004B3BB9">
          <w:fldChar w:fldCharType="end"/>
        </w:r>
        <w:r w:rsidRPr="00B92532" w:rsidDel="004B3BB9">
          <w:fldChar w:fldCharType="begin"/>
        </w:r>
        <w:r w:rsidRPr="00B92532" w:rsidDel="004B3BB9">
          <w:delInstrText>HYPERLINK "https://consensus.app/papers/the-relational-generation-of-workplace-inequalities-tomaskovic-devey/f5aea7c9b1885a04b445c90e9aff8b71/?utm_source=chatgpt" \h</w:delInstrText>
        </w:r>
        <w:r w:rsidRPr="00B92532" w:rsidDel="004B3BB9">
          <w:fldChar w:fldCharType="separate"/>
        </w:r>
        <w:r w:rsidRPr="00B92532" w:rsidDel="004B3BB9">
          <w:rPr>
            <w:color w:val="1155CC"/>
            <w:u w:val="single"/>
          </w:rPr>
          <w:delText>(Tomaskovic-Devey, 2014)</w:delText>
        </w:r>
        <w:r w:rsidRPr="00B92532" w:rsidDel="004B3BB9">
          <w:fldChar w:fldCharType="end"/>
        </w:r>
        <w:r w:rsidRPr="00B92532" w:rsidDel="004B3BB9">
          <w:delText>.</w:delText>
        </w:r>
      </w:del>
    </w:p>
    <w:p w14:paraId="2E014AA6" w14:textId="095562C8" w:rsidR="00C6453A" w:rsidRPr="00B92532" w:rsidDel="004B3BB9" w:rsidRDefault="00C6453A">
      <w:pPr>
        <w:rPr>
          <w:del w:id="3613" w:author="Mosi Adesina Ifatunji" w:date="2025-02-16T14:56:00Z" w16du:dateUtc="2025-02-16T20:56:00Z"/>
        </w:rPr>
      </w:pPr>
    </w:p>
    <w:p w14:paraId="0000005A" w14:textId="2BBB4A08" w:rsidR="00374CE3" w:rsidRPr="00B92532" w:rsidDel="004B3BB9" w:rsidRDefault="00374CE3">
      <w:pPr>
        <w:rPr>
          <w:del w:id="3614" w:author="Mosi Adesina Ifatunji" w:date="2025-02-16T14:56:00Z" w16du:dateUtc="2025-02-16T20:56:00Z"/>
          <w:shd w:val="clear" w:color="auto" w:fill="F4CCCC"/>
        </w:rPr>
      </w:pPr>
    </w:p>
    <w:p w14:paraId="0000005B" w14:textId="30D49363" w:rsidR="00374CE3" w:rsidRPr="00B92532" w:rsidDel="004B3BB9" w:rsidRDefault="00851BB7">
      <w:pPr>
        <w:rPr>
          <w:del w:id="3615" w:author="Mosi Adesina Ifatunji" w:date="2025-02-16T14:56:00Z" w16du:dateUtc="2025-02-16T20:56:00Z"/>
          <w:shd w:val="clear" w:color="auto" w:fill="F4CCCC"/>
        </w:rPr>
      </w:pPr>
      <w:del w:id="3616" w:author="Mosi Adesina Ifatunji" w:date="2025-02-16T14:56:00Z" w16du:dateUtc="2025-02-16T20:56:00Z">
        <w:r w:rsidRPr="00B92532" w:rsidDel="004B3BB9">
          <w:rPr>
            <w:shd w:val="clear" w:color="auto" w:fill="F4CCCC"/>
          </w:rPr>
          <w:delText>Tilly argues that organizational structures often rely on categorical inequalities to solve operational challenges, which inadvertently institutionalize and perpetuate systemic inequities</w:delText>
        </w:r>
        <w:r w:rsidR="00374CE3" w:rsidRPr="00B92532" w:rsidDel="004B3BB9">
          <w:fldChar w:fldCharType="begin"/>
        </w:r>
        <w:r w:rsidR="00374CE3" w:rsidRPr="00B92532" w:rsidDel="004B3BB9">
          <w:delInstrText>HYPERLINK "https://consensus.app/papers/building-blocks-of-social-inequality-a-critique-of-durable-morris/1bd63d1e2b37594b88d7f9123bf1ea01/?utm_source=chatgpt" \h</w:delInstrText>
        </w:r>
        <w:r w:rsidR="00374CE3" w:rsidRPr="00B92532" w:rsidDel="004B3BB9">
          <w:fldChar w:fldCharType="separate"/>
        </w:r>
        <w:r w:rsidR="00374CE3" w:rsidRPr="00B92532" w:rsidDel="004B3BB9">
          <w:rPr>
            <w:shd w:val="clear" w:color="auto" w:fill="F4CCCC"/>
          </w:rPr>
          <w:delText xml:space="preserve"> </w:delText>
        </w:r>
        <w:r w:rsidR="00374CE3" w:rsidRPr="00B92532" w:rsidDel="004B3BB9">
          <w:fldChar w:fldCharType="end"/>
        </w:r>
        <w:r w:rsidR="00374CE3" w:rsidRPr="00B92532" w:rsidDel="004B3BB9">
          <w:fldChar w:fldCharType="begin"/>
        </w:r>
        <w:r w:rsidR="00374CE3" w:rsidRPr="00B92532" w:rsidDel="004B3BB9">
          <w:delInstrText>HYPERLINK "https://consensus.app/papers/building-blocks-of-social-inequality-a-critique-of-durable-morris/1bd63d1e2b37594b88d7f9123bf1ea01/?utm_source=chatgpt" \h</w:delInstrText>
        </w:r>
        <w:r w:rsidR="00374CE3" w:rsidRPr="00B92532" w:rsidDel="004B3BB9">
          <w:fldChar w:fldCharType="separate"/>
        </w:r>
        <w:r w:rsidR="00374CE3" w:rsidRPr="00B92532" w:rsidDel="004B3BB9">
          <w:rPr>
            <w:color w:val="1155CC"/>
            <w:u w:val="single"/>
            <w:shd w:val="clear" w:color="auto" w:fill="F4CCCC"/>
          </w:rPr>
          <w:delText>(Morris, 2000)</w:delText>
        </w:r>
        <w:r w:rsidR="00374CE3" w:rsidRPr="00B92532" w:rsidDel="004B3BB9">
          <w:fldChar w:fldCharType="end"/>
        </w:r>
        <w:r w:rsidRPr="00B92532" w:rsidDel="004B3BB9">
          <w:rPr>
            <w:shd w:val="clear" w:color="auto" w:fill="F4CCCC"/>
          </w:rPr>
          <w:delText>.</w:delText>
        </w:r>
      </w:del>
    </w:p>
    <w:p w14:paraId="0000005C" w14:textId="77777777" w:rsidR="00374CE3" w:rsidRPr="00B92532" w:rsidRDefault="00374CE3">
      <w:pPr>
        <w:rPr>
          <w:del w:id="3617" w:author="Mosi Adesina Ifatunji" w:date="2025-03-05T10:41:00Z" w16du:dateUtc="2025-03-05T16:41:00Z"/>
          <w:shd w:val="clear" w:color="auto" w:fill="F4CCCC"/>
        </w:rPr>
      </w:pPr>
    </w:p>
    <w:p w14:paraId="09BB67CE" w14:textId="71D0B112" w:rsidR="00F43E79" w:rsidRPr="00B92532" w:rsidDel="002F7DB4" w:rsidRDefault="00F43E79">
      <w:pPr>
        <w:rPr>
          <w:del w:id="3618" w:author="Mosi Adesina Ifatunji" w:date="2025-02-16T14:56:00Z" w16du:dateUtc="2025-02-16T20:56:00Z"/>
        </w:rPr>
      </w:pPr>
      <w:del w:id="3619" w:author="Mosi Adesina Ifatunji" w:date="2025-02-16T14:56:00Z" w16du:dateUtc="2025-02-16T20:56:00Z">
        <w:r w:rsidRPr="00B92532" w:rsidDel="002F7DB4">
          <w:delText>Bonacich 1972:</w:delText>
        </w:r>
      </w:del>
    </w:p>
    <w:p w14:paraId="758A088C" w14:textId="0D0C539C" w:rsidR="00F43E79" w:rsidRPr="00B92532" w:rsidDel="002F7DB4" w:rsidRDefault="00F43E79">
      <w:pPr>
        <w:rPr>
          <w:del w:id="3620" w:author="Mosi Adesina Ifatunji" w:date="2025-02-16T14:56:00Z" w16du:dateUtc="2025-02-16T20:56:00Z"/>
        </w:rPr>
      </w:pPr>
    </w:p>
    <w:p w14:paraId="4B76E456" w14:textId="2036A4C4" w:rsidR="00F43E79" w:rsidRPr="00B92532" w:rsidDel="002F7DB4" w:rsidRDefault="00F43E79">
      <w:pPr>
        <w:rPr>
          <w:del w:id="3621" w:author="Mosi Adesina Ifatunji" w:date="2025-02-16T14:56:00Z" w16du:dateUtc="2025-02-16T20:56:00Z"/>
          <w:shd w:val="clear" w:color="auto" w:fill="F4CCCC"/>
        </w:rPr>
      </w:pPr>
      <w:del w:id="3622" w:author="Mosi Adesina Ifatunji" w:date="2025-02-16T14:56:00Z" w16du:dateUtc="2025-02-16T20:56:00Z">
        <w:r w:rsidRPr="00B92532" w:rsidDel="002F7DB4">
          <w:rPr>
            <w:shd w:val="clear" w:color="auto" w:fill="F4CCCC"/>
          </w:rPr>
          <w:delText>“Ethnic antagonism arises from a labor market split along ethnic lines, as one group of workers is used to undercut the wages of another”</w:delText>
        </w:r>
        <w:r w:rsidRPr="00B92532" w:rsidDel="002F7DB4">
          <w:fldChar w:fldCharType="begin"/>
        </w:r>
        <w:r w:rsidRPr="00B92532" w:rsidDel="002F7DB4">
          <w:delInstrText>HYPERLINK "https://consensus.app/papers/a-theory-of-ethnic-antagonism-the-split-labor-bonacich/776b32ac74d87d7fd270470650fe4f5e/?utm_source=chatgpt" \h</w:delInstrText>
        </w:r>
        <w:r w:rsidRPr="00B92532" w:rsidDel="002F7DB4">
          <w:fldChar w:fldCharType="separate"/>
        </w:r>
        <w:r w:rsidRPr="00B92532" w:rsidDel="002F7DB4">
          <w:rPr>
            <w:shd w:val="clear" w:color="auto" w:fill="F4CCCC"/>
          </w:rPr>
          <w:delText xml:space="preserve"> </w:delText>
        </w:r>
        <w:r w:rsidRPr="00B92532" w:rsidDel="002F7DB4">
          <w:fldChar w:fldCharType="end"/>
        </w:r>
        <w:r w:rsidRPr="00B92532" w:rsidDel="002F7DB4">
          <w:fldChar w:fldCharType="begin"/>
        </w:r>
        <w:r w:rsidRPr="00B92532" w:rsidDel="002F7DB4">
          <w:delInstrText>HYPERLINK "https://consensus.app/papers/a-theory-of-ethnic-antagonism-the-split-labor-bonacich/776b32ac74d87d7fd270470650fe4f5e/?utm_source=chatgpt" \h</w:delInstrText>
        </w:r>
        <w:r w:rsidRPr="00B92532" w:rsidDel="002F7DB4">
          <w:fldChar w:fldCharType="separate"/>
        </w:r>
        <w:r w:rsidRPr="00B92532" w:rsidDel="002F7DB4">
          <w:rPr>
            <w:color w:val="1155CC"/>
            <w:u w:val="single"/>
            <w:shd w:val="clear" w:color="auto" w:fill="F4CCCC"/>
          </w:rPr>
          <w:delText>(Bonacich, 1972)</w:delText>
        </w:r>
        <w:r w:rsidRPr="00B92532" w:rsidDel="002F7DB4">
          <w:fldChar w:fldCharType="end"/>
        </w:r>
        <w:r w:rsidRPr="00B92532" w:rsidDel="002F7DB4">
          <w:rPr>
            <w:shd w:val="clear" w:color="auto" w:fill="F4CCCC"/>
          </w:rPr>
          <w:delText>.</w:delText>
        </w:r>
      </w:del>
    </w:p>
    <w:p w14:paraId="2B228C4A" w14:textId="6B5BC6E5" w:rsidR="00F43E79" w:rsidRPr="00B92532" w:rsidDel="002F7DB4" w:rsidRDefault="00F43E79">
      <w:pPr>
        <w:rPr>
          <w:del w:id="3623" w:author="Mosi Adesina Ifatunji" w:date="2025-02-16T14:56:00Z" w16du:dateUtc="2025-02-16T20:56:00Z"/>
          <w:shd w:val="clear" w:color="auto" w:fill="F4CCCC"/>
        </w:rPr>
      </w:pPr>
    </w:p>
    <w:p w14:paraId="676CAC93" w14:textId="28F8B9A1" w:rsidR="00F43E79" w:rsidRPr="00B92532" w:rsidDel="002F7DB4" w:rsidRDefault="00F43E79">
      <w:pPr>
        <w:rPr>
          <w:del w:id="3624" w:author="Mosi Adesina Ifatunji" w:date="2025-02-16T14:56:00Z" w16du:dateUtc="2025-02-16T20:56:00Z"/>
          <w:shd w:val="clear" w:color="auto" w:fill="F4CCCC"/>
        </w:rPr>
      </w:pPr>
      <w:del w:id="3625" w:author="Mosi Adesina Ifatunji" w:date="2025-02-16T14:56:00Z" w16du:dateUtc="2025-02-16T20:56:00Z">
        <w:r w:rsidRPr="00B92532" w:rsidDel="002F7DB4">
          <w:rPr>
            <w:shd w:val="clear" w:color="auto" w:fill="F4CCCC"/>
          </w:rPr>
          <w:delText>“Employers actively contribute to racial antagonism when emergent interracial coalitions threaten to increase labor costs and polarize class struggle”</w:delText>
        </w:r>
        <w:r w:rsidRPr="00B92532" w:rsidDel="002F7DB4">
          <w:fldChar w:fldCharType="begin"/>
        </w:r>
        <w:r w:rsidRPr="00B92532" w:rsidDel="002F7DB4">
          <w:delInstrText>HYPERLINK "https://consensus.app/papers/the-role-of-employers-in-split-labor-markets-an-brown/97e80460a6705f87bfa9d4d3f4ba847a/?utm_source=chatgpt" \h</w:delInstrText>
        </w:r>
        <w:r w:rsidRPr="00B92532" w:rsidDel="002F7DB4">
          <w:fldChar w:fldCharType="separate"/>
        </w:r>
        <w:r w:rsidRPr="00B92532" w:rsidDel="002F7DB4">
          <w:rPr>
            <w:shd w:val="clear" w:color="auto" w:fill="F4CCCC"/>
          </w:rPr>
          <w:delText xml:space="preserve"> </w:delText>
        </w:r>
        <w:r w:rsidRPr="00B92532" w:rsidDel="002F7DB4">
          <w:fldChar w:fldCharType="end"/>
        </w:r>
        <w:r w:rsidRPr="00B92532" w:rsidDel="002F7DB4">
          <w:fldChar w:fldCharType="begin"/>
        </w:r>
        <w:r w:rsidRPr="00B92532" w:rsidDel="002F7DB4">
          <w:delInstrText>HYPERLINK "https://consensus.app/papers/the-role-of-employers-in-split-labor-markets-an-brown/97e80460a6705f87bfa9d4d3f4ba847a/?utm_source=chatgpt" \h</w:delInstrText>
        </w:r>
        <w:r w:rsidRPr="00B92532" w:rsidDel="002F7DB4">
          <w:fldChar w:fldCharType="separate"/>
        </w:r>
        <w:r w:rsidRPr="00B92532" w:rsidDel="002F7DB4">
          <w:rPr>
            <w:color w:val="1155CC"/>
            <w:u w:val="single"/>
            <w:shd w:val="clear" w:color="auto" w:fill="F4CCCC"/>
          </w:rPr>
          <w:delText>(Brown, 2000)</w:delText>
        </w:r>
        <w:r w:rsidRPr="00B92532" w:rsidDel="002F7DB4">
          <w:fldChar w:fldCharType="end"/>
        </w:r>
        <w:r w:rsidRPr="00B92532" w:rsidDel="002F7DB4">
          <w:rPr>
            <w:shd w:val="clear" w:color="auto" w:fill="F4CCCC"/>
          </w:rPr>
          <w:delText>.”</w:delText>
        </w:r>
      </w:del>
    </w:p>
    <w:p w14:paraId="4F257E5C" w14:textId="68F62A61" w:rsidR="00F43E79" w:rsidRPr="00B92532" w:rsidDel="002F7DB4" w:rsidRDefault="00F43E79">
      <w:pPr>
        <w:rPr>
          <w:del w:id="3626" w:author="Mosi Adesina Ifatunji" w:date="2025-02-16T14:56:00Z" w16du:dateUtc="2025-02-16T20:56:00Z"/>
          <w:shd w:val="clear" w:color="auto" w:fill="F4CCCC"/>
        </w:rPr>
      </w:pPr>
    </w:p>
    <w:p w14:paraId="6C6D6C08" w14:textId="2CE8259A" w:rsidR="00F43E79" w:rsidRPr="00B92532" w:rsidDel="002F7DB4" w:rsidRDefault="00F43E79">
      <w:pPr>
        <w:rPr>
          <w:del w:id="3627" w:author="Mosi Adesina Ifatunji" w:date="2025-02-16T14:56:00Z" w16du:dateUtc="2025-02-16T20:56:00Z"/>
          <w:shd w:val="clear" w:color="auto" w:fill="F4CCCC"/>
        </w:rPr>
      </w:pPr>
      <w:del w:id="3628" w:author="Mosi Adesina Ifatunji" w:date="2025-02-16T14:56:00Z" w16du:dateUtc="2025-02-16T20:56:00Z">
        <w:r w:rsidRPr="00B92532" w:rsidDel="002F7DB4">
          <w:rPr>
            <w:shd w:val="clear" w:color="auto" w:fill="F4CCCC"/>
          </w:rPr>
          <w:delText>“Exclusion attempts and caste-like arrangements can occur among groups of the same race when economic competition dictates”</w:delText>
        </w:r>
        <w:r w:rsidRPr="00B92532" w:rsidDel="002F7DB4">
          <w:fldChar w:fldCharType="begin"/>
        </w:r>
        <w:r w:rsidRPr="00B92532" w:rsidDel="002F7DB4">
          <w:delInstrText>HYPERLINK "https://consensus.app/papers/macao-%E2%80%99-s-split-labour-market-kerswell-hang/c162b54b659757e29609cf7e5ed5e886/?utm_source=chatgpt" \h</w:delInstrText>
        </w:r>
        <w:r w:rsidRPr="00B92532" w:rsidDel="002F7DB4">
          <w:fldChar w:fldCharType="separate"/>
        </w:r>
        <w:r w:rsidRPr="00B92532" w:rsidDel="002F7DB4">
          <w:rPr>
            <w:shd w:val="clear" w:color="auto" w:fill="F4CCCC"/>
          </w:rPr>
          <w:delText xml:space="preserve"> </w:delText>
        </w:r>
        <w:r w:rsidRPr="00B92532" w:rsidDel="002F7DB4">
          <w:fldChar w:fldCharType="end"/>
        </w:r>
        <w:r w:rsidRPr="00B92532" w:rsidDel="002F7DB4">
          <w:fldChar w:fldCharType="begin"/>
        </w:r>
        <w:r w:rsidRPr="00B92532" w:rsidDel="002F7DB4">
          <w:delInstrText>HYPERLINK "https://consensus.app/papers/macao-%E2%80%99-s-split-labour-market-kerswell-hang/c162b54b659757e29609cf7e5ed5e886/?utm_source=chatgpt" \h</w:delInstrText>
        </w:r>
        <w:r w:rsidRPr="00B92532" w:rsidDel="002F7DB4">
          <w:fldChar w:fldCharType="separate"/>
        </w:r>
        <w:r w:rsidRPr="00B92532" w:rsidDel="002F7DB4">
          <w:rPr>
            <w:color w:val="1155CC"/>
            <w:u w:val="single"/>
            <w:shd w:val="clear" w:color="auto" w:fill="F4CCCC"/>
          </w:rPr>
          <w:delText>(Kerswell et al., 2023)</w:delText>
        </w:r>
        <w:r w:rsidRPr="00B92532" w:rsidDel="002F7DB4">
          <w:fldChar w:fldCharType="end"/>
        </w:r>
        <w:r w:rsidRPr="00B92532" w:rsidDel="002F7DB4">
          <w:rPr>
            <w:shd w:val="clear" w:color="auto" w:fill="F4CCCC"/>
          </w:rPr>
          <w:delText>.</w:delText>
        </w:r>
      </w:del>
    </w:p>
    <w:p w14:paraId="3CD65C3A" w14:textId="60F75CE9" w:rsidR="00F43E79" w:rsidRPr="00B92532" w:rsidDel="002F7DB4" w:rsidRDefault="00F43E79">
      <w:pPr>
        <w:rPr>
          <w:del w:id="3629" w:author="Mosi Adesina Ifatunji" w:date="2025-02-16T14:56:00Z" w16du:dateUtc="2025-02-16T20:56:00Z"/>
          <w:shd w:val="clear" w:color="auto" w:fill="F4CCCC"/>
        </w:rPr>
      </w:pPr>
    </w:p>
    <w:p w14:paraId="069CF783" w14:textId="26A36AA6" w:rsidR="00F43E79" w:rsidRPr="00B92532" w:rsidDel="002F7DB4" w:rsidRDefault="00F43E79">
      <w:pPr>
        <w:rPr>
          <w:del w:id="3630" w:author="Mosi Adesina Ifatunji" w:date="2025-02-16T14:56:00Z" w16du:dateUtc="2025-02-16T20:56:00Z"/>
          <w:shd w:val="clear" w:color="auto" w:fill="F4CCCC"/>
        </w:rPr>
      </w:pPr>
      <w:del w:id="3631" w:author="Mosi Adesina Ifatunji" w:date="2025-02-16T14:56:00Z" w16du:dateUtc="2025-02-16T20:56:00Z">
        <w:r w:rsidRPr="00B92532" w:rsidDel="002F7DB4">
          <w:rPr>
            <w:shd w:val="clear" w:color="auto" w:fill="F4CCCC"/>
          </w:rPr>
          <w:delText>“Ethnic antagonism is sustained by laws, exclusionary practices, and caste systems designed to protect higher-paid labor”</w:delText>
        </w:r>
        <w:r w:rsidRPr="00B92532" w:rsidDel="002F7DB4">
          <w:fldChar w:fldCharType="begin"/>
        </w:r>
        <w:r w:rsidRPr="00B92532" w:rsidDel="002F7DB4">
          <w:delInstrText>HYPERLINK "https://consensus.app/papers/the-split-labor-market-and-the-origins-of-antidrug-auerhahn/f92d1d3c3b485737aea92e28ded1a552/?utm_source=chatgpt" \h</w:delInstrText>
        </w:r>
        <w:r w:rsidRPr="00B92532" w:rsidDel="002F7DB4">
          <w:fldChar w:fldCharType="separate"/>
        </w:r>
        <w:r w:rsidRPr="00B92532" w:rsidDel="002F7DB4">
          <w:rPr>
            <w:shd w:val="clear" w:color="auto" w:fill="F4CCCC"/>
          </w:rPr>
          <w:delText xml:space="preserve"> </w:delText>
        </w:r>
        <w:r w:rsidRPr="00B92532" w:rsidDel="002F7DB4">
          <w:fldChar w:fldCharType="end"/>
        </w:r>
        <w:r w:rsidRPr="00B92532" w:rsidDel="002F7DB4">
          <w:fldChar w:fldCharType="begin"/>
        </w:r>
        <w:r w:rsidRPr="00B92532" w:rsidDel="002F7DB4">
          <w:delInstrText>HYPERLINK "https://consensus.app/papers/the-split-labor-market-and-the-origins-of-antidrug-auerhahn/f92d1d3c3b485737aea92e28ded1a552/?utm_source=chatgpt" \h</w:delInstrText>
        </w:r>
        <w:r w:rsidRPr="00B92532" w:rsidDel="002F7DB4">
          <w:fldChar w:fldCharType="separate"/>
        </w:r>
        <w:r w:rsidRPr="00B92532" w:rsidDel="002F7DB4">
          <w:rPr>
            <w:color w:val="1155CC"/>
            <w:u w:val="single"/>
            <w:shd w:val="clear" w:color="auto" w:fill="F4CCCC"/>
          </w:rPr>
          <w:delText>(Auerhahn, 1999)</w:delText>
        </w:r>
        <w:r w:rsidRPr="00B92532" w:rsidDel="002F7DB4">
          <w:fldChar w:fldCharType="end"/>
        </w:r>
        <w:r w:rsidRPr="00B92532" w:rsidDel="002F7DB4">
          <w:rPr>
            <w:shd w:val="clear" w:color="auto" w:fill="F4CCCC"/>
          </w:rPr>
          <w:delText>.</w:delText>
        </w:r>
      </w:del>
    </w:p>
    <w:p w14:paraId="4ED01948" w14:textId="663F358C" w:rsidR="00F43E79" w:rsidRPr="00B92532" w:rsidDel="002F7DB4" w:rsidRDefault="00F43E79">
      <w:pPr>
        <w:rPr>
          <w:del w:id="3632" w:author="Mosi Adesina Ifatunji" w:date="2025-02-16T14:56:00Z" w16du:dateUtc="2025-02-16T20:56:00Z"/>
          <w:shd w:val="clear" w:color="auto" w:fill="F4CCCC"/>
        </w:rPr>
      </w:pPr>
    </w:p>
    <w:p w14:paraId="2066BDF1" w14:textId="7C9C7859" w:rsidR="00F43E79" w:rsidRPr="00B92532" w:rsidDel="002F7DB4" w:rsidRDefault="00F43E79">
      <w:pPr>
        <w:rPr>
          <w:del w:id="3633" w:author="Mosi Adesina Ifatunji" w:date="2025-02-16T14:56:00Z" w16du:dateUtc="2025-02-16T20:56:00Z"/>
          <w:shd w:val="clear" w:color="auto" w:fill="F4CCCC"/>
        </w:rPr>
      </w:pPr>
      <w:del w:id="3634" w:author="Mosi Adesina Ifatunji" w:date="2025-02-16T14:56:00Z" w16du:dateUtc="2025-02-16T20:56:00Z">
        <w:r w:rsidRPr="00B92532" w:rsidDel="002F7DB4">
          <w:rPr>
            <w:shd w:val="clear" w:color="auto" w:fill="F4CCCC"/>
          </w:rPr>
          <w:delText>“Higher-priced labor resists competition from lower-priced groups, leveraging unions, laws, or violence to protect their economic position”</w:delText>
        </w:r>
        <w:r w:rsidRPr="00B92532" w:rsidDel="002F7DB4">
          <w:fldChar w:fldCharType="begin"/>
        </w:r>
        <w:r w:rsidRPr="00B92532" w:rsidDel="002F7DB4">
          <w:delInstrText>HYPERLINK "https://consensus.app/papers/split-labor-market-and-the-state-the-effect-of-peled-shafir/6c7c1d93cda7525ebc2c0f5872739fe7/?utm_source=chatgpt" \h</w:delInstrText>
        </w:r>
        <w:r w:rsidRPr="00B92532" w:rsidDel="002F7DB4">
          <w:fldChar w:fldCharType="separate"/>
        </w:r>
        <w:r w:rsidRPr="00B92532" w:rsidDel="002F7DB4">
          <w:rPr>
            <w:shd w:val="clear" w:color="auto" w:fill="F4CCCC"/>
          </w:rPr>
          <w:delText xml:space="preserve"> </w:delText>
        </w:r>
        <w:r w:rsidRPr="00B92532" w:rsidDel="002F7DB4">
          <w:fldChar w:fldCharType="end"/>
        </w:r>
        <w:r w:rsidRPr="00B92532" w:rsidDel="002F7DB4">
          <w:fldChar w:fldCharType="begin"/>
        </w:r>
        <w:r w:rsidRPr="00B92532" w:rsidDel="002F7DB4">
          <w:delInstrText>HYPERLINK "https://consensus.app/papers/split-labor-market-and-the-state-the-effect-of-peled-shafir/6c7c1d93cda7525ebc2c0f5872739fe7/?utm_source=chatgpt" \h</w:delInstrText>
        </w:r>
        <w:r w:rsidRPr="00B92532" w:rsidDel="002F7DB4">
          <w:fldChar w:fldCharType="separate"/>
        </w:r>
        <w:r w:rsidRPr="00B92532" w:rsidDel="002F7DB4">
          <w:rPr>
            <w:color w:val="1155CC"/>
            <w:u w:val="single"/>
            <w:shd w:val="clear" w:color="auto" w:fill="F4CCCC"/>
          </w:rPr>
          <w:delText>(Peled &amp; Shafir, 1987)</w:delText>
        </w:r>
        <w:r w:rsidRPr="00B92532" w:rsidDel="002F7DB4">
          <w:fldChar w:fldCharType="end"/>
        </w:r>
        <w:r w:rsidRPr="00B92532" w:rsidDel="002F7DB4">
          <w:rPr>
            <w:shd w:val="clear" w:color="auto" w:fill="F4CCCC"/>
          </w:rPr>
          <w:delText>.</w:delText>
        </w:r>
      </w:del>
    </w:p>
    <w:p w14:paraId="209197C6" w14:textId="19C1EF70" w:rsidR="00F43E79" w:rsidRPr="00B92532" w:rsidDel="002F7DB4" w:rsidRDefault="00F43E79">
      <w:pPr>
        <w:rPr>
          <w:del w:id="3635" w:author="Mosi Adesina Ifatunji" w:date="2025-02-16T14:56:00Z" w16du:dateUtc="2025-02-16T20:56:00Z"/>
          <w:shd w:val="clear" w:color="auto" w:fill="F4CCCC"/>
        </w:rPr>
      </w:pPr>
    </w:p>
    <w:p w14:paraId="0C785CE0" w14:textId="5A996044" w:rsidR="00F43E79" w:rsidRPr="00B92532" w:rsidDel="002F7DB4" w:rsidRDefault="00F43E79">
      <w:pPr>
        <w:rPr>
          <w:del w:id="3636" w:author="Mosi Adesina Ifatunji" w:date="2025-02-16T14:56:00Z" w16du:dateUtc="2025-02-16T20:56:00Z"/>
          <w:shd w:val="clear" w:color="auto" w:fill="F4CCCC"/>
        </w:rPr>
      </w:pPr>
      <w:del w:id="3637" w:author="Mosi Adesina Ifatunji" w:date="2025-02-16T14:56:00Z" w16du:dateUtc="2025-02-16T20:56:00Z">
        <w:r w:rsidRPr="00B92532" w:rsidDel="002F7DB4">
          <w:rPr>
            <w:shd w:val="clear" w:color="auto" w:fill="F4CCCC"/>
          </w:rPr>
          <w:delText>“The persistence of split labor markets depends on the institutionalization of racial hierarchies, which maintain control over lower-priced labor groups”</w:delText>
        </w:r>
        <w:r w:rsidRPr="00B92532" w:rsidDel="002F7DB4">
          <w:fldChar w:fldCharType="begin"/>
        </w:r>
        <w:r w:rsidRPr="00B92532" w:rsidDel="002F7DB4">
          <w:delInstrText>HYPERLINK "https://consensus.app/papers/the-tenant-labor-market-and-lynching-in-the-south-a-test-of-corzine-huff-corzine/c5a44cc05c22589a900d182015a793b0/?utm_source=chatgpt" \h</w:delInstrText>
        </w:r>
        <w:r w:rsidRPr="00B92532" w:rsidDel="002F7DB4">
          <w:fldChar w:fldCharType="separate"/>
        </w:r>
        <w:r w:rsidRPr="00B92532" w:rsidDel="002F7DB4">
          <w:rPr>
            <w:shd w:val="clear" w:color="auto" w:fill="F4CCCC"/>
          </w:rPr>
          <w:delText xml:space="preserve"> </w:delText>
        </w:r>
        <w:r w:rsidRPr="00B92532" w:rsidDel="002F7DB4">
          <w:fldChar w:fldCharType="end"/>
        </w:r>
        <w:r w:rsidRPr="00B92532" w:rsidDel="002F7DB4">
          <w:fldChar w:fldCharType="begin"/>
        </w:r>
        <w:r w:rsidRPr="00B92532" w:rsidDel="002F7DB4">
          <w:delInstrText>HYPERLINK "https://consensus.app/papers/the-tenant-labor-market-and-lynching-in-the-south-a-test-of-corzine-huff-corzine/c5a44cc05c22589a900d182015a793b0/?utm_source=chatgpt" \h</w:delInstrText>
        </w:r>
        <w:r w:rsidRPr="00B92532" w:rsidDel="002F7DB4">
          <w:fldChar w:fldCharType="separate"/>
        </w:r>
        <w:r w:rsidRPr="00B92532" w:rsidDel="002F7DB4">
          <w:rPr>
            <w:color w:val="1155CC"/>
            <w:u w:val="single"/>
            <w:shd w:val="clear" w:color="auto" w:fill="F4CCCC"/>
          </w:rPr>
          <w:delText>(Corzine et al., 1988)</w:delText>
        </w:r>
        <w:r w:rsidRPr="00B92532" w:rsidDel="002F7DB4">
          <w:fldChar w:fldCharType="end"/>
        </w:r>
        <w:r w:rsidRPr="00B92532" w:rsidDel="002F7DB4">
          <w:rPr>
            <w:shd w:val="clear" w:color="auto" w:fill="F4CCCC"/>
          </w:rPr>
          <w:delText>.</w:delText>
        </w:r>
      </w:del>
    </w:p>
    <w:p w14:paraId="008FBDF8" w14:textId="77777777" w:rsidR="00F43E79" w:rsidRPr="00B92532" w:rsidDel="00471E1B" w:rsidRDefault="00F43E79">
      <w:pPr>
        <w:rPr>
          <w:del w:id="3638" w:author="Mosi Adesina Ifatunji" w:date="2025-07-24T20:03:00Z" w16du:dateUtc="2025-07-25T01:03:00Z"/>
        </w:rPr>
      </w:pPr>
    </w:p>
    <w:p w14:paraId="383FFC36" w14:textId="77777777" w:rsidR="00F43E79" w:rsidRPr="00B92532" w:rsidDel="00B242B7" w:rsidRDefault="00F43E79">
      <w:pPr>
        <w:rPr>
          <w:del w:id="3639" w:author="Mosi Adesina Ifatunji" w:date="2025-02-16T14:19:00Z" w16du:dateUtc="2025-02-16T20:19:00Z"/>
          <w:shd w:val="clear" w:color="auto" w:fill="F4CCCC"/>
        </w:rPr>
      </w:pPr>
    </w:p>
    <w:p w14:paraId="12274E5F" w14:textId="77777777" w:rsidR="00EF6748" w:rsidDel="00471E1B" w:rsidRDefault="00EF6748">
      <w:pPr>
        <w:rPr>
          <w:del w:id="3640" w:author="Mosi Adesina Ifatunji" w:date="2025-02-16T14:18:00Z" w16du:dateUtc="2025-02-16T20:18:00Z"/>
          <w:shd w:val="clear" w:color="auto" w:fill="F4CCCC"/>
        </w:rPr>
        <w:pPrChange w:id="3641" w:author="Mosi Adesina Ifatunji" w:date="2025-10-21T19:50:00Z" w16du:dateUtc="2025-10-22T00:50:00Z">
          <w:pPr>
            <w:pStyle w:val="Heading3"/>
          </w:pPr>
        </w:pPrChange>
      </w:pPr>
    </w:p>
    <w:p w14:paraId="1DFF4D9A" w14:textId="3A0C253E" w:rsidR="00553AF0" w:rsidRPr="005C2417" w:rsidRDefault="00553AF0">
      <w:pPr>
        <w:rPr>
          <w:del w:id="3642" w:author="Mosi Adesina Ifatunji" w:date="2025-02-10T11:04:00Z" w16du:dateUtc="2025-02-10T17:04:00Z"/>
        </w:rPr>
        <w:pPrChange w:id="3643" w:author="Mosi Adesina Ifatunji" w:date="2025-10-21T19:50:00Z" w16du:dateUtc="2025-10-22T00:50:00Z">
          <w:pPr>
            <w:pStyle w:val="Heading3"/>
          </w:pPr>
        </w:pPrChange>
      </w:pPr>
      <w:del w:id="3644" w:author="Mosi Adesina Ifatunji" w:date="2025-02-10T11:04:00Z" w16du:dateUtc="2025-02-10T17:04:00Z">
        <w:r w:rsidRPr="006B17C5">
          <w:rPr>
            <w:color w:val="070707"/>
            <w:szCs w:val="28"/>
            <w:rPrChange w:id="3645" w:author="Mosi Adesina Ifatunji" w:date="2025-07-17T11:52:00Z" w16du:dateUtc="2025-07-17T16:52:00Z">
              <w:rPr>
                <w:sz w:val="28"/>
              </w:rPr>
            </w:rPrChange>
          </w:rPr>
          <w:br w:type="page"/>
        </w:r>
      </w:del>
    </w:p>
    <w:p w14:paraId="24753E65" w14:textId="1F1B2C80" w:rsidR="00333B65" w:rsidRPr="005C2417" w:rsidRDefault="005C2417">
      <w:pPr>
        <w:pStyle w:val="Heading4"/>
        <w:pPrChange w:id="3646" w:author="Mosi Adesina Ifatunji" w:date="2025-10-21T19:50:00Z" w16du:dateUtc="2025-10-22T00:50:00Z">
          <w:pPr>
            <w:pStyle w:val="Heading3"/>
          </w:pPr>
        </w:pPrChange>
      </w:pPr>
      <w:ins w:id="3647" w:author="Mosi Adesina Ifatunji" w:date="2025-10-21T19:30:00Z" w16du:dateUtc="2025-10-22T00:30:00Z">
        <w:r w:rsidRPr="005C2417">
          <w:t>[Limitations]</w:t>
        </w:r>
      </w:ins>
    </w:p>
    <w:p w14:paraId="0A8AA3F9" w14:textId="574FFF6F" w:rsidR="00333B65" w:rsidDel="00D14761" w:rsidRDefault="00333B65">
      <w:pPr>
        <w:rPr>
          <w:del w:id="3648" w:author="Mosi Adesina Ifatunji" w:date="2025-02-16T15:07:00Z" w16du:dateUtc="2025-02-16T21:07:00Z"/>
        </w:rPr>
      </w:pPr>
    </w:p>
    <w:p w14:paraId="2844BE32" w14:textId="77777777" w:rsidR="00D14761" w:rsidRDefault="00D14761" w:rsidP="007B100A">
      <w:pPr>
        <w:rPr>
          <w:ins w:id="3649" w:author="Mosi Adesina Ifatunji" w:date="2025-10-21T19:33:00Z" w16du:dateUtc="2025-10-22T00:33:00Z"/>
        </w:rPr>
      </w:pPr>
    </w:p>
    <w:p w14:paraId="145BD996" w14:textId="3DA9D31C" w:rsidR="00D14761" w:rsidRPr="006A539D" w:rsidRDefault="00D14761">
      <w:pPr>
        <w:pStyle w:val="Heading5"/>
        <w:rPr>
          <w:ins w:id="3650" w:author="Mosi Adesina Ifatunji" w:date="2025-10-21T19:33:00Z" w16du:dateUtc="2025-10-22T00:33:00Z"/>
          <w:b w:val="0"/>
          <w:bCs w:val="0"/>
          <w:sz w:val="22"/>
          <w:szCs w:val="22"/>
          <w:rPrChange w:id="3651" w:author="Mosi Adesina Ifatunji" w:date="2025-10-21T19:33:00Z" w16du:dateUtc="2025-10-22T00:33:00Z">
            <w:rPr>
              <w:ins w:id="3652" w:author="Mosi Adesina Ifatunji" w:date="2025-10-21T19:33:00Z" w16du:dateUtc="2025-10-22T00:33:00Z"/>
              <w:b/>
              <w:bCs/>
            </w:rPr>
          </w:rPrChange>
        </w:rPr>
        <w:pPrChange w:id="3653" w:author="Mosi Adesina Ifatunji" w:date="2025-10-21T19:50:00Z" w16du:dateUtc="2025-10-22T00:50:00Z">
          <w:pPr/>
        </w:pPrChange>
      </w:pPr>
      <w:ins w:id="3654" w:author="Mosi Adesina Ifatunji" w:date="2025-10-21T19:33:00Z" w16du:dateUtc="2025-10-22T00:33:00Z">
        <w:r w:rsidRPr="006A539D">
          <w:rPr>
            <w:sz w:val="22"/>
            <w:szCs w:val="22"/>
            <w:rPrChange w:id="3655" w:author="Mosi Adesina Ifatunji" w:date="2025-10-21T19:33:00Z" w16du:dateUtc="2025-10-22T00:33:00Z">
              <w:rPr>
                <w:b/>
                <w:bCs/>
              </w:rPr>
            </w:rPrChange>
          </w:rPr>
          <w:t>Theory-Method Mismatch</w:t>
        </w:r>
      </w:ins>
    </w:p>
    <w:p w14:paraId="37F69305" w14:textId="77777777" w:rsidR="00141E71" w:rsidDel="00FB08BF" w:rsidRDefault="00141E71" w:rsidP="00025A6C">
      <w:pPr>
        <w:rPr>
          <w:del w:id="3656" w:author="Mosi Adesina Ifatunji [2]" w:date="2025-10-20T17:52:00Z" w16du:dateUtc="2025-10-20T22:52:00Z"/>
        </w:rPr>
      </w:pPr>
    </w:p>
    <w:p w14:paraId="448EFF13" w14:textId="77777777" w:rsidR="00FB08BF" w:rsidRDefault="00FB08BF" w:rsidP="007B100A">
      <w:pPr>
        <w:rPr>
          <w:ins w:id="3657" w:author="Mosi Adesina Ifatunji" w:date="2025-10-21T19:54:00Z" w16du:dateUtc="2025-10-22T00:54:00Z"/>
        </w:rPr>
      </w:pPr>
    </w:p>
    <w:p w14:paraId="77E166A2" w14:textId="122D311B" w:rsidR="00025A6C" w:rsidRPr="00700A4B" w:rsidRDefault="00025A6C" w:rsidP="00025A6C">
      <w:pPr>
        <w:rPr>
          <w:ins w:id="3658" w:author="Mosi Adesina Ifatunji" w:date="2025-10-21T19:54:00Z" w16du:dateUtc="2025-10-22T00:54:00Z"/>
        </w:rPr>
      </w:pPr>
      <w:ins w:id="3659" w:author="Mosi Adesina Ifatunji" w:date="2025-10-21T19:54:00Z" w16du:dateUtc="2025-10-22T00:54:00Z">
        <w:r w:rsidRPr="00700A4B">
          <w:t>“A comprehensive theory of race and racism should bring race and racism together into the same analytical framework because we cannot separate the construction of race from the reproduction of racism. This framework further needs to articulate the connections between racist ideologies and racist structures</w:t>
        </w:r>
        <w:r w:rsidRPr="00700A4B">
          <w:rPr>
            <w:rFonts w:hint="eastAsia"/>
          </w:rPr>
          <w:t>”</w:t>
        </w:r>
        <w:r w:rsidRPr="00700A4B">
          <w:t xml:space="preserve"> </w:t>
        </w:r>
        <w:r w:rsidRPr="00700A4B">
          <w:fldChar w:fldCharType="begin">
            <w:fldData xml:space="preserve">PEVuZE5vdGU+PENpdGU+PEF1dGhvcj5Hb2xhc2gtQm96YTwvQXV0aG9yPjxZZWFyPjIwMTY8L1ll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==
</w:fldData>
          </w:fldChar>
        </w:r>
        <w:r w:rsidRPr="00700A4B">
          <w:instrText xml:space="preserve"> ADDIN EN.JS.CITE </w:instrText>
        </w:r>
        <w:r w:rsidRPr="00700A4B">
          <w:fldChar w:fldCharType="separate"/>
        </w:r>
        <w:r w:rsidRPr="00700A4B">
          <w:rPr>
            <w:noProof/>
          </w:rPr>
          <w:t>(Golash-Boza 2016: 131)</w:t>
        </w:r>
        <w:r w:rsidRPr="00700A4B">
          <w:fldChar w:fldCharType="end"/>
        </w:r>
        <w:r w:rsidRPr="00700A4B">
          <w:t>.</w:t>
        </w:r>
      </w:ins>
    </w:p>
    <w:p w14:paraId="7A9A717F" w14:textId="77777777" w:rsidR="007D54FD" w:rsidRDefault="007D54FD" w:rsidP="007B100A">
      <w:pPr>
        <w:rPr>
          <w:ins w:id="3660" w:author="Mosi Adesina Ifatunji" w:date="2025-10-21T19:50:00Z" w16du:dateUtc="2025-10-22T00:50:00Z"/>
        </w:rPr>
      </w:pPr>
    </w:p>
    <w:p w14:paraId="7F8980E9" w14:textId="77777777" w:rsidR="00602817" w:rsidRDefault="00602817" w:rsidP="007B100A">
      <w:pPr>
        <w:rPr>
          <w:moveTo w:id="3661" w:author="Mosi Adesina Ifatunji" w:date="2025-10-21T19:48:00Z" w16du:dateUtc="2025-10-22T00:48:00Z"/>
        </w:rPr>
      </w:pPr>
      <w:moveToRangeStart w:id="3662" w:author="Mosi Adesina Ifatunji" w:date="2025-10-21T19:48:00Z" w:name="move211968553"/>
      <w:moveTo w:id="3663" w:author="Mosi Adesina Ifatunji" w:date="2025-10-21T19:48:00Z" w16du:dateUtc="2025-10-22T00:48:00Z">
        <w:r>
          <w:rPr>
            <w:color w:val="070707"/>
          </w:rPr>
          <w:t>While the subfield of making sense of ‘ethnoracial Deltas’ in the labor market is now better prepared to situate ‘structural racism’ as a fundamental cause of these ‘Deltas’ — effectively closing the gap or mismatch between theories of structural racism and our methodological approaches (i.e., from individual-level models to structural models of the meso-level).</w:t>
        </w:r>
      </w:moveTo>
    </w:p>
    <w:moveToRangeEnd w:id="3662"/>
    <w:p w14:paraId="2E721E33" w14:textId="77777777" w:rsidR="00F67CDC" w:rsidRDefault="00F67CDC" w:rsidP="007B100A">
      <w:pPr>
        <w:rPr>
          <w:ins w:id="3664" w:author="Mosi Adesina Ifatunji [2]" w:date="2025-08-27T09:51:00Z" w16du:dateUtc="2025-08-27T14:51:00Z"/>
          <w:color w:val="070707"/>
        </w:rPr>
      </w:pPr>
    </w:p>
    <w:p w14:paraId="6F0A89C7" w14:textId="77777777" w:rsidR="00025A6C" w:rsidRDefault="00025A6C" w:rsidP="00025A6C">
      <w:pPr>
        <w:rPr>
          <w:ins w:id="3665" w:author="Mosi Adesina Ifatunji" w:date="2025-10-21T19:54:00Z" w16du:dateUtc="2025-10-22T00:54:00Z"/>
        </w:rPr>
      </w:pPr>
      <w:ins w:id="3666" w:author="Mosi Adesina Ifatunji" w:date="2025-10-21T19:54:00Z" w16du:dateUtc="2025-10-22T00:54:00Z">
        <w:r w:rsidRPr="006524A6">
          <w:t>Despite the quite macro-level foundations of Sociology, many of our studies of race and/or ethnicity operate with concepts, theories and/or methodologies that might be best suited for the individual-level or unit of analysis.</w:t>
        </w:r>
      </w:ins>
    </w:p>
    <w:p w14:paraId="2826F27F" w14:textId="77777777" w:rsidR="000B67E2" w:rsidRDefault="000B67E2" w:rsidP="007B100A">
      <w:pPr>
        <w:rPr>
          <w:ins w:id="3667" w:author="Mosi Adesina Ifatunji" w:date="2025-10-21T19:54:00Z" w16du:dateUtc="2025-10-22T00:54:00Z"/>
          <w:color w:val="000000"/>
        </w:rPr>
      </w:pPr>
    </w:p>
    <w:p w14:paraId="6B5B6710" w14:textId="77777777" w:rsidR="00025A6C" w:rsidRDefault="00025A6C" w:rsidP="00025A6C">
      <w:pPr>
        <w:rPr>
          <w:ins w:id="3668" w:author="Mosi Adesina Ifatunji" w:date="2025-10-21T19:54:00Z" w16du:dateUtc="2025-10-22T00:54:00Z"/>
        </w:rPr>
      </w:pPr>
      <w:ins w:id="3669" w:author="Mosi Adesina Ifatunji" w:date="2025-10-21T19:54:00Z" w16du:dateUtc="2025-10-22T00:54:00Z">
        <w:r w:rsidRPr="006524A6">
          <w:t>Other studies offer concepts and theories at the meso- (e.g., organizations, networks and/or political geographies) and/or macro- (e.g., countries and/or global regions) levels of analysis but use methodologies that are most defendable for studies working at the individual-level of analysis.</w:t>
        </w:r>
      </w:ins>
    </w:p>
    <w:p w14:paraId="0747966C" w14:textId="77777777" w:rsidR="00025A6C" w:rsidRDefault="00025A6C" w:rsidP="00025A6C">
      <w:pPr>
        <w:rPr>
          <w:ins w:id="3670" w:author="Mosi Adesina Ifatunji" w:date="2025-10-21T19:54:00Z" w16du:dateUtc="2025-10-22T00:54:00Z"/>
        </w:rPr>
      </w:pPr>
    </w:p>
    <w:p w14:paraId="6A704D42" w14:textId="77777777" w:rsidR="00025A6C" w:rsidRDefault="00025A6C" w:rsidP="00025A6C">
      <w:pPr>
        <w:rPr>
          <w:ins w:id="3671" w:author="Mosi Adesina Ifatunji" w:date="2025-10-21T19:54:00Z" w16du:dateUtc="2025-10-22T00:54:00Z"/>
        </w:rPr>
      </w:pPr>
      <w:ins w:id="3672" w:author="Mosi Adesina Ifatunji" w:date="2025-10-21T19:54:00Z" w16du:dateUtc="2025-10-22T00:54:00Z">
        <w:r w:rsidRPr="006524A6">
          <w:t>Arguably, we are beginning to witness greater sensitivity to these ‘mismatches’ and therefore more intentionality and rigor on these important matters in our investigations.</w:t>
        </w:r>
      </w:ins>
    </w:p>
    <w:p w14:paraId="7150DA1B" w14:textId="77777777" w:rsidR="00025A6C" w:rsidRDefault="00025A6C" w:rsidP="00025A6C">
      <w:pPr>
        <w:pStyle w:val="BodyText"/>
        <w:spacing w:after="0"/>
        <w:rPr>
          <w:ins w:id="3673" w:author="Mosi Adesina Ifatunji" w:date="2025-10-21T19:54:00Z" w16du:dateUtc="2025-10-22T00:54:00Z"/>
        </w:rPr>
      </w:pPr>
    </w:p>
    <w:p w14:paraId="45CC24AF" w14:textId="1FB3ACBC" w:rsidR="00025A6C" w:rsidRPr="00504F8F" w:rsidRDefault="00025A6C" w:rsidP="00025A6C">
      <w:pPr>
        <w:rPr>
          <w:ins w:id="3674" w:author="Mosi Adesina Ifatunji" w:date="2025-10-21T19:54:00Z" w16du:dateUtc="2025-10-22T00:54:00Z"/>
        </w:rPr>
      </w:pPr>
      <w:ins w:id="3675" w:author="Mosi Adesina Ifatunji" w:date="2025-10-21T19:54:00Z" w16du:dateUtc="2025-10-22T00:54:00Z">
        <w:r w:rsidRPr="00504F8F">
          <w:t>“[w]</w:t>
        </w:r>
        <w:proofErr w:type="spellStart"/>
        <w:r w:rsidRPr="00504F8F">
          <w:t>ithout</w:t>
        </w:r>
        <w:proofErr w:type="spellEnd"/>
        <w:r w:rsidRPr="00504F8F">
          <w:t xml:space="preserve"> a theory linking large-scale change to local structures and local structures to individuals, we cannot synthesize such findings” </w:t>
        </w:r>
        <w:r w:rsidRPr="00504F8F">
          <w:fldChar w:fldCharType="begin">
            <w:fldData xml:space="preserve">PEVuZE5vdGU+PENpdGU+PEF1dGhvcj5BYmJvdHQ8L0F1dGhvcj48WWVhcj4xOTkzPC9ZZWFyPjxS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==
</w:fldData>
          </w:fldChar>
        </w:r>
        <w:r w:rsidRPr="00504F8F">
          <w:instrText xml:space="preserve"> ADDIN EN.JS.CITE </w:instrText>
        </w:r>
        <w:r w:rsidRPr="00504F8F">
          <w:fldChar w:fldCharType="separate"/>
        </w:r>
        <w:r w:rsidRPr="004624A1">
          <w:rPr>
            <w:noProof/>
          </w:rPr>
          <w:t>(Abbott 1993: 199)</w:t>
        </w:r>
        <w:r w:rsidRPr="00504F8F">
          <w:fldChar w:fldCharType="end"/>
        </w:r>
        <w:r w:rsidRPr="00504F8F">
          <w:t>.</w:t>
        </w:r>
      </w:ins>
    </w:p>
    <w:p w14:paraId="43A8368D" w14:textId="77777777" w:rsidR="00025A6C" w:rsidRDefault="00025A6C" w:rsidP="00025A6C">
      <w:pPr>
        <w:pStyle w:val="BodyText"/>
        <w:spacing w:after="0"/>
        <w:rPr>
          <w:ins w:id="3676" w:author="Mosi Adesina Ifatunji" w:date="2025-10-21T19:54:00Z" w16du:dateUtc="2025-10-22T00:54:00Z"/>
        </w:rPr>
      </w:pPr>
    </w:p>
    <w:p w14:paraId="2741850F" w14:textId="77777777" w:rsidR="00025A6C" w:rsidRPr="00504F8F" w:rsidRDefault="00025A6C" w:rsidP="00025A6C">
      <w:pPr>
        <w:rPr>
          <w:ins w:id="3677" w:author="Mosi Adesina Ifatunji" w:date="2025-10-21T19:54:00Z" w16du:dateUtc="2025-10-22T00:54:00Z"/>
        </w:rPr>
      </w:pPr>
      <w:ins w:id="3678" w:author="Mosi Adesina Ifatunji" w:date="2025-10-21T19:54:00Z" w16du:dateUtc="2025-10-22T00:54:00Z">
        <w:r w:rsidRPr="005E6B12">
          <w:t>Regrettably, when taken separately, social surveys, audit studies and workplace ethnographies are each ill equipped to fully account for racial disparities in earnings.</w:t>
        </w:r>
      </w:ins>
    </w:p>
    <w:p w14:paraId="179A4F04" w14:textId="77777777" w:rsidR="00025A6C" w:rsidRDefault="00025A6C" w:rsidP="00025A6C">
      <w:pPr>
        <w:rPr>
          <w:ins w:id="3679" w:author="Mosi Adesina Ifatunji" w:date="2025-10-21T19:54:00Z" w16du:dateUtc="2025-10-22T00:54:00Z"/>
        </w:rPr>
      </w:pPr>
    </w:p>
    <w:p w14:paraId="15D619A2" w14:textId="77777777" w:rsidR="00025A6C" w:rsidRPr="00504F8F" w:rsidRDefault="00025A6C" w:rsidP="00025A6C">
      <w:pPr>
        <w:rPr>
          <w:ins w:id="3680" w:author="Mosi Adesina Ifatunji" w:date="2025-10-21T19:54:00Z" w16du:dateUtc="2025-10-22T00:54:00Z"/>
        </w:rPr>
      </w:pPr>
      <w:ins w:id="3681" w:author="Mosi Adesina Ifatunji" w:date="2025-10-21T19:54:00Z" w16du:dateUtc="2025-10-22T00:54:00Z">
        <w:r w:rsidRPr="00504F8F">
          <w:t>Today, gaps and mismatches persist between micro-level models of prejudice and discrimination and macro-level theories of racial formation.</w:t>
        </w:r>
      </w:ins>
    </w:p>
    <w:p w14:paraId="51A212C6" w14:textId="77777777" w:rsidR="00025A6C" w:rsidRDefault="00025A6C" w:rsidP="00025A6C">
      <w:pPr>
        <w:rPr>
          <w:ins w:id="3682" w:author="Mosi Adesina Ifatunji" w:date="2025-10-21T19:54:00Z" w16du:dateUtc="2025-10-22T00:54:00Z"/>
        </w:rPr>
      </w:pPr>
    </w:p>
    <w:p w14:paraId="51B7153D" w14:textId="77777777" w:rsidR="00025A6C" w:rsidRPr="00504F8F" w:rsidRDefault="00025A6C" w:rsidP="00025A6C">
      <w:pPr>
        <w:rPr>
          <w:ins w:id="3683" w:author="Mosi Adesina Ifatunji" w:date="2025-10-21T19:54:00Z" w16du:dateUtc="2025-10-22T00:54:00Z"/>
        </w:rPr>
      </w:pPr>
      <w:ins w:id="3684" w:author="Mosi Adesina Ifatunji" w:date="2025-10-21T19:54:00Z" w16du:dateUtc="2025-10-22T00:54:00Z">
        <w:r w:rsidRPr="00504F8F">
          <w:t>“Institutional,” and/or “organizational” racism</w:t>
        </w:r>
      </w:ins>
    </w:p>
    <w:p w14:paraId="21E1B1D7" w14:textId="77777777" w:rsidR="00025A6C" w:rsidRDefault="00025A6C" w:rsidP="00025A6C">
      <w:pPr>
        <w:rPr>
          <w:ins w:id="3685" w:author="Mosi Adesina Ifatunji" w:date="2025-10-21T19:55:00Z" w16du:dateUtc="2025-10-22T00:55:00Z"/>
        </w:rPr>
      </w:pPr>
    </w:p>
    <w:p w14:paraId="24FBDDC0" w14:textId="661BB8F4" w:rsidR="00271836" w:rsidRPr="00504F8F" w:rsidRDefault="00271836" w:rsidP="00271836">
      <w:pPr>
        <w:rPr>
          <w:ins w:id="3686" w:author="Mosi Adesina Ifatunji" w:date="2025-10-21T19:55:00Z" w16du:dateUtc="2025-10-22T00:55:00Z"/>
        </w:rPr>
      </w:pPr>
      <w:ins w:id="3687" w:author="Mosi Adesina Ifatunji" w:date="2025-10-21T19:55:00Z" w16du:dateUtc="2025-10-22T00:55:00Z">
        <w:r w:rsidRPr="00504F8F">
          <w:t>Therefore, until recently, researchers interested in ethnoracial phenomena and social processes have focused on the “… large-scale and small-scale ways…” or “macro- and micro-socially”</w:t>
        </w:r>
        <w:r w:rsidRPr="00504F8F">
          <w:fldChar w:fldCharType="begin">
            <w:fldData xml:space="preserve">PEVuZE5vdGU+PENpdGU+PEF1dGhvcj5PbWk8L0F1dGhvcj48WWVhcj4xOTg2IFsyMDE1XTwvWWVh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</w:fldData>
          </w:fldChar>
        </w:r>
        <w:r w:rsidRPr="00504F8F">
          <w:instrText xml:space="preserve"> ADDIN EN.JS.CITE </w:instrText>
        </w:r>
        <w:r w:rsidRPr="00504F8F">
          <w:fldChar w:fldCharType="separate"/>
        </w:r>
        <w:r w:rsidRPr="00700A4B">
          <w:rPr>
            <w:noProof/>
          </w:rPr>
          <w:t>(Omi and Winant 1986 [2015])</w:t>
        </w:r>
        <w:r w:rsidRPr="00504F8F">
          <w:fldChar w:fldCharType="end"/>
        </w:r>
        <w:r w:rsidRPr="00504F8F">
          <w:t xml:space="preserve"> </w:t>
        </w:r>
        <w:r w:rsidRPr="00504F8F">
          <w:fldChar w:fldCharType="begin">
            <w:fldData xml:space="preserve">PEVuZE5vdGU+PENpdGU+PEF1dGhvcj5PbWk8L0F1dGhvcj48WWVhcj4xOTg2IFsyMDE1XTwvWWVh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</w:fldData>
          </w:fldChar>
        </w:r>
        <w:r w:rsidRPr="00504F8F">
          <w:instrText xml:space="preserve"> ADDIN EN.JS.CITE </w:instrText>
        </w:r>
        <w:r w:rsidRPr="00504F8F">
          <w:fldChar w:fldCharType="separate"/>
        </w:r>
        <w:r w:rsidRPr="00700A4B">
          <w:rPr>
            <w:noProof/>
          </w:rPr>
          <w:t>(Omi and Winant 1986 [2015]: 111)</w:t>
        </w:r>
        <w:r w:rsidRPr="00504F8F">
          <w:fldChar w:fldCharType="end"/>
        </w:r>
        <w:r w:rsidRPr="00504F8F">
          <w:t xml:space="preserve">, </w:t>
        </w:r>
      </w:ins>
    </w:p>
    <w:p w14:paraId="6D76DFD2" w14:textId="77777777" w:rsidR="00271836" w:rsidRDefault="00271836" w:rsidP="00271836">
      <w:pPr>
        <w:rPr>
          <w:ins w:id="3688" w:author="Mosi Adesina Ifatunji" w:date="2025-10-21T19:55:00Z" w16du:dateUtc="2025-10-22T00:55:00Z"/>
        </w:rPr>
      </w:pPr>
    </w:p>
    <w:p w14:paraId="047569AA" w14:textId="21B70081" w:rsidR="00271836" w:rsidRPr="00504F8F" w:rsidRDefault="00271836" w:rsidP="00271836">
      <w:pPr>
        <w:rPr>
          <w:ins w:id="3689" w:author="Mosi Adesina Ifatunji" w:date="2025-10-21T19:55:00Z" w16du:dateUtc="2025-10-22T00:55:00Z"/>
        </w:rPr>
      </w:pPr>
      <w:ins w:id="3690" w:author="Mosi Adesina Ifatunji" w:date="2025-10-21T19:55:00Z" w16du:dateUtc="2025-10-22T00:55:00Z">
        <w:r w:rsidRPr="00504F8F">
          <w:t xml:space="preserve">individual-level models of ‘attitudes and prejudice’ </w:t>
        </w:r>
        <w:r w:rsidRPr="00504F8F">
          <w:fldChar w:fldCharType="begin">
            <w:fldData xml:space="preserve">PEVuZE5vdGU+PENpdGU+PEF1dGhvcj5TZWFyczwvQXV0aG9yPjxZZWFyPjIwMDM8L1llYXI+PFJl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</w:fldData>
          </w:fldChar>
        </w:r>
        <w:r w:rsidRPr="00504F8F">
          <w:instrText xml:space="preserve"> ADDIN EN.JS.CITE </w:instrText>
        </w:r>
        <w:r w:rsidRPr="00504F8F">
          <w:fldChar w:fldCharType="separate"/>
        </w:r>
        <w:r w:rsidRPr="00700A4B">
          <w:rPr>
            <w:noProof/>
          </w:rPr>
          <w:t>(Sears and Henry 2003)</w:t>
        </w:r>
        <w:r w:rsidRPr="00504F8F">
          <w:fldChar w:fldCharType="end"/>
        </w:r>
        <w:r w:rsidRPr="00504F8F">
          <w:t xml:space="preserve"> or macro-level models, which theorize ‘social systems or structures’ </w:t>
        </w:r>
        <w:r w:rsidRPr="00504F8F">
          <w:fldChar w:fldCharType="begin">
            <w:fldData xml:space="preserve">PEVuZE5vdGU+PENpdGU+PEF1dGhvcj5Cb25pbGxhLVNpbHZhPC9BdXRob3I+PFllYXI+MTk5Nzwv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</w:fldData>
          </w:fldChar>
        </w:r>
        <w:r w:rsidRPr="00504F8F">
          <w:instrText xml:space="preserve"> ADDIN EN.JS.CITE </w:instrText>
        </w:r>
        <w:r w:rsidRPr="00504F8F">
          <w:fldChar w:fldCharType="separate"/>
        </w:r>
        <w:r w:rsidRPr="00700A4B">
          <w:rPr>
            <w:noProof/>
          </w:rPr>
          <w:t>(Bonilla-Silva 1997, Feagin 2001 [2010])</w:t>
        </w:r>
        <w:r w:rsidRPr="00504F8F">
          <w:fldChar w:fldCharType="end"/>
        </w:r>
        <w:r w:rsidRPr="00504F8F">
          <w:t>.</w:t>
        </w:r>
      </w:ins>
    </w:p>
    <w:p w14:paraId="2763414D" w14:textId="77777777" w:rsidR="00271836" w:rsidRDefault="00271836" w:rsidP="00271836">
      <w:pPr>
        <w:rPr>
          <w:ins w:id="3691" w:author="Mosi Adesina Ifatunji" w:date="2025-10-21T19:55:00Z" w16du:dateUtc="2025-10-22T00:55:00Z"/>
        </w:rPr>
      </w:pPr>
    </w:p>
    <w:p w14:paraId="25CCF6B3" w14:textId="3F57C0F8" w:rsidR="00271836" w:rsidRPr="00504F8F" w:rsidRDefault="00271836" w:rsidP="00271836">
      <w:pPr>
        <w:rPr>
          <w:ins w:id="3692" w:author="Mosi Adesina Ifatunji" w:date="2025-10-21T19:55:00Z" w16du:dateUtc="2025-10-22T00:55:00Z"/>
        </w:rPr>
      </w:pPr>
      <w:ins w:id="3693" w:author="Mosi Adesina Ifatunji" w:date="2025-10-21T19:55:00Z" w16du:dateUtc="2025-10-22T00:55:00Z">
        <w:r w:rsidRPr="00504F8F">
          <w:t xml:space="preserve">with “institutions that reproduce racial inequality… </w:t>
        </w:r>
        <w:r w:rsidRPr="00700A4B">
          <w:t>laws, policies</w:t>
        </w:r>
        <w:r w:rsidRPr="00504F8F">
          <w:t xml:space="preserve">, and practices” </w:t>
        </w:r>
        <w:r w:rsidRPr="00504F8F">
          <w:fldChar w:fldCharType="begin">
            <w:fldData xml:space="preserve">PEVuZE5vdGU+PENpdGU+PEF1dGhvcj5Hb2xhc2gtQm96YTwvQXV0aG9yPjxZZWFyPjIwMTY8L1ll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==
</w:fldData>
          </w:fldChar>
        </w:r>
        <w:r w:rsidRPr="00504F8F">
          <w:instrText xml:space="preserve"> ADDIN EN.JS.CITE </w:instrText>
        </w:r>
        <w:r w:rsidRPr="00504F8F">
          <w:fldChar w:fldCharType="separate"/>
        </w:r>
        <w:r w:rsidRPr="00700A4B">
          <w:rPr>
            <w:noProof/>
          </w:rPr>
          <w:t>(Golash-Boza 2016: 131)</w:t>
        </w:r>
        <w:r w:rsidRPr="00504F8F">
          <w:fldChar w:fldCharType="end"/>
        </w:r>
        <w:r w:rsidRPr="00504F8F">
          <w:t xml:space="preserve"> and/or ideology an1d discourse </w:t>
        </w:r>
        <w:r w:rsidRPr="00504F8F">
          <w:fldChar w:fldCharType="begin">
            <w:fldData xml:space="preserve">PEVuZE5vdGU+PENpdGU+PEF1dGhvcj5Cb25pbGxhLVNpbHZhPC9BdXRob3I+PFllYXI+MTk5Nzwv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</w:fldData>
          </w:fldChar>
        </w:r>
        <w:r w:rsidRPr="00504F8F">
          <w:instrText xml:space="preserve"> ADDIN EN.JS.CITE </w:instrText>
        </w:r>
        <w:r w:rsidRPr="00504F8F">
          <w:fldChar w:fldCharType="separate"/>
        </w:r>
        <w:r w:rsidRPr="00700A4B">
          <w:rPr>
            <w:noProof/>
          </w:rPr>
          <w:t>(Bonilla-Silva 1997)</w:t>
        </w:r>
        <w:r w:rsidRPr="00504F8F">
          <w:fldChar w:fldCharType="end"/>
        </w:r>
        <w:r w:rsidRPr="00504F8F">
          <w:t>.</w:t>
        </w:r>
      </w:ins>
    </w:p>
    <w:p w14:paraId="6171E8F2" w14:textId="77777777" w:rsidR="00271836" w:rsidRDefault="00271836" w:rsidP="00271836">
      <w:pPr>
        <w:rPr>
          <w:ins w:id="3694" w:author="Mosi Adesina Ifatunji" w:date="2025-10-21T19:55:00Z" w16du:dateUtc="2025-10-22T00:55:00Z"/>
        </w:rPr>
      </w:pPr>
    </w:p>
    <w:p w14:paraId="6A027449" w14:textId="2BE3EB79" w:rsidR="00271836" w:rsidRPr="00B97043" w:rsidRDefault="00271836" w:rsidP="00271836">
      <w:pPr>
        <w:rPr>
          <w:ins w:id="3695" w:author="Mosi Adesina Ifatunji" w:date="2025-10-21T19:55:00Z" w16du:dateUtc="2025-10-22T00:55:00Z"/>
        </w:rPr>
      </w:pPr>
      <w:ins w:id="3696" w:author="Mosi Adesina Ifatunji" w:date="2025-10-21T19:55:00Z" w16du:dateUtc="2025-10-22T00:55:00Z">
        <w:r w:rsidRPr="00504F8F">
          <w:t>…</w:t>
        </w:r>
        <w:r w:rsidRPr="00700A4B">
          <w:t xml:space="preserve"> links</w:t>
        </w:r>
        <w:r w:rsidRPr="00504F8F">
          <w:t xml:space="preserve"> between </w:t>
        </w:r>
        <w:r w:rsidRPr="00700A4B">
          <w:t>structural- and individual-level ethnoracial</w:t>
        </w:r>
        <w:r w:rsidRPr="00504F8F">
          <w:t xml:space="preserve"> </w:t>
        </w:r>
        <w:r w:rsidRPr="00700A4B">
          <w:t>ideologies</w:t>
        </w:r>
        <w:r w:rsidRPr="00504F8F">
          <w:t xml:space="preserve"> </w:t>
        </w:r>
        <w:r w:rsidRPr="00504F8F">
          <w:fldChar w:fldCharType="begin">
            <w:fldData xml:space="preserve">PEVuZE5vdGU+PENpdGU+PEF1dGhvcj5Db2xsaW5zPC9BdXRob3I+PFllYXI+MTk5NzwvWWVhcj48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</w:fldData>
          </w:fldChar>
        </w:r>
        <w:r w:rsidRPr="00700A4B">
          <w:instrText xml:space="preserve"> ADDIN EN.JS.CITE </w:instrText>
        </w:r>
        <w:r w:rsidRPr="00504F8F">
          <w:fldChar w:fldCharType="separate"/>
        </w:r>
      </w:ins>
      <w:r w:rsidR="00167D9D">
        <w:rPr>
          <w:noProof/>
        </w:rPr>
        <w:t>(Collins 1997, Moore 2007, Embrick 2011, Wooten 2015, Sewell 2016, Sewell and Jefferson 2016, Reyes 2017, Ferguson and Koning 2018, Ray 2019, Wingfield and Chavez 2020)</w:t>
      </w:r>
      <w:ins w:id="3697" w:author="Mosi Adesina Ifatunji" w:date="2025-10-21T19:55:00Z" w16du:dateUtc="2025-10-22T00:55:00Z">
        <w:r w:rsidRPr="00504F8F">
          <w:fldChar w:fldCharType="end"/>
        </w:r>
        <w:r w:rsidRPr="00700A4B">
          <w:t>,</w:t>
        </w:r>
      </w:ins>
    </w:p>
    <w:p w14:paraId="7B3415B1" w14:textId="77777777" w:rsidR="00271836" w:rsidRPr="00284C6F" w:rsidRDefault="00271836" w:rsidP="00271836">
      <w:pPr>
        <w:rPr>
          <w:ins w:id="3698" w:author="Mosi Adesina Ifatunji" w:date="2025-10-21T19:55:00Z" w16du:dateUtc="2025-10-22T00:55:00Z"/>
          <w:highlight w:val="yellow"/>
        </w:rPr>
      </w:pPr>
    </w:p>
    <w:p w14:paraId="18312D33" w14:textId="1DAB3B16" w:rsidR="00271836" w:rsidRPr="00504F8F" w:rsidRDefault="00271836" w:rsidP="00271836">
      <w:pPr>
        <w:rPr>
          <w:ins w:id="3699" w:author="Mosi Adesina Ifatunji" w:date="2025-10-21T19:55:00Z" w16du:dateUtc="2025-10-22T00:55:00Z"/>
        </w:rPr>
      </w:pPr>
      <w:ins w:id="3700" w:author="Mosi Adesina Ifatunji" w:date="2025-10-21T19:55:00Z" w16du:dateUtc="2025-10-22T00:55:00Z">
        <w:r w:rsidRPr="00504F8F">
          <w:t xml:space="preserve">remain largely ill-equipped to describe how the social and political dimensions of the ‘firm-context’ fit along the causal pathway from ethnoracial ‘group status’ to wage differences between Blacks and Whites </w:t>
        </w:r>
        <w:r w:rsidRPr="00504F8F">
          <w:fldChar w:fldCharType="begin">
            <w:fldData xml:space="preserve">PEVuZE5vdGU+PENpdGU+PEF1dGhvcj5UaWxseTwvQXV0aG9yPjxZZWFyPjE5OTg8L1llYXI+PFJl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=
</w:fldData>
          </w:fldChar>
        </w:r>
        <w:r w:rsidRPr="00504F8F">
          <w:instrText xml:space="preserve"> ADDIN EN.JS.CITE </w:instrText>
        </w:r>
        <w:r w:rsidRPr="00504F8F">
          <w:fldChar w:fldCharType="separate"/>
        </w:r>
      </w:ins>
      <w:r w:rsidR="00167D9D">
        <w:rPr>
          <w:noProof/>
        </w:rPr>
        <w:t>(Baron and Bielby 1980, Tilly 1998, Reskin 2012, Tomaskovic-Devey and Avent-Holt 2019)</w:t>
      </w:r>
      <w:ins w:id="3701" w:author="Mosi Adesina Ifatunji" w:date="2025-10-21T19:55:00Z" w16du:dateUtc="2025-10-22T00:55:00Z">
        <w:r w:rsidRPr="00504F8F">
          <w:fldChar w:fldCharType="end"/>
        </w:r>
        <w:r w:rsidRPr="00504F8F">
          <w:t xml:space="preserve">. </w:t>
        </w:r>
      </w:ins>
    </w:p>
    <w:p w14:paraId="39985B85" w14:textId="77777777" w:rsidR="00271836" w:rsidRDefault="00271836" w:rsidP="00025A6C">
      <w:pPr>
        <w:rPr>
          <w:ins w:id="3702" w:author="Mosi Adesina Ifatunji" w:date="2025-10-21T19:58:00Z" w16du:dateUtc="2025-10-22T00:58:00Z"/>
        </w:rPr>
      </w:pPr>
    </w:p>
    <w:p w14:paraId="1CBA492B" w14:textId="0D0A8946" w:rsidR="007F3A69" w:rsidRPr="00504F8F" w:rsidRDefault="007F3A69" w:rsidP="007F3A69">
      <w:pPr>
        <w:rPr>
          <w:ins w:id="3703" w:author="Mosi Adesina Ifatunji" w:date="2025-10-21T19:58:00Z" w16du:dateUtc="2025-10-22T00:58:00Z"/>
        </w:rPr>
      </w:pPr>
      <w:ins w:id="3704" w:author="Mosi Adesina Ifatunji" w:date="2025-10-21T19:58:00Z" w16du:dateUtc="2025-10-22T00:58:00Z">
        <w:r w:rsidRPr="00504F8F">
          <w:t xml:space="preserve">Overall, despite re-emergent theories that posit context as an important factor in ethnoracial inequalities, our current understanding of the degree to which organizations might foster and/or manage these inequalities has been restricted by the availability of requisite firm-level data </w:t>
        </w:r>
        <w:r w:rsidRPr="00504F8F">
          <w:fldChar w:fldCharType="begin">
            <w:fldData xml:space="preserve">PEVuZE5vdGU+PENpdGU+PEF1dGhvcj5Ub21hc2tvdmljLURldmV5PC9BdXRob3I+PFllYXI+MjAx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</w:fldData>
          </w:fldChar>
        </w:r>
        <w:r w:rsidRPr="00504F8F">
          <w:instrText xml:space="preserve"> ADDIN EN.JS.CITE </w:instrText>
        </w:r>
        <w:r w:rsidRPr="00504F8F">
          <w:fldChar w:fldCharType="separate"/>
        </w:r>
        <w:r w:rsidRPr="008036F8">
          <w:rPr>
            <w:noProof/>
          </w:rPr>
          <w:t>(Tomaskovic-Devey and Avent-Holt 2019)</w:t>
        </w:r>
        <w:r w:rsidRPr="00504F8F">
          <w:fldChar w:fldCharType="end"/>
        </w:r>
        <w:r w:rsidRPr="00504F8F">
          <w:t>.</w:t>
        </w:r>
      </w:ins>
    </w:p>
    <w:p w14:paraId="3195A7ED" w14:textId="77777777" w:rsidR="007F3A69" w:rsidRPr="00504F8F" w:rsidRDefault="007F3A69" w:rsidP="007F3A69">
      <w:pPr>
        <w:rPr>
          <w:ins w:id="3705" w:author="Mosi Adesina Ifatunji" w:date="2025-10-21T19:58:00Z" w16du:dateUtc="2025-10-22T00:58:00Z"/>
        </w:rPr>
      </w:pPr>
    </w:p>
    <w:p w14:paraId="5557F681" w14:textId="4B4AE24B" w:rsidR="007F3A69" w:rsidRPr="00504F8F" w:rsidRDefault="007F3A69" w:rsidP="007F3A69">
      <w:pPr>
        <w:rPr>
          <w:ins w:id="3706" w:author="Mosi Adesina Ifatunji" w:date="2025-10-21T19:58:00Z" w16du:dateUtc="2025-10-22T00:58:00Z"/>
        </w:rPr>
      </w:pPr>
      <w:ins w:id="3707" w:author="Mosi Adesina Ifatunji" w:date="2025-10-21T19:58:00Z" w16du:dateUtc="2025-10-22T00:58:00Z">
        <w:r w:rsidRPr="00504F8F">
          <w:t xml:space="preserve">That is, while several studies have argued that firms manage and reproduce inequality </w:t>
        </w:r>
        <w:r w:rsidRPr="00504F8F">
          <w:fldChar w:fldCharType="begin">
            <w:fldData xml:space="preserve">PEVuZE5vdGU+PENpdGU+PEF1dGhvcj5CYXJvbjwvQXV0aG9yPjxZZWFyPjE5ODA8L1llYXI+PFJl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=
</w:fldData>
          </w:fldChar>
        </w:r>
        <w:r w:rsidRPr="00504F8F">
          <w:instrText xml:space="preserve"> ADDIN EN.JS.CITE </w:instrText>
        </w:r>
        <w:r w:rsidRPr="00504F8F">
          <w:fldChar w:fldCharType="separate"/>
        </w:r>
        <w:r w:rsidRPr="008036F8">
          <w:rPr>
            <w:noProof/>
          </w:rPr>
          <w:t>(Baron and Bielby 1980, Tilly 1998)</w:t>
        </w:r>
        <w:r w:rsidRPr="00504F8F">
          <w:fldChar w:fldCharType="end"/>
        </w:r>
        <w:r w:rsidRPr="00504F8F">
          <w:t xml:space="preserve">, almost all studies of racialized inequality in organizations rely on single- or comparative-case studies </w:t>
        </w:r>
        <w:r w:rsidRPr="00504F8F">
          <w:fldChar w:fldCharType="begin">
            <w:fldData xml:space="preserve">PEVuZE5vdGU+PENpdGU+PEF1dGhvcj5Ub21hc2tvdmljLURldmV5PC9BdXRob3I+PFllYXI+MjAx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</w:fldData>
          </w:fldChar>
        </w:r>
        <w:r w:rsidRPr="00504F8F">
          <w:instrText xml:space="preserve"> ADDIN EN.JS.CITE </w:instrText>
        </w:r>
        <w:r w:rsidRPr="00504F8F">
          <w:fldChar w:fldCharType="separate"/>
        </w:r>
        <w:r w:rsidRPr="008036F8">
          <w:rPr>
            <w:noProof/>
          </w:rPr>
          <w:t>(Ray 2019, Tomaskovic-Devey and Avent-Holt 2019)</w:t>
        </w:r>
        <w:r w:rsidRPr="00504F8F">
          <w:fldChar w:fldCharType="end"/>
        </w:r>
        <w:r w:rsidRPr="00504F8F">
          <w:t>.</w:t>
        </w:r>
      </w:ins>
    </w:p>
    <w:p w14:paraId="2A9890AD" w14:textId="77777777" w:rsidR="007F3A69" w:rsidRPr="00504F8F" w:rsidRDefault="007F3A69" w:rsidP="007F3A69">
      <w:pPr>
        <w:rPr>
          <w:ins w:id="3708" w:author="Mosi Adesina Ifatunji" w:date="2025-10-21T19:58:00Z" w16du:dateUtc="2025-10-22T00:58:00Z"/>
        </w:rPr>
      </w:pPr>
    </w:p>
    <w:p w14:paraId="39F30035" w14:textId="0ADD0ACC" w:rsidR="007F3A69" w:rsidRPr="00504F8F" w:rsidRDefault="007F3A69" w:rsidP="007F3A69">
      <w:pPr>
        <w:rPr>
          <w:ins w:id="3709" w:author="Mosi Adesina Ifatunji" w:date="2025-10-21T19:58:00Z" w16du:dateUtc="2025-10-22T00:58:00Z"/>
        </w:rPr>
      </w:pPr>
      <w:ins w:id="3710" w:author="Mosi Adesina Ifatunji" w:date="2025-10-21T19:58:00Z" w16du:dateUtc="2025-10-22T00:58:00Z">
        <w:r w:rsidRPr="001E3FB0">
          <w:t xml:space="preserve">These studies have yielded important insights into what </w:t>
        </w:r>
        <w:r w:rsidRPr="00284C6F">
          <w:t>certain drivers of inequality look like “on the ground”</w:t>
        </w:r>
        <w:r w:rsidRPr="001E3FB0">
          <w:t xml:space="preserve"> </w:t>
        </w:r>
        <w:r w:rsidRPr="001E3FB0">
          <w:fldChar w:fldCharType="begin">
            <w:fldData xml:space="preserve">PEVuZE5vdGU+PENpdGU+PEF1dGhvcj5KYW1lczwvQXV0aG9yPjxZZWFyPjIwMDA8L1llYXI+PFJl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</w:fldData>
          </w:fldChar>
        </w:r>
        <w:r w:rsidRPr="001E3FB0">
          <w:instrText xml:space="preserve"> ADDIN EN.JS.CITE </w:instrText>
        </w:r>
        <w:r w:rsidRPr="001E3FB0">
          <w:fldChar w:fldCharType="separate"/>
        </w:r>
        <w:r w:rsidRPr="00F8290E">
          <w:rPr>
            <w:noProof/>
          </w:rPr>
          <w:t>(James 2000, Wingfield and Chavez 2020)</w:t>
        </w:r>
        <w:r w:rsidRPr="001E3FB0">
          <w:fldChar w:fldCharType="end"/>
        </w:r>
        <w:r w:rsidRPr="001E3FB0">
          <w:t xml:space="preserve">, but they leave us </w:t>
        </w:r>
        <w:r w:rsidRPr="00284C6F">
          <w:t>unable to tell if these mechanisms are unique to specific cases</w:t>
        </w:r>
        <w:r w:rsidRPr="001E3FB0">
          <w:t>.</w:t>
        </w:r>
      </w:ins>
    </w:p>
    <w:p w14:paraId="3A5BD668" w14:textId="77777777" w:rsidR="007F3A69" w:rsidRPr="00504F8F" w:rsidRDefault="007F3A69" w:rsidP="007F3A69">
      <w:pPr>
        <w:rPr>
          <w:ins w:id="3711" w:author="Mosi Adesina Ifatunji" w:date="2025-10-21T19:58:00Z" w16du:dateUtc="2025-10-22T00:58:00Z"/>
        </w:rPr>
      </w:pPr>
    </w:p>
    <w:p w14:paraId="703D35DC" w14:textId="149510D4" w:rsidR="007F3A69" w:rsidRPr="00504F8F" w:rsidRDefault="007F3A69" w:rsidP="007F3A69">
      <w:pPr>
        <w:rPr>
          <w:ins w:id="3712" w:author="Mosi Adesina Ifatunji" w:date="2025-10-21T19:58:00Z" w16du:dateUtc="2025-10-22T00:58:00Z"/>
        </w:rPr>
      </w:pPr>
      <w:ins w:id="3713" w:author="Mosi Adesina Ifatunji" w:date="2025-10-21T19:58:00Z" w16du:dateUtc="2025-10-22T00:58:00Z">
        <w:r w:rsidRPr="00504F8F">
          <w:t xml:space="preserve">Moreover, while theories of organizational inequality argue that the observation of between-firm variation in inequalities can teach us much about the degree to which firms contribute to societal-level inequality </w:t>
        </w:r>
        <w:r w:rsidRPr="00504F8F">
          <w:fldChar w:fldCharType="begin">
            <w:fldData xml:space="preserve">PEVuZE5vdGU+PENpdGU+PEF1dGhvcj5DYXJkPC9BdXRob3I+PFllYXI+MjAxODwvWWVhcj48UmVj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</w:fldData>
          </w:fldChar>
        </w:r>
        <w:r w:rsidRPr="00504F8F">
          <w:instrText xml:space="preserve"> ADDIN EN.JS.CITE </w:instrText>
        </w:r>
        <w:r w:rsidRPr="00504F8F">
          <w:fldChar w:fldCharType="separate"/>
        </w:r>
        <w:r w:rsidRPr="008036F8">
          <w:rPr>
            <w:noProof/>
          </w:rPr>
          <w:t>(Card et al. 2018, Ray 2019, Tomaskovic-Devey and Avent-Holt 2019)</w:t>
        </w:r>
        <w:r w:rsidRPr="00504F8F">
          <w:fldChar w:fldCharType="end"/>
        </w:r>
        <w:r w:rsidRPr="00504F8F">
          <w:t xml:space="preserve">, single-firm case studies </w:t>
        </w:r>
        <w:r w:rsidRPr="00284C6F">
          <w:t>cannot assess between-firm variation</w:t>
        </w:r>
        <w:r w:rsidRPr="00504F8F">
          <w:t>.</w:t>
        </w:r>
      </w:ins>
    </w:p>
    <w:p w14:paraId="77483034" w14:textId="77777777" w:rsidR="007F3A69" w:rsidRPr="00504F8F" w:rsidRDefault="007F3A69" w:rsidP="007F3A69">
      <w:pPr>
        <w:rPr>
          <w:ins w:id="3714" w:author="Mosi Adesina Ifatunji" w:date="2025-10-21T19:58:00Z" w16du:dateUtc="2025-10-22T00:58:00Z"/>
        </w:rPr>
      </w:pPr>
    </w:p>
    <w:p w14:paraId="276E41B0" w14:textId="3E1B4B77" w:rsidR="007F3A69" w:rsidRPr="00504F8F" w:rsidRDefault="007F3A69" w:rsidP="007F3A69">
      <w:pPr>
        <w:rPr>
          <w:ins w:id="3715" w:author="Mosi Adesina Ifatunji" w:date="2025-10-21T19:58:00Z" w16du:dateUtc="2025-10-22T00:58:00Z"/>
        </w:rPr>
      </w:pPr>
      <w:ins w:id="3716" w:author="Mosi Adesina Ifatunji" w:date="2025-10-21T19:58:00Z" w16du:dateUtc="2025-10-22T00:58:00Z">
        <w:r w:rsidRPr="00504F8F">
          <w:t xml:space="preserve">So, while single-firm studies provide rich insight on the mechanisms responsible for inequality within a given firm </w:t>
        </w:r>
        <w:r w:rsidRPr="00504F8F">
          <w:fldChar w:fldCharType="begin">
            <w:fldData xml:space="preserve">PEVuZE5vdGU+PENpdGU+PEF1dGhvcj5XaW5nZmllbGQ8L0F1dGhvcj48WWVhcj4yMDE0PC9ZZWFy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</w:fldData>
          </w:fldChar>
        </w:r>
        <w:r w:rsidRPr="00504F8F">
          <w:instrText xml:space="preserve"> ADDIN EN.JS.CITE </w:instrText>
        </w:r>
        <w:r w:rsidRPr="00504F8F">
          <w:fldChar w:fldCharType="separate"/>
        </w:r>
      </w:ins>
      <w:r w:rsidR="00167D9D">
        <w:rPr>
          <w:noProof/>
        </w:rPr>
        <w:t>(Wingfield and Alston 2014, Wingfield and Chavez 2020, Eagle and Mueller 2022)</w:t>
      </w:r>
      <w:ins w:id="3717" w:author="Mosi Adesina Ifatunji" w:date="2025-10-21T19:58:00Z" w16du:dateUtc="2025-10-22T00:58:00Z">
        <w:r w:rsidRPr="00504F8F">
          <w:fldChar w:fldCharType="end"/>
        </w:r>
        <w:r w:rsidRPr="00504F8F">
          <w:t>, they cannot speak to whether these mechanisms and/or inequalities are present in other firms.</w:t>
        </w:r>
      </w:ins>
    </w:p>
    <w:p w14:paraId="4BDACE16" w14:textId="77777777" w:rsidR="007F3A69" w:rsidRPr="00504F8F" w:rsidRDefault="007F3A69" w:rsidP="007F3A69">
      <w:pPr>
        <w:rPr>
          <w:ins w:id="3718" w:author="Mosi Adesina Ifatunji" w:date="2025-10-21T19:58:00Z" w16du:dateUtc="2025-10-22T00:58:00Z"/>
        </w:rPr>
      </w:pPr>
    </w:p>
    <w:p w14:paraId="2420F0F8" w14:textId="77777777" w:rsidR="007F3A69" w:rsidRDefault="007F3A69" w:rsidP="007F3A69">
      <w:pPr>
        <w:rPr>
          <w:ins w:id="3719" w:author="Mosi Adesina Ifatunji" w:date="2025-10-21T19:58:00Z" w16du:dateUtc="2025-10-22T00:58:00Z"/>
        </w:rPr>
      </w:pPr>
      <w:ins w:id="3720" w:author="Mosi Adesina Ifatunji" w:date="2025-10-21T19:58:00Z" w16du:dateUtc="2025-10-22T00:58:00Z">
        <w:r w:rsidRPr="00504F8F">
          <w:t>While most of what we have learned thus far is restricted to single-case studies, several recent studies include enough firms to include a firm analysis that allows for the identification of firm-level effects.</w:t>
        </w:r>
      </w:ins>
    </w:p>
    <w:p w14:paraId="1EC91ECE" w14:textId="77777777" w:rsidR="007F3A69" w:rsidRDefault="007F3A69" w:rsidP="007F3A69">
      <w:pPr>
        <w:rPr>
          <w:ins w:id="3721" w:author="Mosi Adesina Ifatunji" w:date="2025-10-21T19:58:00Z" w16du:dateUtc="2025-10-22T00:58:00Z"/>
        </w:rPr>
      </w:pPr>
    </w:p>
    <w:p w14:paraId="24AF8DF8" w14:textId="77777777" w:rsidR="007F3A69" w:rsidRDefault="007F3A69" w:rsidP="007F3A69">
      <w:pPr>
        <w:rPr>
          <w:ins w:id="3722" w:author="Mosi Adesina Ifatunji" w:date="2025-10-21T19:58:00Z" w16du:dateUtc="2025-10-22T00:58:00Z"/>
        </w:rPr>
      </w:pPr>
      <w:ins w:id="3723" w:author="Mosi Adesina Ifatunji" w:date="2025-10-21T19:58:00Z" w16du:dateUtc="2025-10-22T00:58:00Z">
        <w:r>
          <w:t>Much of the traditional work at the firm-level is overweighted on the view of the firm and have concerned themselves less with ideology at the macro-level.</w:t>
        </w:r>
      </w:ins>
    </w:p>
    <w:p w14:paraId="7DE6215B" w14:textId="77777777" w:rsidR="007F3A69" w:rsidRDefault="007F3A69" w:rsidP="007F3A69">
      <w:pPr>
        <w:rPr>
          <w:ins w:id="3724" w:author="Mosi Adesina Ifatunji" w:date="2025-10-21T19:58:00Z" w16du:dateUtc="2025-10-22T00:58:00Z"/>
        </w:rPr>
      </w:pPr>
    </w:p>
    <w:p w14:paraId="009A9E18" w14:textId="77777777" w:rsidR="007F3A69" w:rsidRDefault="007F3A69" w:rsidP="007F3A69">
      <w:pPr>
        <w:rPr>
          <w:ins w:id="3725" w:author="Mosi Adesina Ifatunji" w:date="2025-10-21T19:58:00Z" w16du:dateUtc="2025-10-22T00:58:00Z"/>
          <w:color w:val="0E0E0E"/>
        </w:rPr>
      </w:pPr>
      <w:ins w:id="3726" w:author="Mosi Adesina Ifatunji" w:date="2025-10-21T19:58:00Z" w16du:dateUtc="2025-10-22T00:58:00Z">
        <w:r>
          <w:rPr>
            <w:color w:val="0E0E0E"/>
          </w:rPr>
          <w:lastRenderedPageBreak/>
          <w:t xml:space="preserve">One source of change or revision occurs within a given locality, while leaving larger sociocultural schema intact as they, </w:t>
        </w:r>
      </w:ins>
    </w:p>
    <w:p w14:paraId="1BD605C1" w14:textId="77777777" w:rsidR="00686DDF" w:rsidRDefault="00686DDF" w:rsidP="00686DDF">
      <w:pPr>
        <w:rPr>
          <w:ins w:id="3727" w:author="Mosi Adesina Ifatunji" w:date="2025-10-21T20:20:00Z" w16du:dateUtc="2025-10-22T01:20:00Z"/>
        </w:rPr>
      </w:pPr>
    </w:p>
    <w:p w14:paraId="7CA78A23" w14:textId="77777777" w:rsidR="00686DDF" w:rsidRPr="00C65B33" w:rsidRDefault="00686DDF" w:rsidP="00686DDF">
      <w:pPr>
        <w:rPr>
          <w:ins w:id="3728" w:author="Mosi Adesina Ifatunji" w:date="2025-10-21T20:20:00Z" w16du:dateUtc="2025-10-22T01:20:00Z"/>
        </w:rPr>
      </w:pPr>
      <w:ins w:id="3729" w:author="Mosi Adesina Ifatunji" w:date="2025-10-21T20:20:00Z" w16du:dateUtc="2025-10-22T01:20:00Z">
        <w:r>
          <w:t xml:space="preserve">… from culturally shared </w:t>
        </w:r>
        <w:proofErr w:type="gramStart"/>
        <w:r>
          <w:t>to</w:t>
        </w:r>
        <w:proofErr w:type="gramEnd"/>
        <w:r>
          <w:t xml:space="preserve"> locally deployed…</w:t>
        </w:r>
      </w:ins>
    </w:p>
    <w:p w14:paraId="426B566D" w14:textId="77777777" w:rsidR="00686DDF" w:rsidRDefault="00686DDF" w:rsidP="00686DDF">
      <w:pPr>
        <w:rPr>
          <w:ins w:id="3730" w:author="Mosi Adesina Ifatunji" w:date="2025-10-21T20:20:00Z" w16du:dateUtc="2025-10-22T01:20:00Z"/>
        </w:rPr>
      </w:pPr>
    </w:p>
    <w:p w14:paraId="2ADF7B3A" w14:textId="62C25149" w:rsidR="00686DDF" w:rsidRPr="00C65B33" w:rsidRDefault="00686DDF" w:rsidP="00686DDF">
      <w:pPr>
        <w:rPr>
          <w:ins w:id="3731" w:author="Mosi Adesina Ifatunji" w:date="2025-10-21T20:20:00Z" w16du:dateUtc="2025-10-22T01:20:00Z"/>
        </w:rPr>
      </w:pPr>
      <w:ins w:id="3732" w:author="Mosi Adesina Ifatunji" w:date="2025-10-21T20:20:00Z" w16du:dateUtc="2025-10-22T01:20:00Z">
        <w:r w:rsidRPr="00C65B33">
          <w:t xml:space="preserve">“These schemas have proven to be highly adaptable and have manifested in multifarious ways… the schemas themselves are historically specific, variant, and sundry” </w:t>
        </w:r>
        <w:r w:rsidRPr="00C65B33">
          <w:fldChar w:fldCharType="begin">
            <w:fldData xml:space="preserve">PEVuZE5vdGU+PENpdGU+PEF1dGhvcj5KdW5nPC9BdXRob3I+PFllYXI+MjAxNTwvWWVhcj48UmVj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</w:fldData>
          </w:fldChar>
        </w:r>
        <w:r w:rsidRPr="00C65B33">
          <w:instrText xml:space="preserve"> ADDIN EN.JS.CITE </w:instrText>
        </w:r>
        <w:r w:rsidRPr="00C65B33">
          <w:fldChar w:fldCharType="separate"/>
        </w:r>
        <w:r w:rsidRPr="00C65B33">
          <w:rPr>
            <w:noProof/>
          </w:rPr>
          <w:t>(Jung 2015: 37)</w:t>
        </w:r>
        <w:r w:rsidRPr="00C65B33">
          <w:fldChar w:fldCharType="end"/>
        </w:r>
        <w:r w:rsidRPr="00C65B33">
          <w:t>.</w:t>
        </w:r>
      </w:ins>
    </w:p>
    <w:p w14:paraId="5A871B90" w14:textId="77777777" w:rsidR="00686DDF" w:rsidRDefault="00686DDF" w:rsidP="00686DDF">
      <w:pPr>
        <w:rPr>
          <w:ins w:id="3733" w:author="Mosi Adesina Ifatunji" w:date="2025-10-21T20:20:00Z" w16du:dateUtc="2025-10-22T01:20:00Z"/>
        </w:rPr>
      </w:pPr>
    </w:p>
    <w:p w14:paraId="0C3945B2" w14:textId="77777777" w:rsidR="00686DDF" w:rsidRDefault="00686DDF" w:rsidP="00686DDF">
      <w:pPr>
        <w:rPr>
          <w:ins w:id="3734" w:author="Mosi Adesina Ifatunji" w:date="2025-10-21T20:20:00Z" w16du:dateUtc="2025-10-22T01:20:00Z"/>
        </w:rPr>
      </w:pPr>
      <w:ins w:id="3735" w:author="Mosi Adesina Ifatunji" w:date="2025-10-21T20:20:00Z" w16du:dateUtc="2025-10-22T01:20:00Z">
        <w:r>
          <w:t>When various gatherings of people or ‘crowds’ select and deploy selections from the ideologies into localized scripts…</w:t>
        </w:r>
      </w:ins>
    </w:p>
    <w:p w14:paraId="0C33841A" w14:textId="77777777" w:rsidR="00686DDF" w:rsidRDefault="00686DDF" w:rsidP="00686DDF">
      <w:pPr>
        <w:rPr>
          <w:ins w:id="3736" w:author="Mosi Adesina Ifatunji" w:date="2025-10-21T20:20:00Z" w16du:dateUtc="2025-10-22T01:20:00Z"/>
        </w:rPr>
      </w:pPr>
    </w:p>
    <w:p w14:paraId="2F5F8308" w14:textId="6D698FF1" w:rsidR="00686DDF" w:rsidRPr="00C65B33" w:rsidRDefault="00686DDF" w:rsidP="00686DDF">
      <w:pPr>
        <w:rPr>
          <w:ins w:id="3737" w:author="Mosi Adesina Ifatunji" w:date="2025-10-21T20:20:00Z" w16du:dateUtc="2025-10-22T01:20:00Z"/>
        </w:rPr>
      </w:pPr>
      <w:ins w:id="3738" w:author="Mosi Adesina Ifatunji" w:date="2025-10-21T20:20:00Z" w16du:dateUtc="2025-10-22T01:20:00Z">
        <w:r w:rsidRPr="00C65B33">
          <w:t>“Schemas of racism also exist at shallower depths, as the core schemas are transposed to and articulate with more ‘surface’ structures of inequality and domination”</w:t>
        </w:r>
        <w:r>
          <w:t xml:space="preserve"> </w:t>
        </w:r>
        <w:r w:rsidRPr="00C65B33">
          <w:fldChar w:fldCharType="begin">
            <w:fldData xml:space="preserve">PEVuZE5vdGU+PENpdGU+PEF1dGhvcj5KdW5nPC9BdXRob3I+PFllYXI+MjAxNTwvWWVhcj48UmVj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</w:fldData>
          </w:fldChar>
        </w:r>
        <w:r w:rsidRPr="00C65B33">
          <w:instrText xml:space="preserve"> ADDIN EN.JS.CITE </w:instrText>
        </w:r>
        <w:r w:rsidRPr="00C65B33">
          <w:fldChar w:fldCharType="separate"/>
        </w:r>
        <w:r w:rsidRPr="00C65B33">
          <w:rPr>
            <w:noProof/>
          </w:rPr>
          <w:t>(Jung 2015: 49)</w:t>
        </w:r>
        <w:r w:rsidRPr="00C65B33">
          <w:fldChar w:fldCharType="end"/>
        </w:r>
        <w:r>
          <w:t>.</w:t>
        </w:r>
      </w:ins>
    </w:p>
    <w:p w14:paraId="7E329C79" w14:textId="77777777" w:rsidR="00686DDF" w:rsidRDefault="00686DDF" w:rsidP="00686DDF">
      <w:pPr>
        <w:rPr>
          <w:ins w:id="3739" w:author="Mosi Adesina Ifatunji" w:date="2025-10-21T20:20:00Z" w16du:dateUtc="2025-10-22T01:20:00Z"/>
        </w:rPr>
      </w:pPr>
    </w:p>
    <w:p w14:paraId="76A9D49A" w14:textId="77777777" w:rsidR="00686DDF" w:rsidRDefault="00686DDF" w:rsidP="00686DDF">
      <w:pPr>
        <w:rPr>
          <w:ins w:id="3740" w:author="Mosi Adesina Ifatunji" w:date="2025-10-21T20:20:00Z" w16du:dateUtc="2025-10-22T01:20:00Z"/>
          <w:color w:val="0E0E0E"/>
        </w:rPr>
      </w:pPr>
      <w:ins w:id="3741" w:author="Mosi Adesina Ifatunji" w:date="2025-10-21T20:20:00Z" w16du:dateUtc="2025-10-22T01:20:00Z">
        <w:r>
          <w:rPr>
            <w:color w:val="0E0E0E"/>
          </w:rPr>
          <w:t>Schemas effectively, “…</w:t>
        </w:r>
        <w:r w:rsidRPr="002E77B9">
          <w:rPr>
            <w:color w:val="0E0E0E"/>
          </w:rPr>
          <w:t xml:space="preserve">modify the impressions produced by incoming sensory impulses in such a way that the final sensations of position or of </w:t>
        </w:r>
        <w:r w:rsidRPr="002E77B9">
          <w:rPr>
            <w:i/>
            <w:iCs/>
            <w:color w:val="0E0E0E"/>
          </w:rPr>
          <w:t>locality</w:t>
        </w:r>
        <w:r>
          <w:rPr>
            <w:color w:val="0E0E0E"/>
          </w:rPr>
          <w:t xml:space="preserve"> </w:t>
        </w:r>
        <w:r w:rsidRPr="002E77B9">
          <w:rPr>
            <w:color w:val="0E0E0E"/>
          </w:rPr>
          <w:t>rise into consciousness charged with a relation to something that has gone before</w:t>
        </w:r>
        <w:r>
          <w:rPr>
            <w:color w:val="0E0E0E"/>
          </w:rPr>
          <w:t>” Bartlett 1933 [1995]: 200].</w:t>
        </w:r>
      </w:ins>
    </w:p>
    <w:p w14:paraId="6C4E0184" w14:textId="77777777" w:rsidR="00686DDF" w:rsidRDefault="00686DDF" w:rsidP="00686DDF">
      <w:pPr>
        <w:rPr>
          <w:ins w:id="3742" w:author="Mosi Adesina Ifatunji" w:date="2025-10-21T20:20:00Z" w16du:dateUtc="2025-10-22T01:20:00Z"/>
        </w:rPr>
      </w:pPr>
    </w:p>
    <w:p w14:paraId="079D229D" w14:textId="77777777" w:rsidR="00686DDF" w:rsidRPr="00333243" w:rsidRDefault="00686DDF" w:rsidP="00686DDF">
      <w:pPr>
        <w:rPr>
          <w:ins w:id="3743" w:author="Mosi Adesina Ifatunji" w:date="2025-10-21T20:20:00Z" w16du:dateUtc="2025-10-22T01:20:00Z"/>
        </w:rPr>
      </w:pPr>
      <w:ins w:id="3744" w:author="Mosi Adesina Ifatunji" w:date="2025-10-21T20:20:00Z" w16du:dateUtc="2025-10-22T01:20:00Z">
        <w:r>
          <w:t xml:space="preserve">… </w:t>
        </w:r>
        <w:r w:rsidRPr="003D4147">
          <w:t>local ethnoracial schema</w:t>
        </w:r>
        <w:r>
          <w:t xml:space="preserve"> </w:t>
        </w:r>
        <w:r w:rsidRPr="00333243">
          <w:t xml:space="preserve">– or the </w:t>
        </w:r>
        <w:r w:rsidRPr="00284C6F">
          <w:rPr>
            <w:i/>
            <w:iCs/>
          </w:rPr>
          <w:t>localized</w:t>
        </w:r>
        <w:r w:rsidRPr="00333243">
          <w:t xml:space="preserve"> </w:t>
        </w:r>
        <w:r>
          <w:t xml:space="preserve">selection, revision and deployment </w:t>
        </w:r>
        <w:r w:rsidRPr="00333243">
          <w:t xml:space="preserve">of the </w:t>
        </w:r>
        <w:r>
          <w:t xml:space="preserve">‘larger,’ more widespread, culturally shared </w:t>
        </w:r>
        <w:r w:rsidRPr="00333243">
          <w:t>ideological storylines that frame, esteem, describe, and prescribe ‘iconic priors’ concerning the proclivities, capacities, and roles of people with different racial (or ethnoracial) classifications e.g., organizations, geographies, and/or networks</w:t>
        </w:r>
        <w:r>
          <w:t xml:space="preserve"> might then </w:t>
        </w:r>
        <w:r w:rsidRPr="00333243">
          <w:t>circumscribe and</w:t>
        </w:r>
        <w:r>
          <w:t>/or</w:t>
        </w:r>
        <w:r w:rsidRPr="00333243">
          <w:t xml:space="preserve"> privilege workers </w:t>
        </w:r>
        <w:r>
          <w:t>(i.e., prescribe the agency in Ray 2019).</w:t>
        </w:r>
      </w:ins>
    </w:p>
    <w:p w14:paraId="324585AD" w14:textId="77777777" w:rsidR="00686DDF" w:rsidRDefault="00686DDF" w:rsidP="00686DDF">
      <w:pPr>
        <w:rPr>
          <w:ins w:id="3745" w:author="Mosi Adesina Ifatunji" w:date="2025-10-21T20:27:00Z" w16du:dateUtc="2025-10-22T01:27:00Z"/>
        </w:rPr>
      </w:pPr>
    </w:p>
    <w:p w14:paraId="7231AF46" w14:textId="49BB9C36" w:rsidR="002B2466" w:rsidRDefault="002B2466" w:rsidP="002B2466">
      <w:pPr>
        <w:rPr>
          <w:ins w:id="3746" w:author="Mosi Adesina Ifatunji" w:date="2025-10-23T12:46:00Z" w16du:dateUtc="2025-10-23T17:46:00Z"/>
        </w:rPr>
      </w:pPr>
      <w:ins w:id="3747" w:author="Mosi Adesina Ifatunji" w:date="2025-10-23T12:46:00Z" w16du:dateUtc="2025-10-23T17:46:00Z">
        <w:r w:rsidRPr="00487ADB">
          <w:t>“… firm-level data showing [B]lacks… do badly</w:t>
        </w:r>
        <w:r w:rsidRPr="00487ADB">
          <w:rPr>
            <w:rFonts w:hint="eastAsia"/>
          </w:rPr>
          <w:t>…</w:t>
        </w:r>
        <w:r w:rsidRPr="00487ADB">
          <w:t xml:space="preserve"> [w]</w:t>
        </w:r>
        <w:proofErr w:type="spellStart"/>
        <w:r w:rsidRPr="00487ADB">
          <w:t>ithout</w:t>
        </w:r>
        <w:proofErr w:type="spellEnd"/>
        <w:r w:rsidRPr="00487ADB">
          <w:t xml:space="preserve"> a theory linking large-scale change to local structures and local structures to individuals, we cannot synthesize such findings” </w:t>
        </w:r>
        <w:r w:rsidRPr="008A45D3">
          <w:fldChar w:fldCharType="begin">
            <w:fldData xml:space="preserve">PEVuZE5vdGU+PENpdGU+PEF1dGhvcj5BYmJvdHQ8L0F1dGhvcj48WWVhcj4xOTkzPC9ZZWFyPjxS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</w:fldData>
          </w:fldChar>
        </w:r>
        <w:r w:rsidRPr="00487ADB">
          <w:instrText xml:space="preserve"> ADDIN EN.JS.CITE </w:instrText>
        </w:r>
        <w:r w:rsidRPr="008A45D3">
          <w:fldChar w:fldCharType="separate"/>
        </w:r>
        <w:r w:rsidRPr="00487ADB">
          <w:rPr>
            <w:noProof/>
          </w:rPr>
          <w:t>(Abbott 1993)</w:t>
        </w:r>
        <w:r w:rsidRPr="008A45D3">
          <w:fldChar w:fldCharType="end"/>
        </w:r>
        <w:r w:rsidRPr="00487ADB">
          <w:t>: 199.</w:t>
        </w:r>
      </w:ins>
    </w:p>
    <w:p w14:paraId="2AD246C4" w14:textId="77777777" w:rsidR="00052BDD" w:rsidRDefault="00052BDD" w:rsidP="00686DDF">
      <w:pPr>
        <w:rPr>
          <w:ins w:id="3748" w:author="Mosi Adesina Ifatunji" w:date="2025-10-23T12:50:00Z" w16du:dateUtc="2025-10-23T17:50:00Z"/>
        </w:rPr>
      </w:pPr>
    </w:p>
    <w:p w14:paraId="4AE39547" w14:textId="77777777" w:rsidR="007C68FD" w:rsidRDefault="007C68FD" w:rsidP="00686DDF">
      <w:pPr>
        <w:rPr>
          <w:ins w:id="3749" w:author="Mosi Adesina Ifatunji" w:date="2025-10-21T20:27:00Z" w16du:dateUtc="2025-10-22T01:27:00Z"/>
        </w:rPr>
      </w:pPr>
    </w:p>
    <w:p w14:paraId="505DD3D0" w14:textId="77777777" w:rsidR="00052BDD" w:rsidRDefault="00052BDD" w:rsidP="00686DDF">
      <w:pPr>
        <w:rPr>
          <w:ins w:id="3750" w:author="Mosi Adesina Ifatunji" w:date="2025-10-21T20:20:00Z" w16du:dateUtc="2025-10-22T01:20:00Z"/>
        </w:rPr>
      </w:pPr>
    </w:p>
    <w:p w14:paraId="67FC02C8" w14:textId="77777777" w:rsidR="00052BDD" w:rsidRPr="00AC0C6E" w:rsidRDefault="00052BDD" w:rsidP="00417DDA">
      <w:pPr>
        <w:pStyle w:val="NoSpacing"/>
        <w:rPr>
          <w:ins w:id="3751" w:author="Mosi Adesina Ifatunji" w:date="2025-10-21T20:27:00Z" w16du:dateUtc="2025-10-22T01:27:00Z"/>
        </w:rPr>
      </w:pPr>
      <w:ins w:id="3752" w:author="Mosi Adesina Ifatunji" w:date="2025-10-21T20:27:00Z" w16du:dateUtc="2025-10-22T01:27:00Z">
        <w:r w:rsidRPr="00AC0C6E">
          <w:t xml:space="preserve">Tilly, Charles. 1998. </w:t>
        </w:r>
        <w:r w:rsidRPr="00D313A1">
          <w:t>Durable Inequality</w:t>
        </w:r>
        <w:r w:rsidRPr="00AC0C6E">
          <w:t>. Berkeley and Los Angeles, California: University of California Press.</w:t>
        </w:r>
      </w:ins>
    </w:p>
    <w:p w14:paraId="0EA9A532" w14:textId="77777777" w:rsidR="00025A6C" w:rsidRDefault="00025A6C" w:rsidP="007B100A">
      <w:pPr>
        <w:rPr>
          <w:ins w:id="3753" w:author="Mosi Adesina Ifatunji" w:date="2025-10-21T20:27:00Z" w16du:dateUtc="2025-10-22T01:27:00Z"/>
          <w:color w:val="000000"/>
        </w:rPr>
      </w:pPr>
    </w:p>
    <w:p w14:paraId="641E9144" w14:textId="77777777" w:rsidR="00052BDD" w:rsidRDefault="00052BDD" w:rsidP="007B100A">
      <w:pPr>
        <w:rPr>
          <w:ins w:id="3754" w:author="Mosi Adesina Ifatunji" w:date="2025-10-21T20:27:00Z" w16du:dateUtc="2025-10-22T01:27:00Z"/>
          <w:color w:val="000000"/>
        </w:rPr>
      </w:pPr>
    </w:p>
    <w:p w14:paraId="3AEC716C" w14:textId="77777777" w:rsidR="007C68FD" w:rsidRDefault="007C68FD">
      <w:pPr>
        <w:rPr>
          <w:ins w:id="3755" w:author="Mosi Adesina Ifatunji" w:date="2025-10-23T12:47:00Z" w16du:dateUtc="2025-10-23T17:47:00Z"/>
          <w:b/>
          <w:bCs/>
        </w:rPr>
      </w:pPr>
      <w:ins w:id="3756" w:author="Mosi Adesina Ifatunji" w:date="2025-10-23T12:47:00Z" w16du:dateUtc="2025-10-23T17:47:00Z">
        <w:r>
          <w:br w:type="page"/>
        </w:r>
      </w:ins>
    </w:p>
    <w:p w14:paraId="14A53F7B" w14:textId="750AD078" w:rsidR="00D900BF" w:rsidRDefault="00C379DB">
      <w:pPr>
        <w:pStyle w:val="Heading5"/>
        <w:rPr>
          <w:ins w:id="3757" w:author="Mosi Adesina Ifatunji" w:date="2025-10-21T19:48:00Z" w16du:dateUtc="2025-10-22T00:48:00Z"/>
        </w:rPr>
        <w:pPrChange w:id="3758" w:author="Mosi Adesina Ifatunji" w:date="2025-10-21T19:50:00Z" w16du:dateUtc="2025-10-22T00:50:00Z">
          <w:pPr/>
        </w:pPrChange>
      </w:pPr>
      <w:ins w:id="3759" w:author="Mosi Adesina Ifatunji" w:date="2025-10-21T19:48:00Z" w16du:dateUtc="2025-10-22T00:48:00Z">
        <w:r>
          <w:lastRenderedPageBreak/>
          <w:t>Credentials</w:t>
        </w:r>
        <w:r w:rsidR="00D900BF">
          <w:t xml:space="preserve"> and Contracts</w:t>
        </w:r>
      </w:ins>
    </w:p>
    <w:p w14:paraId="669C11B3" w14:textId="77777777" w:rsidR="00D900BF" w:rsidRDefault="00D900BF" w:rsidP="007B100A">
      <w:pPr>
        <w:rPr>
          <w:ins w:id="3760" w:author="Mosi Adesina Ifatunji" w:date="2025-10-21T19:49:00Z" w16du:dateUtc="2025-10-22T00:49:00Z"/>
          <w:color w:val="000000"/>
        </w:rPr>
      </w:pPr>
    </w:p>
    <w:p w14:paraId="32BC0436" w14:textId="77777777" w:rsidR="00602817" w:rsidRDefault="00602817" w:rsidP="007B100A">
      <w:pPr>
        <w:pStyle w:val="BodyText"/>
        <w:spacing w:after="0"/>
        <w:rPr>
          <w:ins w:id="3761" w:author="Mosi Adesina Ifatunji" w:date="2025-10-21T19:49:00Z" w16du:dateUtc="2025-10-22T00:49:00Z"/>
        </w:rPr>
      </w:pPr>
      <w:ins w:id="3762" w:author="Mosi Adesina Ifatunji" w:date="2025-10-21T19:49:00Z" w16du:dateUtc="2025-10-22T00:49:00Z">
        <w:r w:rsidRPr="00284C6F">
          <w:rPr>
            <w:color w:val="auto"/>
            <w:highlight w:val="yellow"/>
          </w:rPr>
          <w:t>The original conception of Whiteness as a credential is disconnected to the idea of racialized schema – instead describing the privileges of Whiteness, without including the ways schema inform workers how to think about the perception and meaning of Whiteness.</w:t>
        </w:r>
      </w:ins>
    </w:p>
    <w:p w14:paraId="6A17EBC0" w14:textId="77777777" w:rsidR="00602817" w:rsidRDefault="00602817" w:rsidP="007B100A">
      <w:pPr>
        <w:rPr>
          <w:ins w:id="3763" w:author="Mosi Adesina Ifatunji" w:date="2025-10-21T19:53:00Z" w16du:dateUtc="2025-10-22T00:53:00Z"/>
          <w:color w:val="000000"/>
        </w:rPr>
      </w:pPr>
    </w:p>
    <w:p w14:paraId="6197A6A2" w14:textId="7ECCBD24" w:rsidR="00F74150" w:rsidRDefault="00F74150" w:rsidP="00F741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764" w:author="Mosi Adesina Ifatunji" w:date="2025-10-21T19:53:00Z" w16du:dateUtc="2025-10-22T00:53:00Z"/>
          <w:color w:val="000000"/>
        </w:rPr>
      </w:pPr>
      <w:ins w:id="3765" w:author="Mosi Adesina Ifatunji" w:date="2025-10-21T19:53:00Z" w16du:dateUtc="2025-10-22T00:53:00Z">
        <w:r>
          <w:rPr>
            <w:color w:val="000000"/>
          </w:rPr>
          <w:t xml:space="preserve">Credentialing </w:t>
        </w:r>
      </w:ins>
      <w:ins w:id="3766" w:author="Mosi Adesina Ifatunji" w:date="2025-10-21T19:57:00Z" w16du:dateUtc="2025-10-22T00:57:00Z">
        <w:r w:rsidR="007F3A69">
          <w:rPr>
            <w:color w:val="000000"/>
          </w:rPr>
          <w:t>implicates but</w:t>
        </w:r>
      </w:ins>
      <w:ins w:id="3767" w:author="Mosi Adesina Ifatunji" w:date="2025-10-21T19:53:00Z" w16du:dateUtc="2025-10-22T00:53:00Z">
        <w:r>
          <w:rPr>
            <w:color w:val="000000"/>
          </w:rPr>
          <w:t xml:space="preserve"> does not theories that embedded ethnoracial aspects of the in credentialing.</w:t>
        </w:r>
      </w:ins>
    </w:p>
    <w:p w14:paraId="24DD872E" w14:textId="77777777" w:rsidR="00F74150" w:rsidRDefault="00F74150" w:rsidP="007B100A">
      <w:pPr>
        <w:rPr>
          <w:ins w:id="3768" w:author="Mosi Adesina Ifatunji" w:date="2025-10-21T19:48:00Z" w16du:dateUtc="2025-10-22T00:48:00Z"/>
          <w:color w:val="000000"/>
        </w:rPr>
      </w:pPr>
    </w:p>
    <w:p w14:paraId="6CFAF37F" w14:textId="77777777" w:rsidR="00602817" w:rsidRDefault="00602817" w:rsidP="007B100A">
      <w:pPr>
        <w:rPr>
          <w:ins w:id="3769" w:author="Mosi Adesina Ifatunji" w:date="2025-10-21T19:49:00Z" w16du:dateUtc="2025-10-22T00:49:00Z"/>
          <w:color w:val="000000"/>
        </w:rPr>
      </w:pPr>
      <w:ins w:id="3770" w:author="Mosi Adesina Ifatunji" w:date="2025-10-21T19:49:00Z" w16du:dateUtc="2025-10-22T00:49:00Z">
        <w:r>
          <w:rPr>
            <w:color w:val="000000"/>
          </w:rPr>
          <w:t xml:space="preserve">The ‘credentialling properties’ of Whiteness is not self-evident. Instead, the perception of the relative Whiteness of the worker </w:t>
        </w:r>
      </w:ins>
    </w:p>
    <w:p w14:paraId="7EE9B9A8" w14:textId="77777777" w:rsidR="00C379DB" w:rsidRDefault="00C379DB" w:rsidP="007B100A">
      <w:pPr>
        <w:rPr>
          <w:ins w:id="3771" w:author="Mosi Adesina Ifatunji" w:date="2025-10-21T19:52:00Z" w16du:dateUtc="2025-10-22T00:52:00Z"/>
          <w:color w:val="000000"/>
        </w:rPr>
      </w:pPr>
    </w:p>
    <w:p w14:paraId="0DEE8030" w14:textId="5703209E" w:rsidR="006476BB" w:rsidRDefault="006476BB" w:rsidP="006476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772" w:author="Mosi Adesina Ifatunji" w:date="2025-10-21T19:52:00Z" w16du:dateUtc="2025-10-22T00:52:00Z"/>
          <w:color w:val="000000"/>
        </w:rPr>
      </w:pPr>
      <w:ins w:id="3773" w:author="Mosi Adesina Ifatunji" w:date="2025-10-21T19:52:00Z" w16du:dateUtc="2025-10-22T00:52:00Z">
        <w:r>
          <w:rPr>
            <w:color w:val="000000"/>
          </w:rPr>
          <w:t xml:space="preserve">Moreover, the framing of credentialing processes and certifications as “… [offering] </w:t>
        </w:r>
        <w:r w:rsidRPr="00BA4769">
          <w:rPr>
            <w:color w:val="000000"/>
          </w:rPr>
          <w:t xml:space="preserve">allegedly objective, </w:t>
        </w:r>
      </w:ins>
      <w:ins w:id="3774" w:author="Mosi Adesina Ifatunji" w:date="2025-10-21T19:57:00Z" w16du:dateUtc="2025-10-22T00:57:00Z">
        <w:r w:rsidR="007F3A69" w:rsidRPr="00BA4769">
          <w:rPr>
            <w:color w:val="000000"/>
          </w:rPr>
          <w:t>organizationally generated</w:t>
        </w:r>
      </w:ins>
      <w:ins w:id="3775" w:author="Mosi Adesina Ifatunji" w:date="2025-10-21T19:52:00Z" w16du:dateUtc="2025-10-22T00:52:00Z">
        <w:r w:rsidRPr="00BA4769">
          <w:rPr>
            <w:color w:val="000000"/>
          </w:rPr>
          <w:t xml:space="preserve"> statuses</w:t>
        </w:r>
        <w:r>
          <w:rPr>
            <w:color w:val="000000"/>
          </w:rPr>
          <w:t xml:space="preserve"> </w:t>
        </w:r>
        <w:r w:rsidRPr="00BA4769">
          <w:rPr>
            <w:color w:val="000000"/>
          </w:rPr>
          <w:t>showing suitability for employment and legitimating modern stratification system</w:t>
        </w:r>
        <w:r>
          <w:rPr>
            <w:color w:val="000000"/>
          </w:rPr>
          <w:t>s… [that] help</w:t>
        </w:r>
        <w:r w:rsidRPr="00284C6F">
          <w:rPr>
            <w:color w:val="000000"/>
          </w:rPr>
          <w:t xml:space="preserve"> organizations appear racially neutral</w:t>
        </w:r>
        <w:r>
          <w:rPr>
            <w:color w:val="000000"/>
          </w:rPr>
          <w:t xml:space="preserve">,” goes without describing hiring and </w:t>
        </w:r>
      </w:ins>
      <w:ins w:id="3776" w:author="Mosi Adesina Ifatunji" w:date="2025-10-21T19:57:00Z" w16du:dateUtc="2025-10-22T00:57:00Z">
        <w:r w:rsidR="007F3A69">
          <w:rPr>
            <w:color w:val="000000"/>
          </w:rPr>
          <w:t>credentialing</w:t>
        </w:r>
      </w:ins>
      <w:ins w:id="3777" w:author="Mosi Adesina Ifatunji" w:date="2025-10-21T19:52:00Z" w16du:dateUtc="2025-10-22T00:52:00Z">
        <w:r>
          <w:rPr>
            <w:color w:val="000000"/>
          </w:rPr>
          <w:t xml:space="preserve"> as being simultaneously shape by ethnoracial ideologies and schema.</w:t>
        </w:r>
      </w:ins>
    </w:p>
    <w:p w14:paraId="1B9DC07F" w14:textId="77777777" w:rsidR="006476BB" w:rsidRDefault="006476BB" w:rsidP="007B100A">
      <w:pPr>
        <w:rPr>
          <w:ins w:id="3778" w:author="Mosi Adesina Ifatunji" w:date="2025-10-21T19:48:00Z" w16du:dateUtc="2025-10-22T00:48:00Z"/>
          <w:color w:val="000000"/>
        </w:rPr>
      </w:pPr>
    </w:p>
    <w:p w14:paraId="6C16ECCE" w14:textId="77777777" w:rsidR="00F64E0E" w:rsidRDefault="00F64E0E"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moveTo w:id="3779" w:author="Mosi Adesina Ifatunji" w:date="2025-10-21T19:49:00Z" w16du:dateUtc="2025-10-22T00:49:00Z"/>
          <w:color w:val="000000"/>
        </w:rPr>
      </w:pPr>
      <w:moveToRangeStart w:id="3780" w:author="Mosi Adesina Ifatunji" w:date="2025-10-21T19:49:00Z" w:name="move211968570"/>
      <w:moveTo w:id="3781" w:author="Mosi Adesina Ifatunji" w:date="2025-10-21T19:49:00Z" w16du:dateUtc="2025-10-22T00:49:00Z">
        <w:r w:rsidRPr="00BA4769">
          <w:rPr>
            <w:color w:val="000000"/>
          </w:rPr>
          <w:t>The access provided by phenotypical Whiteness was at odds with her personal (and state-imposed) racial identity, but organizational access nonetheless expanded her personal agency (</w:t>
        </w:r>
        <w:r>
          <w:rPr>
            <w:color w:val="000000"/>
          </w:rPr>
          <w:t xml:space="preserve">Ray </w:t>
        </w:r>
        <w:r w:rsidRPr="00BA4769">
          <w:rPr>
            <w:color w:val="000000"/>
          </w:rPr>
          <w:t>41).</w:t>
        </w:r>
      </w:moveTo>
    </w:p>
    <w:moveToRangeEnd w:id="3780"/>
    <w:p w14:paraId="544F5468" w14:textId="77777777" w:rsidR="00C379DB" w:rsidRDefault="00C379DB" w:rsidP="007B100A">
      <w:pPr>
        <w:rPr>
          <w:ins w:id="3782" w:author="Mosi Adesina Ifatunji" w:date="2025-10-21T19:49:00Z" w16du:dateUtc="2025-10-22T00:49:00Z"/>
          <w:color w:val="000000"/>
        </w:rPr>
      </w:pPr>
    </w:p>
    <w:p w14:paraId="402E2BE2" w14:textId="77777777" w:rsidR="00F64E0E" w:rsidRDefault="00F64E0E"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moveTo w:id="3783" w:author="Mosi Adesina Ifatunji" w:date="2025-10-21T19:49:00Z" w16du:dateUtc="2025-10-22T00:49:00Z"/>
          <w:color w:val="000000"/>
        </w:rPr>
      </w:pPr>
      <w:moveToRangeStart w:id="3784" w:author="Mosi Adesina Ifatunji" w:date="2025-10-21T19:49:00Z" w:name="move211968578"/>
      <w:moveTo w:id="3785" w:author="Mosi Adesina Ifatunji" w:date="2025-10-21T19:49:00Z" w16du:dateUtc="2025-10-22T00:49:00Z">
        <w:r>
          <w:rPr>
            <w:color w:val="000000"/>
          </w:rPr>
          <w:t>This language runs the risk of allowing the inference that ‘White bodies’ act independently and self-evidently from the “phenotypical” aspects of the ‘corporeal body.’</w:t>
        </w:r>
      </w:moveTo>
    </w:p>
    <w:moveToRangeEnd w:id="3784"/>
    <w:p w14:paraId="6EAD6826" w14:textId="77777777" w:rsidR="00F64E0E" w:rsidRDefault="00F64E0E" w:rsidP="007B100A">
      <w:pPr>
        <w:rPr>
          <w:ins w:id="3786" w:author="Mosi Adesina Ifatunji" w:date="2025-10-21T19:51:00Z" w16du:dateUtc="2025-10-22T00:51:00Z"/>
          <w:color w:val="000000"/>
        </w:rPr>
      </w:pPr>
    </w:p>
    <w:p w14:paraId="705F2C9F" w14:textId="77777777" w:rsidR="007B100A" w:rsidRDefault="007B100A"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moveTo w:id="3787" w:author="Mosi Adesina Ifatunji" w:date="2025-10-21T19:51:00Z" w16du:dateUtc="2025-10-22T00:51:00Z"/>
          <w:color w:val="000000"/>
        </w:rPr>
      </w:pPr>
      <w:moveToRangeStart w:id="3788" w:author="Mosi Adesina Ifatunji" w:date="2025-10-21T19:51:00Z" w:name="move211968706"/>
      <w:moveTo w:id="3789" w:author="Mosi Adesina Ifatunji" w:date="2025-10-21T19:51:00Z" w16du:dateUtc="2025-10-22T00:51:00Z">
        <w:r>
          <w:rPr>
            <w:color w:val="000000"/>
          </w:rPr>
          <w:t>Such an inference could undermine the role ideological and schematic prescriptions in deciding which ‘cues’ and ‘sources’ to notice (Monk 2022, Ifatunji 2024) and how to transact in ways that localities or firms support, undergird, or authorize vis-a-vis the localized ‘scripts.’</w:t>
        </w:r>
      </w:moveTo>
    </w:p>
    <w:moveToRangeEnd w:id="3788"/>
    <w:p w14:paraId="4602B178" w14:textId="77777777" w:rsidR="007B100A" w:rsidRDefault="007B100A" w:rsidP="007B100A">
      <w:pPr>
        <w:rPr>
          <w:ins w:id="3790" w:author="Mosi Adesina Ifatunji" w:date="2025-10-21T19:50:00Z" w16du:dateUtc="2025-10-22T00:50:00Z"/>
          <w:color w:val="000000"/>
        </w:rPr>
      </w:pPr>
    </w:p>
    <w:p w14:paraId="4FF0326F" w14:textId="77777777" w:rsidR="00F77C06" w:rsidRDefault="00F77C06" w:rsidP="007B100A">
      <w:pPr>
        <w:rPr>
          <w:ins w:id="3791" w:author="Mosi Adesina Ifatunji" w:date="2025-10-21T21:27:00Z" w16du:dateUtc="2025-10-22T02:27:00Z"/>
          <w:color w:val="000000"/>
        </w:rPr>
      </w:pPr>
    </w:p>
    <w:p w14:paraId="41C79FAF" w14:textId="77777777" w:rsidR="00F77C06" w:rsidRPr="00AC0C6E" w:rsidRDefault="00F77C06" w:rsidP="00417DDA">
      <w:pPr>
        <w:pStyle w:val="NoSpacing"/>
        <w:rPr>
          <w:ins w:id="3792" w:author="Mosi Adesina Ifatunji" w:date="2025-10-21T21:27:00Z" w16du:dateUtc="2025-10-22T02:27:00Z"/>
        </w:rPr>
      </w:pPr>
      <w:ins w:id="3793" w:author="Mosi Adesina Ifatunji" w:date="2025-10-21T21:27:00Z" w16du:dateUtc="2025-10-22T02:27:00Z">
        <w:r w:rsidRPr="00AC0C6E">
          <w:t xml:space="preserve">Mills, Charles W. 1997 [2022]. </w:t>
        </w:r>
        <w:r w:rsidRPr="00D313A1">
          <w:t>The Racial Contract</w:t>
        </w:r>
        <w:r w:rsidRPr="00AC0C6E">
          <w:t>. Ithaca and London: Cornell University Press.</w:t>
        </w:r>
      </w:ins>
    </w:p>
    <w:p w14:paraId="55BC3D5F" w14:textId="77777777" w:rsidR="00F77C06" w:rsidRDefault="00F77C06" w:rsidP="007B100A">
      <w:pPr>
        <w:rPr>
          <w:ins w:id="3794" w:author="Mosi Adesina Ifatunji" w:date="2025-10-21T21:28:00Z" w16du:dateUtc="2025-10-22T02:28:00Z"/>
          <w:color w:val="000000"/>
        </w:rPr>
      </w:pPr>
    </w:p>
    <w:p w14:paraId="12E85B22" w14:textId="77777777" w:rsidR="00F77C06" w:rsidRDefault="00F77C06" w:rsidP="007B100A">
      <w:pPr>
        <w:rPr>
          <w:ins w:id="3795" w:author="Mosi Adesina Ifatunji" w:date="2025-10-21T19:48:00Z" w16du:dateUtc="2025-10-22T00:48:00Z"/>
          <w:color w:val="000000"/>
        </w:rPr>
      </w:pPr>
    </w:p>
    <w:p w14:paraId="27DCFCF1" w14:textId="77777777" w:rsidR="007C68FD" w:rsidRDefault="007C68FD">
      <w:pPr>
        <w:rPr>
          <w:ins w:id="3796" w:author="Mosi Adesina Ifatunji" w:date="2025-10-23T12:50:00Z" w16du:dateUtc="2025-10-23T17:50:00Z"/>
          <w:b/>
          <w:bCs/>
        </w:rPr>
      </w:pPr>
      <w:ins w:id="3797" w:author="Mosi Adesina Ifatunji" w:date="2025-10-23T12:50:00Z" w16du:dateUtc="2025-10-23T17:50:00Z">
        <w:r>
          <w:br w:type="page"/>
        </w:r>
      </w:ins>
    </w:p>
    <w:p w14:paraId="535BE0CD" w14:textId="3D98BED0" w:rsidR="00C379DB" w:rsidRDefault="00C379DB">
      <w:pPr>
        <w:pStyle w:val="Heading5"/>
        <w:rPr>
          <w:ins w:id="3798" w:author="Mosi Adesina Ifatunji" w:date="2025-10-21T19:48:00Z" w16du:dateUtc="2025-10-22T00:48:00Z"/>
        </w:rPr>
        <w:pPrChange w:id="3799" w:author="Mosi Adesina Ifatunji" w:date="2025-10-21T19:50:00Z" w16du:dateUtc="2025-10-22T00:50:00Z">
          <w:pPr/>
        </w:pPrChange>
      </w:pPr>
      <w:ins w:id="3800" w:author="Mosi Adesina Ifatunji" w:date="2025-10-21T19:48:00Z" w16du:dateUtc="2025-10-22T00:48:00Z">
        <w:r>
          <w:lastRenderedPageBreak/>
          <w:t>Ideologies and Schema</w:t>
        </w:r>
      </w:ins>
    </w:p>
    <w:p w14:paraId="1AE9DBD3" w14:textId="77777777" w:rsidR="00C379DB" w:rsidRDefault="00C379DB" w:rsidP="007B100A">
      <w:pPr>
        <w:rPr>
          <w:ins w:id="3801" w:author="Mosi Adesina Ifatunji" w:date="2025-10-21T20:13:00Z" w16du:dateUtc="2025-10-22T01:13:00Z"/>
          <w:color w:val="000000"/>
        </w:rPr>
      </w:pPr>
    </w:p>
    <w:p w14:paraId="441B7BD3" w14:textId="77777777" w:rsidR="00D6250E" w:rsidRDefault="00D6250E" w:rsidP="00D6250E">
      <w:pPr>
        <w:pStyle w:val="BodyText"/>
        <w:spacing w:after="0"/>
        <w:rPr>
          <w:ins w:id="3802" w:author="Mosi Adesina Ifatunji" w:date="2025-10-23T13:29:00Z" w16du:dateUtc="2025-10-23T18:29:00Z"/>
        </w:rPr>
      </w:pPr>
      <w:ins w:id="3803" w:author="Mosi Adesina Ifatunji" w:date="2025-10-21T20:13:00Z" w16du:dateUtc="2025-10-22T01:13:00Z">
        <w:r>
          <w:t>As written, the links between the ‘credential of Whiteness,’ racial schema, and racial ideology or discourse is more implied than tied.</w:t>
        </w:r>
      </w:ins>
    </w:p>
    <w:p w14:paraId="0DD28612" w14:textId="77777777" w:rsidR="00B1452B" w:rsidRDefault="00B1452B" w:rsidP="00D6250E">
      <w:pPr>
        <w:pStyle w:val="BodyText"/>
        <w:spacing w:after="0"/>
        <w:rPr>
          <w:ins w:id="3804" w:author="Mosi Adesina Ifatunji" w:date="2025-10-23T13:29:00Z" w16du:dateUtc="2025-10-23T18:29:00Z"/>
        </w:rPr>
      </w:pPr>
    </w:p>
    <w:p w14:paraId="4F20E2C4" w14:textId="1C977F81" w:rsidR="00B1452B" w:rsidRDefault="00B1452B" w:rsidP="00B1452B">
      <w:pPr>
        <w:rPr>
          <w:ins w:id="3805" w:author="Mosi Adesina Ifatunji" w:date="2025-10-23T13:29:00Z" w16du:dateUtc="2025-10-23T18:29:00Z"/>
        </w:rPr>
      </w:pPr>
      <w:ins w:id="3806" w:author="Mosi Adesina Ifatunji" w:date="2025-10-23T13:29:00Z" w16du:dateUtc="2025-10-23T18:29:00Z">
        <w:r>
          <w:t xml:space="preserve">It would not be until later that Sociologists would more formally theorize the role of ‘local schema’ as </w:t>
        </w:r>
        <w:r w:rsidRPr="00111ADB">
          <w:t xml:space="preserve">specific </w:t>
        </w:r>
        <w:r>
          <w:t>sets of ‘</w:t>
        </w:r>
        <w:r w:rsidRPr="00111ADB">
          <w:t>unwritten</w:t>
        </w:r>
        <w:r>
          <w:t xml:space="preserve">’ </w:t>
        </w:r>
        <w:r w:rsidRPr="004630B5">
          <w:rPr>
            <w:i/>
            <w:iCs/>
          </w:rPr>
          <w:t>social-cognitive schema</w:t>
        </w:r>
        <w:r w:rsidRPr="00111ADB">
          <w:t xml:space="preserve"> </w:t>
        </w:r>
        <w:r w:rsidRPr="00111ADB">
          <w:fldChar w:fldCharType="begin">
            <w:fldData xml:space="preserve">PEVuZE5vdGU+PENpdGU+PEF1dGhvcj5EaU1hZ2dpbzwvQXV0aG9yPjxZZWFyPjE5OTc8L1llYXI+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</w:fldData>
          </w:fldChar>
        </w:r>
        <w:r w:rsidRPr="00111ADB">
          <w:instrText xml:space="preserve"> ADDIN EN.JS.CITE </w:instrText>
        </w:r>
        <w:r w:rsidRPr="00111ADB">
          <w:fldChar w:fldCharType="separate"/>
        </w:r>
        <w:r w:rsidRPr="00111ADB">
          <w:rPr>
            <w:noProof/>
          </w:rPr>
          <w:t>(DiMaggio 1997)</w:t>
        </w:r>
        <w:r w:rsidRPr="00111ADB">
          <w:fldChar w:fldCharType="end"/>
        </w:r>
        <w:r>
          <w:t xml:space="preserve"> or</w:t>
        </w:r>
        <w:r w:rsidRPr="00111ADB">
          <w:t xml:space="preserve"> </w:t>
        </w:r>
        <w:r w:rsidRPr="004630B5">
          <w:rPr>
            <w:i/>
            <w:iCs/>
          </w:rPr>
          <w:t>status</w:t>
        </w:r>
        <w:r w:rsidRPr="00111ADB">
          <w:t xml:space="preserve"> </w:t>
        </w:r>
        <w:r w:rsidRPr="004630B5">
          <w:rPr>
            <w:i/>
            <w:iCs/>
          </w:rPr>
          <w:t>beliefs</w:t>
        </w:r>
        <w:r w:rsidRPr="00111ADB">
          <w:t xml:space="preserve"> </w:t>
        </w:r>
        <w:r w:rsidRPr="00111ADB">
          <w:fldChar w:fldCharType="begin">
            <w:fldData xml:space="preserve">PEVuZE5vdGU+PENpdGU+PEF1dGhvcj5SaWRnZXdheTwvQXV0aG9yPjxZZWFyPjE5OTg8L1llYXI+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</w:fldData>
          </w:fldChar>
        </w:r>
        <w:r w:rsidRPr="00111ADB">
          <w:rPr>
            <w:color w:val="000000"/>
          </w:rPr>
          <w:instrText xml:space="preserve"> ADDIN EN.JS.CITE </w:instrText>
        </w:r>
        <w:r w:rsidRPr="00111ADB">
          <w:fldChar w:fldCharType="separate"/>
        </w:r>
      </w:ins>
      <w:r w:rsidR="00475800" w:rsidRPr="00475800">
        <w:rPr>
          <w:noProof/>
          <w:color w:val="000000"/>
        </w:rPr>
        <w:t>(Ridgeway et al. 1998)</w:t>
      </w:r>
      <w:ins w:id="3807" w:author="Mosi Adesina Ifatunji" w:date="2025-10-23T13:29:00Z" w16du:dateUtc="2025-10-23T18:29:00Z">
        <w:r w:rsidRPr="00111ADB">
          <w:fldChar w:fldCharType="end"/>
        </w:r>
        <w:r w:rsidRPr="00111ADB">
          <w:t xml:space="preserve"> </w:t>
        </w:r>
        <w:r>
          <w:t>and the “</w:t>
        </w:r>
      </w:ins>
      <w:ins w:id="3808" w:author="Mosi Adesina Ifatunji" w:date="2025-10-23T13:30:00Z" w16du:dateUtc="2025-10-23T18:30:00Z">
        <w:r>
          <w:t>schematization</w:t>
        </w:r>
      </w:ins>
      <w:ins w:id="3809" w:author="Mosi Adesina Ifatunji" w:date="2025-10-23T13:29:00Z" w16du:dateUtc="2025-10-23T18:29:00Z">
        <w:r>
          <w:t>” (Goffman 1974) of the</w:t>
        </w:r>
        <w:r w:rsidRPr="00111ADB">
          <w:t xml:space="preserve"> relative merit and esteem of social groups</w:t>
        </w:r>
        <w:r>
          <w:t xml:space="preserve"> (</w:t>
        </w:r>
        <w:r>
          <w:rPr>
            <w:i/>
            <w:iCs/>
          </w:rPr>
          <w:t xml:space="preserve">see </w:t>
        </w:r>
        <w:r>
          <w:t>Boutyline 2024).</w:t>
        </w:r>
      </w:ins>
    </w:p>
    <w:p w14:paraId="0EE00B3A" w14:textId="77777777" w:rsidR="00D6250E" w:rsidRDefault="00D6250E" w:rsidP="007B100A">
      <w:pPr>
        <w:rPr>
          <w:ins w:id="3810" w:author="Mosi Adesina Ifatunji" w:date="2025-10-21T20:07:00Z" w16du:dateUtc="2025-10-22T01:07:00Z"/>
          <w:color w:val="000000"/>
        </w:rPr>
      </w:pPr>
    </w:p>
    <w:p w14:paraId="2189D82F" w14:textId="77777777" w:rsidR="00786A2E" w:rsidRDefault="00786A2E" w:rsidP="00786A2E">
      <w:pPr>
        <w:rPr>
          <w:ins w:id="3811" w:author="Mosi Adesina Ifatunji" w:date="2025-10-21T20:07:00Z" w16du:dateUtc="2025-10-22T01:07:00Z"/>
        </w:rPr>
      </w:pPr>
      <w:ins w:id="3812" w:author="Mosi Adesina Ifatunji" w:date="2025-10-21T20:07:00Z" w16du:dateUtc="2025-10-22T01:07:00Z">
        <w:r>
          <w:t>… relationship between ideology and schema, generally and with application to the ethnoracial.</w:t>
        </w:r>
      </w:ins>
    </w:p>
    <w:p w14:paraId="2E197427" w14:textId="77777777" w:rsidR="00786A2E" w:rsidRDefault="00786A2E" w:rsidP="007B100A">
      <w:pPr>
        <w:rPr>
          <w:ins w:id="3813" w:author="Mosi Adesina Ifatunji" w:date="2025-10-21T19:48:00Z" w16du:dateUtc="2025-10-22T00:48:00Z"/>
          <w:color w:val="000000"/>
        </w:rPr>
      </w:pPr>
    </w:p>
    <w:p w14:paraId="7BDBDD80" w14:textId="2335E7A9" w:rsidR="008C42CF" w:rsidRDefault="008C42CF" w:rsidP="008C42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814" w:author="Mosi Adesina Ifatunji" w:date="2025-10-21T19:53:00Z" w16du:dateUtc="2025-10-22T00:53:00Z"/>
          <w:color w:val="000000"/>
        </w:rPr>
      </w:pPr>
      <w:ins w:id="3815" w:author="Mosi Adesina Ifatunji" w:date="2025-10-21T19:53:00Z" w16du:dateUtc="2025-10-22T00:53:00Z">
        <w:r>
          <w:rPr>
            <w:color w:val="000000"/>
          </w:rPr>
          <w:t>Short of expressly conceptualizing White credentialling as a modality of local ethnoracial schema, Ray usefully elaborates recursive feedback loops between “racial ideology” and “racialized schema,” but forgoes specification of the precise nature of racial ideology.</w:t>
        </w:r>
      </w:ins>
    </w:p>
    <w:p w14:paraId="59C28BAF" w14:textId="77777777" w:rsidR="00C379DB" w:rsidRDefault="00C379DB" w:rsidP="007B100A">
      <w:pPr>
        <w:rPr>
          <w:ins w:id="3816" w:author="Mosi Adesina Ifatunji" w:date="2025-10-21T19:53:00Z" w16du:dateUtc="2025-10-22T00:53:00Z"/>
          <w:color w:val="000000"/>
        </w:rPr>
      </w:pPr>
    </w:p>
    <w:p w14:paraId="1D8DC79E" w14:textId="77777777" w:rsidR="008C42CF" w:rsidRDefault="008C42CF" w:rsidP="008C42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817" w:author="Mosi Adesina Ifatunji" w:date="2025-10-21T19:53:00Z" w16du:dateUtc="2025-10-22T00:53:00Z"/>
          <w:color w:val="000000"/>
        </w:rPr>
      </w:pPr>
      <w:ins w:id="3818" w:author="Mosi Adesina Ifatunji" w:date="2025-10-21T19:53:00Z" w16du:dateUtc="2025-10-22T00:53:00Z">
        <w:r>
          <w:rPr>
            <w:color w:val="000000"/>
          </w:rPr>
          <w:t>That is, while there are several different conceptions of racialized ideologies, we might best secure White credentialing as a local schematization of a White Supremacist racial ideology.</w:t>
        </w:r>
      </w:ins>
    </w:p>
    <w:p w14:paraId="2827EEF8" w14:textId="462604AF" w:rsidR="00F67CDC" w:rsidDel="007F3A69" w:rsidRDefault="00F67CDC" w:rsidP="007B100A">
      <w:pPr>
        <w:rPr>
          <w:del w:id="3819" w:author="Mosi Adesina Ifatunji" w:date="2025-10-21T19:51:00Z" w16du:dateUtc="2025-10-22T00:51:00Z"/>
          <w:moveFrom w:id="3820" w:author="Mosi Adesina Ifatunji" w:date="2025-10-21T19:48:00Z" w16du:dateUtc="2025-10-22T00:48:00Z"/>
          <w:color w:val="000000"/>
        </w:rPr>
      </w:pPr>
      <w:moveFromRangeStart w:id="3821" w:author="Mosi Adesina Ifatunji" w:date="2025-10-21T19:48:00Z" w:name="move211968553"/>
      <w:moveFrom w:id="3822" w:author="Mosi Adesina Ifatunji" w:date="2025-10-21T19:48:00Z" w16du:dateUtc="2025-10-22T00:48:00Z">
        <w:ins w:id="3823" w:author="Mosi Adesina Ifatunji [2]" w:date="2025-08-27T09:51:00Z" w16du:dateUtc="2025-08-27T14:51:00Z">
          <w:r w:rsidDel="00602817">
            <w:rPr>
              <w:color w:val="070707"/>
            </w:rPr>
            <w:t xml:space="preserve">While the subfield </w:t>
          </w:r>
          <w:r w:rsidR="00AF3274" w:rsidDel="00602817">
            <w:rPr>
              <w:color w:val="070707"/>
            </w:rPr>
            <w:t xml:space="preserve">of making sense of ‘ethnoracial Deltas’ </w:t>
          </w:r>
        </w:ins>
        <w:ins w:id="3824" w:author="Mosi Adesina Ifatunji [2]" w:date="2025-08-27T09:53:00Z" w16du:dateUtc="2025-08-27T14:53:00Z">
          <w:r w:rsidR="00BD0B5D" w:rsidDel="00602817">
            <w:rPr>
              <w:color w:val="070707"/>
            </w:rPr>
            <w:t xml:space="preserve">in the labor market </w:t>
          </w:r>
        </w:ins>
        <w:ins w:id="3825" w:author="Mosi Adesina Ifatunji [2]" w:date="2025-08-27T09:52:00Z" w16du:dateUtc="2025-08-27T14:52:00Z">
          <w:r w:rsidR="00B85DA7" w:rsidDel="00602817">
            <w:rPr>
              <w:color w:val="070707"/>
            </w:rPr>
            <w:t xml:space="preserve">is now better </w:t>
          </w:r>
        </w:ins>
        <w:ins w:id="3826" w:author="Mosi Adesina Ifatunji [2]" w:date="2025-08-27T09:53:00Z" w16du:dateUtc="2025-08-27T14:53:00Z">
          <w:r w:rsidR="009818BE" w:rsidDel="00602817">
            <w:rPr>
              <w:color w:val="070707"/>
            </w:rPr>
            <w:t>prepared</w:t>
          </w:r>
        </w:ins>
        <w:ins w:id="3827" w:author="Mosi Adesina Ifatunji [2]" w:date="2025-08-27T09:52:00Z" w16du:dateUtc="2025-08-27T14:52:00Z">
          <w:r w:rsidR="00B85DA7" w:rsidDel="00602817">
            <w:rPr>
              <w:color w:val="070707"/>
            </w:rPr>
            <w:t xml:space="preserve"> to situate ‘structural racism’ as a</w:t>
          </w:r>
          <w:r w:rsidR="00BD0B5D" w:rsidDel="00602817">
            <w:rPr>
              <w:color w:val="070707"/>
            </w:rPr>
            <w:t xml:space="preserve"> fundamental cause of </w:t>
          </w:r>
        </w:ins>
        <w:ins w:id="3828" w:author="Mosi Adesina Ifatunji [2]" w:date="2025-08-27T09:53:00Z" w16du:dateUtc="2025-08-27T14:53:00Z">
          <w:r w:rsidR="009818BE" w:rsidDel="00602817">
            <w:rPr>
              <w:color w:val="070707"/>
            </w:rPr>
            <w:t>these ‘Deltas</w:t>
          </w:r>
          <w:r w:rsidR="006515E7" w:rsidDel="00602817">
            <w:rPr>
              <w:color w:val="070707"/>
            </w:rPr>
            <w:t>’ — effectively closing th</w:t>
          </w:r>
        </w:ins>
        <w:ins w:id="3829" w:author="Mosi Adesina Ifatunji [2]" w:date="2025-08-27T09:54:00Z" w16du:dateUtc="2025-08-27T14:54:00Z">
          <w:r w:rsidR="006515E7" w:rsidDel="00602817">
            <w:rPr>
              <w:color w:val="070707"/>
            </w:rPr>
            <w:t xml:space="preserve">e gap </w:t>
          </w:r>
          <w:r w:rsidR="0033177C" w:rsidDel="00602817">
            <w:rPr>
              <w:color w:val="070707"/>
            </w:rPr>
            <w:t>or mismatch between theories of structural racism</w:t>
          </w:r>
        </w:ins>
        <w:ins w:id="3830" w:author="Mosi Adesina Ifatunji [2]" w:date="2025-08-27T09:55:00Z" w16du:dateUtc="2025-08-27T14:55:00Z">
          <w:r w:rsidR="00863773" w:rsidDel="00602817">
            <w:rPr>
              <w:color w:val="070707"/>
            </w:rPr>
            <w:t xml:space="preserve"> and </w:t>
          </w:r>
          <w:r w:rsidR="001610C3" w:rsidDel="00602817">
            <w:rPr>
              <w:color w:val="070707"/>
            </w:rPr>
            <w:t>our methodological approaches (</w:t>
          </w:r>
        </w:ins>
        <w:ins w:id="3831" w:author="Mosi Adesina Ifatunji [2]" w:date="2025-08-27T09:56:00Z" w16du:dateUtc="2025-08-27T14:56:00Z">
          <w:r w:rsidR="001610C3" w:rsidDel="00602817">
            <w:rPr>
              <w:color w:val="070707"/>
            </w:rPr>
            <w:t>i</w:t>
          </w:r>
        </w:ins>
        <w:ins w:id="3832" w:author="Mosi Adesina Ifatunji [2]" w:date="2025-08-27T09:55:00Z" w16du:dateUtc="2025-08-27T14:55:00Z">
          <w:r w:rsidR="001610C3" w:rsidDel="00602817">
            <w:rPr>
              <w:color w:val="070707"/>
            </w:rPr>
            <w:t xml:space="preserve">.e., </w:t>
          </w:r>
        </w:ins>
        <w:ins w:id="3833" w:author="Mosi Adesina Ifatunji [2]" w:date="2025-08-27T09:56:00Z" w16du:dateUtc="2025-08-27T14:56:00Z">
          <w:r w:rsidR="001610C3" w:rsidDel="00602817">
            <w:rPr>
              <w:color w:val="070707"/>
            </w:rPr>
            <w:t xml:space="preserve">from individual-level models to </w:t>
          </w:r>
          <w:r w:rsidR="00C017A8" w:rsidDel="00602817">
            <w:rPr>
              <w:color w:val="070707"/>
            </w:rPr>
            <w:t>structural models of the meso-level).</w:t>
          </w:r>
        </w:ins>
      </w:moveFrom>
    </w:p>
    <w:moveFromRangeEnd w:id="3821"/>
    <w:p w14:paraId="32923DDE" w14:textId="77777777" w:rsidR="007F3A69" w:rsidRDefault="007F3A69" w:rsidP="007F3A69">
      <w:pPr>
        <w:rPr>
          <w:ins w:id="3834" w:author="Mosi Adesina Ifatunji" w:date="2025-10-21T19:59:00Z" w16du:dateUtc="2025-10-22T00:59:00Z"/>
        </w:rPr>
      </w:pPr>
      <w:ins w:id="3835" w:author="Mosi Adesina Ifatunji" w:date="2025-10-21T19:59:00Z" w16du:dateUtc="2025-10-22T00:59:00Z">
        <w:r>
          <w:t>… relationship between ideology and schema, generally and with application to the ethnoracial.</w:t>
        </w:r>
      </w:ins>
    </w:p>
    <w:p w14:paraId="2F5C4C95" w14:textId="77777777" w:rsidR="007F3A69" w:rsidRDefault="007F3A69" w:rsidP="007F3A69">
      <w:pPr>
        <w:rPr>
          <w:ins w:id="3836" w:author="Mosi Adesina Ifatunji" w:date="2025-10-21T19:59:00Z" w16du:dateUtc="2025-10-22T00:59:00Z"/>
        </w:rPr>
      </w:pPr>
    </w:p>
    <w:p w14:paraId="02F2CF4B" w14:textId="77777777" w:rsidR="007F3A69" w:rsidRDefault="007F3A69" w:rsidP="007F3A69">
      <w:pPr>
        <w:rPr>
          <w:ins w:id="3837" w:author="Mosi Adesina Ifatunji" w:date="2025-10-21T19:59:00Z" w16du:dateUtc="2025-10-22T00:59:00Z"/>
        </w:rPr>
      </w:pPr>
      <w:ins w:id="3838" w:author="Mosi Adesina Ifatunji" w:date="2025-10-21T19:59:00Z" w16du:dateUtc="2025-10-22T00:59:00Z">
        <w:r>
          <w:t xml:space="preserve"> …the macro, social structural or societal perspective…</w:t>
        </w:r>
      </w:ins>
    </w:p>
    <w:p w14:paraId="38071796" w14:textId="77777777" w:rsidR="007F3A69" w:rsidRDefault="007F3A69" w:rsidP="007F3A69">
      <w:pPr>
        <w:rPr>
          <w:ins w:id="3839" w:author="Mosi Adesina Ifatunji" w:date="2025-10-21T19:59:00Z" w16du:dateUtc="2025-10-22T00:59:00Z"/>
        </w:rPr>
      </w:pPr>
    </w:p>
    <w:p w14:paraId="032096D6" w14:textId="77777777" w:rsidR="007F3A69" w:rsidRDefault="007F3A69" w:rsidP="007F3A69">
      <w:pPr>
        <w:rPr>
          <w:ins w:id="3840" w:author="Mosi Adesina Ifatunji" w:date="2025-10-21T19:59:00Z" w16du:dateUtc="2025-10-22T00:59:00Z"/>
        </w:rPr>
      </w:pPr>
      <w:ins w:id="3841" w:author="Mosi Adesina Ifatunji" w:date="2025-10-21T19:59:00Z" w16du:dateUtc="2025-10-22T00:59:00Z">
        <w:r>
          <w:t xml:space="preserve">…racial ideology (or perhaps ideologies: e.g., Dawson 1994), might be composed of, </w:t>
        </w:r>
        <w:r w:rsidRPr="00C65B33">
          <w:t>“</w:t>
        </w:r>
        <w:r>
          <w:t>[s]</w:t>
        </w:r>
        <w:r w:rsidRPr="00C65B33">
          <w:t xml:space="preserve">tory lines </w:t>
        </w:r>
        <w:r>
          <w:t xml:space="preserve">[that] </w:t>
        </w:r>
        <w:r w:rsidRPr="00C65B33">
          <w:t>are</w:t>
        </w:r>
        <w:r>
          <w:t xml:space="preserve"> …</w:t>
        </w:r>
        <w:r w:rsidRPr="00C65B33">
          <w:t xml:space="preserve"> ‘</w:t>
        </w:r>
        <w:r w:rsidRPr="00284C6F">
          <w:rPr>
            <w:i/>
            <w:iCs/>
          </w:rPr>
          <w:t>socially shared</w:t>
        </w:r>
        <w:r w:rsidRPr="00C65B33">
          <w:t xml:space="preserve"> tales’ that serve as the vehicles for the frames and allow users to draw on cultural tropes to make sense of racial matters in ways that reinforce systemic inequality</w:t>
        </w:r>
        <w:r>
          <w:t xml:space="preserve">” </w:t>
        </w:r>
        <w:r w:rsidRPr="00C65B33">
          <w:t>(</w:t>
        </w:r>
        <w:r>
          <w:t xml:space="preserve">italics added: </w:t>
        </w:r>
        <w:r w:rsidRPr="00C65B33">
          <w:t>Bonilla-Silva 2003:63)</w:t>
        </w:r>
        <w:r>
          <w:t>.</w:t>
        </w:r>
      </w:ins>
    </w:p>
    <w:p w14:paraId="144742D9" w14:textId="77777777" w:rsidR="007F3A69" w:rsidRDefault="007F3A69" w:rsidP="007F3A69">
      <w:pPr>
        <w:rPr>
          <w:ins w:id="3842" w:author="Mosi Adesina Ifatunji" w:date="2025-10-21T19:59:00Z" w16du:dateUtc="2025-10-22T00:59:00Z"/>
        </w:rPr>
      </w:pPr>
    </w:p>
    <w:p w14:paraId="0CDC2DAB" w14:textId="77777777" w:rsidR="007F3A69" w:rsidRDefault="007F3A69" w:rsidP="007F3A69">
      <w:pPr>
        <w:rPr>
          <w:ins w:id="3843" w:author="Mosi Adesina Ifatunji" w:date="2025-10-21T19:59:00Z" w16du:dateUtc="2025-10-22T00:59:00Z"/>
        </w:rPr>
      </w:pPr>
      <w:ins w:id="3844" w:author="Mosi Adesina Ifatunji" w:date="2025-10-21T19:59:00Z" w16du:dateUtc="2025-10-22T00:59:00Z">
        <w:r w:rsidRPr="002E77B9">
          <w:t>“Story lines are the socially shared tales that are fable-like and incorporate a common scheme and wording”</w:t>
        </w:r>
        <w:r>
          <w:t xml:space="preserve"> </w:t>
        </w:r>
        <w:r w:rsidRPr="002E77B9">
          <w:t>(Bonilla-Silva 2003:63)</w:t>
        </w:r>
        <w:r>
          <w:t>.</w:t>
        </w:r>
      </w:ins>
    </w:p>
    <w:p w14:paraId="75D0B164" w14:textId="77777777" w:rsidR="007F3A69" w:rsidRDefault="007F3A69" w:rsidP="007F3A69">
      <w:pPr>
        <w:rPr>
          <w:ins w:id="3845" w:author="Mosi Adesina Ifatunji" w:date="2025-10-21T19:59:00Z" w16du:dateUtc="2025-10-22T00:59:00Z"/>
        </w:rPr>
      </w:pPr>
    </w:p>
    <w:p w14:paraId="623232FA" w14:textId="77777777" w:rsidR="007F3A69" w:rsidRDefault="007F3A69" w:rsidP="007F3A69">
      <w:pPr>
        <w:rPr>
          <w:ins w:id="3846" w:author="Mosi Adesina Ifatunji" w:date="2025-10-21T19:59:00Z" w16du:dateUtc="2025-10-22T00:59:00Z"/>
        </w:rPr>
      </w:pPr>
      <w:ins w:id="3847" w:author="Mosi Adesina Ifatunji" w:date="2025-10-21T19:59:00Z" w16du:dateUtc="2025-10-22T00:59:00Z">
        <w:r w:rsidRPr="002E77B9">
          <w:t>“Color-blind racism provides the scripts (ways of navigating conversational and rhetorical dilemmas) that allow whites to articulate racially based stories without sounding ‘racist’”</w:t>
        </w:r>
        <w:r>
          <w:t xml:space="preserve"> </w:t>
        </w:r>
        <w:r w:rsidRPr="002E77B9">
          <w:t>(Bonilla-Silva 2003:74)</w:t>
        </w:r>
        <w:r>
          <w:t>.</w:t>
        </w:r>
      </w:ins>
    </w:p>
    <w:p w14:paraId="3ADA7F01" w14:textId="77777777" w:rsidR="007F3A69" w:rsidRDefault="007F3A69" w:rsidP="007F3A69">
      <w:pPr>
        <w:rPr>
          <w:ins w:id="3848" w:author="Mosi Adesina Ifatunji" w:date="2025-10-21T19:59:00Z" w16du:dateUtc="2025-10-22T00:59:00Z"/>
        </w:rPr>
      </w:pPr>
    </w:p>
    <w:p w14:paraId="6B472F90" w14:textId="77777777" w:rsidR="007F3A69" w:rsidRDefault="007F3A69" w:rsidP="007F3A69">
      <w:pPr>
        <w:rPr>
          <w:ins w:id="3849" w:author="Mosi Adesina Ifatunji" w:date="2025-10-21T19:59:00Z" w16du:dateUtc="2025-10-22T00:59:00Z"/>
        </w:rPr>
      </w:pPr>
      <w:ins w:id="3850" w:author="Mosi Adesina Ifatunji" w:date="2025-10-21T19:59:00Z" w16du:dateUtc="2025-10-22T00:59:00Z">
        <w:r w:rsidRPr="00C65B33">
          <w:t>Thus, storylines are ideological narratives—widely recognizable, stylized explanations—used to make sense of racial matters in a way that is discursively accessible and systemically conservative.</w:t>
        </w:r>
      </w:ins>
    </w:p>
    <w:p w14:paraId="24F89E3A" w14:textId="77777777" w:rsidR="007F3A69" w:rsidRDefault="007F3A69" w:rsidP="007F3A69">
      <w:pPr>
        <w:rPr>
          <w:ins w:id="3851" w:author="Mosi Adesina Ifatunji" w:date="2025-10-21T19:59:00Z" w16du:dateUtc="2025-10-22T00:59:00Z"/>
        </w:rPr>
      </w:pPr>
    </w:p>
    <w:p w14:paraId="70DAD4BC" w14:textId="77777777" w:rsidR="007F3A69" w:rsidRPr="002E77B9" w:rsidRDefault="007F3A69" w:rsidP="007F3A69">
      <w:pPr>
        <w:rPr>
          <w:ins w:id="3852" w:author="Mosi Adesina Ifatunji" w:date="2025-10-21T19:59:00Z" w16du:dateUtc="2025-10-22T00:59:00Z"/>
        </w:rPr>
      </w:pPr>
      <w:ins w:id="3853" w:author="Mosi Adesina Ifatunji" w:date="2025-10-21T19:59:00Z" w16du:dateUtc="2025-10-22T00:59:00Z">
        <w:r>
          <w:t xml:space="preserve">While scripts and storylines might function in a ‘color-blind’ way, the larger point is </w:t>
        </w:r>
        <w:proofErr w:type="gramStart"/>
        <w:r>
          <w:t>that,</w:t>
        </w:r>
        <w:proofErr w:type="gramEnd"/>
        <w:r>
          <w:t xml:space="preserve"> they are draw from a more widely shared or extra-organizational ideology, which might then offer </w:t>
        </w:r>
        <w:proofErr w:type="gramStart"/>
        <w:r>
          <w:t>an</w:t>
        </w:r>
        <w:proofErr w:type="gramEnd"/>
        <w:r>
          <w:t xml:space="preserve"> wider range of scripts [I think this is from Eduardo].</w:t>
        </w:r>
      </w:ins>
    </w:p>
    <w:p w14:paraId="690331EC" w14:textId="77777777" w:rsidR="007F3A69" w:rsidRDefault="007F3A69" w:rsidP="007F3A69">
      <w:pPr>
        <w:rPr>
          <w:ins w:id="3854" w:author="Mosi Adesina Ifatunji" w:date="2025-10-21T19:59:00Z" w16du:dateUtc="2025-10-22T00:59:00Z"/>
        </w:rPr>
      </w:pPr>
    </w:p>
    <w:p w14:paraId="3A9F2BE9" w14:textId="77777777" w:rsidR="007F3A69" w:rsidRPr="00C65B33" w:rsidRDefault="007F3A69" w:rsidP="007F3A69">
      <w:pPr>
        <w:rPr>
          <w:ins w:id="3855" w:author="Mosi Adesina Ifatunji" w:date="2025-10-21T19:59:00Z" w16du:dateUtc="2025-10-22T00:59:00Z"/>
        </w:rPr>
      </w:pPr>
      <w:ins w:id="3856" w:author="Mosi Adesina Ifatunji" w:date="2025-10-21T19:59:00Z" w16du:dateUtc="2025-10-22T00:59:00Z">
        <w:r>
          <w:lastRenderedPageBreak/>
          <w:t xml:space="preserve">… from culturally shared </w:t>
        </w:r>
        <w:proofErr w:type="gramStart"/>
        <w:r>
          <w:t>to</w:t>
        </w:r>
        <w:proofErr w:type="gramEnd"/>
        <w:r>
          <w:t xml:space="preserve"> locally deployed…</w:t>
        </w:r>
      </w:ins>
    </w:p>
    <w:p w14:paraId="0764692F" w14:textId="77777777" w:rsidR="007F3A69" w:rsidRDefault="007F3A69" w:rsidP="007F3A69">
      <w:pPr>
        <w:rPr>
          <w:ins w:id="3857" w:author="Mosi Adesina Ifatunji" w:date="2025-10-21T19:59:00Z" w16du:dateUtc="2025-10-22T00:59:00Z"/>
        </w:rPr>
      </w:pPr>
    </w:p>
    <w:p w14:paraId="3223D3E4" w14:textId="5AB87CB7" w:rsidR="007F3A69" w:rsidRPr="00C65B33" w:rsidRDefault="007F3A69" w:rsidP="007F3A69">
      <w:pPr>
        <w:rPr>
          <w:ins w:id="3858" w:author="Mosi Adesina Ifatunji" w:date="2025-10-21T19:59:00Z" w16du:dateUtc="2025-10-22T00:59:00Z"/>
        </w:rPr>
      </w:pPr>
      <w:ins w:id="3859" w:author="Mosi Adesina Ifatunji" w:date="2025-10-21T19:59:00Z" w16du:dateUtc="2025-10-22T00:59:00Z">
        <w:r w:rsidRPr="00C65B33">
          <w:t xml:space="preserve">“These schemas have proven to be highly adaptable and have manifested in multifarious ways… the schemas themselves are historically specific, variant, and sundry” </w:t>
        </w:r>
        <w:r w:rsidRPr="00C65B33">
          <w:fldChar w:fldCharType="begin">
            <w:fldData xml:space="preserve">PEVuZE5vdGU+PENpdGU+PEF1dGhvcj5KdW5nPC9BdXRob3I+PFllYXI+MjAxNTwvWWVhcj48UmVj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</w:fldData>
          </w:fldChar>
        </w:r>
        <w:r w:rsidRPr="00C65B33">
          <w:instrText xml:space="preserve"> ADDIN EN.JS.CITE </w:instrText>
        </w:r>
        <w:r w:rsidRPr="00C65B33">
          <w:fldChar w:fldCharType="separate"/>
        </w:r>
        <w:r w:rsidRPr="00C65B33">
          <w:rPr>
            <w:noProof/>
          </w:rPr>
          <w:t>(Jung 2015: 37)</w:t>
        </w:r>
        <w:r w:rsidRPr="00C65B33">
          <w:fldChar w:fldCharType="end"/>
        </w:r>
        <w:r w:rsidRPr="00C65B33">
          <w:t>.</w:t>
        </w:r>
      </w:ins>
    </w:p>
    <w:p w14:paraId="2384A4ED" w14:textId="77777777" w:rsidR="007F3A69" w:rsidRDefault="007F3A69" w:rsidP="007F3A69">
      <w:pPr>
        <w:rPr>
          <w:ins w:id="3860" w:author="Mosi Adesina Ifatunji" w:date="2025-10-21T19:59:00Z" w16du:dateUtc="2025-10-22T00:59:00Z"/>
        </w:rPr>
      </w:pPr>
    </w:p>
    <w:p w14:paraId="32B7DC6F" w14:textId="77777777" w:rsidR="007F3A69" w:rsidRDefault="007F3A69" w:rsidP="007F3A69">
      <w:pPr>
        <w:rPr>
          <w:ins w:id="3861" w:author="Mosi Adesina Ifatunji" w:date="2025-10-21T19:59:00Z" w16du:dateUtc="2025-10-22T00:59:00Z"/>
        </w:rPr>
      </w:pPr>
      <w:ins w:id="3862" w:author="Mosi Adesina Ifatunji" w:date="2025-10-21T19:59:00Z" w16du:dateUtc="2025-10-22T00:59:00Z">
        <w:r>
          <w:t>When various gatherings of people or ‘crowds’ select and deploy selections from the ideologies into localized scripts…</w:t>
        </w:r>
      </w:ins>
    </w:p>
    <w:p w14:paraId="52905AFA" w14:textId="77777777" w:rsidR="007F3A69" w:rsidRDefault="007F3A69" w:rsidP="007F3A69">
      <w:pPr>
        <w:rPr>
          <w:ins w:id="3863" w:author="Mosi Adesina Ifatunji" w:date="2025-10-21T19:59:00Z" w16du:dateUtc="2025-10-22T00:59:00Z"/>
        </w:rPr>
      </w:pPr>
    </w:p>
    <w:p w14:paraId="06FEFBB2" w14:textId="64E8AC71" w:rsidR="007F3A69" w:rsidRPr="00C65B33" w:rsidRDefault="007F3A69" w:rsidP="007F3A69">
      <w:pPr>
        <w:rPr>
          <w:ins w:id="3864" w:author="Mosi Adesina Ifatunji" w:date="2025-10-21T19:59:00Z" w16du:dateUtc="2025-10-22T00:59:00Z"/>
        </w:rPr>
      </w:pPr>
      <w:ins w:id="3865" w:author="Mosi Adesina Ifatunji" w:date="2025-10-21T19:59:00Z" w16du:dateUtc="2025-10-22T00:59:00Z">
        <w:r w:rsidRPr="00C65B33">
          <w:t>“Schemas of racism also exist at shallower depths, as the core schemas are transposed to and articulate with more ‘surface’ structures of inequality and domination”</w:t>
        </w:r>
        <w:r>
          <w:t xml:space="preserve"> </w:t>
        </w:r>
        <w:r w:rsidRPr="00C65B33">
          <w:fldChar w:fldCharType="begin">
            <w:fldData xml:space="preserve">PEVuZE5vdGU+PENpdGU+PEF1dGhvcj5KdW5nPC9BdXRob3I+PFllYXI+MjAxNTwvWWVhcj48UmVj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</w:fldData>
          </w:fldChar>
        </w:r>
        <w:r w:rsidRPr="00C65B33">
          <w:instrText xml:space="preserve"> ADDIN EN.JS.CITE </w:instrText>
        </w:r>
        <w:r w:rsidRPr="00C65B33">
          <w:fldChar w:fldCharType="separate"/>
        </w:r>
        <w:r w:rsidRPr="00C65B33">
          <w:rPr>
            <w:noProof/>
          </w:rPr>
          <w:t>(Jung 2015: 49)</w:t>
        </w:r>
        <w:r w:rsidRPr="00C65B33">
          <w:fldChar w:fldCharType="end"/>
        </w:r>
        <w:r>
          <w:t>.</w:t>
        </w:r>
      </w:ins>
    </w:p>
    <w:p w14:paraId="7F0A8B17" w14:textId="77777777" w:rsidR="007F3A69" w:rsidRDefault="007F3A69" w:rsidP="007F3A69">
      <w:pPr>
        <w:rPr>
          <w:ins w:id="3866" w:author="Mosi Adesina Ifatunji" w:date="2025-10-21T19:59:00Z" w16du:dateUtc="2025-10-22T00:59:00Z"/>
        </w:rPr>
      </w:pPr>
    </w:p>
    <w:p w14:paraId="5286F0BC" w14:textId="77777777" w:rsidR="007F3A69" w:rsidRDefault="007F3A69" w:rsidP="007F3A69">
      <w:pPr>
        <w:rPr>
          <w:ins w:id="3867" w:author="Mosi Adesina Ifatunji" w:date="2025-10-21T19:59:00Z" w16du:dateUtc="2025-10-22T00:59:00Z"/>
          <w:color w:val="0E0E0E"/>
        </w:rPr>
      </w:pPr>
      <w:ins w:id="3868" w:author="Mosi Adesina Ifatunji" w:date="2025-10-21T19:59:00Z" w16du:dateUtc="2025-10-22T00:59:00Z">
        <w:r>
          <w:rPr>
            <w:color w:val="0E0E0E"/>
          </w:rPr>
          <w:t>Schemas effectively, “…</w:t>
        </w:r>
        <w:r w:rsidRPr="002E77B9">
          <w:rPr>
            <w:color w:val="0E0E0E"/>
          </w:rPr>
          <w:t xml:space="preserve">modify the impressions produced by incoming sensory impulses in such a way that the final sensations of position or of </w:t>
        </w:r>
        <w:r w:rsidRPr="002E77B9">
          <w:rPr>
            <w:i/>
            <w:iCs/>
            <w:color w:val="0E0E0E"/>
          </w:rPr>
          <w:t>locality</w:t>
        </w:r>
        <w:r>
          <w:rPr>
            <w:color w:val="0E0E0E"/>
          </w:rPr>
          <w:t xml:space="preserve"> </w:t>
        </w:r>
        <w:r w:rsidRPr="002E77B9">
          <w:rPr>
            <w:color w:val="0E0E0E"/>
          </w:rPr>
          <w:t>rise into consciousness charged with a relation to something that has gone before</w:t>
        </w:r>
        <w:r>
          <w:rPr>
            <w:color w:val="0E0E0E"/>
          </w:rPr>
          <w:t>” Bartlett 1933 [1995]: 200].</w:t>
        </w:r>
      </w:ins>
    </w:p>
    <w:p w14:paraId="1DCE2E0C" w14:textId="77777777" w:rsidR="007F3A69" w:rsidRDefault="007F3A69" w:rsidP="007F3A69">
      <w:pPr>
        <w:rPr>
          <w:ins w:id="3869" w:author="Mosi Adesina Ifatunji" w:date="2025-10-21T19:59:00Z" w16du:dateUtc="2025-10-22T00:59:00Z"/>
        </w:rPr>
      </w:pPr>
    </w:p>
    <w:p w14:paraId="329EE1B7" w14:textId="1D9F3FC9" w:rsidR="00725EA4" w:rsidRPr="007F3A69" w:rsidDel="006476BB" w:rsidRDefault="007F3A69" w:rsidP="007B100A">
      <w:pPr>
        <w:rPr>
          <w:ins w:id="3870" w:author="Mosi Adesina Ifatunji [2]" w:date="2025-08-27T09:51:00Z" w16du:dateUtc="2025-08-27T14:51:00Z"/>
          <w:del w:id="3871" w:author="Mosi Adesina Ifatunji" w:date="2025-10-21T19:51:00Z" w16du:dateUtc="2025-10-22T00:51:00Z"/>
          <w:rPrChange w:id="3872" w:author="Mosi Adesina Ifatunji" w:date="2025-10-21T20:00:00Z" w16du:dateUtc="2025-10-22T01:00:00Z">
            <w:rPr>
              <w:ins w:id="3873" w:author="Mosi Adesina Ifatunji [2]" w:date="2025-08-27T09:51:00Z" w16du:dateUtc="2025-08-27T14:51:00Z"/>
              <w:del w:id="3874" w:author="Mosi Adesina Ifatunji" w:date="2025-10-21T19:51:00Z" w16du:dateUtc="2025-10-22T00:51:00Z"/>
              <w:color w:val="070707"/>
            </w:rPr>
          </w:rPrChange>
        </w:rPr>
      </w:pPr>
      <w:ins w:id="3875" w:author="Mosi Adesina Ifatunji" w:date="2025-10-21T19:59:00Z" w16du:dateUtc="2025-10-22T00:59:00Z">
        <w:r>
          <w:t xml:space="preserve">… </w:t>
        </w:r>
        <w:r w:rsidRPr="003D4147">
          <w:t>local ethnoracial schema</w:t>
        </w:r>
        <w:r>
          <w:t xml:space="preserve"> </w:t>
        </w:r>
        <w:r w:rsidRPr="00333243">
          <w:t xml:space="preserve">– or the </w:t>
        </w:r>
        <w:r w:rsidRPr="00284C6F">
          <w:rPr>
            <w:i/>
            <w:iCs/>
          </w:rPr>
          <w:t>localized</w:t>
        </w:r>
        <w:r w:rsidRPr="00333243">
          <w:t xml:space="preserve"> </w:t>
        </w:r>
        <w:r>
          <w:t xml:space="preserve">selection, revision and deployment </w:t>
        </w:r>
        <w:r w:rsidRPr="00333243">
          <w:t xml:space="preserve">of the </w:t>
        </w:r>
        <w:r>
          <w:t xml:space="preserve">‘larger,’ more widespread, culturally shared </w:t>
        </w:r>
        <w:r w:rsidRPr="00333243">
          <w:t>ideological storylines that frame, esteem, describe, and prescribe ‘iconic priors’ concerning the proclivities, capacities, and roles of people with different racial (or ethnoracial) classifications e.g., organizations, geographies, and/or networks</w:t>
        </w:r>
        <w:r>
          <w:t xml:space="preserve"> might then </w:t>
        </w:r>
        <w:r w:rsidRPr="00333243">
          <w:t>circumscribe and</w:t>
        </w:r>
        <w:r>
          <w:t>/or</w:t>
        </w:r>
        <w:r w:rsidRPr="00333243">
          <w:t xml:space="preserve"> privilege workers </w:t>
        </w:r>
        <w:r>
          <w:t>(i.e., prescribe the agency in Ray 2019).</w:t>
        </w:r>
      </w:ins>
    </w:p>
    <w:p w14:paraId="616C7E20" w14:textId="4C4BD638" w:rsidR="001C785E" w:rsidDel="006476BB" w:rsidRDefault="001C78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876" w:author="Mosi Adesina Ifatunji [2]" w:date="2025-08-27T09:56:00Z" w16du:dateUtc="2025-08-27T14:56:00Z"/>
          <w:del w:id="3877" w:author="Mosi Adesina Ifatunji" w:date="2025-10-21T19:51:00Z" w16du:dateUtc="2025-10-22T00:51:00Z"/>
          <w:moveFrom w:id="3878" w:author="Mosi Adesina Ifatunji" w:date="2025-10-21T19:49:00Z" w16du:dateUtc="2025-10-22T00:49:00Z"/>
          <w:color w:val="000000"/>
        </w:rPr>
      </w:pPr>
      <w:moveFromRangeStart w:id="3879" w:author="Mosi Adesina Ifatunji" w:date="2025-10-21T19:49:00Z" w:name="move211968570"/>
      <w:moveFrom w:id="3880" w:author="Mosi Adesina Ifatunji" w:date="2025-10-21T19:49:00Z" w16du:dateUtc="2025-10-22T00:49:00Z">
        <w:ins w:id="3881" w:author="Mosi Adesina Ifatunji [2]" w:date="2025-08-27T09:51:00Z" w16du:dateUtc="2025-08-27T14:51:00Z">
          <w:del w:id="3882" w:author="Mosi Adesina Ifatunji" w:date="2025-10-21T20:00:00Z" w16du:dateUtc="2025-10-22T01:00:00Z">
            <w:r w:rsidRPr="00BA4769" w:rsidDel="007F3A69">
              <w:rPr>
                <w:color w:val="000000"/>
              </w:rPr>
              <w:delText>The access provided by phenotypical Whiteness was at odds with her personal (and state-imposed) racial identity, but organizational access nonetheless expanded her personal agency (</w:delText>
            </w:r>
            <w:r w:rsidR="00F67CDC" w:rsidDel="007F3A69">
              <w:rPr>
                <w:color w:val="000000"/>
              </w:rPr>
              <w:delText xml:space="preserve">Ray </w:delText>
            </w:r>
            <w:r w:rsidRPr="00BA4769" w:rsidDel="007F3A69">
              <w:rPr>
                <w:color w:val="000000"/>
              </w:rPr>
              <w:delText>4</w:delText>
            </w:r>
          </w:del>
          <w:del w:id="3883" w:author="Mosi Adesina Ifatunji" w:date="2025-10-21T19:51:00Z" w16du:dateUtc="2025-10-22T00:51:00Z">
            <w:r w:rsidRPr="00BA4769" w:rsidDel="006476BB">
              <w:rPr>
                <w:color w:val="000000"/>
              </w:rPr>
              <w:delText>1).</w:delText>
            </w:r>
          </w:del>
        </w:ins>
      </w:moveFrom>
    </w:p>
    <w:moveFromRangeEnd w:id="3879"/>
    <w:p w14:paraId="31BD985B" w14:textId="77777777" w:rsidR="00C017A8" w:rsidDel="006476BB" w:rsidRDefault="00C017A8"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884" w:author="Mosi Adesina Ifatunji [2]" w:date="2025-08-27T09:56:00Z" w16du:dateUtc="2025-08-27T14:56:00Z"/>
          <w:del w:id="3885" w:author="Mosi Adesina Ifatunji" w:date="2025-10-21T19:51:00Z" w16du:dateUtc="2025-10-22T00:51:00Z"/>
          <w:color w:val="000000"/>
        </w:rPr>
      </w:pPr>
    </w:p>
    <w:p w14:paraId="06123975" w14:textId="469B0DB4" w:rsidR="00C017A8" w:rsidDel="007F3A69" w:rsidRDefault="00C017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886" w:author="Mosi Adesina Ifatunji [2]" w:date="2025-08-27T09:59:00Z" w16du:dateUtc="2025-08-27T14:59:00Z"/>
          <w:del w:id="3887" w:author="Mosi Adesina Ifatunji" w:date="2025-10-21T20:00:00Z" w16du:dateUtc="2025-10-22T01:00:00Z"/>
          <w:moveFrom w:id="3888" w:author="Mosi Adesina Ifatunji" w:date="2025-10-21T19:49:00Z" w16du:dateUtc="2025-10-22T00:49:00Z"/>
          <w:color w:val="000000"/>
        </w:rPr>
      </w:pPr>
      <w:moveFromRangeStart w:id="3889" w:author="Mosi Adesina Ifatunji" w:date="2025-10-21T19:49:00Z" w:name="move211968578"/>
      <w:moveFrom w:id="3890" w:author="Mosi Adesina Ifatunji" w:date="2025-10-21T19:49:00Z" w16du:dateUtc="2025-10-22T00:49:00Z">
        <w:ins w:id="3891" w:author="Mosi Adesina Ifatunji [2]" w:date="2025-08-27T09:56:00Z" w16du:dateUtc="2025-08-27T14:56:00Z">
          <w:del w:id="3892" w:author="Mosi Adesina Ifatunji" w:date="2025-10-21T20:00:00Z" w16du:dateUtc="2025-10-22T01:00:00Z">
            <w:r w:rsidDel="007F3A69">
              <w:rPr>
                <w:color w:val="000000"/>
              </w:rPr>
              <w:delText>This</w:delText>
            </w:r>
          </w:del>
        </w:ins>
        <w:ins w:id="3893" w:author="Mosi Adesina Ifatunji [2]" w:date="2025-08-27T09:58:00Z" w16du:dateUtc="2025-08-27T14:58:00Z">
          <w:del w:id="3894" w:author="Mosi Adesina Ifatunji" w:date="2025-10-21T20:00:00Z" w16du:dateUtc="2025-10-22T01:00:00Z">
            <w:r w:rsidR="001C7EAE" w:rsidDel="007F3A69">
              <w:rPr>
                <w:color w:val="000000"/>
              </w:rPr>
              <w:delText xml:space="preserve"> language runs the risk of allowing the inference that</w:delText>
            </w:r>
          </w:del>
        </w:ins>
        <w:ins w:id="3895" w:author="Mosi Adesina Ifatunji [2]" w:date="2025-08-27T09:56:00Z" w16du:dateUtc="2025-08-27T14:56:00Z">
          <w:del w:id="3896" w:author="Mosi Adesina Ifatunji" w:date="2025-10-21T20:00:00Z" w16du:dateUtc="2025-10-22T01:00:00Z">
            <w:r w:rsidDel="007F3A69">
              <w:rPr>
                <w:color w:val="000000"/>
              </w:rPr>
              <w:delText xml:space="preserve"> </w:delText>
            </w:r>
          </w:del>
        </w:ins>
        <w:ins w:id="3897" w:author="Mosi Adesina Ifatunji [2]" w:date="2025-08-27T09:59:00Z" w16du:dateUtc="2025-08-27T14:59:00Z">
          <w:del w:id="3898" w:author="Mosi Adesina Ifatunji" w:date="2025-10-21T20:00:00Z" w16du:dateUtc="2025-10-22T01:00:00Z">
            <w:r w:rsidR="00B738CD" w:rsidDel="007F3A69">
              <w:rPr>
                <w:color w:val="000000"/>
              </w:rPr>
              <w:delText>‘White bodies’</w:delText>
            </w:r>
          </w:del>
        </w:ins>
        <w:ins w:id="3899" w:author="Mosi Adesina Ifatunji [2]" w:date="2025-08-27T09:57:00Z" w16du:dateUtc="2025-08-27T14:57:00Z">
          <w:del w:id="3900" w:author="Mosi Adesina Ifatunji" w:date="2025-10-21T20:00:00Z" w16du:dateUtc="2025-10-22T01:00:00Z">
            <w:r w:rsidR="00AF4737" w:rsidDel="007F3A69">
              <w:rPr>
                <w:color w:val="000000"/>
              </w:rPr>
              <w:delText xml:space="preserve"> </w:delText>
            </w:r>
          </w:del>
        </w:ins>
        <w:ins w:id="3901" w:author="Mosi Adesina Ifatunji [2]" w:date="2025-08-27T09:59:00Z" w16du:dateUtc="2025-08-27T14:59:00Z">
          <w:del w:id="3902" w:author="Mosi Adesina Ifatunji" w:date="2025-10-21T20:00:00Z" w16du:dateUtc="2025-10-22T01:00:00Z">
            <w:r w:rsidR="00B738CD" w:rsidDel="007F3A69">
              <w:rPr>
                <w:color w:val="000000"/>
              </w:rPr>
              <w:delText xml:space="preserve">act </w:delText>
            </w:r>
          </w:del>
        </w:ins>
        <w:ins w:id="3903" w:author="Mosi Adesina Ifatunji [2]" w:date="2025-08-27T09:58:00Z" w16du:dateUtc="2025-08-27T14:58:00Z">
          <w:del w:id="3904" w:author="Mosi Adesina Ifatunji" w:date="2025-10-21T20:00:00Z" w16du:dateUtc="2025-10-22T01:00:00Z">
            <w:r w:rsidR="00AF4737" w:rsidDel="007F3A69">
              <w:rPr>
                <w:color w:val="000000"/>
              </w:rPr>
              <w:delText>independently</w:delText>
            </w:r>
          </w:del>
        </w:ins>
        <w:ins w:id="3905" w:author="Mosi Adesina Ifatunji [2]" w:date="2025-08-27T09:57:00Z" w16du:dateUtc="2025-08-27T14:57:00Z">
          <w:del w:id="3906" w:author="Mosi Adesina Ifatunji" w:date="2025-10-21T20:00:00Z" w16du:dateUtc="2025-10-22T01:00:00Z">
            <w:r w:rsidR="00AF4737" w:rsidDel="007F3A69">
              <w:rPr>
                <w:color w:val="000000"/>
              </w:rPr>
              <w:delText xml:space="preserve"> and se</w:delText>
            </w:r>
          </w:del>
        </w:ins>
        <w:ins w:id="3907" w:author="Mosi Adesina Ifatunji [2]" w:date="2025-08-27T09:58:00Z" w16du:dateUtc="2025-08-27T14:58:00Z">
          <w:del w:id="3908" w:author="Mosi Adesina Ifatunji" w:date="2025-10-21T20:00:00Z" w16du:dateUtc="2025-10-22T01:00:00Z">
            <w:r w:rsidR="00AF4737" w:rsidDel="007F3A69">
              <w:rPr>
                <w:color w:val="000000"/>
              </w:rPr>
              <w:delText>l</w:delText>
            </w:r>
          </w:del>
        </w:ins>
        <w:ins w:id="3909" w:author="Mosi Adesina Ifatunji [2]" w:date="2025-08-27T09:57:00Z" w16du:dateUtc="2025-08-27T14:57:00Z">
          <w:del w:id="3910" w:author="Mosi Adesina Ifatunji" w:date="2025-10-21T20:00:00Z" w16du:dateUtc="2025-10-22T01:00:00Z">
            <w:r w:rsidR="00AF4737" w:rsidDel="007F3A69">
              <w:rPr>
                <w:color w:val="000000"/>
              </w:rPr>
              <w:delText>f</w:delText>
            </w:r>
          </w:del>
        </w:ins>
        <w:ins w:id="3911" w:author="Mosi Adesina Ifatunji [2]" w:date="2025-08-27T09:58:00Z" w16du:dateUtc="2025-08-27T14:58:00Z">
          <w:del w:id="3912" w:author="Mosi Adesina Ifatunji" w:date="2025-10-21T20:00:00Z" w16du:dateUtc="2025-10-22T01:00:00Z">
            <w:r w:rsidR="00AF4737" w:rsidDel="007F3A69">
              <w:rPr>
                <w:color w:val="000000"/>
              </w:rPr>
              <w:delText>-</w:delText>
            </w:r>
          </w:del>
        </w:ins>
        <w:ins w:id="3913" w:author="Mosi Adesina Ifatunji [2]" w:date="2025-08-27T09:57:00Z" w16du:dateUtc="2025-08-27T14:57:00Z">
          <w:del w:id="3914" w:author="Mosi Adesina Ifatunji" w:date="2025-10-21T20:00:00Z" w16du:dateUtc="2025-10-22T01:00:00Z">
            <w:r w:rsidR="00AF4737" w:rsidDel="007F3A69">
              <w:rPr>
                <w:color w:val="000000"/>
              </w:rPr>
              <w:delText>evidently</w:delText>
            </w:r>
          </w:del>
        </w:ins>
        <w:ins w:id="3915" w:author="Mosi Adesina Ifatunji [2]" w:date="2025-08-27T09:56:00Z" w16du:dateUtc="2025-08-27T14:56:00Z">
          <w:del w:id="3916" w:author="Mosi Adesina Ifatunji" w:date="2025-10-21T20:00:00Z" w16du:dateUtc="2025-10-22T01:00:00Z">
            <w:r w:rsidDel="007F3A69">
              <w:rPr>
                <w:color w:val="000000"/>
              </w:rPr>
              <w:delText xml:space="preserve"> from the</w:delText>
            </w:r>
          </w:del>
        </w:ins>
        <w:ins w:id="3917" w:author="Mosi Adesina Ifatunji [2]" w:date="2025-08-27T09:57:00Z" w16du:dateUtc="2025-08-27T14:57:00Z">
          <w:del w:id="3918" w:author="Mosi Adesina Ifatunji" w:date="2025-10-21T20:00:00Z" w16du:dateUtc="2025-10-22T01:00:00Z">
            <w:r w:rsidDel="007F3A69">
              <w:rPr>
                <w:color w:val="000000"/>
              </w:rPr>
              <w:delText xml:space="preserve"> </w:delText>
            </w:r>
          </w:del>
        </w:ins>
        <w:ins w:id="3919" w:author="Mosi Adesina Ifatunji [2]" w:date="2025-08-27T09:59:00Z" w16du:dateUtc="2025-08-27T14:59:00Z">
          <w:del w:id="3920" w:author="Mosi Adesina Ifatunji" w:date="2025-10-21T20:00:00Z" w16du:dateUtc="2025-10-22T01:00:00Z">
            <w:r w:rsidR="00B738CD" w:rsidDel="007F3A69">
              <w:rPr>
                <w:color w:val="000000"/>
              </w:rPr>
              <w:delText>“</w:delText>
            </w:r>
          </w:del>
        </w:ins>
        <w:ins w:id="3921" w:author="Mosi Adesina Ifatunji [2]" w:date="2025-08-27T09:56:00Z" w16du:dateUtc="2025-08-27T14:56:00Z">
          <w:del w:id="3922" w:author="Mosi Adesina Ifatunji" w:date="2025-10-21T20:00:00Z" w16du:dateUtc="2025-10-22T01:00:00Z">
            <w:r w:rsidDel="007F3A69">
              <w:rPr>
                <w:color w:val="000000"/>
              </w:rPr>
              <w:delText>phenotypical</w:delText>
            </w:r>
          </w:del>
        </w:ins>
        <w:ins w:id="3923" w:author="Mosi Adesina Ifatunji [2]" w:date="2025-08-27T09:59:00Z" w16du:dateUtc="2025-08-27T14:59:00Z">
          <w:del w:id="3924" w:author="Mosi Adesina Ifatunji" w:date="2025-10-21T20:00:00Z" w16du:dateUtc="2025-10-22T01:00:00Z">
            <w:r w:rsidR="00B738CD" w:rsidDel="007F3A69">
              <w:rPr>
                <w:color w:val="000000"/>
              </w:rPr>
              <w:delText>”</w:delText>
            </w:r>
          </w:del>
        </w:ins>
        <w:ins w:id="3925" w:author="Mosi Adesina Ifatunji [2]" w:date="2025-08-27T09:57:00Z" w16du:dateUtc="2025-08-27T14:57:00Z">
          <w:del w:id="3926" w:author="Mosi Adesina Ifatunji" w:date="2025-10-21T20:00:00Z" w16du:dateUtc="2025-10-22T01:00:00Z">
            <w:r w:rsidR="00E357FD" w:rsidDel="007F3A69">
              <w:rPr>
                <w:color w:val="000000"/>
              </w:rPr>
              <w:delText xml:space="preserve"> aspects of the </w:delText>
            </w:r>
          </w:del>
        </w:ins>
        <w:ins w:id="3927" w:author="Mosi Adesina Ifatunji [2]" w:date="2025-08-27T09:59:00Z" w16du:dateUtc="2025-08-27T14:59:00Z">
          <w:del w:id="3928" w:author="Mosi Adesina Ifatunji" w:date="2025-10-21T20:00:00Z" w16du:dateUtc="2025-10-22T01:00:00Z">
            <w:r w:rsidR="00B738CD" w:rsidDel="007F3A69">
              <w:rPr>
                <w:color w:val="000000"/>
              </w:rPr>
              <w:delText>‘</w:delText>
            </w:r>
          </w:del>
        </w:ins>
        <w:ins w:id="3929" w:author="Mosi Adesina Ifatunji [2]" w:date="2025-08-27T09:57:00Z" w16du:dateUtc="2025-08-27T14:57:00Z">
          <w:del w:id="3930" w:author="Mosi Adesina Ifatunji" w:date="2025-10-21T20:00:00Z" w16du:dateUtc="2025-10-22T01:00:00Z">
            <w:r w:rsidR="00E357FD" w:rsidDel="007F3A69">
              <w:rPr>
                <w:color w:val="000000"/>
              </w:rPr>
              <w:delText>corporeal body</w:delText>
            </w:r>
          </w:del>
        </w:ins>
        <w:ins w:id="3931" w:author="Mosi Adesina Ifatunji [2]" w:date="2025-08-27T09:59:00Z" w16du:dateUtc="2025-08-27T14:59:00Z">
          <w:del w:id="3932" w:author="Mosi Adesina Ifatunji" w:date="2025-10-21T20:00:00Z" w16du:dateUtc="2025-10-22T01:00:00Z">
            <w:r w:rsidR="00B738CD" w:rsidDel="007F3A69">
              <w:rPr>
                <w:color w:val="000000"/>
              </w:rPr>
              <w:delText>.’</w:delText>
            </w:r>
          </w:del>
        </w:ins>
      </w:moveFrom>
    </w:p>
    <w:moveFromRangeEnd w:id="3889"/>
    <w:p w14:paraId="5B90973B" w14:textId="765C1993" w:rsidR="004326A3" w:rsidDel="006476BB" w:rsidRDefault="004326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933" w:author="Mosi Adesina Ifatunji [2]" w:date="2025-08-27T09:59:00Z" w16du:dateUtc="2025-08-27T14:59:00Z"/>
          <w:del w:id="3934" w:author="Mosi Adesina Ifatunji" w:date="2025-10-21T19:51:00Z" w16du:dateUtc="2025-10-22T00:51:00Z"/>
          <w:color w:val="000000"/>
        </w:rPr>
      </w:pPr>
    </w:p>
    <w:p w14:paraId="4DFD2A2B" w14:textId="4EC75741" w:rsidR="004326A3" w:rsidDel="007F3A69" w:rsidRDefault="004326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935" w:author="Mosi Adesina Ifatunji [2]" w:date="2025-08-27T10:08:00Z" w16du:dateUtc="2025-08-27T15:08:00Z"/>
          <w:del w:id="3936" w:author="Mosi Adesina Ifatunji" w:date="2025-10-21T20:00:00Z" w16du:dateUtc="2025-10-22T01:00:00Z"/>
          <w:moveFrom w:id="3937" w:author="Mosi Adesina Ifatunji" w:date="2025-10-21T19:51:00Z" w16du:dateUtc="2025-10-22T00:51:00Z"/>
          <w:color w:val="000000"/>
        </w:rPr>
      </w:pPr>
      <w:moveFromRangeStart w:id="3938" w:author="Mosi Adesina Ifatunji" w:date="2025-10-21T19:51:00Z" w:name="move211968706"/>
      <w:moveFrom w:id="3939" w:author="Mosi Adesina Ifatunji" w:date="2025-10-21T19:51:00Z" w16du:dateUtc="2025-10-22T00:51:00Z">
        <w:ins w:id="3940" w:author="Mosi Adesina Ifatunji [2]" w:date="2025-08-27T09:59:00Z" w16du:dateUtc="2025-08-27T14:59:00Z">
          <w:del w:id="3941" w:author="Mosi Adesina Ifatunji" w:date="2025-10-21T20:00:00Z" w16du:dateUtc="2025-10-22T01:00:00Z">
            <w:r w:rsidDel="007F3A69">
              <w:rPr>
                <w:color w:val="000000"/>
              </w:rPr>
              <w:delText xml:space="preserve">Such an </w:delText>
            </w:r>
          </w:del>
        </w:ins>
        <w:ins w:id="3942" w:author="Mosi Adesina Ifatunji [2]" w:date="2025-08-27T10:00:00Z" w16du:dateUtc="2025-08-27T15:00:00Z">
          <w:del w:id="3943" w:author="Mosi Adesina Ifatunji" w:date="2025-10-21T20:00:00Z" w16du:dateUtc="2025-10-22T01:00:00Z">
            <w:r w:rsidDel="007F3A69">
              <w:rPr>
                <w:color w:val="000000"/>
              </w:rPr>
              <w:delText xml:space="preserve">inference </w:delText>
            </w:r>
          </w:del>
        </w:ins>
        <w:ins w:id="3944" w:author="Mosi Adesina Ifatunji [2]" w:date="2025-08-27T10:05:00Z" w16du:dateUtc="2025-08-27T15:05:00Z">
          <w:del w:id="3945" w:author="Mosi Adesina Ifatunji" w:date="2025-10-21T20:00:00Z" w16du:dateUtc="2025-10-22T01:00:00Z">
            <w:r w:rsidR="004F147E" w:rsidDel="007F3A69">
              <w:rPr>
                <w:color w:val="000000"/>
              </w:rPr>
              <w:delText>could</w:delText>
            </w:r>
          </w:del>
        </w:ins>
        <w:ins w:id="3946" w:author="Mosi Adesina Ifatunji [2]" w:date="2025-08-27T10:00:00Z" w16du:dateUtc="2025-08-27T15:00:00Z">
          <w:del w:id="3947" w:author="Mosi Adesina Ifatunji" w:date="2025-10-21T20:00:00Z" w16du:dateUtc="2025-10-22T01:00:00Z">
            <w:r w:rsidR="00492AF0" w:rsidDel="007F3A69">
              <w:rPr>
                <w:color w:val="000000"/>
              </w:rPr>
              <w:delText xml:space="preserve"> undermine the role ideolog</w:delText>
            </w:r>
          </w:del>
        </w:ins>
        <w:ins w:id="3948" w:author="Mosi Adesina Ifatunji [2]" w:date="2025-08-27T10:01:00Z" w16du:dateUtc="2025-08-27T15:01:00Z">
          <w:del w:id="3949" w:author="Mosi Adesina Ifatunji" w:date="2025-10-21T20:00:00Z" w16du:dateUtc="2025-10-22T01:00:00Z">
            <w:r w:rsidR="009103E1" w:rsidDel="007F3A69">
              <w:rPr>
                <w:color w:val="000000"/>
              </w:rPr>
              <w:delText>ical</w:delText>
            </w:r>
          </w:del>
        </w:ins>
        <w:ins w:id="3950" w:author="Mosi Adesina Ifatunji [2]" w:date="2025-08-27T10:00:00Z" w16du:dateUtc="2025-08-27T15:00:00Z">
          <w:del w:id="3951" w:author="Mosi Adesina Ifatunji" w:date="2025-10-21T20:00:00Z" w16du:dateUtc="2025-10-22T01:00:00Z">
            <w:r w:rsidR="00492AF0" w:rsidDel="007F3A69">
              <w:rPr>
                <w:color w:val="000000"/>
              </w:rPr>
              <w:delText xml:space="preserve"> and schema</w:delText>
            </w:r>
          </w:del>
        </w:ins>
        <w:ins w:id="3952" w:author="Mosi Adesina Ifatunji [2]" w:date="2025-08-27T10:01:00Z" w16du:dateUtc="2025-08-27T15:01:00Z">
          <w:del w:id="3953" w:author="Mosi Adesina Ifatunji" w:date="2025-10-21T20:00:00Z" w16du:dateUtc="2025-10-22T01:00:00Z">
            <w:r w:rsidR="009103E1" w:rsidDel="007F3A69">
              <w:rPr>
                <w:color w:val="000000"/>
              </w:rPr>
              <w:delText xml:space="preserve">tic </w:delText>
            </w:r>
          </w:del>
        </w:ins>
        <w:ins w:id="3954" w:author="Mosi Adesina Ifatunji [2]" w:date="2025-08-27T10:03:00Z" w16du:dateUtc="2025-08-27T15:03:00Z">
          <w:del w:id="3955" w:author="Mosi Adesina Ifatunji" w:date="2025-10-21T20:00:00Z" w16du:dateUtc="2025-10-22T01:00:00Z">
            <w:r w:rsidR="00761EA0" w:rsidDel="007F3A69">
              <w:rPr>
                <w:color w:val="000000"/>
              </w:rPr>
              <w:delText>prescriptions</w:delText>
            </w:r>
          </w:del>
        </w:ins>
        <w:ins w:id="3956" w:author="Mosi Adesina Ifatunji [2]" w:date="2025-08-27T10:00:00Z" w16du:dateUtc="2025-08-27T15:00:00Z">
          <w:del w:id="3957" w:author="Mosi Adesina Ifatunji" w:date="2025-10-21T20:00:00Z" w16du:dateUtc="2025-10-22T01:00:00Z">
            <w:r w:rsidR="00492AF0" w:rsidDel="007F3A69">
              <w:rPr>
                <w:color w:val="000000"/>
              </w:rPr>
              <w:delText xml:space="preserve"> in </w:delText>
            </w:r>
          </w:del>
        </w:ins>
        <w:ins w:id="3958" w:author="Mosi Adesina Ifatunji [2]" w:date="2025-08-27T10:03:00Z" w16du:dateUtc="2025-08-27T15:03:00Z">
          <w:del w:id="3959" w:author="Mosi Adesina Ifatunji" w:date="2025-10-21T20:00:00Z" w16du:dateUtc="2025-10-22T01:00:00Z">
            <w:r w:rsidR="00761EA0" w:rsidDel="007F3A69">
              <w:rPr>
                <w:color w:val="000000"/>
              </w:rPr>
              <w:delText>deciding</w:delText>
            </w:r>
          </w:del>
        </w:ins>
        <w:ins w:id="3960" w:author="Mosi Adesina Ifatunji [2]" w:date="2025-08-27T10:00:00Z" w16du:dateUtc="2025-08-27T15:00:00Z">
          <w:del w:id="3961" w:author="Mosi Adesina Ifatunji" w:date="2025-10-21T20:00:00Z" w16du:dateUtc="2025-10-22T01:00:00Z">
            <w:r w:rsidR="00492AF0" w:rsidDel="007F3A69">
              <w:rPr>
                <w:color w:val="000000"/>
              </w:rPr>
              <w:delText xml:space="preserve"> which ‘cues’</w:delText>
            </w:r>
            <w:r w:rsidR="00D4048C" w:rsidDel="007F3A69">
              <w:rPr>
                <w:color w:val="000000"/>
              </w:rPr>
              <w:delText xml:space="preserve"> and ‘sources’ </w:delText>
            </w:r>
          </w:del>
        </w:ins>
        <w:ins w:id="3962" w:author="Mosi Adesina Ifatunji [2]" w:date="2025-08-27T10:01:00Z" w16du:dateUtc="2025-08-27T15:01:00Z">
          <w:del w:id="3963" w:author="Mosi Adesina Ifatunji" w:date="2025-10-21T20:00:00Z" w16du:dateUtc="2025-10-22T01:00:00Z">
            <w:r w:rsidR="000F443F" w:rsidDel="007F3A69">
              <w:rPr>
                <w:color w:val="000000"/>
              </w:rPr>
              <w:delText>to</w:delText>
            </w:r>
          </w:del>
        </w:ins>
        <w:ins w:id="3964" w:author="Mosi Adesina Ifatunji [2]" w:date="2025-08-27T10:02:00Z" w16du:dateUtc="2025-08-27T15:02:00Z">
          <w:del w:id="3965" w:author="Mosi Adesina Ifatunji" w:date="2025-10-21T20:00:00Z" w16du:dateUtc="2025-10-22T01:00:00Z">
            <w:r w:rsidR="008467FD" w:rsidDel="007F3A69">
              <w:rPr>
                <w:color w:val="000000"/>
              </w:rPr>
              <w:delText xml:space="preserve"> notice </w:delText>
            </w:r>
          </w:del>
        </w:ins>
        <w:ins w:id="3966" w:author="Mosi Adesina Ifatunji [2]" w:date="2025-08-27T10:04:00Z" w16du:dateUtc="2025-08-27T15:04:00Z">
          <w:del w:id="3967" w:author="Mosi Adesina Ifatunji" w:date="2025-10-21T20:00:00Z" w16du:dateUtc="2025-10-22T01:00:00Z">
            <w:r w:rsidR="00D575D6" w:rsidDel="007F3A69">
              <w:rPr>
                <w:color w:val="000000"/>
              </w:rPr>
              <w:delText xml:space="preserve">(Monk 2022, Ifatunji 2024) </w:delText>
            </w:r>
          </w:del>
        </w:ins>
        <w:ins w:id="3968" w:author="Mosi Adesina Ifatunji [2]" w:date="2025-08-27T10:02:00Z" w16du:dateUtc="2025-08-27T15:02:00Z">
          <w:del w:id="3969" w:author="Mosi Adesina Ifatunji" w:date="2025-10-21T20:00:00Z" w16du:dateUtc="2025-10-22T01:00:00Z">
            <w:r w:rsidR="008467FD" w:rsidDel="007F3A69">
              <w:rPr>
                <w:color w:val="000000"/>
              </w:rPr>
              <w:delText xml:space="preserve">and how </w:delText>
            </w:r>
          </w:del>
        </w:ins>
        <w:ins w:id="3970" w:author="Mosi Adesina Ifatunji [2]" w:date="2025-08-27T10:03:00Z" w16du:dateUtc="2025-08-27T15:03:00Z">
          <w:del w:id="3971" w:author="Mosi Adesina Ifatunji" w:date="2025-10-21T20:00:00Z" w16du:dateUtc="2025-10-22T01:00:00Z">
            <w:r w:rsidR="00090770" w:rsidDel="007F3A69">
              <w:rPr>
                <w:color w:val="000000"/>
              </w:rPr>
              <w:delText>to transact</w:delText>
            </w:r>
            <w:r w:rsidR="00761EA0" w:rsidDel="007F3A69">
              <w:rPr>
                <w:color w:val="000000"/>
              </w:rPr>
              <w:delText xml:space="preserve"> in way</w:delText>
            </w:r>
          </w:del>
        </w:ins>
        <w:ins w:id="3972" w:author="Mosi Adesina Ifatunji [2]" w:date="2025-08-27T10:04:00Z" w16du:dateUtc="2025-08-27T15:04:00Z">
          <w:del w:id="3973" w:author="Mosi Adesina Ifatunji" w:date="2025-10-21T20:00:00Z" w16du:dateUtc="2025-10-22T01:00:00Z">
            <w:r w:rsidR="00A51FB9" w:rsidDel="007F3A69">
              <w:rPr>
                <w:color w:val="000000"/>
              </w:rPr>
              <w:delText>s</w:delText>
            </w:r>
          </w:del>
        </w:ins>
        <w:ins w:id="3974" w:author="Mosi Adesina Ifatunji [2]" w:date="2025-08-27T10:03:00Z" w16du:dateUtc="2025-08-27T15:03:00Z">
          <w:del w:id="3975" w:author="Mosi Adesina Ifatunji" w:date="2025-10-21T20:00:00Z" w16du:dateUtc="2025-10-22T01:00:00Z">
            <w:r w:rsidR="00761EA0" w:rsidDel="007F3A69">
              <w:rPr>
                <w:color w:val="000000"/>
              </w:rPr>
              <w:delText xml:space="preserve"> that </w:delText>
            </w:r>
          </w:del>
        </w:ins>
        <w:ins w:id="3976" w:author="Mosi Adesina Ifatunji [2]" w:date="2025-08-27T10:07:00Z" w16du:dateUtc="2025-08-27T15:07:00Z">
          <w:del w:id="3977" w:author="Mosi Adesina Ifatunji" w:date="2025-10-21T20:00:00Z" w16du:dateUtc="2025-10-22T01:00:00Z">
            <w:r w:rsidR="00E51754" w:rsidDel="007F3A69">
              <w:rPr>
                <w:color w:val="000000"/>
              </w:rPr>
              <w:delText>localities or firms</w:delText>
            </w:r>
          </w:del>
        </w:ins>
        <w:ins w:id="3978" w:author="Mosi Adesina Ifatunji [2]" w:date="2025-08-27T10:06:00Z" w16du:dateUtc="2025-08-27T15:06:00Z">
          <w:del w:id="3979" w:author="Mosi Adesina Ifatunji" w:date="2025-10-21T20:00:00Z" w16du:dateUtc="2025-10-22T01:00:00Z">
            <w:r w:rsidR="00DD7851" w:rsidDel="007F3A69">
              <w:rPr>
                <w:color w:val="000000"/>
              </w:rPr>
              <w:delText xml:space="preserve"> support, undergird, or </w:delText>
            </w:r>
          </w:del>
        </w:ins>
        <w:ins w:id="3980" w:author="Mosi Adesina Ifatunji [2]" w:date="2025-08-27T10:04:00Z" w16du:dateUtc="2025-08-27T15:04:00Z">
          <w:del w:id="3981" w:author="Mosi Adesina Ifatunji" w:date="2025-10-21T20:00:00Z" w16du:dateUtc="2025-10-22T01:00:00Z">
            <w:r w:rsidR="00A51FB9" w:rsidDel="007F3A69">
              <w:rPr>
                <w:color w:val="000000"/>
              </w:rPr>
              <w:delText>authorize</w:delText>
            </w:r>
          </w:del>
        </w:ins>
        <w:ins w:id="3982" w:author="Mosi Adesina Ifatunji [2]" w:date="2025-08-27T10:03:00Z" w16du:dateUtc="2025-08-27T15:03:00Z">
          <w:del w:id="3983" w:author="Mosi Adesina Ifatunji" w:date="2025-10-21T20:00:00Z" w16du:dateUtc="2025-10-22T01:00:00Z">
            <w:r w:rsidR="00761EA0" w:rsidDel="007F3A69">
              <w:rPr>
                <w:color w:val="000000"/>
              </w:rPr>
              <w:delText xml:space="preserve"> </w:delText>
            </w:r>
          </w:del>
        </w:ins>
        <w:ins w:id="3984" w:author="Mosi Adesina Ifatunji [2]" w:date="2025-08-27T10:07:00Z" w16du:dateUtc="2025-08-27T15:07:00Z">
          <w:del w:id="3985" w:author="Mosi Adesina Ifatunji" w:date="2025-10-21T20:00:00Z" w16du:dateUtc="2025-10-22T01:00:00Z">
            <w:r w:rsidR="00415BBF" w:rsidDel="007F3A69">
              <w:rPr>
                <w:color w:val="000000"/>
              </w:rPr>
              <w:delText>vis-a-vis</w:delText>
            </w:r>
          </w:del>
        </w:ins>
        <w:ins w:id="3986" w:author="Mosi Adesina Ifatunji [2]" w:date="2025-08-27T10:03:00Z" w16du:dateUtc="2025-08-27T15:03:00Z">
          <w:del w:id="3987" w:author="Mosi Adesina Ifatunji" w:date="2025-10-21T20:00:00Z" w16du:dateUtc="2025-10-22T01:00:00Z">
            <w:r w:rsidR="00761EA0" w:rsidDel="007F3A69">
              <w:rPr>
                <w:color w:val="000000"/>
              </w:rPr>
              <w:delText xml:space="preserve"> </w:delText>
            </w:r>
          </w:del>
        </w:ins>
        <w:ins w:id="3988" w:author="Mosi Adesina Ifatunji [2]" w:date="2025-08-27T10:05:00Z" w16du:dateUtc="2025-08-27T15:05:00Z">
          <w:del w:id="3989" w:author="Mosi Adesina Ifatunji" w:date="2025-10-21T20:00:00Z" w16du:dateUtc="2025-10-22T01:00:00Z">
            <w:r w:rsidR="00A51FB9" w:rsidDel="007F3A69">
              <w:rPr>
                <w:color w:val="000000"/>
              </w:rPr>
              <w:delText>the localized ‘script</w:delText>
            </w:r>
          </w:del>
        </w:ins>
        <w:ins w:id="3990" w:author="Mosi Adesina Ifatunji [2]" w:date="2025-08-27T10:08:00Z" w16du:dateUtc="2025-08-27T15:08:00Z">
          <w:del w:id="3991" w:author="Mosi Adesina Ifatunji" w:date="2025-10-21T20:00:00Z" w16du:dateUtc="2025-10-22T01:00:00Z">
            <w:r w:rsidR="00D6602E" w:rsidDel="007F3A69">
              <w:rPr>
                <w:color w:val="000000"/>
              </w:rPr>
              <w:delText>s.’</w:delText>
            </w:r>
          </w:del>
        </w:ins>
      </w:moveFrom>
    </w:p>
    <w:moveFromRangeEnd w:id="3938"/>
    <w:p w14:paraId="336D76BA" w14:textId="200BB7B9" w:rsidR="00F25D0D" w:rsidDel="00956845" w:rsidRDefault="00F25D0D"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992" w:author="Mosi Adesina Ifatunji [2]" w:date="2025-08-27T10:08:00Z" w16du:dateUtc="2025-08-27T15:08:00Z"/>
          <w:del w:id="3993" w:author="Mosi Adesina Ifatunji" w:date="2025-10-21T19:55:00Z" w16du:dateUtc="2025-10-22T00:55:00Z"/>
          <w:color w:val="000000"/>
        </w:rPr>
      </w:pPr>
    </w:p>
    <w:p w14:paraId="51E96280" w14:textId="6D7B0CE2" w:rsidR="007348B2" w:rsidDel="006476BB" w:rsidRDefault="00F25D0D"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3994" w:author="Mosi Adesina Ifatunji [2]" w:date="2025-08-27T10:40:00Z" w16du:dateUtc="2025-08-27T15:40:00Z"/>
          <w:del w:id="3995" w:author="Mosi Adesina Ifatunji" w:date="2025-10-21T19:51:00Z" w16du:dateUtc="2025-10-22T00:51:00Z"/>
          <w:color w:val="000000"/>
        </w:rPr>
      </w:pPr>
      <w:ins w:id="3996" w:author="Mosi Adesina Ifatunji [2]" w:date="2025-08-27T10:08:00Z" w16du:dateUtc="2025-08-27T15:08:00Z">
        <w:del w:id="3997" w:author="Mosi Adesina Ifatunji" w:date="2025-10-21T19:51:00Z" w16du:dateUtc="2025-10-22T00:51:00Z">
          <w:r w:rsidDel="006476BB">
            <w:rPr>
              <w:color w:val="000000"/>
            </w:rPr>
            <w:delText xml:space="preserve">Moreover, the </w:delText>
          </w:r>
        </w:del>
      </w:ins>
      <w:ins w:id="3998" w:author="Mosi Adesina Ifatunji [2]" w:date="2025-08-27T10:37:00Z" w16du:dateUtc="2025-08-27T15:37:00Z">
        <w:del w:id="3999" w:author="Mosi Adesina Ifatunji" w:date="2025-10-21T19:51:00Z" w16du:dateUtc="2025-10-22T00:51:00Z">
          <w:r w:rsidR="003F002F" w:rsidDel="006476BB">
            <w:rPr>
              <w:color w:val="000000"/>
            </w:rPr>
            <w:delText xml:space="preserve">framing of credencializing processes and certifications as </w:delText>
          </w:r>
        </w:del>
      </w:ins>
      <w:ins w:id="4000" w:author="Mosi Adesina Ifatunji [2]" w:date="2025-08-27T10:38:00Z" w16du:dateUtc="2025-08-27T15:38:00Z">
        <w:del w:id="4001" w:author="Mosi Adesina Ifatunji" w:date="2025-10-21T19:51:00Z" w16du:dateUtc="2025-10-22T00:51:00Z">
          <w:r w:rsidR="003710B5" w:rsidDel="006476BB">
            <w:rPr>
              <w:color w:val="000000"/>
            </w:rPr>
            <w:delText xml:space="preserve">“… </w:delText>
          </w:r>
          <w:r w:rsidR="00AB4714" w:rsidDel="006476BB">
            <w:rPr>
              <w:color w:val="000000"/>
            </w:rPr>
            <w:delText xml:space="preserve">[offering] </w:delText>
          </w:r>
          <w:r w:rsidR="00AB4714" w:rsidRPr="00BA4769" w:rsidDel="006476BB">
            <w:rPr>
              <w:color w:val="000000"/>
            </w:rPr>
            <w:delText>allegedly objective, organizationally-generated statuses</w:delText>
          </w:r>
          <w:r w:rsidR="00AB4714" w:rsidDel="006476BB">
            <w:rPr>
              <w:color w:val="000000"/>
            </w:rPr>
            <w:delText xml:space="preserve"> </w:delText>
          </w:r>
          <w:r w:rsidR="00AB4714" w:rsidRPr="00BA4769" w:rsidDel="006476BB">
            <w:rPr>
              <w:color w:val="000000"/>
            </w:rPr>
            <w:delText>showing suitability for employment and legitimating modern stratification system</w:delText>
          </w:r>
          <w:r w:rsidR="003710B5" w:rsidDel="006476BB">
            <w:rPr>
              <w:color w:val="000000"/>
            </w:rPr>
            <w:delText>s… [that]</w:delText>
          </w:r>
        </w:del>
      </w:ins>
      <w:ins w:id="4002" w:author="Mosi Adesina Ifatunji [2]" w:date="2025-08-27T10:39:00Z" w16du:dateUtc="2025-08-27T15:39:00Z">
        <w:del w:id="4003" w:author="Mosi Adesina Ifatunji" w:date="2025-10-21T19:51:00Z" w16du:dateUtc="2025-10-22T00:51:00Z">
          <w:r w:rsidR="003710B5" w:rsidDel="006476BB">
            <w:rPr>
              <w:color w:val="000000"/>
            </w:rPr>
            <w:delText xml:space="preserve"> help</w:delText>
          </w:r>
        </w:del>
      </w:ins>
      <w:ins w:id="4004" w:author="Mosi Adesina Ifatunji [2]" w:date="2025-08-27T10:36:00Z" w16du:dateUtc="2025-08-27T15:36:00Z">
        <w:del w:id="4005" w:author="Mosi Adesina Ifatunji" w:date="2025-10-21T19:51:00Z" w16du:dateUtc="2025-10-22T00:51:00Z">
          <w:r w:rsidR="001E6687" w:rsidRPr="001E6687" w:rsidDel="006476BB">
            <w:rPr>
              <w:color w:val="000000"/>
              <w:rPrChange w:id="4006" w:author="Mosi Adesina Ifatunji [2]" w:date="2025-08-27T10:36:00Z" w16du:dateUtc="2025-08-27T15:36:00Z">
                <w:rPr/>
              </w:rPrChange>
            </w:rPr>
            <w:delText xml:space="preserve"> organizations appear racially neutral</w:delText>
          </w:r>
        </w:del>
      </w:ins>
      <w:ins w:id="4007" w:author="Mosi Adesina Ifatunji [2]" w:date="2025-08-27T10:39:00Z" w16du:dateUtc="2025-08-27T15:39:00Z">
        <w:del w:id="4008" w:author="Mosi Adesina Ifatunji" w:date="2025-10-21T19:51:00Z" w16du:dateUtc="2025-10-22T00:51:00Z">
          <w:r w:rsidR="003710B5" w:rsidDel="006476BB">
            <w:rPr>
              <w:color w:val="000000"/>
            </w:rPr>
            <w:delText xml:space="preserve">,” </w:delText>
          </w:r>
          <w:r w:rsidR="006B032C" w:rsidDel="006476BB">
            <w:rPr>
              <w:color w:val="000000"/>
            </w:rPr>
            <w:delText xml:space="preserve">goes without </w:delText>
          </w:r>
        </w:del>
      </w:ins>
      <w:ins w:id="4009" w:author="Mosi Adesina Ifatunji [2]" w:date="2025-08-27T10:40:00Z" w16du:dateUtc="2025-08-27T15:40:00Z">
        <w:del w:id="4010" w:author="Mosi Adesina Ifatunji" w:date="2025-10-21T19:51:00Z" w16du:dateUtc="2025-10-22T00:51:00Z">
          <w:r w:rsidR="005A23D5" w:rsidDel="006476BB">
            <w:rPr>
              <w:color w:val="000000"/>
            </w:rPr>
            <w:delText xml:space="preserve">describing hiring and credencialing as being simultaneously shape by </w:delText>
          </w:r>
          <w:r w:rsidR="002A5937" w:rsidDel="006476BB">
            <w:rPr>
              <w:color w:val="000000"/>
            </w:rPr>
            <w:delText xml:space="preserve">ethnoracial </w:delText>
          </w:r>
          <w:r w:rsidR="005A23D5" w:rsidDel="006476BB">
            <w:rPr>
              <w:color w:val="000000"/>
            </w:rPr>
            <w:delText>ideologies and schema</w:delText>
          </w:r>
          <w:r w:rsidR="002A5937" w:rsidDel="006476BB">
            <w:rPr>
              <w:color w:val="000000"/>
            </w:rPr>
            <w:delText>.</w:delText>
          </w:r>
        </w:del>
      </w:ins>
    </w:p>
    <w:p w14:paraId="5AF383F7" w14:textId="7C93EAAD" w:rsidR="002A5937" w:rsidDel="00956845" w:rsidRDefault="002A5937"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11" w:author="Mosi Adesina Ifatunji [2]" w:date="2025-08-27T10:40:00Z" w16du:dateUtc="2025-08-27T15:40:00Z"/>
          <w:del w:id="4012" w:author="Mosi Adesina Ifatunji" w:date="2025-10-21T19:55:00Z" w16du:dateUtc="2025-10-22T00:55:00Z"/>
          <w:color w:val="000000"/>
        </w:rPr>
      </w:pPr>
    </w:p>
    <w:p w14:paraId="075B0002" w14:textId="59A3427B" w:rsidR="00744E3F" w:rsidDel="008C42CF" w:rsidRDefault="00246DA1"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13" w:author="Mosi Adesina Ifatunji [2]" w:date="2025-08-27T10:45:00Z" w16du:dateUtc="2025-08-27T15:45:00Z"/>
          <w:del w:id="4014" w:author="Mosi Adesina Ifatunji" w:date="2025-10-21T19:53:00Z" w16du:dateUtc="2025-10-22T00:53:00Z"/>
          <w:color w:val="000000"/>
        </w:rPr>
      </w:pPr>
      <w:ins w:id="4015" w:author="Mosi Adesina Ifatunji [2]" w:date="2025-08-27T10:42:00Z" w16du:dateUtc="2025-08-27T15:42:00Z">
        <w:del w:id="4016" w:author="Mosi Adesina Ifatunji" w:date="2025-10-21T19:53:00Z" w16du:dateUtc="2025-10-22T00:53:00Z">
          <w:r w:rsidDel="00AC5682">
            <w:rPr>
              <w:color w:val="000000"/>
            </w:rPr>
            <w:delText xml:space="preserve">In </w:delText>
          </w:r>
        </w:del>
        <w:del w:id="4017" w:author="Mosi Adesina Ifatunji" w:date="2025-10-21T19:52:00Z" w16du:dateUtc="2025-10-22T00:52:00Z">
          <w:r w:rsidDel="006476BB">
            <w:rPr>
              <w:color w:val="000000"/>
            </w:rPr>
            <w:delText>addition</w:delText>
          </w:r>
        </w:del>
        <w:del w:id="4018" w:author="Mosi Adesina Ifatunji" w:date="2025-10-21T19:53:00Z" w16du:dateUtc="2025-10-22T00:53:00Z">
          <w:r w:rsidDel="00AC5682">
            <w:rPr>
              <w:color w:val="000000"/>
            </w:rPr>
            <w:delText xml:space="preserve"> tostoing s</w:delText>
          </w:r>
          <w:r w:rsidDel="008C42CF">
            <w:rPr>
              <w:color w:val="000000"/>
            </w:rPr>
            <w:delText xml:space="preserve">hort of expressly </w:delText>
          </w:r>
        </w:del>
        <w:del w:id="4019" w:author="Mosi Adesina Ifatunji" w:date="2025-10-21T19:52:00Z" w16du:dateUtc="2025-10-22T00:52:00Z">
          <w:r w:rsidDel="00AC5682">
            <w:rPr>
              <w:color w:val="000000"/>
            </w:rPr>
            <w:delText>conceptualizng</w:delText>
          </w:r>
        </w:del>
        <w:del w:id="4020" w:author="Mosi Adesina Ifatunji" w:date="2025-10-21T19:53:00Z" w16du:dateUtc="2025-10-22T00:53:00Z">
          <w:r w:rsidDel="008C42CF">
            <w:rPr>
              <w:color w:val="000000"/>
            </w:rPr>
            <w:delText xml:space="preserve"> White </w:delText>
          </w:r>
        </w:del>
        <w:del w:id="4021" w:author="Mosi Adesina Ifatunji" w:date="2025-10-21T19:52:00Z" w16du:dateUtc="2025-10-22T00:52:00Z">
          <w:r w:rsidDel="00AC5682">
            <w:rPr>
              <w:color w:val="000000"/>
            </w:rPr>
            <w:delText>credencisallng</w:delText>
          </w:r>
        </w:del>
        <w:del w:id="4022" w:author="Mosi Adesina Ifatunji" w:date="2025-10-21T19:53:00Z" w16du:dateUtc="2025-10-22T00:53:00Z">
          <w:r w:rsidDel="008C42CF">
            <w:rPr>
              <w:color w:val="000000"/>
            </w:rPr>
            <w:delText xml:space="preserve"> as </w:delText>
          </w:r>
        </w:del>
      </w:ins>
      <w:ins w:id="4023" w:author="Mosi Adesina Ifatunji [2]" w:date="2025-08-27T10:43:00Z" w16du:dateUtc="2025-08-27T15:43:00Z">
        <w:del w:id="4024" w:author="Mosi Adesina Ifatunji" w:date="2025-10-21T19:53:00Z" w16du:dateUtc="2025-10-22T00:53:00Z">
          <w:r w:rsidR="00AD6D42" w:rsidDel="008C42CF">
            <w:rPr>
              <w:color w:val="000000"/>
            </w:rPr>
            <w:delText>a modality of local ethnoracial schema</w:delText>
          </w:r>
        </w:del>
      </w:ins>
      <w:ins w:id="4025" w:author="Mosi Adesina Ifatunji [2]" w:date="2025-08-27T10:40:00Z" w16du:dateUtc="2025-08-27T15:40:00Z">
        <w:del w:id="4026" w:author="Mosi Adesina Ifatunji" w:date="2025-10-21T19:53:00Z" w16du:dateUtc="2025-10-22T00:53:00Z">
          <w:r w:rsidR="002A5937" w:rsidDel="008C42CF">
            <w:rPr>
              <w:color w:val="000000"/>
            </w:rPr>
            <w:delText xml:space="preserve">, </w:delText>
          </w:r>
        </w:del>
      </w:ins>
      <w:ins w:id="4027" w:author="Mosi Adesina Ifatunji [2]" w:date="2025-08-27T10:43:00Z" w16du:dateUtc="2025-08-27T15:43:00Z">
        <w:del w:id="4028" w:author="Mosi Adesina Ifatunji" w:date="2025-10-21T19:53:00Z" w16du:dateUtc="2025-10-22T00:53:00Z">
          <w:r w:rsidR="00AD6D42" w:rsidDel="008C42CF">
            <w:rPr>
              <w:color w:val="000000"/>
            </w:rPr>
            <w:delText>Ray</w:delText>
          </w:r>
        </w:del>
      </w:ins>
      <w:ins w:id="4029" w:author="Mosi Adesina Ifatunji [2]" w:date="2025-08-27T10:40:00Z" w16du:dateUtc="2025-08-27T15:40:00Z">
        <w:del w:id="4030" w:author="Mosi Adesina Ifatunji" w:date="2025-10-21T19:53:00Z" w16du:dateUtc="2025-10-22T00:53:00Z">
          <w:r w:rsidR="002A5937" w:rsidDel="008C42CF">
            <w:rPr>
              <w:color w:val="000000"/>
            </w:rPr>
            <w:delText xml:space="preserve"> </w:delText>
          </w:r>
        </w:del>
      </w:ins>
      <w:ins w:id="4031" w:author="Mosi Adesina Ifatunji [2]" w:date="2025-08-27T10:43:00Z" w16du:dateUtc="2025-08-27T15:43:00Z">
        <w:del w:id="4032" w:author="Mosi Adesina Ifatunji" w:date="2025-10-21T19:53:00Z" w16du:dateUtc="2025-10-22T00:53:00Z">
          <w:r w:rsidR="00AD6D42" w:rsidDel="008C42CF">
            <w:rPr>
              <w:color w:val="000000"/>
            </w:rPr>
            <w:delText xml:space="preserve">usefully </w:delText>
          </w:r>
        </w:del>
      </w:ins>
      <w:ins w:id="4033" w:author="Mosi Adesina Ifatunji [2]" w:date="2025-08-27T10:40:00Z" w16du:dateUtc="2025-08-27T15:40:00Z">
        <w:del w:id="4034" w:author="Mosi Adesina Ifatunji" w:date="2025-10-21T19:53:00Z" w16du:dateUtc="2025-10-22T00:53:00Z">
          <w:r w:rsidR="002A5937" w:rsidDel="008C42CF">
            <w:rPr>
              <w:color w:val="000000"/>
            </w:rPr>
            <w:delText>elaborat</w:delText>
          </w:r>
        </w:del>
      </w:ins>
      <w:ins w:id="4035" w:author="Mosi Adesina Ifatunji [2]" w:date="2025-08-27T10:43:00Z" w16du:dateUtc="2025-08-27T15:43:00Z">
        <w:del w:id="4036" w:author="Mosi Adesina Ifatunji" w:date="2025-10-21T19:53:00Z" w16du:dateUtc="2025-10-22T00:53:00Z">
          <w:r w:rsidR="00AD6D42" w:rsidDel="008C42CF">
            <w:rPr>
              <w:color w:val="000000"/>
            </w:rPr>
            <w:delText>es</w:delText>
          </w:r>
        </w:del>
      </w:ins>
      <w:ins w:id="4037" w:author="Mosi Adesina Ifatunji [2]" w:date="2025-08-27T10:40:00Z" w16du:dateUtc="2025-08-27T15:40:00Z">
        <w:del w:id="4038" w:author="Mosi Adesina Ifatunji" w:date="2025-10-21T19:53:00Z" w16du:dateUtc="2025-10-22T00:53:00Z">
          <w:r w:rsidR="002A5937" w:rsidDel="008C42CF">
            <w:rPr>
              <w:color w:val="000000"/>
            </w:rPr>
            <w:delText xml:space="preserve"> </w:delText>
          </w:r>
        </w:del>
      </w:ins>
      <w:ins w:id="4039" w:author="Mosi Adesina Ifatunji [2]" w:date="2025-08-27T10:41:00Z" w16du:dateUtc="2025-08-27T15:41:00Z">
        <w:del w:id="4040" w:author="Mosi Adesina Ifatunji" w:date="2025-10-21T19:53:00Z" w16du:dateUtc="2025-10-22T00:53:00Z">
          <w:r w:rsidR="002A5937" w:rsidDel="008C42CF">
            <w:rPr>
              <w:color w:val="000000"/>
            </w:rPr>
            <w:delText xml:space="preserve">recursive feedback loops between </w:delText>
          </w:r>
          <w:r w:rsidR="00201426" w:rsidDel="008C42CF">
            <w:rPr>
              <w:color w:val="000000"/>
            </w:rPr>
            <w:delText>“racial ideology” and “racialized schema,”</w:delText>
          </w:r>
        </w:del>
      </w:ins>
      <w:ins w:id="4041" w:author="Mosi Adesina Ifatunji [2]" w:date="2025-08-27T10:42:00Z" w16du:dateUtc="2025-08-27T15:42:00Z">
        <w:del w:id="4042" w:author="Mosi Adesina Ifatunji" w:date="2025-10-21T19:53:00Z" w16du:dateUtc="2025-10-22T00:53:00Z">
          <w:r w:rsidR="00FE7459" w:rsidDel="008C42CF">
            <w:rPr>
              <w:color w:val="000000"/>
            </w:rPr>
            <w:delText xml:space="preserve"> </w:delText>
          </w:r>
        </w:del>
      </w:ins>
      <w:ins w:id="4043" w:author="Mosi Adesina Ifatunji [2]" w:date="2025-08-27T10:43:00Z" w16du:dateUtc="2025-08-27T15:43:00Z">
        <w:del w:id="4044" w:author="Mosi Adesina Ifatunji" w:date="2025-10-21T19:53:00Z" w16du:dateUtc="2025-10-22T00:53:00Z">
          <w:r w:rsidR="00BF6F7D" w:rsidDel="008C42CF">
            <w:rPr>
              <w:color w:val="000000"/>
            </w:rPr>
            <w:delText>but</w:delText>
          </w:r>
        </w:del>
      </w:ins>
      <w:ins w:id="4045" w:author="Mosi Adesina Ifatunji [2]" w:date="2025-08-27T10:42:00Z" w16du:dateUtc="2025-08-27T15:42:00Z">
        <w:del w:id="4046" w:author="Mosi Adesina Ifatunji" w:date="2025-10-21T19:53:00Z" w16du:dateUtc="2025-10-22T00:53:00Z">
          <w:r w:rsidR="00FE7459" w:rsidDel="008C42CF">
            <w:rPr>
              <w:color w:val="000000"/>
            </w:rPr>
            <w:delText xml:space="preserve"> forgoes specification of the </w:delText>
          </w:r>
        </w:del>
      </w:ins>
      <w:ins w:id="4047" w:author="Mosi Adesina Ifatunji [2]" w:date="2025-08-27T10:44:00Z" w16du:dateUtc="2025-08-27T15:44:00Z">
        <w:del w:id="4048" w:author="Mosi Adesina Ifatunji" w:date="2025-10-21T19:53:00Z" w16du:dateUtc="2025-10-22T00:53:00Z">
          <w:r w:rsidR="00BF6F7D" w:rsidDel="008C42CF">
            <w:rPr>
              <w:color w:val="000000"/>
            </w:rPr>
            <w:delText xml:space="preserve">presise nature of </w:delText>
          </w:r>
          <w:r w:rsidR="00496368" w:rsidDel="008C42CF">
            <w:rPr>
              <w:color w:val="000000"/>
            </w:rPr>
            <w:delText>racial ideology.</w:delText>
          </w:r>
        </w:del>
      </w:ins>
    </w:p>
    <w:p w14:paraId="533A5554" w14:textId="6A5A306E" w:rsidR="00744E3F" w:rsidDel="00956845" w:rsidRDefault="00744E3F"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49" w:author="Mosi Adesina Ifatunji [2]" w:date="2025-08-27T10:45:00Z" w16du:dateUtc="2025-08-27T15:45:00Z"/>
          <w:del w:id="4050" w:author="Mosi Adesina Ifatunji" w:date="2025-10-21T19:55:00Z" w16du:dateUtc="2025-10-22T00:55:00Z"/>
          <w:color w:val="000000"/>
        </w:rPr>
      </w:pPr>
    </w:p>
    <w:p w14:paraId="181CE6D2" w14:textId="2FAF1E8E" w:rsidR="002A5937" w:rsidDel="008C42CF" w:rsidRDefault="00496368"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51" w:author="Mosi Adesina Ifatunji [2]" w:date="2025-08-27T10:49:00Z" w16du:dateUtc="2025-08-27T15:49:00Z"/>
          <w:del w:id="4052" w:author="Mosi Adesina Ifatunji" w:date="2025-10-21T19:53:00Z" w16du:dateUtc="2025-10-22T00:53:00Z"/>
          <w:color w:val="000000"/>
        </w:rPr>
      </w:pPr>
      <w:ins w:id="4053" w:author="Mosi Adesina Ifatunji [2]" w:date="2025-08-27T10:44:00Z" w16du:dateUtc="2025-08-27T15:44:00Z">
        <w:del w:id="4054" w:author="Mosi Adesina Ifatunji" w:date="2025-10-21T19:53:00Z" w16du:dateUtc="2025-10-22T00:53:00Z">
          <w:r w:rsidDel="008C42CF">
            <w:rPr>
              <w:color w:val="000000"/>
            </w:rPr>
            <w:delText xml:space="preserve">That is, while there are several different </w:delText>
          </w:r>
        </w:del>
      </w:ins>
      <w:ins w:id="4055" w:author="Mosi Adesina Ifatunji [2]" w:date="2025-08-27T10:45:00Z" w16du:dateUtc="2025-08-27T15:45:00Z">
        <w:del w:id="4056" w:author="Mosi Adesina Ifatunji" w:date="2025-10-21T19:53:00Z" w16du:dateUtc="2025-10-22T00:53:00Z">
          <w:r w:rsidR="00744E3F" w:rsidDel="008C42CF">
            <w:rPr>
              <w:color w:val="000000"/>
            </w:rPr>
            <w:delText xml:space="preserve">conceptions of racialized ideologies, </w:delText>
          </w:r>
        </w:del>
      </w:ins>
      <w:ins w:id="4057" w:author="Mosi Adesina Ifatunji [2]" w:date="2025-08-27T10:49:00Z" w16du:dateUtc="2025-08-27T15:49:00Z">
        <w:del w:id="4058" w:author="Mosi Adesina Ifatunji" w:date="2025-10-21T19:53:00Z" w16du:dateUtc="2025-10-22T00:53:00Z">
          <w:r w:rsidR="00A06781" w:rsidDel="008C42CF">
            <w:rPr>
              <w:color w:val="000000"/>
            </w:rPr>
            <w:delText xml:space="preserve">we might best secure </w:delText>
          </w:r>
        </w:del>
      </w:ins>
      <w:ins w:id="4059" w:author="Mosi Adesina Ifatunji [2]" w:date="2025-08-27T10:45:00Z" w16du:dateUtc="2025-08-27T15:45:00Z">
        <w:del w:id="4060" w:author="Mosi Adesina Ifatunji" w:date="2025-10-21T19:53:00Z" w16du:dateUtc="2025-10-22T00:53:00Z">
          <w:r w:rsidR="00744E3F" w:rsidDel="008C42CF">
            <w:rPr>
              <w:color w:val="000000"/>
            </w:rPr>
            <w:delText xml:space="preserve">White credencialing </w:delText>
          </w:r>
        </w:del>
      </w:ins>
      <w:ins w:id="4061" w:author="Mosi Adesina Ifatunji [2]" w:date="2025-08-27T10:49:00Z" w16du:dateUtc="2025-08-27T15:49:00Z">
        <w:del w:id="4062" w:author="Mosi Adesina Ifatunji" w:date="2025-10-21T19:53:00Z" w16du:dateUtc="2025-10-22T00:53:00Z">
          <w:r w:rsidR="00A06781" w:rsidDel="008C42CF">
            <w:rPr>
              <w:color w:val="000000"/>
            </w:rPr>
            <w:delText xml:space="preserve">as a </w:delText>
          </w:r>
          <w:r w:rsidR="00217C13" w:rsidDel="008C42CF">
            <w:rPr>
              <w:color w:val="000000"/>
            </w:rPr>
            <w:delText>local schematization</w:delText>
          </w:r>
        </w:del>
      </w:ins>
      <w:ins w:id="4063" w:author="Mosi Adesina Ifatunji [2]" w:date="2025-08-27T10:45:00Z" w16du:dateUtc="2025-08-27T15:45:00Z">
        <w:del w:id="4064" w:author="Mosi Adesina Ifatunji" w:date="2025-10-21T19:53:00Z" w16du:dateUtc="2025-10-22T00:53:00Z">
          <w:r w:rsidR="00070863" w:rsidDel="008C42CF">
            <w:rPr>
              <w:color w:val="000000"/>
            </w:rPr>
            <w:delText xml:space="preserve"> </w:delText>
          </w:r>
        </w:del>
      </w:ins>
      <w:ins w:id="4065" w:author="Mosi Adesina Ifatunji [2]" w:date="2025-08-27T10:49:00Z" w16du:dateUtc="2025-08-27T15:49:00Z">
        <w:del w:id="4066" w:author="Mosi Adesina Ifatunji" w:date="2025-10-21T19:53:00Z" w16du:dateUtc="2025-10-22T00:53:00Z">
          <w:r w:rsidR="00217C13" w:rsidDel="008C42CF">
            <w:rPr>
              <w:color w:val="000000"/>
            </w:rPr>
            <w:delText>of</w:delText>
          </w:r>
        </w:del>
      </w:ins>
      <w:ins w:id="4067" w:author="Mosi Adesina Ifatunji [2]" w:date="2025-08-27T10:45:00Z" w16du:dateUtc="2025-08-27T15:45:00Z">
        <w:del w:id="4068" w:author="Mosi Adesina Ifatunji" w:date="2025-10-21T19:53:00Z" w16du:dateUtc="2025-10-22T00:53:00Z">
          <w:r w:rsidR="00070863" w:rsidDel="008C42CF">
            <w:rPr>
              <w:color w:val="000000"/>
            </w:rPr>
            <w:delText xml:space="preserve"> a White Supremacist racial ideology.</w:delText>
          </w:r>
        </w:del>
      </w:ins>
    </w:p>
    <w:p w14:paraId="7057252F" w14:textId="2100CB46" w:rsidR="00217C13" w:rsidDel="00956845" w:rsidRDefault="00217C1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69" w:author="Mosi Adesina Ifatunji [2]" w:date="2025-08-27T10:46:00Z" w16du:dateUtc="2025-08-27T15:46:00Z"/>
          <w:del w:id="4070" w:author="Mosi Adesina Ifatunji" w:date="2025-10-21T19:55:00Z" w16du:dateUtc="2025-10-22T00:55:00Z"/>
          <w:color w:val="000000"/>
        </w:rPr>
      </w:pPr>
    </w:p>
    <w:p w14:paraId="576572FF" w14:textId="30800152" w:rsidR="00070863" w:rsidDel="00956845" w:rsidRDefault="0007086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71" w:author="Mosi Adesina Ifatunji [2]" w:date="2025-08-27T10:35:00Z" w16du:dateUtc="2025-08-27T15:35:00Z"/>
          <w:del w:id="4072" w:author="Mosi Adesina Ifatunji" w:date="2025-10-21T19:55:00Z" w16du:dateUtc="2025-10-22T00:55:00Z"/>
          <w:color w:val="000000"/>
        </w:rPr>
      </w:pPr>
    </w:p>
    <w:p w14:paraId="711D6571" w14:textId="39BF637B" w:rsidR="007348B2" w:rsidDel="00956845" w:rsidRDefault="007348B2"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73" w:author="Mosi Adesina Ifatunji [2]" w:date="2025-08-27T10:35:00Z" w16du:dateUtc="2025-08-27T15:35:00Z"/>
          <w:del w:id="4074" w:author="Mosi Adesina Ifatunji" w:date="2025-10-21T19:55:00Z" w16du:dateUtc="2025-10-22T00:55:00Z"/>
          <w:color w:val="000000"/>
        </w:rPr>
      </w:pPr>
    </w:p>
    <w:p w14:paraId="05F4F865" w14:textId="4B12B7DC" w:rsidR="00F25D0D" w:rsidDel="00F74150" w:rsidRDefault="00F25D0D"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75" w:author="Mosi Adesina Ifatunji [2]" w:date="2025-08-27T10:10:00Z" w16du:dateUtc="2025-08-27T15:10:00Z"/>
          <w:del w:id="4076" w:author="Mosi Adesina Ifatunji" w:date="2025-10-21T19:53:00Z" w16du:dateUtc="2025-10-22T00:53:00Z"/>
          <w:color w:val="000000"/>
        </w:rPr>
      </w:pPr>
      <w:ins w:id="4077" w:author="Mosi Adesina Ifatunji [2]" w:date="2025-08-27T10:08:00Z" w16du:dateUtc="2025-08-27T15:08:00Z">
        <w:del w:id="4078" w:author="Mosi Adesina Ifatunji" w:date="2025-10-21T19:53:00Z" w16du:dateUtc="2025-10-22T00:53:00Z">
          <w:r w:rsidDel="00F74150">
            <w:rPr>
              <w:color w:val="000000"/>
            </w:rPr>
            <w:delText>of Credentialing implicates</w:delText>
          </w:r>
          <w:r w:rsidR="00F20955" w:rsidDel="00F74150">
            <w:rPr>
              <w:color w:val="000000"/>
            </w:rPr>
            <w:delText xml:space="preserve">, but does not </w:delText>
          </w:r>
        </w:del>
      </w:ins>
      <w:ins w:id="4079" w:author="Mosi Adesina Ifatunji [2]" w:date="2025-08-27T10:09:00Z" w16du:dateUtc="2025-08-27T15:09:00Z">
        <w:del w:id="4080" w:author="Mosi Adesina Ifatunji" w:date="2025-10-21T19:53:00Z" w16du:dateUtc="2025-10-22T00:53:00Z">
          <w:r w:rsidR="00F20955" w:rsidDel="00F74150">
            <w:rPr>
              <w:color w:val="000000"/>
            </w:rPr>
            <w:delText xml:space="preserve">theories that embedded ethnoracial </w:delText>
          </w:r>
          <w:r w:rsidR="0035286B" w:rsidDel="00F74150">
            <w:rPr>
              <w:color w:val="000000"/>
            </w:rPr>
            <w:delText xml:space="preserve">aspects of the </w:delText>
          </w:r>
        </w:del>
      </w:ins>
      <w:ins w:id="4081" w:author="Mosi Adesina Ifatunji [2]" w:date="2025-08-27T10:10:00Z" w16du:dateUtc="2025-08-27T15:10:00Z">
        <w:del w:id="4082" w:author="Mosi Adesina Ifatunji" w:date="2025-10-21T19:53:00Z" w16du:dateUtc="2025-10-22T00:53:00Z">
          <w:r w:rsidR="0078068A" w:rsidDel="00F74150">
            <w:rPr>
              <w:color w:val="000000"/>
            </w:rPr>
            <w:delText xml:space="preserve">in </w:delText>
          </w:r>
        </w:del>
        <w:del w:id="4083" w:author="Mosi Adesina Ifatunji" w:date="2025-10-21T19:47:00Z" w16du:dateUtc="2025-10-22T00:47:00Z">
          <w:r w:rsidR="0078068A" w:rsidDel="00D900BF">
            <w:rPr>
              <w:color w:val="000000"/>
            </w:rPr>
            <w:delText>credencialing</w:delText>
          </w:r>
        </w:del>
        <w:del w:id="4084" w:author="Mosi Adesina Ifatunji" w:date="2025-10-21T19:53:00Z" w16du:dateUtc="2025-10-22T00:53:00Z">
          <w:r w:rsidR="0078068A" w:rsidDel="00F74150">
            <w:rPr>
              <w:color w:val="000000"/>
            </w:rPr>
            <w:delText>.</w:delText>
          </w:r>
        </w:del>
      </w:ins>
    </w:p>
    <w:p w14:paraId="507808C7" w14:textId="77777777" w:rsidR="0078068A" w:rsidDel="00956845" w:rsidRDefault="0078068A"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85" w:author="Mosi Adesina Ifatunji [2]" w:date="2025-08-27T10:10:00Z" w16du:dateUtc="2025-08-27T15:10:00Z"/>
          <w:del w:id="4086" w:author="Mosi Adesina Ifatunji" w:date="2025-10-21T19:55:00Z" w16du:dateUtc="2025-10-22T00:55:00Z"/>
          <w:color w:val="000000"/>
        </w:rPr>
      </w:pPr>
    </w:p>
    <w:p w14:paraId="37D443FB" w14:textId="77777777" w:rsidR="0078068A" w:rsidRPr="00BA4769" w:rsidDel="00956845" w:rsidRDefault="0078068A"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087" w:author="Mosi Adesina Ifatunji [2]" w:date="2025-08-27T09:51:00Z" w16du:dateUtc="2025-08-27T14:51:00Z"/>
          <w:del w:id="4088" w:author="Mosi Adesina Ifatunji" w:date="2025-10-21T19:55:00Z" w16du:dateUtc="2025-10-22T00:55:00Z"/>
          <w:color w:val="000000"/>
        </w:rPr>
      </w:pPr>
    </w:p>
    <w:p w14:paraId="0E0D314D" w14:textId="27355A34" w:rsidR="00DA0BF3" w:rsidRPr="00504F8F" w:rsidDel="00504F8F" w:rsidRDefault="006D5F48">
      <w:pPr>
        <w:rPr>
          <w:del w:id="4089" w:author="Mosi Adesina Ifatunji" w:date="2025-02-16T15:06:00Z" w16du:dateUtc="2025-02-16T21:06:00Z"/>
        </w:rPr>
      </w:pPr>
      <w:del w:id="4090" w:author="Mosi Adesina Ifatunji" w:date="2025-07-29T08:41:00Z" w16du:dateUtc="2025-07-29T13:41:00Z">
        <w:r w:rsidRPr="00504F8F" w:rsidDel="00A409F2">
          <w:rPr>
            <w:rPrChange w:id="4091" w:author="Mosi Adesina Ifatunji" w:date="2025-07-25T13:20:00Z" w16du:dateUtc="2025-07-25T18:20:00Z">
              <w:rPr>
                <w:color w:val="0E0E0E"/>
              </w:rPr>
            </w:rPrChange>
          </w:rPr>
          <w:fldChar w:fldCharType="begin">
            <w:fldData xml:space="preserve">PEVuZE5vdGU+PENpdGU+PEF1dGhvcj5Hb2xhc2gtQm96YTwvQXV0aG9yPjxZZWFyPjIwMTY8L1ll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</w:fldData>
          </w:fldChar>
        </w:r>
        <w:r w:rsidRPr="00504F8F" w:rsidDel="00A409F2">
          <w:rPr>
            <w:rPrChange w:id="4092" w:author="Mosi Adesina Ifatunji" w:date="2025-07-25T13:20:00Z" w16du:dateUtc="2025-07-25T18:20:00Z">
              <w:rPr>
                <w:color w:val="0E0E0E"/>
              </w:rPr>
            </w:rPrChange>
          </w:rPr>
          <w:delInstrText xml:space="preserve"> ADDIN EN.JS.CITE </w:delInstrText>
        </w:r>
        <w:r w:rsidRPr="00504F8F" w:rsidDel="00A409F2">
          <w:rPr>
            <w:rPrChange w:id="4093" w:author="Mosi Adesina Ifatunji" w:date="2025-07-25T13:20:00Z" w16du:dateUtc="2025-07-25T18:20:00Z">
              <w:rPr>
                <w:color w:val="0E0E0E"/>
              </w:rPr>
            </w:rPrChange>
          </w:rPr>
          <w:fldChar w:fldCharType="separate"/>
        </w:r>
        <w:r w:rsidR="000A1552" w:rsidRPr="00504F8F" w:rsidDel="00A409F2">
          <w:rPr>
            <w:rPrChange w:id="4094" w:author="Mosi Adesina Ifatunji" w:date="2025-07-25T13:20:00Z" w16du:dateUtc="2025-07-25T18:20:00Z">
              <w:rPr>
                <w:noProof/>
                <w:color w:val="0E0E0E"/>
              </w:rPr>
            </w:rPrChange>
          </w:rPr>
          <w:delText>(Golash-Boza 2016: 131)</w:delText>
        </w:r>
        <w:r w:rsidRPr="00504F8F" w:rsidDel="00A409F2">
          <w:rPr>
            <w:rPrChange w:id="4095" w:author="Mosi Adesina Ifatunji" w:date="2025-07-25T13:20:00Z" w16du:dateUtc="2025-07-25T18:20:00Z">
              <w:rPr>
                <w:color w:val="0E0E0E"/>
              </w:rPr>
            </w:rPrChange>
          </w:rPr>
          <w:fldChar w:fldCharType="end"/>
        </w:r>
      </w:del>
      <w:del w:id="4096" w:author="Mosi Adesina Ifatunji" w:date="2025-02-16T15:07:00Z" w16du:dateUtc="2025-02-16T21:07:00Z">
        <w:r w:rsidR="00DA0BF3" w:rsidRPr="00504F8F" w:rsidDel="00D416A1">
          <w:delText>More recently several distinguish themselves from this traditional “reductionist” approach, whereby “…the notion that one structure ‘gives expression to’ another…” or where class and economic interests and conditions give rise to ethnoracial dynamics as “</w:delText>
        </w:r>
        <w:r w:rsidR="006A240B" w:rsidRPr="00504F8F" w:rsidDel="00D416A1">
          <w:delText>epiphenomenon</w:delText>
        </w:r>
        <w:r w:rsidR="00567C5C" w:rsidRPr="00504F8F" w:rsidDel="00D416A1">
          <w:delText xml:space="preserve">” </w:delText>
        </w:r>
        <w:r w:rsidR="00F96665" w:rsidRPr="00504F8F" w:rsidDel="00D416A1">
          <w:fldChar w:fldCharType="begin">
            <w:fldData xml:space="preserve">PEVuZE5vdGU+PENpdGU+PEF1dGhvcj5IYWxsPC9BdXRob3I+PFllYXI+MTk4MDwvWWVhcj48UmVj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</w:fldData>
          </w:fldChar>
        </w:r>
        <w:r w:rsidR="00F96665" w:rsidRPr="00504F8F" w:rsidDel="00D416A1">
          <w:delInstrText xml:space="preserve"> ADDIN EN.JS.CITE </w:delInstrText>
        </w:r>
        <w:r w:rsidR="00F96665" w:rsidRPr="00504F8F" w:rsidDel="00D416A1">
          <w:fldChar w:fldCharType="separate"/>
        </w:r>
        <w:r w:rsidR="006813B6" w:rsidRPr="00504F8F" w:rsidDel="00D416A1">
          <w:rPr>
            <w:rPrChange w:id="4097" w:author="Mosi Adesina Ifatunji" w:date="2025-07-25T13:20:00Z" w16du:dateUtc="2025-07-25T18:20:00Z">
              <w:rPr>
                <w:noProof/>
              </w:rPr>
            </w:rPrChange>
          </w:rPr>
          <w:delText>(</w:delText>
        </w:r>
        <w:r w:rsidR="00764083" w:rsidRPr="00504F8F" w:rsidDel="00D416A1">
          <w:rPr>
            <w:rPrChange w:id="4098" w:author="Mosi Adesina Ifatunji" w:date="2025-07-25T13:20:00Z" w16du:dateUtc="2025-07-25T18:20:00Z">
              <w:rPr>
                <w:noProof/>
              </w:rPr>
            </w:rPrChange>
          </w:rPr>
          <w:delText>Hall 1980</w:delText>
        </w:r>
        <w:r w:rsidR="006813B6" w:rsidRPr="00504F8F" w:rsidDel="00D416A1">
          <w:rPr>
            <w:rPrChange w:id="4099" w:author="Mosi Adesina Ifatunji" w:date="2025-07-25T13:20:00Z" w16du:dateUtc="2025-07-25T18:20:00Z">
              <w:rPr>
                <w:noProof/>
              </w:rPr>
            </w:rPrChange>
          </w:rPr>
          <w:delText>)</w:delText>
        </w:r>
        <w:r w:rsidR="00F96665" w:rsidRPr="00504F8F" w:rsidDel="00D416A1">
          <w:fldChar w:fldCharType="end"/>
        </w:r>
        <w:r w:rsidR="003C12F8" w:rsidRPr="00504F8F" w:rsidDel="00D416A1">
          <w:delText>.</w:delText>
        </w:r>
      </w:del>
    </w:p>
    <w:p w14:paraId="362515AB" w14:textId="24CE3DFD" w:rsidR="00682A10" w:rsidRPr="00504F8F" w:rsidDel="00D416A1" w:rsidRDefault="00682A10">
      <w:pPr>
        <w:rPr>
          <w:del w:id="4100" w:author="Mosi Adesina Ifatunji" w:date="2025-02-16T15:06:00Z" w16du:dateUtc="2025-02-16T21:06:00Z"/>
        </w:rPr>
      </w:pPr>
    </w:p>
    <w:p w14:paraId="3D279C62" w14:textId="3BEE2849" w:rsidR="00682A10" w:rsidRPr="00504F8F" w:rsidDel="00D416A1" w:rsidRDefault="00682A10">
      <w:pPr>
        <w:rPr>
          <w:del w:id="4101" w:author="Mosi Adesina Ifatunji" w:date="2025-02-16T15:06:00Z" w16du:dateUtc="2025-02-16T21:06:00Z"/>
        </w:rPr>
      </w:pPr>
      <w:del w:id="4102" w:author="Mosi Adesina Ifatunji" w:date="2025-02-16T15:07:00Z" w16du:dateUtc="2025-02-16T21:07:00Z">
        <w:r w:rsidRPr="00504F8F" w:rsidDel="00D416A1">
          <w:delText xml:space="preserve">That is, many now argue that, while class, economics and ethnoraciality are “articulated… into a complex unity” </w:delText>
        </w:r>
        <w:r w:rsidRPr="00504F8F" w:rsidDel="00D416A1">
          <w:fldChar w:fldCharType="begin">
            <w:fldData xml:space="preserve">PEVuZE5vdGU+PENpdGU+PEF1dGhvcj5IYWxsPC9BdXRob3I+PFllYXI+MTk4MDwvWWVhcj48UmVj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=
</w:fldData>
          </w:fldChar>
        </w:r>
        <w:r w:rsidRPr="00504F8F" w:rsidDel="00D416A1">
          <w:delInstrText xml:space="preserve"> ADDIN EN.JS.CITE </w:delInstrText>
        </w:r>
        <w:r w:rsidRPr="00504F8F" w:rsidDel="00D416A1">
          <w:fldChar w:fldCharType="separate"/>
        </w:r>
        <w:r w:rsidRPr="00504F8F" w:rsidDel="00D416A1">
          <w:rPr>
            <w:rPrChange w:id="4103" w:author="Mosi Adesina Ifatunji" w:date="2025-07-25T13:20:00Z" w16du:dateUtc="2025-07-25T18:20:00Z">
              <w:rPr>
                <w:noProof/>
              </w:rPr>
            </w:rPrChange>
          </w:rPr>
          <w:delText>(</w:delText>
        </w:r>
        <w:r w:rsidR="00764083" w:rsidRPr="00504F8F" w:rsidDel="00D416A1">
          <w:rPr>
            <w:rPrChange w:id="4104" w:author="Mosi Adesina Ifatunji" w:date="2025-07-25T13:20:00Z" w16du:dateUtc="2025-07-25T18:20:00Z">
              <w:rPr>
                <w:noProof/>
              </w:rPr>
            </w:rPrChange>
          </w:rPr>
          <w:delText>Hall 1980: 321</w:delText>
        </w:r>
        <w:r w:rsidRPr="00504F8F" w:rsidDel="00D416A1">
          <w:rPr>
            <w:rPrChange w:id="4105" w:author="Mosi Adesina Ifatunji" w:date="2025-07-25T13:20:00Z" w16du:dateUtc="2025-07-25T18:20:00Z">
              <w:rPr>
                <w:noProof/>
              </w:rPr>
            </w:rPrChange>
          </w:rPr>
          <w:delText>)</w:delText>
        </w:r>
        <w:r w:rsidRPr="00504F8F" w:rsidDel="00D416A1">
          <w:fldChar w:fldCharType="end"/>
        </w:r>
        <w:r w:rsidRPr="00504F8F" w:rsidDel="00D416A1">
          <w:delText xml:space="preserve">, ethnoracial </w:delText>
        </w:r>
        <w:r w:rsidR="00CA08CA" w:rsidRPr="00504F8F" w:rsidDel="00D416A1">
          <w:delText xml:space="preserve">logics, perceptions and </w:delText>
        </w:r>
        <w:r w:rsidRPr="00504F8F" w:rsidDel="00D416A1">
          <w:delText xml:space="preserve">formations </w:delText>
        </w:r>
        <w:r w:rsidR="00CA08CA" w:rsidRPr="00504F8F" w:rsidDel="00D416A1">
          <w:delText xml:space="preserve">can also operate ‘independently’ </w:delText>
        </w:r>
        <w:r w:rsidR="00CA08CA" w:rsidRPr="00504F8F" w:rsidDel="00D416A1">
          <w:fldChar w:fldCharType="begin">
            <w:fldData xml:space="preserve">PEVuZE5vdGU+PENpdGU+PEF1dGhvcj5PbWk8L0F1dGhvcj48WWVhcj4xOTg2IFsyMDE1XTwvWWVh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</w:fldData>
          </w:fldChar>
        </w:r>
        <w:r w:rsidR="00CA08CA" w:rsidRPr="00504F8F" w:rsidDel="00D416A1">
          <w:delInstrText xml:space="preserve"> ADDIN EN.JS.CITE </w:delInstrText>
        </w:r>
        <w:r w:rsidR="00CA08CA" w:rsidRPr="00504F8F" w:rsidDel="00D416A1">
          <w:fldChar w:fldCharType="separate"/>
        </w:r>
        <w:r w:rsidR="00290128" w:rsidRPr="00504F8F" w:rsidDel="00D416A1">
          <w:rPr>
            <w:rPrChange w:id="4106" w:author="Mosi Adesina Ifatunji" w:date="2025-07-25T13:20:00Z" w16du:dateUtc="2025-07-25T18:20:00Z">
              <w:rPr>
                <w:noProof/>
              </w:rPr>
            </w:rPrChange>
          </w:rPr>
          <w:delText>(Omi and Winant 1986 [2015], Bonilla-Silva 1997)</w:delText>
        </w:r>
        <w:r w:rsidR="00CA08CA" w:rsidRPr="00504F8F" w:rsidDel="00D416A1">
          <w:fldChar w:fldCharType="end"/>
        </w:r>
        <w:r w:rsidR="00CA08CA" w:rsidRPr="00504F8F" w:rsidDel="00D416A1">
          <w:delText>.</w:delText>
        </w:r>
      </w:del>
    </w:p>
    <w:p w14:paraId="638873C8" w14:textId="77777777" w:rsidR="00CA08CA" w:rsidRPr="00504F8F" w:rsidDel="00D416A1" w:rsidRDefault="00CA08CA">
      <w:pPr>
        <w:rPr>
          <w:del w:id="4107" w:author="Mosi Adesina Ifatunji" w:date="2025-02-16T15:07:00Z" w16du:dateUtc="2025-02-16T21:07:00Z"/>
        </w:rPr>
      </w:pPr>
    </w:p>
    <w:p w14:paraId="07A96EDE" w14:textId="52F867D0" w:rsidR="00CA08CA" w:rsidRPr="00504F8F" w:rsidDel="00D416A1" w:rsidRDefault="00CA08CA">
      <w:pPr>
        <w:rPr>
          <w:del w:id="4108" w:author="Mosi Adesina Ifatunji" w:date="2025-02-16T15:06:00Z" w16du:dateUtc="2025-02-16T21:06:00Z"/>
        </w:rPr>
      </w:pPr>
      <w:del w:id="4109" w:author="Mosi Adesina Ifatunji" w:date="2025-02-16T15:07:00Z" w16du:dateUtc="2025-02-16T21:07:00Z">
        <w:r w:rsidRPr="00504F8F" w:rsidDel="00D416A1">
          <w:delText>“The placement of groups of people in racial categories stemmed initially</w:delText>
        </w:r>
        <w:r w:rsidR="00894CD8" w:rsidRPr="00504F8F" w:rsidDel="00D416A1">
          <w:delText xml:space="preserve"> </w:delText>
        </w:r>
        <w:r w:rsidRPr="00504F8F" w:rsidDel="00D416A1">
          <w:delText xml:space="preserve">from the interests of powerful actors in the social system (e.g., the capitalist class, the planter class, colonizers). After racial categories were used to organize social relations in a society, however, race became an independent element of the operation of the social system” </w:delText>
        </w:r>
        <w:r w:rsidRPr="00504F8F" w:rsidDel="00D416A1">
          <w:fldChar w:fldCharType="begin">
            <w:fldData xml:space="preserve">PEVuZE5vdGU+PENpdGU+PEF1dGhvcj5TdG9uZTwvQXV0aG9yPjxZZWFyPjE5ODU8L1llYXI+PFJl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</w:fldData>
          </w:fldChar>
        </w:r>
        <w:r w:rsidRPr="00504F8F" w:rsidDel="00D416A1">
          <w:delInstrText xml:space="preserve"> ADDIN EN.JS.CITE </w:delInstrText>
        </w:r>
        <w:r w:rsidRPr="00504F8F" w:rsidDel="00D416A1">
          <w:fldChar w:fldCharType="separate"/>
        </w:r>
        <w:r w:rsidR="00290128" w:rsidRPr="00504F8F" w:rsidDel="00D416A1">
          <w:rPr>
            <w:rPrChange w:id="4110" w:author="Mosi Adesina Ifatunji" w:date="2025-07-25T13:20:00Z" w16du:dateUtc="2025-07-25T18:20:00Z">
              <w:rPr>
                <w:noProof/>
              </w:rPr>
            </w:rPrChange>
          </w:rPr>
          <w:delText>(Stone 1985, Bonilla-Silva 1997: 473)</w:delText>
        </w:r>
        <w:r w:rsidRPr="00504F8F" w:rsidDel="00D416A1">
          <w:fldChar w:fldCharType="end"/>
        </w:r>
        <w:r w:rsidRPr="00504F8F" w:rsidDel="00D416A1">
          <w:delText>.</w:delText>
        </w:r>
      </w:del>
    </w:p>
    <w:p w14:paraId="00353034" w14:textId="16833DE4" w:rsidR="00553AF0" w:rsidRPr="00504F8F" w:rsidDel="00D416A1" w:rsidRDefault="00553AF0">
      <w:pPr>
        <w:rPr>
          <w:del w:id="4111" w:author="Mosi Adesina Ifatunji" w:date="2025-02-16T15:07:00Z" w16du:dateUtc="2025-02-16T21:07:00Z"/>
        </w:rPr>
      </w:pPr>
    </w:p>
    <w:p w14:paraId="54BF1FBF" w14:textId="6AB0A188" w:rsidR="00682A10" w:rsidRPr="00504F8F" w:rsidRDefault="00682A10">
      <w:pPr>
        <w:rPr>
          <w:del w:id="4112" w:author="Mosi Adesina Ifatunji" w:date="2025-03-05T11:08:00Z" w16du:dateUtc="2025-03-05T17:08:00Z"/>
        </w:rPr>
      </w:pPr>
      <w:del w:id="4113" w:author="Mosi Adesina Ifatunji" w:date="2025-03-05T11:08:00Z" w16du:dateUtc="2025-03-05T17:08:00Z">
        <w:r w:rsidRPr="00504F8F">
          <w:delText>So, while race enters societies at the macro-level</w:delText>
        </w:r>
      </w:del>
      <w:del w:id="4114" w:author="Mosi Adesina Ifatunji" w:date="2025-03-05T11:06:00Z" w16du:dateUtc="2025-03-05T17:06:00Z">
        <w:r w:rsidR="00613528" w:rsidRPr="00504F8F">
          <w:fldChar w:fldCharType="begin">
            <w:fldData xml:space="preserve">PEVuZE5vdGU+PENpdGU+PEF1dGhvcj5Kb3JkYW48L0F1dGhvcj48WWVhcj4xOTY4PC9ZZWFyPjxS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</w:fldData>
          </w:fldChar>
        </w:r>
      </w:del>
      <w:del w:id="4115" w:author="Mosi Adesina Ifatunji" w:date="2025-07-25T13:20:00Z" w16du:dateUtc="2025-07-25T18:20:00Z">
        <w:r w:rsidR="00613528" w:rsidRPr="00504F8F" w:rsidDel="00504F8F">
          <w:delInstrText xml:space="preserve"> ADDIN EN.JS.CITE </w:delInstrText>
        </w:r>
      </w:del>
      <w:del w:id="4116" w:author="Mosi Adesina Ifatunji" w:date="2025-03-05T11:06:00Z" w16du:dateUtc="2025-03-05T17:06:00Z">
        <w:r w:rsidR="00613528" w:rsidRPr="00504F8F">
          <w:fldChar w:fldCharType="separate"/>
        </w:r>
        <w:r w:rsidR="00FA2445" w:rsidRPr="00504F8F">
          <w:rPr>
            <w:rPrChange w:id="4117" w:author="Mosi Adesina Ifatunji" w:date="2025-07-25T13:20:00Z" w16du:dateUtc="2025-07-25T18:20:00Z">
              <w:rPr>
                <w:noProof/>
                <w:color w:val="000000"/>
              </w:rPr>
            </w:rPrChange>
          </w:rPr>
          <w:delText xml:space="preserve">(Bonilla-Silva 1997, Feagin 2001, </w:delText>
        </w:r>
        <w:r w:rsidR="00ED659A" w:rsidRPr="00504F8F" w:rsidDel="00825BB5">
          <w:rPr>
            <w:rPrChange w:id="4118" w:author="Mosi Adesina Ifatunji" w:date="2025-07-25T13:20:00Z" w16du:dateUtc="2025-07-25T18:20:00Z">
              <w:rPr>
                <w:noProof/>
              </w:rPr>
            </w:rPrChange>
          </w:rPr>
          <w:delText xml:space="preserve">Jordan 1968, </w:delText>
        </w:r>
        <w:r w:rsidR="00FA2445" w:rsidRPr="00504F8F">
          <w:rPr>
            <w:rPrChange w:id="4119" w:author="Mosi Adesina Ifatunji" w:date="2025-07-25T13:20:00Z" w16du:dateUtc="2025-07-25T18:20:00Z">
              <w:rPr>
                <w:noProof/>
                <w:color w:val="000000"/>
              </w:rPr>
            </w:rPrChange>
          </w:rPr>
          <w:delText>Jung 2015</w:delText>
        </w:r>
        <w:r w:rsidR="00ED659A" w:rsidRPr="00504F8F" w:rsidDel="00825BB5">
          <w:rPr>
            <w:rPrChange w:id="4120" w:author="Mosi Adesina Ifatunji" w:date="2025-07-25T13:20:00Z" w16du:dateUtc="2025-07-25T18:20:00Z">
              <w:rPr>
                <w:noProof/>
              </w:rPr>
            </w:rPrChange>
          </w:rPr>
          <w:delText>, Mills 1997, Omi and Winant 1986 [2015])</w:delText>
        </w:r>
        <w:r w:rsidR="00613528" w:rsidRPr="00504F8F">
          <w:fldChar w:fldCharType="end"/>
        </w:r>
      </w:del>
      <w:del w:id="4121" w:author="Mosi Adesina Ifatunji" w:date="2025-02-16T15:25:00Z" w16du:dateUtc="2025-02-16T21:25:00Z">
        <w:r w:rsidRPr="00504F8F" w:rsidDel="003910A9">
          <w:delText xml:space="preserve"> </w:delText>
        </w:r>
        <w:r w:rsidRPr="00504F8F" w:rsidDel="00680D9E">
          <w:delText xml:space="preserve">(Jordan 1968, </w:delText>
        </w:r>
      </w:del>
      <w:del w:id="4122" w:author="Mosi Adesina Ifatunji" w:date="2025-02-16T15:26:00Z" w16du:dateUtc="2025-02-16T21:26:00Z">
        <w:r w:rsidRPr="00504F8F" w:rsidDel="00680D9E">
          <w:delText xml:space="preserve">Omi and Winant 1986 [2015]-a, </w:delText>
        </w:r>
      </w:del>
      <w:del w:id="4123" w:author="Mosi Adesina Ifatunji" w:date="2025-02-16T15:27:00Z" w16du:dateUtc="2025-02-16T21:27:00Z">
        <w:r w:rsidRPr="00504F8F" w:rsidDel="00FE7645">
          <w:delText xml:space="preserve">Bonilla-Silva 1997, </w:delText>
        </w:r>
        <w:r w:rsidRPr="00504F8F" w:rsidDel="00FF70A7">
          <w:delText xml:space="preserve">Mills 1997, </w:delText>
        </w:r>
      </w:del>
      <w:del w:id="4124" w:author="Mosi Adesina Ifatunji" w:date="2025-02-16T15:30:00Z" w16du:dateUtc="2025-02-16T21:30:00Z">
        <w:r w:rsidRPr="00504F8F" w:rsidDel="000607A5">
          <w:delText xml:space="preserve">Feagin 2000, </w:delText>
        </w:r>
      </w:del>
      <w:del w:id="4125" w:author="Mosi Adesina Ifatunji" w:date="2025-02-16T16:01:00Z" w16du:dateUtc="2025-02-16T22:01:00Z">
        <w:r w:rsidRPr="00504F8F" w:rsidDel="00E402C1">
          <w:delText>Jung 2015)</w:delText>
        </w:r>
      </w:del>
      <w:del w:id="4126" w:author="Mosi Adesina Ifatunji" w:date="2025-03-05T11:08:00Z" w16du:dateUtc="2025-03-05T17:08:00Z">
        <w:r w:rsidRPr="00504F8F">
          <w:delText>, many think that organizations operate as “local racial formations</w:delText>
        </w:r>
        <w:r w:rsidRPr="00504F8F" w:rsidDel="00077719">
          <w:delText>”</w:delText>
        </w:r>
      </w:del>
      <w:del w:id="4127" w:author="Mosi Adesina Ifatunji" w:date="2025-03-05T11:06:00Z" w16du:dateUtc="2025-03-05T17:06:00Z">
        <w:r w:rsidR="00AB0DAA" w:rsidRPr="00504F8F">
          <w:fldChar w:fldCharType="begin">
            <w:fldData xml:space="preserve">PEVuZE5vdGU+PENpdGU+PEF1dGhvcj5Cb25pbGxhLVNpbHZhPC9BdXRob3I+PFllYXI+MjAxNTwv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=
</w:fldData>
          </w:fldChar>
        </w:r>
      </w:del>
      <w:del w:id="4128" w:author="Mosi Adesina Ifatunji" w:date="2025-07-25T13:20:00Z" w16du:dateUtc="2025-07-25T18:20:00Z">
        <w:r w:rsidR="00AB0DAA" w:rsidRPr="00504F8F" w:rsidDel="00504F8F">
          <w:delInstrText xml:space="preserve"> ADDIN EN.JS.CITE </w:delInstrText>
        </w:r>
      </w:del>
      <w:del w:id="4129" w:author="Mosi Adesina Ifatunji" w:date="2025-03-05T11:06:00Z" w16du:dateUtc="2025-03-05T17:06:00Z">
        <w:r w:rsidR="00AB0DAA" w:rsidRPr="00504F8F">
          <w:fldChar w:fldCharType="separate"/>
        </w:r>
        <w:r w:rsidR="00AB0DAA" w:rsidRPr="00504F8F">
          <w:rPr>
            <w:rPrChange w:id="4130" w:author="Mosi Adesina Ifatunji" w:date="2025-07-25T13:20:00Z" w16du:dateUtc="2025-07-25T18:20:00Z">
              <w:rPr>
                <w:noProof/>
                <w:color w:val="000000"/>
              </w:rPr>
            </w:rPrChange>
          </w:rPr>
          <w:delText>(Bonilla-Silva 2015: 82)</w:delText>
        </w:r>
        <w:r w:rsidR="00AB0DAA" w:rsidRPr="00504F8F">
          <w:fldChar w:fldCharType="end"/>
        </w:r>
      </w:del>
      <w:del w:id="4131" w:author="Mosi Adesina Ifatunji" w:date="2025-02-16T16:02:00Z" w16du:dateUtc="2025-02-16T22:02:00Z">
        <w:r w:rsidRPr="00504F8F" w:rsidDel="00E402C1">
          <w:delText xml:space="preserve"> </w:delText>
        </w:r>
      </w:del>
      <w:del w:id="4132" w:author="Mosi Adesina Ifatunji" w:date="2025-02-16T16:04:00Z" w16du:dateUtc="2025-02-16T22:04:00Z">
        <w:r w:rsidRPr="00504F8F" w:rsidDel="00307F7E">
          <w:delText>(Bonilla-Silva 2015: 82)</w:delText>
        </w:r>
      </w:del>
      <w:del w:id="4133" w:author="Mosi Adesina Ifatunji" w:date="2025-03-05T11:08:00Z" w16du:dateUtc="2025-03-05T17:08:00Z">
        <w:r w:rsidRPr="00504F8F">
          <w:delText>, managing the links between schema and resource inequalities</w:delText>
        </w:r>
      </w:del>
      <w:del w:id="4134" w:author="Mosi Adesina Ifatunji" w:date="2025-03-05T11:07:00Z" w16du:dateUtc="2025-03-05T17:07:00Z">
        <w:r w:rsidR="001721E6" w:rsidRPr="00504F8F">
          <w:fldChar w:fldCharType="begin">
            <w:fldData xml:space="preserve">PEVuZE5vdGU+PENpdGU+PEF1dGhvcj5Db2xsaW5zPC9BdXRob3I+PFllYXI+MTk5NzwvWWVhcj48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</w:fldData>
          </w:fldChar>
        </w:r>
      </w:del>
      <w:del w:id="4135" w:author="Mosi Adesina Ifatunji" w:date="2025-07-25T13:20:00Z" w16du:dateUtc="2025-07-25T18:20:00Z">
        <w:r w:rsidR="001721E6" w:rsidRPr="00504F8F" w:rsidDel="00504F8F">
          <w:delInstrText xml:space="preserve"> ADDIN EN.JS.CITE </w:delInstrText>
        </w:r>
      </w:del>
      <w:del w:id="4136" w:author="Mosi Adesina Ifatunji" w:date="2025-03-05T11:07:00Z" w16du:dateUtc="2025-03-05T17:07:00Z">
        <w:r w:rsidR="001721E6" w:rsidRPr="00504F8F">
          <w:fldChar w:fldCharType="separate"/>
        </w:r>
        <w:r w:rsidR="00F11CFD" w:rsidRPr="00504F8F">
          <w:rPr>
            <w:rPrChange w:id="4137" w:author="Mosi Adesina Ifatunji" w:date="2025-07-25T13:20:00Z" w16du:dateUtc="2025-07-25T18:20:00Z">
              <w:rPr>
                <w:noProof/>
                <w:color w:val="000000"/>
              </w:rPr>
            </w:rPrChange>
          </w:rPr>
          <w:delText xml:space="preserve">(Collins 1997, Embrick 2011, </w:delText>
        </w:r>
        <w:r w:rsidR="00ED659A" w:rsidRPr="00504F8F" w:rsidDel="00F41429">
          <w:rPr>
            <w:rPrChange w:id="4138" w:author="Mosi Adesina Ifatunji" w:date="2025-07-25T13:20:00Z" w16du:dateUtc="2025-07-25T18:20:00Z">
              <w:rPr>
                <w:noProof/>
              </w:rPr>
            </w:rPrChange>
          </w:rPr>
          <w:delText xml:space="preserve">Ferguson and Koning 2018, Moore 2007, Ray 2019, Reyes 2017, </w:delText>
        </w:r>
        <w:r w:rsidR="00F11CFD" w:rsidRPr="00504F8F">
          <w:rPr>
            <w:rPrChange w:id="4139" w:author="Mosi Adesina Ifatunji" w:date="2025-07-25T13:20:00Z" w16du:dateUtc="2025-07-25T18:20:00Z">
              <w:rPr>
                <w:noProof/>
                <w:color w:val="000000"/>
              </w:rPr>
            </w:rPrChange>
          </w:rPr>
          <w:delText>Sewell 2016, Sewell and Jefferson 2016, Wingfield and Chavez 2020</w:delText>
        </w:r>
        <w:r w:rsidR="00ED659A" w:rsidRPr="00504F8F" w:rsidDel="00F41429">
          <w:rPr>
            <w:rPrChange w:id="4140" w:author="Mosi Adesina Ifatunji" w:date="2025-07-25T13:20:00Z" w16du:dateUtc="2025-07-25T18:20:00Z">
              <w:rPr>
                <w:noProof/>
              </w:rPr>
            </w:rPrChange>
          </w:rPr>
          <w:delText>, Wooten 2015</w:delText>
        </w:r>
        <w:r w:rsidR="00F11CFD" w:rsidRPr="00504F8F">
          <w:rPr>
            <w:rPrChange w:id="4141" w:author="Mosi Adesina Ifatunji" w:date="2025-07-25T13:20:00Z" w16du:dateUtc="2025-07-25T18:20:00Z">
              <w:rPr>
                <w:noProof/>
                <w:color w:val="000000"/>
              </w:rPr>
            </w:rPrChange>
          </w:rPr>
          <w:delText>)</w:delText>
        </w:r>
        <w:r w:rsidR="001721E6" w:rsidRPr="00504F8F">
          <w:fldChar w:fldCharType="end"/>
        </w:r>
      </w:del>
      <w:del w:id="4142" w:author="Mosi Adesina Ifatunji" w:date="2025-02-16T16:04:00Z" w16du:dateUtc="2025-02-16T22:04:00Z">
        <w:r w:rsidRPr="00504F8F" w:rsidDel="00307F7E">
          <w:delText xml:space="preserve"> </w:delText>
        </w:r>
      </w:del>
      <w:del w:id="4143" w:author="Mosi Adesina Ifatunji" w:date="2025-02-16T16:06:00Z" w16du:dateUtc="2025-02-16T22:06:00Z">
        <w:r w:rsidRPr="00504F8F" w:rsidDel="006343AE">
          <w:delText>(</w:delText>
        </w:r>
      </w:del>
      <w:del w:id="4144" w:author="Mosi Adesina Ifatunji" w:date="2025-02-16T16:05:00Z" w16du:dateUtc="2025-02-16T22:05:00Z">
        <w:r w:rsidRPr="00504F8F" w:rsidDel="008B4FF8">
          <w:delText>Collins 1997,</w:delText>
        </w:r>
      </w:del>
      <w:del w:id="4145" w:author="Mosi Adesina Ifatunji" w:date="2025-02-16T16:06:00Z" w16du:dateUtc="2025-02-16T22:06:00Z">
        <w:r w:rsidRPr="00504F8F" w:rsidDel="006343AE">
          <w:delText xml:space="preserve"> </w:delText>
        </w:r>
      </w:del>
      <w:del w:id="4146" w:author="Mosi Adesina Ifatunji" w:date="2025-02-16T16:05:00Z" w16du:dateUtc="2025-02-16T22:05:00Z">
        <w:r w:rsidRPr="00504F8F" w:rsidDel="00850757">
          <w:delText xml:space="preserve">Moore 2007, </w:delText>
        </w:r>
      </w:del>
      <w:del w:id="4147" w:author="Mosi Adesina Ifatunji" w:date="2025-02-16T16:06:00Z" w16du:dateUtc="2025-02-16T22:06:00Z">
        <w:r w:rsidRPr="00504F8F" w:rsidDel="006343AE">
          <w:delText>Embrick 2011, Wooten 2015</w:delText>
        </w:r>
      </w:del>
      <w:del w:id="4148" w:author="Mosi Adesina Ifatunji" w:date="2025-02-16T16:07:00Z" w16du:dateUtc="2025-02-16T22:07:00Z">
        <w:r w:rsidRPr="00504F8F" w:rsidDel="0086346B">
          <w:delText>, Sewell 2016</w:delText>
        </w:r>
      </w:del>
      <w:del w:id="4149" w:author="Mosi Adesina Ifatunji" w:date="2025-02-16T16:08:00Z" w16du:dateUtc="2025-02-16T22:08:00Z">
        <w:r w:rsidRPr="00504F8F" w:rsidDel="00E321C5">
          <w:delText>, Reyes 2017</w:delText>
        </w:r>
      </w:del>
      <w:del w:id="4150" w:author="Mosi Adesina Ifatunji" w:date="2025-02-16T16:09:00Z" w16du:dateUtc="2025-02-16T22:09:00Z">
        <w:r w:rsidRPr="00504F8F" w:rsidDel="008A32DA">
          <w:delText xml:space="preserve">, </w:delText>
        </w:r>
        <w:r w:rsidRPr="00504F8F" w:rsidDel="00123B22">
          <w:delText>Ferguson and Koning 2018, Ray 2019</w:delText>
        </w:r>
      </w:del>
      <w:del w:id="4151" w:author="Mosi Adesina Ifatunji" w:date="2025-02-16T16:10:00Z" w16du:dateUtc="2025-02-16T22:10:00Z">
        <w:r w:rsidRPr="00504F8F" w:rsidDel="00F11CFD">
          <w:delText>,</w:delText>
        </w:r>
        <w:r w:rsidRPr="00504F8F" w:rsidDel="00FC3716">
          <w:delText xml:space="preserve"> Wingfield and Chavez 2020</w:delText>
        </w:r>
        <w:r w:rsidRPr="00504F8F" w:rsidDel="00F11CFD">
          <w:delText>)</w:delText>
        </w:r>
      </w:del>
      <w:del w:id="4152" w:author="Mosi Adesina Ifatunji" w:date="2025-03-05T11:07:00Z" w16du:dateUtc="2025-03-05T17:07:00Z">
        <w:r w:rsidRPr="00504F8F">
          <w:delText>.</w:delText>
        </w:r>
      </w:del>
    </w:p>
    <w:p w14:paraId="662ADC7B" w14:textId="188116AC" w:rsidR="00D56642" w:rsidRPr="00504F8F" w:rsidDel="00504F8F" w:rsidRDefault="00D56642">
      <w:pPr>
        <w:rPr>
          <w:del w:id="4153" w:author="Mosi Adesina Ifatunji" w:date="2025-07-25T13:19:00Z" w16du:dateUtc="2025-07-25T18:19:00Z"/>
        </w:rPr>
      </w:pPr>
    </w:p>
    <w:p w14:paraId="52474125" w14:textId="4E95349D" w:rsidR="000A075B" w:rsidRPr="00504F8F" w:rsidDel="00732491" w:rsidRDefault="00530C77">
      <w:pPr>
        <w:rPr>
          <w:del w:id="4154" w:author="Mosi Adesina Ifatunji" w:date="2025-06-14T14:47:00Z" w16du:dateUtc="2025-06-14T19:47:00Z"/>
        </w:rPr>
      </w:pPr>
      <w:del w:id="4155" w:author="Mosi Adesina Ifatunji" w:date="2025-07-25T13:19:00Z" w16du:dateUtc="2025-07-25T18:19:00Z">
        <w:r w:rsidRPr="00504F8F" w:rsidDel="00504F8F">
          <w:delText>However, this model has been difficult to study and calibrate because the ‘structural’ school of thought essentially posits ethnorace as endogenous to societies, leading others to offer the ‘comparative’ approach</w:delText>
        </w:r>
        <w:r w:rsidRPr="00504F8F" w:rsidDel="00504F8F">
          <w:rPr>
            <w:rPrChange w:id="4156" w:author="Mosi Adesina Ifatunji" w:date="2025-07-25T13:20:00Z" w16du:dateUtc="2025-07-25T18:20:00Z">
              <w:rPr>
                <w:highlight w:val="green"/>
              </w:rPr>
            </w:rPrChange>
          </w:rPr>
          <w:fldChar w:fldCharType="begin">
            <w:fldData xml:space="preserve">PEVuZE5vdGU+PENpdGU+PEF1dGhvcj5XaW1tZXI8L0F1dGhvcj48WWVhcj4yMDEzPC9ZZWFyPjxS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</w:fldData>
          </w:fldChar>
        </w:r>
        <w:r w:rsidRPr="00504F8F" w:rsidDel="00504F8F">
          <w:rPr>
            <w:rPrChange w:id="4157" w:author="Mosi Adesina Ifatunji" w:date="2025-07-25T13:20:00Z" w16du:dateUtc="2025-07-25T18:20:00Z">
              <w:rPr>
                <w:highlight w:val="green"/>
              </w:rPr>
            </w:rPrChange>
          </w:rPr>
          <w:delInstrText xml:space="preserve"> ADDIN EN.JS.CITE </w:delInstrText>
        </w:r>
        <w:r w:rsidRPr="00504F8F" w:rsidDel="00504F8F">
          <w:rPr>
            <w:rPrChange w:id="4158" w:author="Mosi Adesina Ifatunji" w:date="2025-07-25T13:20:00Z" w16du:dateUtc="2025-07-25T18:20:00Z">
              <w:rPr>
                <w:highlight w:val="green"/>
              </w:rPr>
            </w:rPrChange>
          </w:rPr>
          <w:fldChar w:fldCharType="separate"/>
        </w:r>
        <w:r w:rsidR="008B7FC0" w:rsidRPr="00504F8F" w:rsidDel="00504F8F">
          <w:rPr>
            <w:rPrChange w:id="4159" w:author="Mosi Adesina Ifatunji" w:date="2025-07-25T13:20:00Z" w16du:dateUtc="2025-07-25T18:20:00Z">
              <w:rPr>
                <w:noProof/>
              </w:rPr>
            </w:rPrChange>
          </w:rPr>
          <w:delText>(Loveman 1999, Wimmer 2013)</w:delText>
        </w:r>
        <w:r w:rsidRPr="00504F8F" w:rsidDel="00504F8F">
          <w:rPr>
            <w:rPrChange w:id="4160" w:author="Mosi Adesina Ifatunji" w:date="2025-07-25T13:20:00Z" w16du:dateUtc="2025-07-25T18:20:00Z">
              <w:rPr>
                <w:highlight w:val="green"/>
              </w:rPr>
            </w:rPrChange>
          </w:rPr>
          <w:fldChar w:fldCharType="end"/>
        </w:r>
      </w:del>
      <w:del w:id="4161" w:author="Mosi Adesina Ifatunji" w:date="2025-03-05T11:16:00Z" w16du:dateUtc="2025-03-05T17:16:00Z">
        <w:r w:rsidRPr="00504F8F" w:rsidDel="00F3727A">
          <w:delText xml:space="preserve"> </w:delText>
        </w:r>
        <w:r w:rsidRPr="00504F8F" w:rsidDel="00F3727A">
          <w:rPr>
            <w:highlight w:val="green"/>
          </w:rPr>
          <w:fldChar w:fldCharType="begin">
            <w:fldData xml:space="preserve">PEVuZE5vdGU+PENpdGU+PEF1dGhvcj5XaW1tZXI8L0F1dGhvcj48WWVhcj4yMDEzPC9ZZWFyPjxS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</w:fldData>
          </w:fldChar>
        </w:r>
        <w:r w:rsidRPr="00504F8F" w:rsidDel="00F3727A">
          <w:rPr>
            <w:highlight w:val="green"/>
          </w:rPr>
          <w:delInstrText xml:space="preserve"> ADDIN EN.JS.CITE </w:delInstrText>
        </w:r>
        <w:r w:rsidRPr="00504F8F" w:rsidDel="00F3727A">
          <w:rPr>
            <w:highlight w:val="green"/>
          </w:rPr>
        </w:r>
        <w:r w:rsidRPr="00504F8F" w:rsidDel="00F3727A">
          <w:rPr>
            <w:highlight w:val="green"/>
          </w:rPr>
          <w:fldChar w:fldCharType="separate"/>
        </w:r>
        <w:r w:rsidRPr="00504F8F" w:rsidDel="00F3727A">
          <w:rPr>
            <w:highlight w:val="green"/>
            <w:rPrChange w:id="4162" w:author="Mosi Adesina Ifatunji" w:date="2025-07-25T13:20:00Z" w16du:dateUtc="2025-07-25T18:20:00Z">
              <w:rPr>
                <w:noProof/>
                <w:highlight w:val="green"/>
              </w:rPr>
            </w:rPrChange>
          </w:rPr>
          <w:delText>(</w:delText>
        </w:r>
        <w:r w:rsidR="00764083" w:rsidRPr="00504F8F" w:rsidDel="00F3727A">
          <w:rPr>
            <w:highlight w:val="green"/>
            <w:rPrChange w:id="4163" w:author="Mosi Adesina Ifatunji" w:date="2025-07-25T13:20:00Z" w16du:dateUtc="2025-07-25T18:20:00Z">
              <w:rPr>
                <w:noProof/>
                <w:highlight w:val="green"/>
              </w:rPr>
            </w:rPrChange>
          </w:rPr>
          <w:delText>Loveman 1999</w:delText>
        </w:r>
        <w:r w:rsidRPr="00504F8F" w:rsidDel="00F3727A">
          <w:rPr>
            <w:highlight w:val="green"/>
            <w:rPrChange w:id="4164" w:author="Mosi Adesina Ifatunji" w:date="2025-07-25T13:20:00Z" w16du:dateUtc="2025-07-25T18:20:00Z">
              <w:rPr>
                <w:noProof/>
                <w:highlight w:val="green"/>
              </w:rPr>
            </w:rPrChange>
          </w:rPr>
          <w:delText xml:space="preserve">, </w:delText>
        </w:r>
        <w:r w:rsidR="00764083" w:rsidRPr="00504F8F" w:rsidDel="00F3727A">
          <w:rPr>
            <w:highlight w:val="green"/>
            <w:rPrChange w:id="4165" w:author="Mosi Adesina Ifatunji" w:date="2025-07-25T13:20:00Z" w16du:dateUtc="2025-07-25T18:20:00Z">
              <w:rPr>
                <w:noProof/>
                <w:highlight w:val="green"/>
              </w:rPr>
            </w:rPrChange>
          </w:rPr>
          <w:delText>Wimmer 2013</w:delText>
        </w:r>
        <w:r w:rsidRPr="00504F8F" w:rsidDel="00F3727A">
          <w:rPr>
            <w:highlight w:val="green"/>
            <w:rPrChange w:id="4166" w:author="Mosi Adesina Ifatunji" w:date="2025-07-25T13:20:00Z" w16du:dateUtc="2025-07-25T18:20:00Z">
              <w:rPr>
                <w:noProof/>
                <w:highlight w:val="green"/>
              </w:rPr>
            </w:rPrChange>
          </w:rPr>
          <w:delText>)</w:delText>
        </w:r>
        <w:r w:rsidRPr="00504F8F" w:rsidDel="00F3727A">
          <w:rPr>
            <w:highlight w:val="green"/>
          </w:rPr>
          <w:fldChar w:fldCharType="end"/>
        </w:r>
        <w:r w:rsidRPr="00504F8F" w:rsidDel="00F3727A">
          <w:delText xml:space="preserve">, </w:delText>
        </w:r>
      </w:del>
      <w:del w:id="4167" w:author="Mosi Adesina Ifatunji" w:date="2025-07-25T13:19:00Z" w16du:dateUtc="2025-07-25T18:19:00Z">
        <w:r w:rsidRPr="00504F8F" w:rsidDel="00504F8F">
          <w:delText xml:space="preserve">relying on between country comparisons to fit the study of ‘ethnoracial structures’ into causal inference, which would require variation in the social structure to assess the contribution of structure to outcomes </w:delText>
        </w:r>
        <w:r w:rsidRPr="00504F8F" w:rsidDel="00504F8F">
          <w:fldChar w:fldCharType="begin">
            <w:fldData xml:space="preserve">PEVuZE5vdGU+PENpdGU+PEF1dGhvcj5adWJlcmk8L0F1dGhvcj48WWVhcj4yMDAxPC9ZZWFyPjxS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</w:fldData>
          </w:fldChar>
        </w:r>
        <w:r w:rsidRPr="00504F8F" w:rsidDel="00504F8F">
          <w:delInstrText xml:space="preserve"> ADDIN EN.JS.CITE </w:delInstrText>
        </w:r>
        <w:r w:rsidRPr="00504F8F" w:rsidDel="00504F8F">
          <w:fldChar w:fldCharType="separate"/>
        </w:r>
        <w:r w:rsidR="008B7FC0" w:rsidRPr="00504F8F" w:rsidDel="00504F8F">
          <w:rPr>
            <w:rPrChange w:id="4168" w:author="Mosi Adesina Ifatunji" w:date="2025-07-25T13:20:00Z" w16du:dateUtc="2025-07-25T18:20:00Z">
              <w:rPr>
                <w:noProof/>
              </w:rPr>
            </w:rPrChange>
          </w:rPr>
          <w:delText>(Zuberi 2001, Holland 2008)</w:delText>
        </w:r>
        <w:r w:rsidRPr="00504F8F" w:rsidDel="00504F8F">
          <w:fldChar w:fldCharType="end"/>
        </w:r>
        <w:r w:rsidRPr="00504F8F" w:rsidDel="00504F8F">
          <w:delText>.</w:delText>
        </w:r>
      </w:del>
    </w:p>
    <w:p w14:paraId="64351956" w14:textId="4D103F54" w:rsidR="00353D54" w:rsidRPr="00504F8F" w:rsidDel="00504F8F" w:rsidRDefault="00353D54">
      <w:pPr>
        <w:rPr>
          <w:del w:id="4169" w:author="Mosi Adesina Ifatunji" w:date="2025-07-25T13:19:00Z" w16du:dateUtc="2025-07-25T18:19:00Z"/>
        </w:rPr>
      </w:pPr>
    </w:p>
    <w:p w14:paraId="2BFE1C31" w14:textId="4C434A1E" w:rsidR="00353D54" w:rsidRPr="00504F8F" w:rsidDel="00CC052F" w:rsidRDefault="00353D54">
      <w:pPr>
        <w:rPr>
          <w:del w:id="4170" w:author="Mosi Adesina Ifatunji" w:date="2025-03-11T20:56:00Z" w16du:dateUtc="2025-03-12T01:56:00Z"/>
        </w:rPr>
      </w:pPr>
      <w:del w:id="4171" w:author="Mosi Adesina Ifatunji" w:date="2025-07-25T13:19:00Z" w16du:dateUtc="2025-07-25T18:19:00Z">
        <w:r w:rsidRPr="00504F8F" w:rsidDel="00504F8F">
          <w:delText>That is, while structural theories of ethnoracial stratification have been compelling</w:delText>
        </w:r>
      </w:del>
      <w:del w:id="4172" w:author="Mosi Adesina Ifatunji" w:date="2025-03-11T20:55:00Z" w16du:dateUtc="2025-03-12T01:55:00Z">
        <w:r w:rsidRPr="00504F8F" w:rsidDel="00217C3A">
          <w:delText xml:space="preserve"> for many</w:delText>
        </w:r>
      </w:del>
      <w:del w:id="4173" w:author="Mosi Adesina Ifatunji" w:date="2025-07-25T13:19:00Z" w16du:dateUtc="2025-07-25T18:19:00Z">
        <w:r w:rsidRPr="00504F8F" w:rsidDel="00504F8F">
          <w:delText>, they have been difficult to test since they imply that the mechanisms which are responsible for the creation and maintenance of ethnoracial hierarchies are invariant within societies</w:delText>
        </w:r>
        <w:r w:rsidR="00F91F27" w:rsidRPr="00504F8F" w:rsidDel="00504F8F">
          <w:rPr>
            <w:rPrChange w:id="4174" w:author="Mosi Adesina Ifatunji" w:date="2025-07-25T13:20:00Z" w16du:dateUtc="2025-07-25T18:20:00Z">
              <w:rPr>
                <w:sz w:val="22"/>
                <w:szCs w:val="22"/>
              </w:rPr>
            </w:rPrChange>
          </w:rPr>
          <w:fldChar w:fldCharType="begin">
            <w:fldData xml:space="preserve">PEVuZE5vdGU+PENpdGU+PEF1dGhvcj5IYWxsPC9BdXRob3I+PFllYXI+MTk4MDwvWWVhcj48UmVj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</w:fldData>
          </w:fldChar>
        </w:r>
        <w:r w:rsidR="00F91F27" w:rsidRPr="00504F8F" w:rsidDel="00504F8F">
          <w:rPr>
            <w:rPrChange w:id="4175" w:author="Mosi Adesina Ifatunji" w:date="2025-07-25T13:20:00Z" w16du:dateUtc="2025-07-25T18:20:00Z">
              <w:rPr>
                <w:sz w:val="22"/>
                <w:szCs w:val="22"/>
              </w:rPr>
            </w:rPrChange>
          </w:rPr>
          <w:delInstrText xml:space="preserve"> ADDIN EN.JS.CITE </w:delInstrText>
        </w:r>
        <w:r w:rsidR="00F91F27" w:rsidRPr="00504F8F" w:rsidDel="00504F8F">
          <w:rPr>
            <w:rPrChange w:id="4176" w:author="Mosi Adesina Ifatunji" w:date="2025-07-25T13:20:00Z" w16du:dateUtc="2025-07-25T18:20:00Z">
              <w:rPr>
                <w:sz w:val="22"/>
                <w:szCs w:val="22"/>
              </w:rPr>
            </w:rPrChange>
          </w:rPr>
          <w:fldChar w:fldCharType="separate"/>
        </w:r>
        <w:r w:rsidR="007E076E" w:rsidRPr="00504F8F" w:rsidDel="00504F8F">
          <w:rPr>
            <w:rPrChange w:id="4177" w:author="Mosi Adesina Ifatunji" w:date="2025-07-25T13:20:00Z" w16du:dateUtc="2025-07-25T18:20:00Z">
              <w:rPr>
                <w:noProof/>
                <w:sz w:val="22"/>
                <w:szCs w:val="22"/>
              </w:rPr>
            </w:rPrChange>
          </w:rPr>
          <w:delText>(Hall 1980)</w:delText>
        </w:r>
        <w:r w:rsidR="00F91F27" w:rsidRPr="00504F8F" w:rsidDel="00504F8F">
          <w:rPr>
            <w:rPrChange w:id="4178" w:author="Mosi Adesina Ifatunji" w:date="2025-07-25T13:20:00Z" w16du:dateUtc="2025-07-25T18:20:00Z">
              <w:rPr>
                <w:sz w:val="22"/>
                <w:szCs w:val="22"/>
              </w:rPr>
            </w:rPrChange>
          </w:rPr>
          <w:fldChar w:fldCharType="end"/>
        </w:r>
      </w:del>
      <w:del w:id="4179" w:author="Mosi Adesina Ifatunji" w:date="2025-03-11T20:56:00Z" w16du:dateUtc="2025-03-12T01:56:00Z">
        <w:r w:rsidRPr="00504F8F" w:rsidDel="00BA3C8A">
          <w:delText>.</w:delText>
        </w:r>
        <w:r w:rsidRPr="00504F8F" w:rsidDel="00304E97">
          <w:rPr>
            <w:rPrChange w:id="4180" w:author="Mosi Adesina Ifatunji" w:date="2025-07-25T13:20:00Z" w16du:dateUtc="2025-07-25T18:20:00Z">
              <w:rPr>
                <w:rStyle w:val="FootnoteReference"/>
              </w:rPr>
            </w:rPrChange>
          </w:rPr>
          <w:footnoteReference w:id="6"/>
        </w:r>
      </w:del>
    </w:p>
    <w:p w14:paraId="4E8C4FED" w14:textId="77777777" w:rsidR="00353D54" w:rsidRPr="00504F8F" w:rsidDel="00CC052F" w:rsidRDefault="00353D54">
      <w:pPr>
        <w:rPr>
          <w:del w:id="4188" w:author="Mosi Adesina Ifatunji" w:date="2025-03-11T20:56:00Z" w16du:dateUtc="2025-03-12T01:56:00Z"/>
        </w:rPr>
      </w:pPr>
    </w:p>
    <w:p w14:paraId="1E3DB680" w14:textId="77777777" w:rsidR="005E55C7" w:rsidRPr="00504F8F" w:rsidDel="00A36EB8" w:rsidRDefault="005E55C7">
      <w:pPr>
        <w:rPr>
          <w:del w:id="4189" w:author="Mosi Adesina Ifatunji" w:date="2025-02-16T15:08:00Z" w16du:dateUtc="2025-02-16T21:08:00Z"/>
        </w:rPr>
      </w:pPr>
    </w:p>
    <w:p w14:paraId="74CCEE51" w14:textId="77777777" w:rsidR="001E5856" w:rsidRPr="00504F8F" w:rsidDel="00A36EB8" w:rsidRDefault="001E5856">
      <w:pPr>
        <w:rPr>
          <w:del w:id="4190" w:author="Mosi Adesina Ifatunji" w:date="2025-02-16T15:08:00Z" w16du:dateUtc="2025-02-16T21:08:00Z"/>
        </w:rPr>
      </w:pPr>
    </w:p>
    <w:p w14:paraId="33A79C3C" w14:textId="5F5554CB" w:rsidR="0021784C" w:rsidRPr="00504F8F" w:rsidDel="00980261" w:rsidRDefault="001E5856">
      <w:pPr>
        <w:rPr>
          <w:del w:id="4191" w:author="Mosi Adesina Ifatunji" w:date="2025-06-14T14:46:00Z" w16du:dateUtc="2025-06-14T19:46:00Z"/>
        </w:rPr>
      </w:pPr>
      <w:del w:id="4192" w:author="Mosi Adesina Ifatunji" w:date="2025-03-11T20:28:00Z" w16du:dateUtc="2025-03-12T01:28:00Z">
        <w:r w:rsidRPr="00504F8F" w:rsidDel="00D92DCD">
          <w:delText>T</w:delText>
        </w:r>
        <w:r w:rsidR="00E9277C" w:rsidRPr="00504F8F" w:rsidDel="00D92DCD">
          <w:delText>o</w:delText>
        </w:r>
        <w:r w:rsidRPr="00504F8F" w:rsidDel="00D92DCD">
          <w:delText xml:space="preserve"> better assess the role of ‘local racial formations’ in ethnoracial differences, s</w:delText>
        </w:r>
      </w:del>
      <w:del w:id="4193" w:author="Mosi Adesina Ifatunji" w:date="2025-07-25T13:19:00Z" w16du:dateUtc="2025-07-25T18:19:00Z">
        <w:r w:rsidRPr="00504F8F" w:rsidDel="00504F8F">
          <w:delText xml:space="preserve">ome have highlighted that variance in </w:delText>
        </w:r>
      </w:del>
      <w:del w:id="4194" w:author="Mosi Adesina Ifatunji" w:date="2025-03-11T20:25:00Z" w16du:dateUtc="2025-03-12T01:25:00Z">
        <w:r w:rsidRPr="00504F8F" w:rsidDel="000F7EB5">
          <w:delText>within</w:delText>
        </w:r>
      </w:del>
      <w:del w:id="4195" w:author="Mosi Adesina Ifatunji" w:date="2025-07-25T13:19:00Z" w16du:dateUtc="2025-07-25T18:19:00Z">
        <w:r w:rsidRPr="00504F8F" w:rsidDel="00504F8F">
          <w:delText xml:space="preserve">-firm inequality might be a </w:delText>
        </w:r>
      </w:del>
      <w:del w:id="4196" w:author="Mosi Adesina Ifatunji" w:date="2025-03-11T20:25:00Z" w16du:dateUtc="2025-03-12T01:25:00Z">
        <w:r w:rsidRPr="00504F8F" w:rsidDel="00933EC0">
          <w:delText>function</w:delText>
        </w:r>
      </w:del>
      <w:del w:id="4197" w:author="Mosi Adesina Ifatunji" w:date="2025-07-25T13:19:00Z" w16du:dateUtc="2025-07-25T18:19:00Z">
        <w:r w:rsidRPr="00504F8F" w:rsidDel="00504F8F">
          <w:delText xml:space="preserve"> of variance </w:delText>
        </w:r>
      </w:del>
      <w:del w:id="4198" w:author="Mosi Adesina Ifatunji" w:date="2025-03-11T20:57:00Z" w16du:dateUtc="2025-03-12T01:57:00Z">
        <w:r w:rsidRPr="00504F8F" w:rsidDel="00010EC3">
          <w:delText xml:space="preserve">in </w:delText>
        </w:r>
      </w:del>
      <w:del w:id="4199" w:author="Mosi Adesina Ifatunji" w:date="2025-07-25T13:19:00Z" w16du:dateUtc="2025-07-25T18:19:00Z">
        <w:r w:rsidR="00F91F27" w:rsidRPr="00504F8F" w:rsidDel="00504F8F">
          <w:rPr>
            <w:rPrChange w:id="4200" w:author="Mosi Adesina Ifatunji" w:date="2025-07-25T13:20:00Z" w16du:dateUtc="2025-07-25T18:20:00Z">
              <w:rPr>
                <w:sz w:val="22"/>
                <w:szCs w:val="22"/>
              </w:rPr>
            </w:rPrChange>
          </w:rPr>
          <w:fldChar w:fldCharType="begin">
            <w:fldData xml:space="preserve">PEVuZE5vdGU+PENpdGU+PEF1dGhvcj5PbWk8L0F1dGhvcj48WWVhcj4xOTg2IFsyMDE1XTwvWWVh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</w:fldData>
          </w:fldChar>
        </w:r>
        <w:r w:rsidR="00F91F27" w:rsidRPr="00504F8F" w:rsidDel="00504F8F">
          <w:rPr>
            <w:rPrChange w:id="4201" w:author="Mosi Adesina Ifatunji" w:date="2025-07-25T13:20:00Z" w16du:dateUtc="2025-07-25T18:20:00Z">
              <w:rPr>
                <w:sz w:val="22"/>
                <w:szCs w:val="22"/>
              </w:rPr>
            </w:rPrChange>
          </w:rPr>
          <w:delInstrText xml:space="preserve"> ADDIN EN.JS.CITE </w:delInstrText>
        </w:r>
        <w:r w:rsidR="00F91F27" w:rsidRPr="00504F8F" w:rsidDel="00504F8F">
          <w:rPr>
            <w:rPrChange w:id="4202" w:author="Mosi Adesina Ifatunji" w:date="2025-07-25T13:20:00Z" w16du:dateUtc="2025-07-25T18:20:00Z">
              <w:rPr>
                <w:sz w:val="22"/>
                <w:szCs w:val="22"/>
              </w:rPr>
            </w:rPrChange>
          </w:rPr>
          <w:fldChar w:fldCharType="separate"/>
        </w:r>
        <w:r w:rsidR="00396698" w:rsidRPr="00504F8F" w:rsidDel="00504F8F">
          <w:rPr>
            <w:rPrChange w:id="4203" w:author="Mosi Adesina Ifatunji" w:date="2025-07-25T13:20:00Z" w16du:dateUtc="2025-07-25T18:20:00Z">
              <w:rPr>
                <w:noProof/>
              </w:rPr>
            </w:rPrChange>
          </w:rPr>
          <w:delText>(Omi and Winant 1986 [2015])</w:delText>
        </w:r>
        <w:r w:rsidR="00F91F27" w:rsidRPr="00504F8F" w:rsidDel="00504F8F">
          <w:rPr>
            <w:rPrChange w:id="4204" w:author="Mosi Adesina Ifatunji" w:date="2025-07-25T13:20:00Z" w16du:dateUtc="2025-07-25T18:20:00Z">
              <w:rPr>
                <w:sz w:val="22"/>
                <w:szCs w:val="22"/>
              </w:rPr>
            </w:rPrChange>
          </w:rPr>
          <w:fldChar w:fldCharType="end"/>
        </w:r>
      </w:del>
    </w:p>
    <w:p w14:paraId="6D580B97" w14:textId="1F38BB9F" w:rsidR="00732491" w:rsidRPr="00504F8F" w:rsidDel="009C263E" w:rsidRDefault="001E5856">
      <w:pPr>
        <w:rPr>
          <w:del w:id="4205" w:author="Mosi Adesina Ifatunji" w:date="2025-03-11T20:44:00Z" w16du:dateUtc="2025-03-12T01:44:00Z"/>
        </w:rPr>
      </w:pPr>
      <w:del w:id="4206" w:author="Mosi Adesina Ifatunji" w:date="2025-03-11T20:44:00Z" w16du:dateUtc="2025-03-12T01:44:00Z">
        <w:r w:rsidRPr="00504F8F" w:rsidDel="009C263E">
          <w:delText xml:space="preserve">context specific unwritten status beliefs </w:delText>
        </w:r>
        <w:r w:rsidR="005E55C7" w:rsidRPr="00504F8F" w:rsidDel="009C263E">
          <w:fldChar w:fldCharType="begin">
            <w:fldData xml:space="preserve">PEVuZE5vdGU+PENpdGU+PEF1dGhvcj5SaWRnZXdheTwvQXV0aG9yPjxZZWFyPjE5OTg8L1llYXI+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==
</w:fldData>
          </w:fldChar>
        </w:r>
        <w:r w:rsidR="005E55C7" w:rsidRPr="00504F8F" w:rsidDel="009C263E">
          <w:delInstrText xml:space="preserve"> ADDIN EN.JS.CITE </w:delInstrText>
        </w:r>
        <w:r w:rsidR="005E55C7" w:rsidRPr="00504F8F" w:rsidDel="009C263E">
          <w:fldChar w:fldCharType="separate"/>
        </w:r>
        <w:r w:rsidR="005E55C7" w:rsidRPr="00504F8F" w:rsidDel="009C263E">
          <w:rPr>
            <w:rPrChange w:id="4207" w:author="Mosi Adesina Ifatunji" w:date="2025-07-25T13:20:00Z" w16du:dateUtc="2025-07-25T18:20:00Z">
              <w:rPr>
                <w:noProof/>
              </w:rPr>
            </w:rPrChange>
          </w:rPr>
          <w:delText>(</w:delText>
        </w:r>
        <w:r w:rsidR="00764083" w:rsidRPr="00504F8F" w:rsidDel="009C263E">
          <w:rPr>
            <w:rPrChange w:id="4208" w:author="Mosi Adesina Ifatunji" w:date="2025-07-25T13:20:00Z" w16du:dateUtc="2025-07-25T18:20:00Z">
              <w:rPr>
                <w:noProof/>
              </w:rPr>
            </w:rPrChange>
          </w:rPr>
          <w:delText>Ridgeway et al. 1998</w:delText>
        </w:r>
        <w:r w:rsidR="005E55C7" w:rsidRPr="00504F8F" w:rsidDel="009C263E">
          <w:rPr>
            <w:rPrChange w:id="4209" w:author="Mosi Adesina Ifatunji" w:date="2025-07-25T13:20:00Z" w16du:dateUtc="2025-07-25T18:20:00Z">
              <w:rPr>
                <w:noProof/>
              </w:rPr>
            </w:rPrChange>
          </w:rPr>
          <w:delText>)</w:delText>
        </w:r>
        <w:r w:rsidR="005E55C7" w:rsidRPr="00504F8F" w:rsidDel="009C263E">
          <w:fldChar w:fldCharType="end"/>
        </w:r>
        <w:r w:rsidRPr="00504F8F" w:rsidDel="009C263E">
          <w:delText xml:space="preserve"> or social-cognitive schemas </w:delText>
        </w:r>
        <w:r w:rsidR="005E55C7" w:rsidRPr="00504F8F" w:rsidDel="009C263E">
          <w:fldChar w:fldCharType="begin">
            <w:fldData xml:space="preserve">PEVuZE5vdGU+PENpdGU+PEF1dGhvcj5EaU1hZ2dpbzwvQXV0aG9yPjxZZWFyPjE5OTc8L1llYXI+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</w:fldData>
          </w:fldChar>
        </w:r>
        <w:r w:rsidR="005E55C7" w:rsidRPr="00504F8F" w:rsidDel="009C263E">
          <w:delInstrText xml:space="preserve"> ADDIN EN.JS.CITE </w:delInstrText>
        </w:r>
        <w:r w:rsidR="005E55C7" w:rsidRPr="00504F8F" w:rsidDel="009C263E">
          <w:fldChar w:fldCharType="separate"/>
        </w:r>
        <w:r w:rsidR="00290128" w:rsidRPr="00504F8F" w:rsidDel="009C263E">
          <w:delText>(</w:delText>
        </w:r>
        <w:r w:rsidR="008B1046" w:rsidRPr="00504F8F" w:rsidDel="009C263E">
          <w:rPr>
            <w:rPrChange w:id="4210" w:author="Mosi Adesina Ifatunji" w:date="2025-07-25T13:20:00Z" w16du:dateUtc="2025-07-25T18:20:00Z">
              <w:rPr>
                <w:noProof/>
              </w:rPr>
            </w:rPrChange>
          </w:rPr>
          <w:delText>DiMaggio</w:delText>
        </w:r>
        <w:r w:rsidR="00290128" w:rsidRPr="00504F8F" w:rsidDel="009C263E">
          <w:delText xml:space="preserve"> 1997)</w:delText>
        </w:r>
        <w:r w:rsidR="005E55C7" w:rsidRPr="00504F8F" w:rsidDel="009C263E">
          <w:fldChar w:fldCharType="end"/>
        </w:r>
        <w:r w:rsidRPr="00504F8F" w:rsidDel="009C263E">
          <w:delText>.</w:delText>
        </w:r>
      </w:del>
    </w:p>
    <w:p w14:paraId="00000078" w14:textId="4DBC5FE9" w:rsidR="00374CE3" w:rsidRPr="00504F8F" w:rsidDel="009C263E" w:rsidRDefault="00374CE3">
      <w:pPr>
        <w:rPr>
          <w:del w:id="4211" w:author="Mosi Adesina Ifatunji" w:date="2025-03-11T20:44:00Z" w16du:dateUtc="2025-03-12T01:44:00Z"/>
        </w:rPr>
      </w:pPr>
    </w:p>
    <w:p w14:paraId="00000079" w14:textId="74A986D3" w:rsidR="00374CE3" w:rsidRPr="00504F8F" w:rsidDel="00693D34" w:rsidRDefault="00851BB7">
      <w:pPr>
        <w:rPr>
          <w:del w:id="4212" w:author="Mosi Adesina Ifatunji" w:date="2025-02-16T14:58:00Z" w16du:dateUtc="2025-02-16T20:58:00Z"/>
        </w:rPr>
      </w:pPr>
      <w:del w:id="4213" w:author="Mosi Adesina Ifatunji" w:date="2025-02-16T14:58:00Z" w16du:dateUtc="2025-02-16T20:58:00Z">
        <w:r w:rsidRPr="00504F8F" w:rsidDel="00693D34">
          <w:delText>These schemas, which concern the relative merit and esteem of social groups and their likely role or rank in the firm hierarchy, are not unrelated to wider spread assumptions about the nature of ethnoracial group difference at the structural-level (which many social scientists call ideologies (e.g., Ray 2019: Figure XX) and can result in network-based opportunity hoarding, job segregation and earnings disparities (Dimaggio 1997, Ridgeway et al. 1998, Tilly 1998, Acker 2006, Bielby 2012, Tomaskovic-Devey and Avent-Holt 2019).</w:delText>
        </w:r>
      </w:del>
    </w:p>
    <w:p w14:paraId="03E713E5" w14:textId="26A652ED" w:rsidR="00A6671F" w:rsidRPr="00504F8F" w:rsidDel="00693D34" w:rsidRDefault="00A6671F">
      <w:pPr>
        <w:rPr>
          <w:del w:id="4214" w:author="Mosi Adesina Ifatunji" w:date="2025-02-16T14:58:00Z" w16du:dateUtc="2025-02-16T20:58:00Z"/>
        </w:rPr>
      </w:pPr>
    </w:p>
    <w:p w14:paraId="0000007A" w14:textId="07518AC7" w:rsidR="00374CE3" w:rsidRPr="00504F8F" w:rsidDel="00693D34" w:rsidRDefault="00851BB7">
      <w:pPr>
        <w:rPr>
          <w:del w:id="4215" w:author="Mosi Adesina Ifatunji" w:date="2025-02-16T14:58:00Z" w16du:dateUtc="2025-02-16T20:58:00Z"/>
          <w:rPrChange w:id="4216" w:author="Mosi Adesina Ifatunji" w:date="2025-07-25T13:20:00Z" w16du:dateUtc="2025-07-25T18:20:00Z">
            <w:rPr>
              <w:del w:id="4217" w:author="Mosi Adesina Ifatunji" w:date="2025-02-16T14:58:00Z" w16du:dateUtc="2025-02-16T20:58:00Z"/>
              <w:shd w:val="clear" w:color="auto" w:fill="F4CCCC"/>
            </w:rPr>
          </w:rPrChange>
        </w:rPr>
      </w:pPr>
      <w:del w:id="4218" w:author="Mosi Adesina Ifatunji" w:date="2025-02-16T14:58:00Z" w16du:dateUtc="2025-02-16T20:58:00Z">
        <w:r w:rsidRPr="00504F8F" w:rsidDel="00693D34">
          <w:rPr>
            <w:rPrChange w:id="4219" w:author="Mosi Adesina Ifatunji" w:date="2025-07-25T13:20:00Z" w16du:dateUtc="2025-07-25T18:20:00Z">
              <w:rPr>
                <w:shd w:val="clear" w:color="auto" w:fill="F4CCCC"/>
              </w:rPr>
            </w:rPrChange>
          </w:rPr>
          <w:delText>Tilly notes that inequalities persist as organizations emulate existing structures and adapt them to their specific needs. This helps to “lower the costs of maintaining categorical inequality” by making them seem natural and inevitable</w:delText>
        </w:r>
        <w:r w:rsidR="00374CE3" w:rsidRPr="00504F8F" w:rsidDel="00693D34">
          <w:fldChar w:fldCharType="begin"/>
        </w:r>
        <w:r w:rsidR="00374CE3" w:rsidRPr="00504F8F" w:rsidDel="00693D34">
          <w:delInstrText>HYPERLINK "https://consensus.app/papers/marxweber-amalgams-i-tilly-1-adam-slez-offering-a-slez/1df7f1c3c86a5c02ab8de0f1d2a3ce74/?utm_source=chatgpt" \h</w:delInstrText>
        </w:r>
        <w:r w:rsidR="00374CE3" w:rsidRPr="00504F8F" w:rsidDel="00693D34">
          <w:fldChar w:fldCharType="separate"/>
        </w:r>
        <w:r w:rsidR="00374CE3" w:rsidRPr="00504F8F" w:rsidDel="00693D34">
          <w:rPr>
            <w:rStyle w:val="Hyperlink"/>
            <w:rPrChange w:id="4220" w:author="Mosi Adesina Ifatunji" w:date="2025-07-25T13:20:00Z" w16du:dateUtc="2025-07-25T18:20:00Z">
              <w:rPr>
                <w:shd w:val="clear" w:color="auto" w:fill="F4CCCC"/>
              </w:rPr>
            </w:rPrChange>
          </w:rPr>
          <w:delText xml:space="preserve"> </w:delText>
        </w:r>
        <w:r w:rsidR="00374CE3" w:rsidRPr="00504F8F" w:rsidDel="00693D34">
          <w:fldChar w:fldCharType="end"/>
        </w:r>
        <w:r w:rsidR="00374CE3" w:rsidRPr="00504F8F" w:rsidDel="00693D34">
          <w:fldChar w:fldCharType="begin"/>
        </w:r>
        <w:r w:rsidR="00374CE3" w:rsidRPr="00504F8F" w:rsidDel="00693D34">
          <w:delInstrText>HYPERLINK "https://consensus.app/papers/marxweber-amalgams-i-tilly-1-adam-slez-offering-a-slez/1df7f1c3c86a5c02ab8de0f1d2a3ce74/?utm_source=chatgpt" \h</w:delInstrText>
        </w:r>
        <w:r w:rsidR="00374CE3" w:rsidRPr="00504F8F" w:rsidDel="00693D34">
          <w:fldChar w:fldCharType="separate"/>
        </w:r>
        <w:r w:rsidR="00374CE3" w:rsidRPr="00504F8F" w:rsidDel="00693D34">
          <w:rPr>
            <w:rStyle w:val="Hyperlink"/>
            <w:rPrChange w:id="4221" w:author="Mosi Adesina Ifatunji" w:date="2025-07-25T13:20:00Z" w16du:dateUtc="2025-07-25T18:20:00Z">
              <w:rPr>
                <w:color w:val="1155CC"/>
                <w:u w:val="single"/>
                <w:shd w:val="clear" w:color="auto" w:fill="F4CCCC"/>
              </w:rPr>
            </w:rPrChange>
          </w:rPr>
          <w:delText>(Slez, 2006)</w:delText>
        </w:r>
        <w:r w:rsidR="00374CE3" w:rsidRPr="00504F8F" w:rsidDel="00693D34">
          <w:fldChar w:fldCharType="end"/>
        </w:r>
        <w:r w:rsidRPr="00504F8F" w:rsidDel="00693D34">
          <w:rPr>
            <w:rPrChange w:id="4222" w:author="Mosi Adesina Ifatunji" w:date="2025-07-25T13:20:00Z" w16du:dateUtc="2025-07-25T18:20:00Z">
              <w:rPr>
                <w:shd w:val="clear" w:color="auto" w:fill="F4CCCC"/>
              </w:rPr>
            </w:rPrChange>
          </w:rPr>
          <w:delText>.</w:delText>
        </w:r>
      </w:del>
    </w:p>
    <w:p w14:paraId="4E4779C6" w14:textId="5E45B2B5" w:rsidR="00A6671F" w:rsidRPr="00504F8F" w:rsidDel="00693D34" w:rsidRDefault="00A6671F">
      <w:pPr>
        <w:rPr>
          <w:del w:id="4223" w:author="Mosi Adesina Ifatunji" w:date="2025-02-16T14:58:00Z" w16du:dateUtc="2025-02-16T20:58:00Z"/>
          <w:rPrChange w:id="4224" w:author="Mosi Adesina Ifatunji" w:date="2025-07-25T13:20:00Z" w16du:dateUtc="2025-07-25T18:20:00Z">
            <w:rPr>
              <w:del w:id="4225" w:author="Mosi Adesina Ifatunji" w:date="2025-02-16T14:58:00Z" w16du:dateUtc="2025-02-16T20:58:00Z"/>
              <w:shd w:val="clear" w:color="auto" w:fill="F4CCCC"/>
            </w:rPr>
          </w:rPrChange>
        </w:rPr>
      </w:pPr>
    </w:p>
    <w:p w14:paraId="0000007B" w14:textId="5021F0E8" w:rsidR="00374CE3" w:rsidRPr="00504F8F" w:rsidDel="00693D34" w:rsidRDefault="00851BB7">
      <w:pPr>
        <w:rPr>
          <w:del w:id="4226" w:author="Mosi Adesina Ifatunji" w:date="2025-02-16T14:58:00Z" w16du:dateUtc="2025-02-16T20:58:00Z"/>
          <w:rPrChange w:id="4227" w:author="Mosi Adesina Ifatunji" w:date="2025-07-25T13:20:00Z" w16du:dateUtc="2025-07-25T18:20:00Z">
            <w:rPr>
              <w:del w:id="4228" w:author="Mosi Adesina Ifatunji" w:date="2025-02-16T14:58:00Z" w16du:dateUtc="2025-02-16T20:58:00Z"/>
              <w:color w:val="000000"/>
            </w:rPr>
          </w:rPrChange>
        </w:rPr>
      </w:pPr>
      <w:del w:id="4229" w:author="Mosi Adesina Ifatunji" w:date="2025-02-16T14:58:00Z" w16du:dateUtc="2025-02-16T20:58:00Z">
        <w:r w:rsidRPr="00504F8F" w:rsidDel="00693D34">
          <w:delText>Since firms rely on shared schematic modifications of these structural-level assumptions to facilitate their operations, including their hiring, evaluation, and promotion practices (Tilly 1998)</w:delText>
        </w:r>
        <w:r w:rsidRPr="00504F8F" w:rsidDel="00693D34">
          <w:rPr>
            <w:rPrChange w:id="4230" w:author="Mosi Adesina Ifatunji" w:date="2025-07-25T13:20:00Z" w16du:dateUtc="2025-07-25T18:20:00Z">
              <w:rPr>
                <w:color w:val="000000"/>
              </w:rPr>
            </w:rPrChange>
          </w:rPr>
          <w:delText xml:space="preserve">, </w:delText>
        </w:r>
        <w:r w:rsidRPr="00504F8F" w:rsidDel="00693D34">
          <w:delText xml:space="preserve">more social scientists are recognizing that firms are an important contextual source of inequality operating with variance in societies </w:delText>
        </w:r>
        <w:r w:rsidRPr="00504F8F" w:rsidDel="00693D34">
          <w:rPr>
            <w:rPrChange w:id="4231" w:author="Mosi Adesina Ifatunji" w:date="2025-07-25T13:20:00Z" w16du:dateUtc="2025-07-25T18:20:00Z">
              <w:rPr>
                <w:color w:val="000000"/>
              </w:rPr>
            </w:rPrChange>
          </w:rPr>
          <w:delText>(Baron and Bielby 1980, Davis 2017, Tomaskovic-Devey and Avent-Holt 2019, Amis et al. 2020).</w:delText>
        </w:r>
      </w:del>
    </w:p>
    <w:p w14:paraId="5424F9A4" w14:textId="77777777" w:rsidR="00984284" w:rsidRPr="00504F8F" w:rsidDel="00732491" w:rsidRDefault="00984284">
      <w:pPr>
        <w:rPr>
          <w:del w:id="4232" w:author="Mosi Adesina Ifatunji" w:date="2025-06-14T14:47:00Z" w16du:dateUtc="2025-06-14T19:47:00Z"/>
        </w:rPr>
      </w:pPr>
    </w:p>
    <w:p w14:paraId="0000007F" w14:textId="77777777" w:rsidR="00374CE3" w:rsidRPr="00504F8F" w:rsidDel="0090145A" w:rsidRDefault="00374CE3">
      <w:pPr>
        <w:rPr>
          <w:del w:id="4233" w:author="Mosi Adesina Ifatunji" w:date="2025-02-16T15:08:00Z" w16du:dateUtc="2025-02-16T21:08:00Z"/>
        </w:rPr>
      </w:pPr>
    </w:p>
    <w:p w14:paraId="00000080" w14:textId="77777777" w:rsidR="00374CE3" w:rsidRPr="00504F8F" w:rsidDel="00732491" w:rsidRDefault="00374CE3">
      <w:pPr>
        <w:rPr>
          <w:del w:id="4234" w:author="Mosi Adesina Ifatunji" w:date="2025-06-14T14:47:00Z" w16du:dateUtc="2025-06-14T19:47:00Z"/>
        </w:rPr>
      </w:pPr>
    </w:p>
    <w:p w14:paraId="00000081" w14:textId="3ADB0D71" w:rsidR="00374CE3" w:rsidRPr="00504F8F" w:rsidDel="007F3A69" w:rsidRDefault="00851BB7" w:rsidP="007B100A">
      <w:pPr>
        <w:rPr>
          <w:del w:id="4235" w:author="Mosi Adesina Ifatunji" w:date="2025-10-21T19:57:00Z" w16du:dateUtc="2025-10-22T00:57:00Z"/>
        </w:rPr>
      </w:pPr>
      <w:del w:id="4236" w:author="Mosi Adesina Ifatunji" w:date="2025-10-21T19:57:00Z" w16du:dateUtc="2025-10-22T00:57:00Z">
        <w:r w:rsidRPr="00504F8F" w:rsidDel="007F3A69">
          <w:delText>Overall, despite re-emergent theories that posit context as an important factor in ethnoracial inequalities, our current understanding of the degree to which organizations might foster and/or manage these inequalities has been restricted by the availability of requisite firm-level data</w:delText>
        </w:r>
        <w:r w:rsidR="009841AC" w:rsidRPr="00504F8F" w:rsidDel="007F3A69">
          <w:fldChar w:fldCharType="begin">
            <w:fldData xml:space="preserve">PEVuZE5vdGU+PENpdGU+PEF1dGhvcj5Ub21hc2tvdmljLURldmV5PC9BdXRob3I+PFllYXI+MjAx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</w:fldData>
          </w:fldChar>
        </w:r>
        <w:r w:rsidR="009841AC" w:rsidRPr="00504F8F" w:rsidDel="007F3A69">
          <w:delInstrText xml:space="preserve"> ADDIN EN.JS.CITE </w:delInstrText>
        </w:r>
        <w:r w:rsidR="009841AC" w:rsidRPr="00504F8F" w:rsidDel="007F3A69">
          <w:fldChar w:fldCharType="separate"/>
        </w:r>
        <w:r w:rsidR="008B7FC0" w:rsidRPr="008036F8" w:rsidDel="007F3A69">
          <w:rPr>
            <w:noProof/>
          </w:rPr>
          <w:delText>(Tomaskovic-Devey and Avent-Holt 2019)</w:delText>
        </w:r>
        <w:r w:rsidR="009841AC" w:rsidRPr="00504F8F" w:rsidDel="007F3A69">
          <w:fldChar w:fldCharType="end"/>
        </w:r>
      </w:del>
      <w:del w:id="4237" w:author="Mosi Adesina Ifatunji" w:date="2025-05-29T16:00:00Z" w16du:dateUtc="2025-05-29T21:00:00Z">
        <w:r w:rsidRPr="00504F8F" w:rsidDel="009841AC">
          <w:delText xml:space="preserve"> </w:delText>
        </w:r>
        <w:r w:rsidR="000130CE" w:rsidRPr="00504F8F" w:rsidDel="00003D13">
          <w:fldChar w:fldCharType="begin">
            <w:fldData xml:space="preserve">PEVuZE5vdGU+PENpdGU+PEF1dGhvcj5Ub21hc2tvdmljLURldmV5PC9BdXRob3I+PFllYXI+MjAx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</w:fldData>
          </w:fldChar>
        </w:r>
        <w:r w:rsidR="000130CE" w:rsidRPr="00504F8F" w:rsidDel="00003D13">
          <w:delInstrText xml:space="preserve"> ADDIN EN.JS.CITE </w:delInstrText>
        </w:r>
        <w:r w:rsidR="000130CE" w:rsidRPr="00504F8F" w:rsidDel="00003D13">
          <w:fldChar w:fldCharType="separate"/>
        </w:r>
        <w:r w:rsidR="00003D13" w:rsidRPr="00504F8F" w:rsidDel="00003D13">
          <w:rPr>
            <w:rPrChange w:id="4238" w:author="Mosi Adesina Ifatunji" w:date="2025-07-25T13:20:00Z" w16du:dateUtc="2025-07-25T18:20:00Z">
              <w:rPr>
                <w:noProof/>
              </w:rPr>
            </w:rPrChange>
          </w:rPr>
          <w:delText>(Tomaskovic-Devey and Avent-Holt 2019)</w:delText>
        </w:r>
        <w:r w:rsidR="000130CE" w:rsidRPr="00504F8F" w:rsidDel="00003D13">
          <w:fldChar w:fldCharType="end"/>
        </w:r>
        <w:r w:rsidRPr="00504F8F" w:rsidDel="00003D13">
          <w:delText>(</w:delText>
        </w:r>
        <w:r w:rsidRPr="00504F8F">
          <w:delText>Tomaskovic-Devey and Avent-Holt 2019).</w:delText>
        </w:r>
      </w:del>
    </w:p>
    <w:p w14:paraId="00000082" w14:textId="009F8AF6" w:rsidR="00374CE3" w:rsidRPr="00504F8F" w:rsidDel="007F3A69" w:rsidRDefault="00374CE3" w:rsidP="007B100A">
      <w:pPr>
        <w:rPr>
          <w:del w:id="4239" w:author="Mosi Adesina Ifatunji" w:date="2025-10-21T19:57:00Z" w16du:dateUtc="2025-10-22T00:57:00Z"/>
        </w:rPr>
      </w:pPr>
    </w:p>
    <w:p w14:paraId="00000083" w14:textId="54D8C307" w:rsidR="00374CE3" w:rsidRPr="00504F8F" w:rsidRDefault="00851BB7">
      <w:pPr>
        <w:rPr>
          <w:del w:id="4240" w:author="Mosi Adesina Ifatunji" w:date="2025-05-29T16:02:00Z" w16du:dateUtc="2025-05-29T21:02:00Z"/>
        </w:rPr>
      </w:pPr>
      <w:del w:id="4241" w:author="Mosi Adesina Ifatunji" w:date="2025-10-21T19:57:00Z" w16du:dateUtc="2025-10-22T00:57:00Z">
        <w:r w:rsidRPr="00504F8F" w:rsidDel="007F3A69">
          <w:delText xml:space="preserve">That is, while several studies have argued that firms manage and reproduce inequality </w:delText>
        </w:r>
        <w:r w:rsidR="00775BAD" w:rsidRPr="00504F8F" w:rsidDel="007F3A69">
          <w:fldChar w:fldCharType="begin">
            <w:fldData xml:space="preserve">PEVuZE5vdGU+PENpdGU+PEF1dGhvcj5CYXJvbjwvQXV0aG9yPjxZZWFyPjE5ODA8L1llYXI+PFJl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</w:fldData>
          </w:fldChar>
        </w:r>
        <w:r w:rsidR="00775BAD" w:rsidRPr="00504F8F" w:rsidDel="007F3A69">
          <w:delInstrText xml:space="preserve"> ADDIN EN.JS.CITE </w:delInstrText>
        </w:r>
        <w:r w:rsidR="00775BAD" w:rsidRPr="00504F8F" w:rsidDel="007F3A69">
          <w:fldChar w:fldCharType="separate"/>
        </w:r>
        <w:r w:rsidR="008B7FC0" w:rsidRPr="008036F8" w:rsidDel="007F3A69">
          <w:rPr>
            <w:noProof/>
          </w:rPr>
          <w:delText>(Baron and Bielby 1980, Tilly 1998)</w:delText>
        </w:r>
        <w:r w:rsidR="00775BAD" w:rsidRPr="00504F8F" w:rsidDel="007F3A69">
          <w:fldChar w:fldCharType="end"/>
        </w:r>
      </w:del>
      <w:del w:id="4242" w:author="Mosi Adesina Ifatunji" w:date="2025-05-29T16:01:00Z" w16du:dateUtc="2025-05-29T21:01:00Z">
        <w:r w:rsidRPr="00504F8F">
          <w:delText>(Baron and Bielby 1980, Tilly 1998)</w:delText>
        </w:r>
      </w:del>
      <w:del w:id="4243" w:author="Mosi Adesina Ifatunji" w:date="2025-10-21T19:57:00Z" w16du:dateUtc="2025-10-22T00:57:00Z">
        <w:r w:rsidRPr="00504F8F" w:rsidDel="007F3A69">
          <w:delText xml:space="preserve">, almost all studies of racialized inequality in organizations rely on single- or comparative-case studies </w:delText>
        </w:r>
        <w:r w:rsidR="008F2C8A" w:rsidRPr="00504F8F" w:rsidDel="007F3A69">
          <w:fldChar w:fldCharType="begin">
            <w:fldData xml:space="preserve">PEVuZE5vdGU+PENpdGU+PEF1dGhvcj5Ub21hc2tvdmljLURldmV5PC9BdXRob3I+PFllYXI+MjAx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</w:fldData>
          </w:fldChar>
        </w:r>
        <w:r w:rsidR="008F2C8A" w:rsidRPr="00504F8F" w:rsidDel="007F3A69">
          <w:delInstrText xml:space="preserve"> ADDIN EN.JS.CITE </w:delInstrText>
        </w:r>
        <w:r w:rsidR="008F2C8A" w:rsidRPr="00504F8F" w:rsidDel="007F3A69">
          <w:fldChar w:fldCharType="separate"/>
        </w:r>
        <w:r w:rsidR="008B7FC0" w:rsidRPr="008036F8" w:rsidDel="007F3A69">
          <w:rPr>
            <w:noProof/>
          </w:rPr>
          <w:delText>(Ray 2019, Tomaskovic-Devey and Avent-Holt 2019)</w:delText>
        </w:r>
        <w:r w:rsidR="008F2C8A" w:rsidRPr="00504F8F" w:rsidDel="007F3A69">
          <w:fldChar w:fldCharType="end"/>
        </w:r>
      </w:del>
      <w:del w:id="4244" w:author="Mosi Adesina Ifatunji" w:date="2025-05-29T16:02:00Z" w16du:dateUtc="2025-05-29T21:02:00Z">
        <w:r w:rsidRPr="00504F8F">
          <w:delText>(Tomaskovic-Devey and Avent-Holt 2019, Ray 2019).</w:delText>
        </w:r>
      </w:del>
    </w:p>
    <w:p w14:paraId="00000084" w14:textId="1ABEB8BD" w:rsidR="00374CE3" w:rsidRPr="00504F8F" w:rsidDel="007F3A69" w:rsidRDefault="00374CE3" w:rsidP="007B100A">
      <w:pPr>
        <w:rPr>
          <w:del w:id="4245" w:author="Mosi Adesina Ifatunji" w:date="2025-10-21T19:57:00Z" w16du:dateUtc="2025-10-22T00:57:00Z"/>
        </w:rPr>
      </w:pPr>
    </w:p>
    <w:p w14:paraId="00000085" w14:textId="10387C8C" w:rsidR="00374CE3" w:rsidRPr="00504F8F" w:rsidDel="007F3A69" w:rsidRDefault="00851BB7" w:rsidP="007B100A">
      <w:pPr>
        <w:rPr>
          <w:del w:id="4246" w:author="Mosi Adesina Ifatunji" w:date="2025-10-21T19:57:00Z" w16du:dateUtc="2025-10-22T00:57:00Z"/>
        </w:rPr>
      </w:pPr>
      <w:del w:id="4247" w:author="Mosi Adesina Ifatunji" w:date="2025-10-21T19:57:00Z" w16du:dateUtc="2025-10-22T00:57:00Z">
        <w:r w:rsidRPr="001E3FB0" w:rsidDel="007F3A69">
          <w:delText>These studies have yielded important insights into what</w:delText>
        </w:r>
        <w:r w:rsidR="00895477" w:rsidRPr="001E3FB0" w:rsidDel="007F3A69">
          <w:fldChar w:fldCharType="begin">
            <w:fldData xml:space="preserve">PEVuZE5vdGU+PENpdGU+PEF1dGhvcj5KYW1lczwvQXV0aG9yPjxZZWFyPjIwMDA8L1llYXI+PFJl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</w:fldData>
          </w:fldChar>
        </w:r>
        <w:r w:rsidR="00895477" w:rsidRPr="001E3FB0" w:rsidDel="007F3A69">
          <w:delInstrText xml:space="preserve"> ADDIN EN.JS.CITE </w:delInstrText>
        </w:r>
        <w:r w:rsidR="00895477" w:rsidRPr="001E3FB0" w:rsidDel="007F3A69">
          <w:fldChar w:fldCharType="separate"/>
        </w:r>
        <w:r w:rsidR="008B7FC0" w:rsidRPr="00F8290E" w:rsidDel="007F3A69">
          <w:rPr>
            <w:noProof/>
          </w:rPr>
          <w:delText>(James 2000, Wingfield and Chavez 2020)</w:delText>
        </w:r>
        <w:r w:rsidR="00895477" w:rsidRPr="001E3FB0" w:rsidDel="007F3A69">
          <w:fldChar w:fldCharType="end"/>
        </w:r>
      </w:del>
      <w:del w:id="4248" w:author="Mosi Adesina Ifatunji" w:date="2025-03-05T11:17:00Z" w16du:dateUtc="2025-03-05T17:17:00Z">
        <w:r w:rsidRPr="001E3FB0" w:rsidDel="000C69A1">
          <w:delText xml:space="preserve"> </w:delText>
        </w:r>
        <w:r w:rsidRPr="001E3FB0" w:rsidDel="000C69A1">
          <w:rPr>
            <w:rPrChange w:id="4249" w:author="Mosi Adesina Ifatunji" w:date="2025-07-25T13:22:00Z" w16du:dateUtc="2025-07-25T18:22:00Z">
              <w:rPr>
                <w:shd w:val="clear" w:color="auto" w:fill="D9EAD3"/>
              </w:rPr>
            </w:rPrChange>
          </w:rPr>
          <w:delText xml:space="preserve">certain drivers of inequality look like “on the ground” </w:delText>
        </w:r>
      </w:del>
      <w:del w:id="4250" w:author="Mosi Adesina Ifatunji" w:date="2025-05-29T16:05:00Z" w16du:dateUtc="2025-05-29T21:05:00Z">
        <w:r w:rsidRPr="001E3FB0">
          <w:delText>(Waters 1999, James 2000, Bielby 2012, Wingfield and Chavez 2020)</w:delText>
        </w:r>
      </w:del>
      <w:del w:id="4251" w:author="Mosi Adesina Ifatunji" w:date="2025-10-21T19:57:00Z" w16du:dateUtc="2025-10-22T00:57:00Z">
        <w:r w:rsidRPr="001E3FB0" w:rsidDel="007F3A69">
          <w:delText xml:space="preserve">, but they leave us </w:delText>
        </w:r>
        <w:r w:rsidRPr="001E3FB0" w:rsidDel="007F3A69">
          <w:rPr>
            <w:rPrChange w:id="4252" w:author="Mosi Adesina Ifatunji" w:date="2025-07-25T13:22:00Z" w16du:dateUtc="2025-07-25T18:22:00Z">
              <w:rPr>
                <w:i/>
              </w:rPr>
            </w:rPrChange>
          </w:rPr>
          <w:delText>unable to tell if these mechanisms are unique to specific cases</w:delText>
        </w:r>
        <w:r w:rsidRPr="001E3FB0" w:rsidDel="007F3A69">
          <w:delText>.</w:delText>
        </w:r>
      </w:del>
    </w:p>
    <w:p w14:paraId="00000086" w14:textId="620ED109" w:rsidR="00374CE3" w:rsidRPr="00504F8F" w:rsidDel="007F3A69" w:rsidRDefault="00374CE3" w:rsidP="007B100A">
      <w:pPr>
        <w:rPr>
          <w:del w:id="4253" w:author="Mosi Adesina Ifatunji" w:date="2025-10-21T19:57:00Z" w16du:dateUtc="2025-10-22T00:57:00Z"/>
        </w:rPr>
      </w:pPr>
    </w:p>
    <w:p w14:paraId="00000087" w14:textId="5B7A9847" w:rsidR="00374CE3" w:rsidRPr="00504F8F" w:rsidDel="007F3A69" w:rsidRDefault="00851BB7" w:rsidP="007B100A">
      <w:pPr>
        <w:rPr>
          <w:del w:id="4254" w:author="Mosi Adesina Ifatunji" w:date="2025-10-21T19:57:00Z" w16du:dateUtc="2025-10-22T00:57:00Z"/>
        </w:rPr>
      </w:pPr>
      <w:del w:id="4255" w:author="Mosi Adesina Ifatunji" w:date="2025-10-21T19:57:00Z" w16du:dateUtc="2025-10-22T00:57:00Z">
        <w:r w:rsidRPr="00504F8F" w:rsidDel="007F3A69">
          <w:delText>Moreover, while theories of organizational inequality argue that the observation of between-firm variation in inequalities can teach us much about the degree to which firms contribute to societal-level inequality</w:delText>
        </w:r>
        <w:r w:rsidR="00FC7E7D" w:rsidRPr="00504F8F" w:rsidDel="007F3A69">
          <w:fldChar w:fldCharType="begin">
            <w:fldData xml:space="preserve">PEVuZE5vdGU+PENpdGU+PEF1dGhvcj5DYXJkPC9BdXRob3I+PFllYXI+MjAxODwvWWVhcj48UmVj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</w:fldData>
          </w:fldChar>
        </w:r>
        <w:r w:rsidR="00FC7E7D" w:rsidRPr="00504F8F" w:rsidDel="007F3A69">
          <w:delInstrText xml:space="preserve"> ADDIN EN.JS.CITE </w:delInstrText>
        </w:r>
        <w:r w:rsidR="00FC7E7D" w:rsidRPr="00504F8F" w:rsidDel="007F3A69">
          <w:fldChar w:fldCharType="separate"/>
        </w:r>
        <w:r w:rsidR="008B7FC0" w:rsidRPr="008036F8" w:rsidDel="007F3A69">
          <w:rPr>
            <w:noProof/>
          </w:rPr>
          <w:delText>(Card et al. 2018, Ray 2019, Tomaskovic-Devey and Avent-Holt 2019)</w:delText>
        </w:r>
        <w:r w:rsidR="00FC7E7D" w:rsidRPr="00504F8F" w:rsidDel="007F3A69">
          <w:fldChar w:fldCharType="end"/>
        </w:r>
      </w:del>
      <w:del w:id="4256" w:author="Mosi Adesina Ifatunji" w:date="2025-05-29T16:05:00Z" w16du:dateUtc="2025-05-29T21:05:00Z">
        <w:r w:rsidRPr="00504F8F" w:rsidDel="00FC7E7D">
          <w:delText xml:space="preserve"> </w:delText>
        </w:r>
      </w:del>
      <w:del w:id="4257" w:author="Mosi Adesina Ifatunji" w:date="2025-05-29T16:06:00Z" w16du:dateUtc="2025-05-29T21:06:00Z">
        <w:r w:rsidRPr="00504F8F" w:rsidDel="0063032D">
          <w:delText xml:space="preserve">(Card et al. </w:delText>
        </w:r>
        <w:r w:rsidRPr="00504F8F">
          <w:delText xml:space="preserve">2018, Ray 2019, Tomaskovic-Devey and Avent-Holt 2019), </w:delText>
        </w:r>
      </w:del>
      <w:del w:id="4258" w:author="Mosi Adesina Ifatunji" w:date="2025-10-21T19:57:00Z" w16du:dateUtc="2025-10-22T00:57:00Z">
        <w:r w:rsidRPr="00504F8F" w:rsidDel="007F3A69">
          <w:delText xml:space="preserve">single-firm case studies </w:delText>
        </w:r>
        <w:r w:rsidRPr="00504F8F" w:rsidDel="007F3A69">
          <w:rPr>
            <w:rPrChange w:id="4259" w:author="Mosi Adesina Ifatunji" w:date="2025-07-25T13:20:00Z" w16du:dateUtc="2025-07-25T18:20:00Z">
              <w:rPr>
                <w:i/>
              </w:rPr>
            </w:rPrChange>
          </w:rPr>
          <w:delText>cannot assess between-firm variation</w:delText>
        </w:r>
        <w:r w:rsidRPr="00504F8F" w:rsidDel="007F3A69">
          <w:delText>.</w:delText>
        </w:r>
      </w:del>
    </w:p>
    <w:p w14:paraId="00000088" w14:textId="0930BB41" w:rsidR="00374CE3" w:rsidRPr="00504F8F" w:rsidDel="007F3A69" w:rsidRDefault="00374CE3" w:rsidP="007B100A">
      <w:pPr>
        <w:rPr>
          <w:del w:id="4260" w:author="Mosi Adesina Ifatunji" w:date="2025-10-21T19:57:00Z" w16du:dateUtc="2025-10-22T00:57:00Z"/>
        </w:rPr>
      </w:pPr>
    </w:p>
    <w:p w14:paraId="00000089" w14:textId="42E410DA" w:rsidR="00374CE3" w:rsidRPr="00504F8F" w:rsidDel="007F3A69" w:rsidRDefault="00851BB7" w:rsidP="007B100A">
      <w:pPr>
        <w:rPr>
          <w:del w:id="4261" w:author="Mosi Adesina Ifatunji" w:date="2025-10-21T19:57:00Z" w16du:dateUtc="2025-10-22T00:57:00Z"/>
        </w:rPr>
      </w:pPr>
      <w:del w:id="4262" w:author="Mosi Adesina Ifatunji" w:date="2025-10-21T19:57:00Z" w16du:dateUtc="2025-10-22T00:57:00Z">
        <w:r w:rsidRPr="00504F8F" w:rsidDel="007F3A69">
          <w:delText>So, while single-firm studies provide rich insight on the mechanisms responsible for inequality within a given firm</w:delText>
        </w:r>
        <w:r w:rsidR="00D105CC" w:rsidRPr="00504F8F" w:rsidDel="007F3A69">
          <w:fldChar w:fldCharType="begin">
            <w:fldData xml:space="preserve">PEVuZE5vdGU+PENpdGU+PEF1dGhvcj5XaW5nZmllbGQ8L0F1dGhvcj48WWVhcj4yMDE0PC9ZZWFy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</w:fldData>
          </w:fldChar>
        </w:r>
        <w:r w:rsidR="00D105CC" w:rsidRPr="00504F8F" w:rsidDel="007F3A69">
          <w:delInstrText xml:space="preserve"> ADDIN EN.JS.CITE </w:delInstrText>
        </w:r>
        <w:r w:rsidR="00D105CC" w:rsidRPr="00504F8F" w:rsidDel="007F3A69">
          <w:fldChar w:fldCharType="separate"/>
        </w:r>
        <w:r w:rsidR="00F8290E" w:rsidDel="007F3A69">
          <w:rPr>
            <w:noProof/>
          </w:rPr>
          <w:delText>(Eagle and Mueller 2022, Wingfield and Alston 2014, Wingfield and Chavez 2020)</w:delText>
        </w:r>
        <w:r w:rsidR="00D105CC" w:rsidRPr="00504F8F" w:rsidDel="007F3A69">
          <w:fldChar w:fldCharType="end"/>
        </w:r>
      </w:del>
      <w:del w:id="4263" w:author="Mosi Adesina Ifatunji" w:date="2025-05-29T16:06:00Z" w16du:dateUtc="2025-05-29T21:06:00Z">
        <w:r w:rsidRPr="00504F8F" w:rsidDel="00D105CC">
          <w:delText xml:space="preserve"> </w:delText>
        </w:r>
      </w:del>
      <w:del w:id="4264" w:author="Mosi Adesina Ifatunji" w:date="2025-05-29T16:08:00Z" w16du:dateUtc="2025-05-29T21:08:00Z">
        <w:r w:rsidRPr="00504F8F">
          <w:delText>(</w:delText>
        </w:r>
      </w:del>
      <w:del w:id="4265" w:author="Mosi Adesina Ifatunji" w:date="2025-05-29T16:07:00Z" w16du:dateUtc="2025-05-29T21:07:00Z">
        <w:r w:rsidRPr="00504F8F">
          <w:delText xml:space="preserve">Waters 1999, </w:delText>
        </w:r>
      </w:del>
      <w:del w:id="4266" w:author="Mosi Adesina Ifatunji" w:date="2025-05-29T16:08:00Z" w16du:dateUtc="2025-05-29T21:08:00Z">
        <w:r w:rsidRPr="00504F8F">
          <w:delText xml:space="preserve">Wingfield and Alston 2014, Wingfield and Chavez 2020, Eagle and Mueller 2022), </w:delText>
        </w:r>
      </w:del>
      <w:del w:id="4267" w:author="Mosi Adesina Ifatunji" w:date="2025-10-21T19:57:00Z" w16du:dateUtc="2025-10-22T00:57:00Z">
        <w:r w:rsidRPr="00504F8F" w:rsidDel="007F3A69">
          <w:delText>they cannot speak to whether these mechanisms and/or inequalities are present in other firms.</w:delText>
        </w:r>
      </w:del>
    </w:p>
    <w:p w14:paraId="0000008A" w14:textId="42675915" w:rsidR="00374CE3" w:rsidRPr="00504F8F" w:rsidDel="007F3A69" w:rsidRDefault="00374CE3" w:rsidP="007B100A">
      <w:pPr>
        <w:rPr>
          <w:del w:id="4268" w:author="Mosi Adesina Ifatunji" w:date="2025-10-21T19:57:00Z" w16du:dateUtc="2025-10-22T00:57:00Z"/>
        </w:rPr>
      </w:pPr>
    </w:p>
    <w:p w14:paraId="0000008B" w14:textId="77777777" w:rsidR="00374CE3" w:rsidRPr="00504F8F" w:rsidDel="00AF7787" w:rsidRDefault="00374CE3">
      <w:pPr>
        <w:rPr>
          <w:del w:id="4269" w:author="Mosi Adesina Ifatunji" w:date="2025-02-16T15:12:00Z" w16du:dateUtc="2025-02-16T21:12:00Z"/>
        </w:rPr>
      </w:pPr>
    </w:p>
    <w:p w14:paraId="46D3EAE0" w14:textId="1428674A" w:rsidR="007F17D5" w:rsidDel="00033025" w:rsidRDefault="00851BB7">
      <w:pPr>
        <w:rPr>
          <w:del w:id="4270" w:author="Mosi Adesina Ifatunji" w:date="2025-07-29T09:26:00Z" w16du:dateUtc="2025-07-29T14:26:00Z"/>
        </w:rPr>
      </w:pPr>
      <w:del w:id="4271" w:author="Mosi Adesina Ifatunji" w:date="2025-10-21T19:57:00Z" w16du:dateUtc="2025-10-22T00:57:00Z">
        <w:r w:rsidRPr="00504F8F" w:rsidDel="007F3A69">
          <w:delText>While most of what we have learned thus far is restricted to single-case studies, several recent studies include enough firms to include a firm analysis that allows for the identification of firm-level effects.</w:delText>
        </w:r>
      </w:del>
      <w:del w:id="4272" w:author="Mosi Adesina Ifatunji" w:date="2025-07-29T09:21:00Z" w16du:dateUtc="2025-07-29T14:21:00Z">
        <w:r w:rsidRPr="00504F8F" w:rsidDel="007F17D5">
          <w:delText xml:space="preserve"> </w:delText>
        </w:r>
      </w:del>
    </w:p>
    <w:p w14:paraId="259E6872" w14:textId="77777777" w:rsidR="00C62E20" w:rsidRDefault="00C62E20" w:rsidP="007B100A">
      <w:pPr>
        <w:rPr>
          <w:ins w:id="4273" w:author="Mosi Adesina Ifatunji" w:date="2025-10-21T19:33:00Z" w16du:dateUtc="2025-10-22T00:33:00Z"/>
        </w:rPr>
      </w:pPr>
    </w:p>
    <w:p w14:paraId="168FF48D" w14:textId="64D7070A" w:rsidR="006B074E" w:rsidRPr="00504F8F" w:rsidDel="007F3A69" w:rsidRDefault="006B074E" w:rsidP="007B100A">
      <w:pPr>
        <w:rPr>
          <w:del w:id="4274" w:author="Mosi Adesina Ifatunji" w:date="2025-10-21T19:59:00Z" w16du:dateUtc="2025-10-22T00:59:00Z"/>
        </w:rPr>
      </w:pPr>
    </w:p>
    <w:p w14:paraId="0000008E" w14:textId="11C8587F" w:rsidR="00374CE3" w:rsidRPr="00504F8F" w:rsidDel="00876A6C" w:rsidRDefault="00851BB7">
      <w:pPr>
        <w:rPr>
          <w:del w:id="4275" w:author="Mosi Adesina Ifatunji" w:date="2025-02-16T15:13:00Z" w16du:dateUtc="2025-02-16T21:13:00Z"/>
        </w:rPr>
      </w:pPr>
      <w:del w:id="4276" w:author="Mosi Adesina Ifatunji" w:date="2025-02-16T15:13:00Z" w16du:dateUtc="2025-02-16T21:13:00Z">
        <w:r w:rsidRPr="00504F8F" w:rsidDel="00876A6C">
          <w:delText>Some have observed multiple locations of the same organization.</w:delText>
        </w:r>
      </w:del>
    </w:p>
    <w:p w14:paraId="0000008F" w14:textId="4DF7AA2C" w:rsidR="00374CE3" w:rsidRPr="00504F8F" w:rsidDel="00876A6C" w:rsidRDefault="00374CE3">
      <w:pPr>
        <w:rPr>
          <w:del w:id="4277" w:author="Mosi Adesina Ifatunji" w:date="2025-02-16T15:13:00Z" w16du:dateUtc="2025-02-16T21:13:00Z"/>
        </w:rPr>
      </w:pPr>
    </w:p>
    <w:p w14:paraId="00000090" w14:textId="31483001" w:rsidR="00374CE3" w:rsidRPr="00504F8F" w:rsidDel="00876A6C" w:rsidRDefault="00851BB7">
      <w:pPr>
        <w:rPr>
          <w:del w:id="4278" w:author="Mosi Adesina Ifatunji" w:date="2025-02-16T15:09:00Z" w16du:dateUtc="2025-02-16T21:09:00Z"/>
          <w:rPrChange w:id="4279" w:author="Mosi Adesina Ifatunji" w:date="2025-07-25T13:20:00Z" w16du:dateUtc="2025-07-25T18:20:00Z">
            <w:rPr>
              <w:del w:id="4280" w:author="Mosi Adesina Ifatunji" w:date="2025-02-16T15:09:00Z" w16du:dateUtc="2025-02-16T21:09:00Z"/>
              <w:shd w:val="clear" w:color="auto" w:fill="D9EAD3"/>
            </w:rPr>
          </w:rPrChange>
        </w:rPr>
      </w:pPr>
      <w:del w:id="4281" w:author="Mosi Adesina Ifatunji" w:date="2025-02-16T15:13:00Z" w16du:dateUtc="2025-02-16T21:13:00Z">
        <w:r w:rsidRPr="00504F8F" w:rsidDel="00876A6C">
          <w:rPr>
            <w:rPrChange w:id="4282" w:author="Mosi Adesina Ifatunji" w:date="2025-07-25T13:20:00Z" w16du:dateUtc="2025-07-25T18:20:00Z">
              <w:rPr>
                <w:shd w:val="clear" w:color="auto" w:fill="D9EAD3"/>
              </w:rPr>
            </w:rPrChange>
          </w:rPr>
          <w:delText>For example, “… demonstrates the utility of [racialized organizations] in an empirical case study of disparities in earnings, job quality, and advancement among clergy in the United Methodist Church… the preferences articulated by Black clergy, the formal organizational policies that ban race as a consideration in appointment making were decoupled from managerial practices; thus, clergy and congregations were matched on race” Eagle and Mueller (2022).</w:delText>
        </w:r>
      </w:del>
    </w:p>
    <w:p w14:paraId="00000091" w14:textId="77777777" w:rsidR="00374CE3" w:rsidRPr="00504F8F" w:rsidDel="00876A6C" w:rsidRDefault="00374CE3">
      <w:pPr>
        <w:rPr>
          <w:del w:id="4283" w:author="Mosi Adesina Ifatunji" w:date="2025-02-16T15:13:00Z" w16du:dateUtc="2025-02-16T21:13:00Z"/>
        </w:rPr>
      </w:pPr>
    </w:p>
    <w:p w14:paraId="00000092" w14:textId="31783FFA" w:rsidR="00374CE3" w:rsidRPr="00504F8F" w:rsidDel="00876A6C" w:rsidRDefault="00851BB7">
      <w:pPr>
        <w:rPr>
          <w:del w:id="4284" w:author="Mosi Adesina Ifatunji" w:date="2025-02-16T15:09:00Z" w16du:dateUtc="2025-02-16T21:09:00Z"/>
        </w:rPr>
      </w:pPr>
      <w:del w:id="4285" w:author="Mosi Adesina Ifatunji" w:date="2025-02-16T15:13:00Z" w16du:dateUtc="2025-02-16T21:13:00Z">
        <w:r w:rsidRPr="00504F8F" w:rsidDel="00876A6C">
          <w:delText>Their study of racial inequalities in the salaries of clergy in the United Methodist Church (UMC) is shows how Black-White disparities can be reproduced despite the UMC’s explicitly anti-racist official policies and doctrine.</w:delText>
        </w:r>
      </w:del>
    </w:p>
    <w:p w14:paraId="00000093" w14:textId="6D3B17A2" w:rsidR="00374CE3" w:rsidRPr="00504F8F" w:rsidDel="00876A6C" w:rsidRDefault="00374CE3">
      <w:pPr>
        <w:rPr>
          <w:del w:id="4286" w:author="Mosi Adesina Ifatunji" w:date="2025-02-16T15:09:00Z" w16du:dateUtc="2025-02-16T21:09:00Z"/>
        </w:rPr>
      </w:pPr>
    </w:p>
    <w:p w14:paraId="00000094" w14:textId="0BAC2E76" w:rsidR="00374CE3" w:rsidRPr="00504F8F" w:rsidDel="00876A6C" w:rsidRDefault="00851BB7">
      <w:pPr>
        <w:rPr>
          <w:del w:id="4287" w:author="Mosi Adesina Ifatunji" w:date="2025-02-16T15:09:00Z" w16du:dateUtc="2025-02-16T21:09:00Z"/>
        </w:rPr>
      </w:pPr>
      <w:del w:id="4288" w:author="Mosi Adesina Ifatunji" w:date="2025-02-16T15:13:00Z" w16du:dateUtc="2025-02-16T21:13:00Z">
        <w:r w:rsidRPr="00504F8F" w:rsidDel="00876A6C">
          <w:delText>According to Eagle and Mueller, the decoupling of an official rule of race neutrality in the matching of pastors to congregations from actual practice leads to a statistical correlation between the race of pastors and the race of their congregations.</w:delText>
        </w:r>
      </w:del>
    </w:p>
    <w:p w14:paraId="00000095" w14:textId="677F1A10" w:rsidR="00374CE3" w:rsidRPr="00504F8F" w:rsidDel="00876A6C" w:rsidRDefault="00374CE3">
      <w:pPr>
        <w:rPr>
          <w:del w:id="4289" w:author="Mosi Adesina Ifatunji" w:date="2025-02-16T15:09:00Z" w16du:dateUtc="2025-02-16T21:09:00Z"/>
        </w:rPr>
      </w:pPr>
    </w:p>
    <w:p w14:paraId="00000096" w14:textId="37932574" w:rsidR="00374CE3" w:rsidRPr="00504F8F" w:rsidDel="00876A6C" w:rsidRDefault="00851BB7">
      <w:pPr>
        <w:rPr>
          <w:del w:id="4290" w:author="Mosi Adesina Ifatunji" w:date="2025-02-16T15:09:00Z" w16du:dateUtc="2025-02-16T21:09:00Z"/>
        </w:rPr>
      </w:pPr>
      <w:del w:id="4291" w:author="Mosi Adesina Ifatunji" w:date="2025-02-16T15:13:00Z" w16du:dateUtc="2025-02-16T21:13:00Z">
        <w:r w:rsidRPr="00504F8F" w:rsidDel="00876A6C">
          <w:delText>Because larger and wealthier congregations tend to be Whiter and individual churches are allowed to supplement the salaries of their pastors, this leads to a divergence in the career trajectories of Black and White clergy.</w:delText>
        </w:r>
      </w:del>
    </w:p>
    <w:p w14:paraId="00000097" w14:textId="2310A9FC" w:rsidR="00374CE3" w:rsidRPr="00504F8F" w:rsidDel="00876A6C" w:rsidRDefault="00374CE3">
      <w:pPr>
        <w:rPr>
          <w:del w:id="4292" w:author="Mosi Adesina Ifatunji" w:date="2025-02-16T15:09:00Z" w16du:dateUtc="2025-02-16T21:09:00Z"/>
        </w:rPr>
      </w:pPr>
    </w:p>
    <w:p w14:paraId="00000098" w14:textId="68E62152" w:rsidR="00374CE3" w:rsidRPr="00504F8F" w:rsidDel="00876A6C" w:rsidRDefault="00851BB7">
      <w:pPr>
        <w:rPr>
          <w:del w:id="4293" w:author="Mosi Adesina Ifatunji" w:date="2025-02-16T15:09:00Z" w16du:dateUtc="2025-02-16T21:09:00Z"/>
        </w:rPr>
      </w:pPr>
      <w:del w:id="4294" w:author="Mosi Adesina Ifatunji" w:date="2025-02-16T15:13:00Z" w16du:dateUtc="2025-02-16T21:13:00Z">
        <w:r w:rsidRPr="00504F8F" w:rsidDel="00876A6C">
          <w:delText>This inequality is primarily the result of routine organizational processes and underlying patterns of church and neighborhood segregation rather than intentional interpersonal discrimination or overt hostility.</w:delText>
        </w:r>
      </w:del>
    </w:p>
    <w:p w14:paraId="00000099" w14:textId="5F992C64" w:rsidR="00374CE3" w:rsidRPr="00504F8F" w:rsidDel="00876A6C" w:rsidRDefault="00374CE3">
      <w:pPr>
        <w:rPr>
          <w:del w:id="4295" w:author="Mosi Adesina Ifatunji" w:date="2025-02-16T15:09:00Z" w16du:dateUtc="2025-02-16T21:09:00Z"/>
        </w:rPr>
      </w:pPr>
    </w:p>
    <w:p w14:paraId="6245734B" w14:textId="27A8E038" w:rsidR="009B08E3" w:rsidRPr="00504F8F" w:rsidDel="00876A6C" w:rsidRDefault="009B08E3">
      <w:pPr>
        <w:rPr>
          <w:del w:id="4296" w:author="Mosi Adesina Ifatunji" w:date="2025-02-16T15:09:00Z" w16du:dateUtc="2025-02-16T21:09:00Z"/>
        </w:rPr>
      </w:pPr>
      <w:del w:id="4297" w:author="Mosi Adesina Ifatunji" w:date="2025-02-16T15:13:00Z" w16du:dateUtc="2025-02-16T21:13:00Z">
        <w:r w:rsidRPr="00504F8F" w:rsidDel="00876A6C">
          <w:rPr>
            <w:rPrChange w:id="4298" w:author="Mosi Adesina Ifatunji" w:date="2025-07-25T13:20:00Z" w16du:dateUtc="2025-07-25T18:20:00Z">
              <w:rPr>
                <w:shd w:val="clear" w:color="auto" w:fill="D9EAD3"/>
              </w:rPr>
            </w:rPrChange>
          </w:rPr>
          <w:delText>[Recent studies on “racialized organizations” from ASR/AJS]</w:delText>
        </w:r>
      </w:del>
    </w:p>
    <w:p w14:paraId="2220E031" w14:textId="6D8015D5" w:rsidR="009B08E3" w:rsidRPr="00504F8F" w:rsidDel="00876A6C" w:rsidRDefault="009B08E3">
      <w:pPr>
        <w:rPr>
          <w:del w:id="4299" w:author="Mosi Adesina Ifatunji" w:date="2025-02-16T15:13:00Z" w16du:dateUtc="2025-02-16T21:13:00Z"/>
        </w:rPr>
      </w:pPr>
    </w:p>
    <w:p w14:paraId="0000009A" w14:textId="298FFAF4" w:rsidR="00374CE3" w:rsidRPr="00504F8F" w:rsidDel="00876A6C" w:rsidRDefault="00851BB7">
      <w:pPr>
        <w:rPr>
          <w:del w:id="4300" w:author="Mosi Adesina Ifatunji" w:date="2025-02-16T15:13:00Z" w16du:dateUtc="2025-02-16T21:13:00Z"/>
        </w:rPr>
      </w:pPr>
      <w:del w:id="4301" w:author="Mosi Adesina Ifatunji" w:date="2025-02-16T15:13:00Z" w16du:dateUtc="2025-02-16T21:13:00Z">
        <w:r w:rsidRPr="00504F8F" w:rsidDel="00876A6C">
          <w:delText>Others are comparing firms to other firms, using more traditional approaches to their ‘between-firm’ research designs.</w:delText>
        </w:r>
      </w:del>
    </w:p>
    <w:p w14:paraId="0000009B" w14:textId="41AA7E94" w:rsidR="00374CE3" w:rsidRPr="00504F8F" w:rsidDel="007F3A69" w:rsidRDefault="00374CE3" w:rsidP="007B100A">
      <w:pPr>
        <w:rPr>
          <w:del w:id="4302" w:author="Mosi Adesina Ifatunji" w:date="2025-10-21T19:59:00Z" w16du:dateUtc="2025-10-22T00:59:00Z"/>
        </w:rPr>
      </w:pPr>
    </w:p>
    <w:p w14:paraId="0000009C" w14:textId="64AE2092" w:rsidR="00374CE3" w:rsidRPr="00504F8F" w:rsidDel="00876A6C" w:rsidRDefault="00851BB7">
      <w:pPr>
        <w:rPr>
          <w:del w:id="4303" w:author="Mosi Adesina Ifatunji" w:date="2025-02-16T15:13:00Z" w16du:dateUtc="2025-02-16T21:13:00Z"/>
          <w:rPrChange w:id="4304" w:author="Mosi Adesina Ifatunji" w:date="2025-07-25T13:20:00Z" w16du:dateUtc="2025-07-25T18:20:00Z">
            <w:rPr>
              <w:del w:id="4305" w:author="Mosi Adesina Ifatunji" w:date="2025-02-16T15:13:00Z" w16du:dateUtc="2025-02-16T21:13:00Z"/>
              <w:shd w:val="clear" w:color="auto" w:fill="D9EAD3"/>
            </w:rPr>
          </w:rPrChange>
        </w:rPr>
      </w:pPr>
      <w:del w:id="4306" w:author="Mosi Adesina Ifatunji" w:date="2025-02-16T15:13:00Z" w16du:dateUtc="2025-02-16T21:13:00Z">
        <w:r w:rsidRPr="00504F8F" w:rsidDel="00876A6C">
          <w:rPr>
            <w:rPrChange w:id="4307" w:author="Mosi Adesina Ifatunji" w:date="2025-07-25T13:20:00Z" w16du:dateUtc="2025-07-25T18:20:00Z">
              <w:rPr>
                <w:shd w:val="clear" w:color="auto" w:fill="D9EAD3"/>
              </w:rPr>
            </w:rPrChange>
          </w:rPr>
          <w:delText>For example, “… workers’ careers and well-being are also shaped by elements of their work environment, including firm culture, managerial style, and work-life balance. I theorize two processes that could lead to racial inequality in firms’ work environments: (1) employee sorting due to exclusionary practices, and (2) spillover from racial differences in occupation and geographic location… I find that Black employees’ disadvantage is strongest in areas with more conservative racial attitudes and more prevalent workplace racial discrimination” (Zhang 2023).</w:delText>
        </w:r>
      </w:del>
    </w:p>
    <w:p w14:paraId="0000009D" w14:textId="44C6C942" w:rsidR="00374CE3" w:rsidRPr="00504F8F" w:rsidDel="007F3A69" w:rsidRDefault="00374CE3" w:rsidP="007B100A">
      <w:pPr>
        <w:rPr>
          <w:del w:id="4308" w:author="Mosi Adesina Ifatunji" w:date="2025-10-21T19:59:00Z" w16du:dateUtc="2025-10-22T00:59:00Z"/>
        </w:rPr>
      </w:pPr>
    </w:p>
    <w:p w14:paraId="0000009E" w14:textId="1923CC7C" w:rsidR="00374CE3" w:rsidRPr="00504F8F" w:rsidDel="007F3A69" w:rsidRDefault="00374CE3" w:rsidP="007B100A">
      <w:pPr>
        <w:rPr>
          <w:del w:id="4309" w:author="Mosi Adesina Ifatunji" w:date="2025-10-21T19:59:00Z" w16du:dateUtc="2025-10-22T00:59:00Z"/>
        </w:rPr>
      </w:pPr>
    </w:p>
    <w:p w14:paraId="0D6409AE" w14:textId="77777777" w:rsidR="00E83665" w:rsidDel="000164D2" w:rsidRDefault="00E83665">
      <w:pPr>
        <w:rPr>
          <w:del w:id="4310" w:author="Mosi Adesina Ifatunji" w:date="2025-06-14T14:47:00Z" w16du:dateUtc="2025-06-14T19:47:00Z"/>
        </w:rPr>
      </w:pPr>
    </w:p>
    <w:p w14:paraId="789B9C88" w14:textId="77777777" w:rsidR="000164D2" w:rsidRDefault="000164D2" w:rsidP="007B100A">
      <w:pPr>
        <w:rPr>
          <w:ins w:id="4311" w:author="Mosi Adesina Ifatunji" w:date="2025-09-29T20:04:00Z" w16du:dateUtc="2025-09-30T01:04:00Z"/>
        </w:rPr>
      </w:pPr>
    </w:p>
    <w:p w14:paraId="237A8240" w14:textId="1A251E93" w:rsidR="00B470C3" w:rsidRPr="008C3370" w:rsidRDefault="00BD53F5">
      <w:pPr>
        <w:rPr>
          <w:ins w:id="4312" w:author="Mosi Adesina Ifatunji" w:date="2025-09-29T20:06:00Z" w16du:dateUtc="2025-09-30T01:06:00Z"/>
        </w:rPr>
        <w:pPrChange w:id="4313" w:author="Mosi Adesina Ifatunji" w:date="2025-10-21T19:50:00Z" w16du:dateUtc="2025-10-22T00:50:00Z">
          <w:pPr>
            <w:pStyle w:val="BodyText"/>
            <w:spacing w:after="0"/>
          </w:pPr>
        </w:pPrChange>
      </w:pPr>
      <w:ins w:id="4314" w:author="Mosi Adesina Ifatunji" w:date="2025-10-20T17:38:00Z" w16du:dateUtc="2025-10-20T22:38:00Z">
        <w:r>
          <w:t xml:space="preserve">In the case of </w:t>
        </w:r>
      </w:ins>
      <w:ins w:id="4315" w:author="Mosi Adesina Ifatunji" w:date="2025-10-20T17:39:00Z" w16du:dateUtc="2025-10-20T22:39:00Z">
        <w:r>
          <w:t xml:space="preserve">‘the’ White </w:t>
        </w:r>
      </w:ins>
      <w:ins w:id="4316" w:author="Mosi Adesina Ifatunji" w:date="2025-10-20T17:44:00Z" w16du:dateUtc="2025-10-20T22:44:00Z">
        <w:r w:rsidR="00D64CBB">
          <w:t>credential</w:t>
        </w:r>
      </w:ins>
      <w:ins w:id="4317" w:author="Mosi Adesina Ifatunji" w:date="2025-10-20T17:39:00Z" w16du:dateUtc="2025-10-20T22:39:00Z">
        <w:r>
          <w:t xml:space="preserve">, </w:t>
        </w:r>
        <w:r w:rsidR="005B705C">
          <w:t>t</w:t>
        </w:r>
      </w:ins>
      <w:ins w:id="4318" w:author="Mosi Adesina Ifatunji" w:date="2025-10-20T17:38:00Z" w16du:dateUtc="2025-10-20T22:38:00Z">
        <w:r w:rsidR="00D02C35">
          <w:t>his revised description of the relationship between ideology and schema</w:t>
        </w:r>
        <w:r>
          <w:t xml:space="preserve"> effectively situates </w:t>
        </w:r>
      </w:ins>
      <w:ins w:id="4319" w:author="Mosi Adesina Ifatunji" w:date="2025-10-20T17:39:00Z" w16du:dateUtc="2025-10-20T22:39:00Z">
        <w:r w:rsidR="00B45EE6">
          <w:t>the ideological com</w:t>
        </w:r>
      </w:ins>
      <w:ins w:id="4320" w:author="Mosi Adesina Ifatunji" w:date="2025-10-20T17:40:00Z" w16du:dateUtc="2025-10-20T22:40:00Z">
        <w:r w:rsidR="00B45EE6">
          <w:t xml:space="preserve">ponents of </w:t>
        </w:r>
      </w:ins>
      <w:ins w:id="4321" w:author="Mosi Adesina Ifatunji" w:date="2025-10-20T17:39:00Z" w16du:dateUtc="2025-10-20T22:39:00Z">
        <w:r w:rsidR="005B705C">
          <w:t xml:space="preserve">White supremacy </w:t>
        </w:r>
      </w:ins>
      <w:ins w:id="4322" w:author="Mosi Adesina Ifatunji" w:date="2025-10-20T17:40:00Z" w16du:dateUtc="2025-10-20T22:40:00Z">
        <w:r w:rsidR="003D0802">
          <w:t xml:space="preserve">in the state of superposition, recursively </w:t>
        </w:r>
        <w:r w:rsidR="004A06B2">
          <w:t xml:space="preserve">generating </w:t>
        </w:r>
      </w:ins>
      <w:ins w:id="4323" w:author="Mosi Adesina Ifatunji" w:date="2025-10-20T17:41:00Z" w16du:dateUtc="2025-10-20T22:41:00Z">
        <w:r w:rsidR="004A06B2">
          <w:t xml:space="preserve">localized </w:t>
        </w:r>
      </w:ins>
      <w:ins w:id="4324" w:author="Mosi Adesina Ifatunji" w:date="2025-10-20T17:40:00Z" w16du:dateUtc="2025-10-20T22:40:00Z">
        <w:r w:rsidR="004A06B2">
          <w:t xml:space="preserve">schema as it </w:t>
        </w:r>
      </w:ins>
      <w:ins w:id="4325" w:author="Mosi Adesina Ifatunji" w:date="2025-10-20T17:41:00Z" w16du:dateUtc="2025-10-20T22:41:00Z">
        <w:r w:rsidR="004A06B2">
          <w:t>regenerate</w:t>
        </w:r>
        <w:r w:rsidR="00422B8F">
          <w:t>s and revises its ‘</w:t>
        </w:r>
        <w:proofErr w:type="spellStart"/>
        <w:r w:rsidR="00422B8F">
          <w:t>storylines’</w:t>
        </w:r>
        <w:proofErr w:type="spellEnd"/>
        <w:r w:rsidR="00422B8F">
          <w:t xml:space="preserve"> through ‘its sch</w:t>
        </w:r>
        <w:r w:rsidR="00962A59">
          <w:t>ematizations.’</w:t>
        </w:r>
      </w:ins>
    </w:p>
    <w:p w14:paraId="640362BA" w14:textId="77777777" w:rsidR="00EE4596" w:rsidRDefault="00EE4596" w:rsidP="007B100A">
      <w:pPr>
        <w:rPr>
          <w:ins w:id="4326" w:author="Mosi Adesina Ifatunji" w:date="2025-10-21T20:21:00Z" w16du:dateUtc="2025-10-22T01:21:00Z"/>
        </w:rPr>
      </w:pPr>
    </w:p>
    <w:p w14:paraId="6DC5E9F8" w14:textId="77777777" w:rsidR="00686DDF" w:rsidRDefault="00686DDF" w:rsidP="00686DDF">
      <w:pPr>
        <w:rPr>
          <w:ins w:id="4327" w:author="Mosi Adesina Ifatunji" w:date="2025-10-21T20:21:00Z" w16du:dateUtc="2025-10-22T01:21:00Z"/>
        </w:rPr>
      </w:pPr>
    </w:p>
    <w:p w14:paraId="5CADAEDA" w14:textId="77777777" w:rsidR="00686DDF" w:rsidRDefault="00686DDF" w:rsidP="00686DDF">
      <w:pPr>
        <w:rPr>
          <w:ins w:id="4328" w:author="Mosi Adesina Ifatunji" w:date="2025-10-21T20:21:00Z" w16du:dateUtc="2025-10-22T01:21:00Z"/>
        </w:rPr>
      </w:pPr>
      <w:ins w:id="4329" w:author="Mosi Adesina Ifatunji" w:date="2025-10-21T20:21:00Z" w16du:dateUtc="2025-10-22T01:21:00Z">
        <w:r>
          <w:t>…the macro, social structural or societal perspective…</w:t>
        </w:r>
      </w:ins>
    </w:p>
    <w:p w14:paraId="0E19C048" w14:textId="77777777" w:rsidR="00686DDF" w:rsidRDefault="00686DDF" w:rsidP="00686DDF">
      <w:pPr>
        <w:rPr>
          <w:ins w:id="4330" w:author="Mosi Adesina Ifatunji" w:date="2025-10-21T20:21:00Z" w16du:dateUtc="2025-10-22T01:21:00Z"/>
        </w:rPr>
      </w:pPr>
    </w:p>
    <w:p w14:paraId="0CF250E4" w14:textId="77777777" w:rsidR="00686DDF" w:rsidRDefault="00686DDF" w:rsidP="00686DDF">
      <w:pPr>
        <w:rPr>
          <w:ins w:id="4331" w:author="Mosi Adesina Ifatunji" w:date="2025-10-21T20:21:00Z" w16du:dateUtc="2025-10-22T01:21:00Z"/>
        </w:rPr>
      </w:pPr>
      <w:ins w:id="4332" w:author="Mosi Adesina Ifatunji" w:date="2025-10-21T20:21:00Z" w16du:dateUtc="2025-10-22T01:21:00Z">
        <w:r>
          <w:t xml:space="preserve">…racial ideology (or perhaps ideologies: e.g., Dawson 1994), might be composed of, </w:t>
        </w:r>
        <w:r w:rsidRPr="00C65B33">
          <w:t>“</w:t>
        </w:r>
        <w:r>
          <w:t>[s]</w:t>
        </w:r>
        <w:r w:rsidRPr="00C65B33">
          <w:t xml:space="preserve">tory lines </w:t>
        </w:r>
        <w:r>
          <w:t xml:space="preserve">[that] </w:t>
        </w:r>
        <w:r w:rsidRPr="00C65B33">
          <w:t>are</w:t>
        </w:r>
        <w:r>
          <w:t xml:space="preserve"> …</w:t>
        </w:r>
        <w:r w:rsidRPr="00C65B33">
          <w:t xml:space="preserve"> ‘</w:t>
        </w:r>
        <w:r w:rsidRPr="00284C6F">
          <w:rPr>
            <w:i/>
            <w:iCs/>
          </w:rPr>
          <w:t>socially shared</w:t>
        </w:r>
        <w:r w:rsidRPr="00C65B33">
          <w:t xml:space="preserve"> tales’ that serve as the vehicles for the frames and allow users to draw on cultural tropes to make sense of racial matters in ways that reinforce systemic inequality</w:t>
        </w:r>
        <w:r>
          <w:t xml:space="preserve">” </w:t>
        </w:r>
        <w:r w:rsidRPr="00C65B33">
          <w:t>(</w:t>
        </w:r>
        <w:r>
          <w:t xml:space="preserve">italics added: </w:t>
        </w:r>
        <w:r w:rsidRPr="00C65B33">
          <w:t>Bonilla-Silva 2003:63)</w:t>
        </w:r>
        <w:r>
          <w:t>.</w:t>
        </w:r>
      </w:ins>
    </w:p>
    <w:p w14:paraId="47160049" w14:textId="77777777" w:rsidR="00686DDF" w:rsidRDefault="00686DDF" w:rsidP="00686DDF">
      <w:pPr>
        <w:rPr>
          <w:ins w:id="4333" w:author="Mosi Adesina Ifatunji" w:date="2025-10-21T20:21:00Z" w16du:dateUtc="2025-10-22T01:21:00Z"/>
        </w:rPr>
      </w:pPr>
    </w:p>
    <w:p w14:paraId="3215D8F9" w14:textId="77777777" w:rsidR="00686DDF" w:rsidRDefault="00686DDF" w:rsidP="00686DDF">
      <w:pPr>
        <w:rPr>
          <w:ins w:id="4334" w:author="Mosi Adesina Ifatunji" w:date="2025-10-21T20:21:00Z" w16du:dateUtc="2025-10-22T01:21:00Z"/>
        </w:rPr>
      </w:pPr>
      <w:ins w:id="4335" w:author="Mosi Adesina Ifatunji" w:date="2025-10-21T20:21:00Z" w16du:dateUtc="2025-10-22T01:21:00Z">
        <w:r w:rsidRPr="002E77B9">
          <w:t>“Story lines are the socially shared tales that are fable-like and incorporate a common scheme and wording”</w:t>
        </w:r>
        <w:r>
          <w:t xml:space="preserve"> </w:t>
        </w:r>
        <w:r w:rsidRPr="002E77B9">
          <w:t>(Bonilla-Silva 2003:63)</w:t>
        </w:r>
        <w:r>
          <w:t>.</w:t>
        </w:r>
      </w:ins>
    </w:p>
    <w:p w14:paraId="0B3183E1" w14:textId="77777777" w:rsidR="00686DDF" w:rsidRDefault="00686DDF" w:rsidP="00686DDF">
      <w:pPr>
        <w:rPr>
          <w:ins w:id="4336" w:author="Mosi Adesina Ifatunji" w:date="2025-10-21T20:21:00Z" w16du:dateUtc="2025-10-22T01:21:00Z"/>
        </w:rPr>
      </w:pPr>
    </w:p>
    <w:p w14:paraId="059D03CB" w14:textId="77777777" w:rsidR="00686DDF" w:rsidRDefault="00686DDF" w:rsidP="00686DDF">
      <w:pPr>
        <w:rPr>
          <w:ins w:id="4337" w:author="Mosi Adesina Ifatunji" w:date="2025-10-21T20:21:00Z" w16du:dateUtc="2025-10-22T01:21:00Z"/>
        </w:rPr>
      </w:pPr>
      <w:ins w:id="4338" w:author="Mosi Adesina Ifatunji" w:date="2025-10-21T20:21:00Z" w16du:dateUtc="2025-10-22T01:21:00Z">
        <w:r w:rsidRPr="002E77B9">
          <w:t>“Color-blind racism provides the scripts (ways of navigating conversational and rhetorical dilemmas) that allow whites to articulate racially based stories without sounding ‘racist’”</w:t>
        </w:r>
        <w:r>
          <w:t xml:space="preserve"> </w:t>
        </w:r>
        <w:r w:rsidRPr="002E77B9">
          <w:t>(Bonilla-Silva 2003:74)</w:t>
        </w:r>
        <w:r>
          <w:t>.</w:t>
        </w:r>
      </w:ins>
    </w:p>
    <w:p w14:paraId="73A726EF" w14:textId="77777777" w:rsidR="00686DDF" w:rsidRDefault="00686DDF" w:rsidP="00686DDF">
      <w:pPr>
        <w:rPr>
          <w:ins w:id="4339" w:author="Mosi Adesina Ifatunji" w:date="2025-10-21T20:21:00Z" w16du:dateUtc="2025-10-22T01:21:00Z"/>
        </w:rPr>
      </w:pPr>
    </w:p>
    <w:p w14:paraId="6E8D94C2" w14:textId="77777777" w:rsidR="00686DDF" w:rsidRDefault="00686DDF" w:rsidP="00686DDF">
      <w:pPr>
        <w:rPr>
          <w:ins w:id="4340" w:author="Mosi Adesina Ifatunji" w:date="2025-10-21T20:21:00Z" w16du:dateUtc="2025-10-22T01:21:00Z"/>
        </w:rPr>
      </w:pPr>
      <w:ins w:id="4341" w:author="Mosi Adesina Ifatunji" w:date="2025-10-21T20:21:00Z" w16du:dateUtc="2025-10-22T01:21:00Z">
        <w:r w:rsidRPr="00C65B33">
          <w:lastRenderedPageBreak/>
          <w:t>Thus, storylines are ideological narratives—widely recognizable, stylized explanations—used to make sense of racial matters in a way that is discursively accessible and systemically conservative.</w:t>
        </w:r>
      </w:ins>
    </w:p>
    <w:p w14:paraId="4890D2EF" w14:textId="77777777" w:rsidR="00686DDF" w:rsidRDefault="00686DDF" w:rsidP="00686DDF">
      <w:pPr>
        <w:rPr>
          <w:ins w:id="4342" w:author="Mosi Adesina Ifatunji" w:date="2025-10-21T20:21:00Z" w16du:dateUtc="2025-10-22T01:21:00Z"/>
        </w:rPr>
      </w:pPr>
    </w:p>
    <w:p w14:paraId="76F8E96C" w14:textId="77777777" w:rsidR="00686DDF" w:rsidRPr="002E77B9" w:rsidRDefault="00686DDF" w:rsidP="00686DDF">
      <w:pPr>
        <w:rPr>
          <w:ins w:id="4343" w:author="Mosi Adesina Ifatunji" w:date="2025-10-21T20:21:00Z" w16du:dateUtc="2025-10-22T01:21:00Z"/>
        </w:rPr>
      </w:pPr>
      <w:ins w:id="4344" w:author="Mosi Adesina Ifatunji" w:date="2025-10-21T20:21:00Z" w16du:dateUtc="2025-10-22T01:21:00Z">
        <w:r>
          <w:t xml:space="preserve">While scripts and storylines might function in a ‘color-blind’ way, the larger point is </w:t>
        </w:r>
        <w:proofErr w:type="gramStart"/>
        <w:r>
          <w:t>that,</w:t>
        </w:r>
        <w:proofErr w:type="gramEnd"/>
        <w:r>
          <w:t xml:space="preserve"> they are draw from a more widely shared or extra-organizational ideology, which might then offer </w:t>
        </w:r>
        <w:proofErr w:type="gramStart"/>
        <w:r>
          <w:t>an</w:t>
        </w:r>
        <w:proofErr w:type="gramEnd"/>
        <w:r>
          <w:t xml:space="preserve"> wider range of scripts [I think this is from Eduardo].</w:t>
        </w:r>
      </w:ins>
    </w:p>
    <w:p w14:paraId="461FC2D4" w14:textId="77777777" w:rsidR="00686DDF" w:rsidRDefault="00686DDF" w:rsidP="00686DDF">
      <w:pPr>
        <w:rPr>
          <w:ins w:id="4345" w:author="Mosi Adesina Ifatunji" w:date="2025-10-21T20:24:00Z" w16du:dateUtc="2025-10-22T01:24:00Z"/>
        </w:rPr>
      </w:pPr>
    </w:p>
    <w:p w14:paraId="4287108D" w14:textId="77777777" w:rsidR="00633D58" w:rsidRDefault="00633D58" w:rsidP="00686DDF">
      <w:pPr>
        <w:rPr>
          <w:ins w:id="4346" w:author="Mosi Adesina Ifatunji" w:date="2025-10-21T20:24:00Z" w16du:dateUtc="2025-10-22T01:24:00Z"/>
        </w:rPr>
      </w:pPr>
    </w:p>
    <w:p w14:paraId="64769721" w14:textId="77777777" w:rsidR="00633D58" w:rsidRDefault="00633D58" w:rsidP="00686DDF">
      <w:pPr>
        <w:rPr>
          <w:ins w:id="4347" w:author="Mosi Adesina Ifatunji" w:date="2025-10-21T20:24:00Z" w16du:dateUtc="2025-10-22T01:24:00Z"/>
        </w:rPr>
      </w:pPr>
    </w:p>
    <w:p w14:paraId="17517415" w14:textId="77777777" w:rsidR="00633D58" w:rsidRDefault="00633D58" w:rsidP="00686DDF">
      <w:pPr>
        <w:rPr>
          <w:ins w:id="4348" w:author="Mosi Adesina Ifatunji" w:date="2025-10-21T20:24:00Z" w16du:dateUtc="2025-10-22T01:24:00Z"/>
        </w:rPr>
      </w:pPr>
    </w:p>
    <w:p w14:paraId="4C0D5387" w14:textId="77777777" w:rsidR="00633D58" w:rsidRDefault="00633D58" w:rsidP="00686DDF">
      <w:pPr>
        <w:rPr>
          <w:ins w:id="4349" w:author="Mosi Adesina Ifatunji" w:date="2025-10-21T20:23:00Z" w16du:dateUtc="2025-10-22T01:23:00Z"/>
        </w:rPr>
      </w:pPr>
    </w:p>
    <w:p w14:paraId="26277BED" w14:textId="4553BABB" w:rsidR="0096224D" w:rsidRPr="00AC0C6E" w:rsidRDefault="0096224D" w:rsidP="00417DDA">
      <w:pPr>
        <w:pStyle w:val="NoSpacing"/>
        <w:rPr>
          <w:ins w:id="4350" w:author="Mosi Adesina Ifatunji" w:date="2025-10-21T20:23:00Z" w16du:dateUtc="2025-10-22T01:23:00Z"/>
        </w:rPr>
      </w:pPr>
      <w:ins w:id="4351" w:author="Mosi Adesina Ifatunji" w:date="2025-10-21T20:23:00Z" w16du:dateUtc="2025-10-22T01:23:00Z">
        <w:r w:rsidRPr="00AC0C6E">
          <w:t xml:space="preserve">Hall, Stuart. 1980. "Race, Articulation and Societies Structured in Dominance." in </w:t>
        </w:r>
        <w:r w:rsidRPr="00D313A1">
          <w:t>Sociological Theories: Race and Colonialism</w:t>
        </w:r>
        <w:r w:rsidRPr="00AC0C6E">
          <w:t>. Paris: UNESCO.</w:t>
        </w:r>
      </w:ins>
    </w:p>
    <w:p w14:paraId="53C9F1BD" w14:textId="77777777" w:rsidR="0096224D" w:rsidRPr="00AC0C6E" w:rsidRDefault="0096224D" w:rsidP="00417DDA">
      <w:pPr>
        <w:pStyle w:val="NoSpacing"/>
        <w:rPr>
          <w:ins w:id="4352" w:author="Mosi Adesina Ifatunji" w:date="2025-10-21T20:23:00Z" w16du:dateUtc="2025-10-22T01:23:00Z"/>
        </w:rPr>
      </w:pPr>
    </w:p>
    <w:p w14:paraId="054BB3CF" w14:textId="77777777" w:rsidR="0096224D" w:rsidRPr="00AC0C6E" w:rsidRDefault="0096224D" w:rsidP="00417DDA">
      <w:pPr>
        <w:pStyle w:val="NoSpacing"/>
        <w:rPr>
          <w:ins w:id="4353" w:author="Mosi Adesina Ifatunji" w:date="2025-10-21T20:23:00Z" w16du:dateUtc="2025-10-22T01:23:00Z"/>
        </w:rPr>
      </w:pPr>
      <w:ins w:id="4354" w:author="Mosi Adesina Ifatunji" w:date="2025-10-21T20:23:00Z" w16du:dateUtc="2025-10-22T01:23:00Z">
        <w:r w:rsidRPr="00AC0C6E">
          <w:t xml:space="preserve">Omi, Michael and Howard Winant. 1986 [2015]. </w:t>
        </w:r>
        <w:r w:rsidRPr="00D313A1">
          <w:t>Racial Formation in the United States: From the 1960s to the 1990s</w:t>
        </w:r>
        <w:r w:rsidRPr="00AC0C6E">
          <w:t>. New York, New York: Rutledge.</w:t>
        </w:r>
      </w:ins>
    </w:p>
    <w:p w14:paraId="5CB51C7E" w14:textId="77777777" w:rsidR="0096224D" w:rsidRDefault="0096224D" w:rsidP="00686DDF">
      <w:pPr>
        <w:rPr>
          <w:ins w:id="4355" w:author="Mosi Adesina Ifatunji" w:date="2025-10-21T20:24:00Z" w16du:dateUtc="2025-10-22T01:24:00Z"/>
        </w:rPr>
      </w:pPr>
    </w:p>
    <w:p w14:paraId="5EC95790" w14:textId="77777777" w:rsidR="00633D58" w:rsidRPr="00D313A1" w:rsidRDefault="00633D58" w:rsidP="00417DDA">
      <w:pPr>
        <w:pStyle w:val="NoSpacing"/>
        <w:rPr>
          <w:ins w:id="4356" w:author="Mosi Adesina Ifatunji" w:date="2025-10-21T20:24:00Z" w16du:dateUtc="2025-10-22T01:24:00Z"/>
        </w:rPr>
      </w:pPr>
      <w:ins w:id="4357" w:author="Mosi Adesina Ifatunji" w:date="2025-10-21T20:24:00Z" w16du:dateUtc="2025-10-22T01:24:00Z">
        <w:r w:rsidRPr="00D313A1">
          <w:t>Goffman, Erving. 1974. Frame Analysis: An Essay on the Organization of Experience. Cambridge, Massachusetts: Harvard University Press.</w:t>
        </w:r>
      </w:ins>
    </w:p>
    <w:p w14:paraId="6D310A46" w14:textId="77777777" w:rsidR="00633D58" w:rsidRPr="00AC0C6E" w:rsidRDefault="00633D58" w:rsidP="00417DDA">
      <w:pPr>
        <w:pStyle w:val="NoSpacing"/>
        <w:rPr>
          <w:ins w:id="4358" w:author="Mosi Adesina Ifatunji" w:date="2025-10-21T20:24:00Z" w16du:dateUtc="2025-10-22T01:24:00Z"/>
        </w:rPr>
      </w:pPr>
    </w:p>
    <w:p w14:paraId="2908A59B" w14:textId="0306BF21" w:rsidR="00686DDF" w:rsidRDefault="00633D58">
      <w:pPr>
        <w:pStyle w:val="NoSpacing"/>
        <w:rPr>
          <w:ins w:id="4359" w:author="Mosi Adesina Ifatunji" w:date="2025-07-29T08:53:00Z" w16du:dateUtc="2025-07-29T13:53:00Z"/>
        </w:rPr>
        <w:pPrChange w:id="4360" w:author="Mosi Adesina Ifatunji" w:date="2025-10-26T17:05:00Z" w16du:dateUtc="2025-10-26T22:05:00Z">
          <w:pPr/>
        </w:pPrChange>
      </w:pPr>
      <w:ins w:id="4361" w:author="Mosi Adesina Ifatunji" w:date="2025-10-21T20:24:00Z" w16du:dateUtc="2025-10-22T01:24:00Z">
        <w:r w:rsidRPr="00AC0C6E">
          <w:t xml:space="preserve">Sewell, William H. 1992. "A Theory of Structure: Duality, Agency, and Transformation." </w:t>
        </w:r>
        <w:r w:rsidRPr="00D313A1">
          <w:t>American Journal of Sociology</w:t>
        </w:r>
        <w:r w:rsidRPr="00AC0C6E">
          <w:t xml:space="preserve"> 98(1):1–29. </w:t>
        </w:r>
        <w:proofErr w:type="spellStart"/>
        <w:r w:rsidRPr="00AC0C6E">
          <w:t>doi</w:t>
        </w:r>
        <w:proofErr w:type="spellEnd"/>
        <w:r w:rsidRPr="00AC0C6E">
          <w:t>: 10.1086/229967.</w:t>
        </w:r>
      </w:ins>
    </w:p>
    <w:p w14:paraId="671859C1" w14:textId="77777777" w:rsidR="00EE4596" w:rsidRDefault="00EE4596" w:rsidP="007B100A">
      <w:pPr>
        <w:rPr>
          <w:ins w:id="4362" w:author="Mosi Adesina Ifatunji" w:date="2025-10-21T20:26:00Z" w16du:dateUtc="2025-10-22T01:26:00Z"/>
        </w:rPr>
      </w:pPr>
    </w:p>
    <w:p w14:paraId="64548F57" w14:textId="77777777" w:rsidR="008126A3" w:rsidRPr="00AC0C6E" w:rsidRDefault="008126A3" w:rsidP="00417DDA">
      <w:pPr>
        <w:pStyle w:val="NoSpacing"/>
        <w:rPr>
          <w:ins w:id="4363" w:author="Mosi Adesina Ifatunji" w:date="2025-10-21T20:26:00Z" w16du:dateUtc="2025-10-22T01:26:00Z"/>
        </w:rPr>
      </w:pPr>
      <w:ins w:id="4364" w:author="Mosi Adesina Ifatunji" w:date="2025-10-21T20:26:00Z" w16du:dateUtc="2025-10-22T01:26:00Z">
        <w:r w:rsidRPr="00AC0C6E">
          <w:t xml:space="preserve">DiMaggio, Paul. 1997. "Culture and Cognition." </w:t>
        </w:r>
        <w:r w:rsidRPr="00D313A1">
          <w:t>Annual Review of Sociology</w:t>
        </w:r>
        <w:r w:rsidRPr="00AC0C6E">
          <w:t xml:space="preserve"> 23:263–87. </w:t>
        </w:r>
        <w:proofErr w:type="spellStart"/>
        <w:r w:rsidRPr="00AC0C6E">
          <w:t>doi</w:t>
        </w:r>
        <w:proofErr w:type="spellEnd"/>
        <w:r w:rsidRPr="00AC0C6E">
          <w:t>: 10.1146/annurev.soc.23.1.263.</w:t>
        </w:r>
      </w:ins>
    </w:p>
    <w:p w14:paraId="45F90C14" w14:textId="77777777" w:rsidR="008126A3" w:rsidRDefault="008126A3" w:rsidP="007B100A">
      <w:pPr>
        <w:rPr>
          <w:ins w:id="4365" w:author="Mosi Adesina Ifatunji" w:date="2025-07-29T09:11:00Z" w16du:dateUtc="2025-07-29T14:11:00Z"/>
        </w:rPr>
      </w:pPr>
    </w:p>
    <w:p w14:paraId="4BC9EEC9" w14:textId="77777777" w:rsidR="00CE4C43" w:rsidRDefault="00CE4C43" w:rsidP="007B100A">
      <w:pPr>
        <w:rPr>
          <w:ins w:id="4366" w:author="Mosi Adesina Ifatunji" w:date="2025-07-29T09:14:00Z" w16du:dateUtc="2025-07-29T14:14:00Z"/>
        </w:rPr>
      </w:pPr>
    </w:p>
    <w:p w14:paraId="4D0B5068" w14:textId="77777777" w:rsidR="00000611" w:rsidRDefault="00000611" w:rsidP="007B100A">
      <w:pPr>
        <w:rPr>
          <w:ins w:id="4367" w:author="Mosi Adesina Ifatunji" w:date="2025-07-29T09:01:00Z" w16du:dateUtc="2025-07-29T14:01:00Z"/>
        </w:rPr>
      </w:pPr>
    </w:p>
    <w:p w14:paraId="2249EB13" w14:textId="77777777" w:rsidR="00C01383" w:rsidRDefault="00C01383" w:rsidP="007B100A">
      <w:pPr>
        <w:rPr>
          <w:ins w:id="4368" w:author="Mosi Adesina Ifatunji" w:date="2025-07-29T09:01:00Z" w16du:dateUtc="2025-07-29T14:01:00Z"/>
        </w:rPr>
      </w:pPr>
    </w:p>
    <w:p w14:paraId="0D51FCAD" w14:textId="77777777" w:rsidR="00C01383" w:rsidRDefault="00C01383" w:rsidP="007B100A">
      <w:pPr>
        <w:rPr>
          <w:ins w:id="4369" w:author="Mosi Adesina Ifatunji" w:date="2025-07-29T09:12:00Z" w16du:dateUtc="2025-07-29T14:12:00Z"/>
        </w:rPr>
      </w:pPr>
    </w:p>
    <w:p w14:paraId="28B62DA2" w14:textId="77777777" w:rsidR="00374C36" w:rsidRDefault="00374C36" w:rsidP="007B100A">
      <w:pPr>
        <w:rPr>
          <w:ins w:id="4370" w:author="Mosi Adesina Ifatunji" w:date="2025-10-20T17:45:00Z" w16du:dateUtc="2025-10-20T22:45:00Z"/>
        </w:rPr>
      </w:pPr>
    </w:p>
    <w:p w14:paraId="3132F10D" w14:textId="77777777" w:rsidR="00374C36" w:rsidRDefault="00374C36" w:rsidP="007B100A">
      <w:pPr>
        <w:rPr>
          <w:ins w:id="4371" w:author="Mosi Adesina Ifatunji" w:date="2025-07-29T09:12:00Z" w16du:dateUtc="2025-07-29T14:12:00Z"/>
        </w:rPr>
      </w:pPr>
    </w:p>
    <w:p w14:paraId="0B45FC2C" w14:textId="77777777" w:rsidR="001F0A98" w:rsidRPr="007C67A4" w:rsidRDefault="001F0A98" w:rsidP="007B100A">
      <w:pPr>
        <w:rPr>
          <w:ins w:id="4372" w:author="Mosi Adesina Ifatunji" w:date="2025-07-24T19:47:00Z" w16du:dateUtc="2025-07-25T00:47:00Z"/>
          <w:color w:val="070707"/>
        </w:rPr>
      </w:pPr>
    </w:p>
    <w:p w14:paraId="4F9FEBAC" w14:textId="77777777" w:rsidR="00FD612C" w:rsidRDefault="00FD612C" w:rsidP="007B100A">
      <w:pPr>
        <w:rPr>
          <w:ins w:id="4373" w:author="Mosi Adesina Ifatunji" w:date="2025-10-21T20:01:00Z" w16du:dateUtc="2025-10-22T01:01:00Z"/>
        </w:rPr>
      </w:pPr>
    </w:p>
    <w:p w14:paraId="74B0D0B8" w14:textId="77777777" w:rsidR="00936D5C" w:rsidRDefault="00936D5C" w:rsidP="007B100A">
      <w:pPr>
        <w:rPr>
          <w:ins w:id="4374" w:author="Mosi Adesina Ifatunji" w:date="2025-10-21T20:01:00Z" w16du:dateUtc="2025-10-22T01:01:00Z"/>
        </w:rPr>
      </w:pPr>
    </w:p>
    <w:p w14:paraId="53949C7A" w14:textId="77777777" w:rsidR="00936D5C" w:rsidRDefault="00936D5C" w:rsidP="007B100A">
      <w:pPr>
        <w:rPr>
          <w:ins w:id="4375" w:author="Mosi Adesina Ifatunji" w:date="2025-10-21T20:01:00Z" w16du:dateUtc="2025-10-22T01:01:00Z"/>
        </w:rPr>
      </w:pPr>
    </w:p>
    <w:p w14:paraId="4DDBBCFE" w14:textId="397A4406" w:rsidR="00936D5C" w:rsidRDefault="00936D5C">
      <w:pPr>
        <w:rPr>
          <w:ins w:id="4376" w:author="Mosi Adesina Ifatunji" w:date="2025-10-21T20:01:00Z" w16du:dateUtc="2025-10-22T01:01:00Z"/>
        </w:rPr>
      </w:pPr>
      <w:ins w:id="4377" w:author="Mosi Adesina Ifatunji" w:date="2025-10-21T20:01:00Z" w16du:dateUtc="2025-10-22T01:01:00Z">
        <w:r>
          <w:br w:type="page"/>
        </w:r>
      </w:ins>
    </w:p>
    <w:p w14:paraId="22906A5B" w14:textId="63C385B7" w:rsidR="00936D5C" w:rsidRDefault="00936D5C">
      <w:pPr>
        <w:pStyle w:val="Heading4"/>
        <w:rPr>
          <w:ins w:id="4378" w:author="Mosi Adesina Ifatunji" w:date="2025-10-21T20:01:00Z" w16du:dateUtc="2025-10-22T01:01:00Z"/>
        </w:rPr>
        <w:pPrChange w:id="4379" w:author="Mosi Adesina Ifatunji" w:date="2025-10-21T20:04:00Z" w16du:dateUtc="2025-10-22T01:04:00Z">
          <w:pPr/>
        </w:pPrChange>
      </w:pPr>
      <w:ins w:id="4380" w:author="Mosi Adesina Ifatunji" w:date="2025-10-21T20:01:00Z" w16du:dateUtc="2025-10-22T01:01:00Z">
        <w:r>
          <w:lastRenderedPageBreak/>
          <w:t>[Intervention]</w:t>
        </w:r>
      </w:ins>
    </w:p>
    <w:p w14:paraId="44D91164" w14:textId="77777777" w:rsidR="00936D5C" w:rsidRDefault="00936D5C" w:rsidP="007B100A">
      <w:pPr>
        <w:rPr>
          <w:ins w:id="4381" w:author="Mosi Adesina Ifatunji" w:date="2025-10-21T20:16:00Z" w16du:dateUtc="2025-10-22T01:16:00Z"/>
        </w:rPr>
      </w:pPr>
    </w:p>
    <w:p w14:paraId="3B94F230" w14:textId="5EC08A6B" w:rsidR="00160462" w:rsidRDefault="00160462">
      <w:pPr>
        <w:pStyle w:val="Heading5"/>
        <w:rPr>
          <w:ins w:id="4382" w:author="Mosi Adesina Ifatunji" w:date="2025-10-21T20:16:00Z" w16du:dateUtc="2025-10-22T01:16:00Z"/>
        </w:rPr>
        <w:pPrChange w:id="4383" w:author="Mosi Adesina Ifatunji" w:date="2025-10-21T20:16:00Z" w16du:dateUtc="2025-10-22T01:16:00Z">
          <w:pPr/>
        </w:pPrChange>
      </w:pPr>
      <w:ins w:id="4384" w:author="Mosi Adesina Ifatunji" w:date="2025-10-21T20:16:00Z" w16du:dateUtc="2025-10-22T01:16:00Z">
        <w:r>
          <w:t>Theory</w:t>
        </w:r>
      </w:ins>
    </w:p>
    <w:p w14:paraId="51D92FF6" w14:textId="77777777" w:rsidR="00160462" w:rsidRDefault="00160462" w:rsidP="007B100A">
      <w:pPr>
        <w:rPr>
          <w:ins w:id="4385" w:author="Mosi Adesina Ifatunji" w:date="2025-10-21T20:06:00Z" w16du:dateUtc="2025-10-22T01:06:00Z"/>
        </w:rPr>
      </w:pPr>
    </w:p>
    <w:p w14:paraId="2EC8CD40" w14:textId="77777777" w:rsidR="00160462" w:rsidRDefault="00160462" w:rsidP="00160462">
      <w:pPr>
        <w:pStyle w:val="BodyText"/>
        <w:spacing w:after="0"/>
        <w:rPr>
          <w:ins w:id="4386" w:author="Mosi Adesina Ifatunji" w:date="2025-10-21T20:15:00Z" w16du:dateUtc="2025-10-22T01:15:00Z"/>
        </w:rPr>
      </w:pPr>
      <w:ins w:id="4387" w:author="Mosi Adesina Ifatunji" w:date="2025-10-21T20:15:00Z" w16du:dateUtc="2025-10-22T01:15:00Z">
        <w:r>
          <w:t>We then root our articulation of ethnoracial schema more deeply studies of organizational behavior with some attention to the practice of drawing a ‘racialized schema’ (e.g., White credentials) from an ethnoracial ontology (e.g., whether White, Black or other).</w:t>
        </w:r>
      </w:ins>
    </w:p>
    <w:p w14:paraId="6876DB7A" w14:textId="77777777" w:rsidR="00160462" w:rsidRDefault="00160462" w:rsidP="00160462">
      <w:pPr>
        <w:rPr>
          <w:ins w:id="4388" w:author="Mosi Adesina Ifatunji" w:date="2025-10-21T20:15:00Z" w16du:dateUtc="2025-10-22T01:15:00Z"/>
        </w:rPr>
      </w:pPr>
    </w:p>
    <w:p w14:paraId="32CEBF3F" w14:textId="77777777" w:rsidR="00160462" w:rsidRDefault="00160462" w:rsidP="00160462">
      <w:pPr>
        <w:pStyle w:val="BodyText"/>
        <w:spacing w:after="0"/>
        <w:rPr>
          <w:ins w:id="4389" w:author="Mosi Adesina Ifatunji" w:date="2025-10-21T20:15:00Z" w16du:dateUtc="2025-10-22T01:15:00Z"/>
        </w:rPr>
      </w:pPr>
      <w:ins w:id="4390" w:author="Mosi Adesina Ifatunji" w:date="2025-10-21T20:15:00Z" w16du:dateUtc="2025-10-22T01:15:00Z">
        <w:r>
          <w:t>We situate White supremacy in ‘superposition,’ as the specific ‘intercept,’ or the evolving ‘template of icons and storylines that recursively underlay derivations in the schematization and credentialization of Whiteness across organizations.</w:t>
        </w:r>
      </w:ins>
    </w:p>
    <w:p w14:paraId="408BAB41" w14:textId="77777777" w:rsidR="00160462" w:rsidRDefault="00160462" w:rsidP="00160462">
      <w:pPr>
        <w:rPr>
          <w:ins w:id="4391" w:author="Mosi Adesina Ifatunji" w:date="2025-10-21T20:15:00Z" w16du:dateUtc="2025-10-22T01:15:00Z"/>
        </w:rPr>
      </w:pPr>
    </w:p>
    <w:p w14:paraId="4935AE82" w14:textId="77777777" w:rsidR="00160462" w:rsidRDefault="00160462" w:rsidP="00160462">
      <w:pPr>
        <w:rPr>
          <w:ins w:id="4392" w:author="Mosi Adesina Ifatunji" w:date="2025-10-21T20:15:00Z" w16du:dateUtc="2025-10-22T01:15:00Z"/>
        </w:rPr>
      </w:pPr>
      <w:ins w:id="4393" w:author="Mosi Adesina Ifatunji" w:date="2025-10-21T20:15:00Z" w16du:dateUtc="2025-10-22T01:15:00Z">
        <w:r w:rsidRPr="00B92532">
          <w:t xml:space="preserve">further specifying White Supremacy as its ‘intercept’ (maybe with the </w:t>
        </w:r>
        <w:r w:rsidRPr="004624A1">
          <w:t xml:space="preserve">idea of </w:t>
        </w:r>
        <w:r w:rsidRPr="00B92532">
          <w:t>that ethnoracial schema that operated between the men of the social contract, are working within a common set of ethnoracial schema.</w:t>
        </w:r>
      </w:ins>
    </w:p>
    <w:p w14:paraId="2B749F86" w14:textId="77777777" w:rsidR="00160462" w:rsidRDefault="00160462" w:rsidP="00160462">
      <w:pPr>
        <w:rPr>
          <w:ins w:id="4394" w:author="Mosi Adesina Ifatunji" w:date="2025-10-21T20:15:00Z" w16du:dateUtc="2025-10-22T01:15:00Z"/>
        </w:rPr>
      </w:pPr>
    </w:p>
    <w:p w14:paraId="3418998B" w14:textId="77777777" w:rsidR="00160462" w:rsidRDefault="00160462" w:rsidP="00160462">
      <w:pPr>
        <w:pStyle w:val="BodyText"/>
        <w:spacing w:after="0"/>
        <w:rPr>
          <w:ins w:id="4395" w:author="Mosi Adesina Ifatunji" w:date="2025-10-21T20:15:00Z" w16du:dateUtc="2025-10-22T01:15:00Z"/>
        </w:rPr>
      </w:pPr>
      <w:ins w:id="4396" w:author="Mosi Adesina Ifatunji" w:date="2025-10-21T20:15:00Z" w16du:dateUtc="2025-10-22T01:15:00Z">
        <w:r>
          <w:t>We reframe credentialling as a social contract that exponentiates its influences by fostering trusting procedures (more than aptitude) and then resecure its roots in the Racial Contract.</w:t>
        </w:r>
      </w:ins>
    </w:p>
    <w:p w14:paraId="2EC73660" w14:textId="77777777" w:rsidR="00160462" w:rsidRDefault="00160462" w:rsidP="00160462">
      <w:pPr>
        <w:rPr>
          <w:ins w:id="4397" w:author="Mosi Adesina Ifatunji" w:date="2025-10-21T20:15:00Z" w16du:dateUtc="2025-10-22T01:15:00Z"/>
        </w:rPr>
      </w:pPr>
    </w:p>
    <w:p w14:paraId="2B7DC24A" w14:textId="77777777" w:rsidR="00160462" w:rsidRPr="001C480F" w:rsidRDefault="00160462" w:rsidP="00160462">
      <w:pPr>
        <w:rPr>
          <w:ins w:id="4398" w:author="Mosi Adesina Ifatunji" w:date="2025-10-21T20:15:00Z" w16du:dateUtc="2025-10-22T01:15:00Z"/>
          <w:color w:val="070707"/>
        </w:rPr>
      </w:pPr>
      <w:ins w:id="4399" w:author="Mosi Adesina Ifatunji" w:date="2025-10-21T20:15:00Z" w16du:dateUtc="2025-10-22T01:15:00Z">
        <w:r w:rsidRPr="001C480F">
          <w:t xml:space="preserve">Draw on Mills to describe the nature of the racialized and unwritten contracts </w:t>
        </w:r>
      </w:ins>
    </w:p>
    <w:p w14:paraId="12935A51" w14:textId="77777777" w:rsidR="00160462" w:rsidRDefault="00160462" w:rsidP="00160462">
      <w:pPr>
        <w:rPr>
          <w:ins w:id="4400" w:author="Mosi Adesina Ifatunji" w:date="2025-10-21T20:15:00Z" w16du:dateUtc="2025-10-22T01:15:00Z"/>
          <w:rStyle w:val="s1"/>
        </w:rPr>
      </w:pPr>
    </w:p>
    <w:p w14:paraId="39FC8934" w14:textId="77777777" w:rsidR="00160462" w:rsidRDefault="00160462" w:rsidP="00160462">
      <w:pPr>
        <w:pStyle w:val="BodyText"/>
        <w:spacing w:after="0"/>
        <w:rPr>
          <w:ins w:id="4401" w:author="Mosi Adesina Ifatunji" w:date="2025-10-21T20:15:00Z" w16du:dateUtc="2025-10-22T01:15:00Z"/>
        </w:rPr>
      </w:pPr>
      <w:ins w:id="4402" w:author="Mosi Adesina Ifatunji" w:date="2025-10-21T20:15:00Z" w16du:dateUtc="2025-10-22T01:15:00Z">
        <w:r>
          <w:t>That is, we use the ‘Racial Contract’ as an epistemology for describing the unwritten rules of Whiteness and the written rules and behaviors of ‘racial contracts’ (e.g., the ‘unwritten’ rules that Idea B. Wells identified in ‘practices’ of lynching).</w:t>
        </w:r>
      </w:ins>
    </w:p>
    <w:p w14:paraId="28285713" w14:textId="77777777" w:rsidR="00160462" w:rsidRPr="001C480F" w:rsidRDefault="00160462" w:rsidP="00160462">
      <w:pPr>
        <w:rPr>
          <w:ins w:id="4403" w:author="Mosi Adesina Ifatunji" w:date="2025-10-21T20:15:00Z" w16du:dateUtc="2025-10-22T01:15:00Z"/>
        </w:rPr>
      </w:pPr>
    </w:p>
    <w:p w14:paraId="2EA13CCF" w14:textId="77777777" w:rsidR="00160462" w:rsidRPr="004624A1" w:rsidRDefault="00160462" w:rsidP="00160462">
      <w:pPr>
        <w:rPr>
          <w:ins w:id="4404" w:author="Mosi Adesina Ifatunji" w:date="2025-10-21T20:15:00Z" w16du:dateUtc="2025-10-22T01:15:00Z"/>
        </w:rPr>
      </w:pPr>
      <w:ins w:id="4405" w:author="Mosi Adesina Ifatunji" w:date="2025-10-21T20:15:00Z" w16du:dateUtc="2025-10-22T01:15:00Z">
        <w:r w:rsidRPr="004624A1">
          <w:t>Schemas are therefore localized derivations of ideologies and/or discourses that continue operating at the inception-, structural- or societal-level or scale of influence.</w:t>
        </w:r>
      </w:ins>
    </w:p>
    <w:p w14:paraId="7AA6A0EB" w14:textId="77777777" w:rsidR="00160462" w:rsidRPr="001C480F" w:rsidRDefault="00160462" w:rsidP="00160462">
      <w:pPr>
        <w:rPr>
          <w:ins w:id="4406" w:author="Mosi Adesina Ifatunji" w:date="2025-10-21T20:15:00Z" w16du:dateUtc="2025-10-22T01:15:00Z"/>
        </w:rPr>
      </w:pPr>
    </w:p>
    <w:p w14:paraId="657861C3" w14:textId="77777777" w:rsidR="00160462" w:rsidRPr="004624A1" w:rsidRDefault="00160462" w:rsidP="00160462">
      <w:pPr>
        <w:rPr>
          <w:ins w:id="4407" w:author="Mosi Adesina Ifatunji" w:date="2025-10-21T20:15:00Z" w16du:dateUtc="2025-10-22T01:15:00Z"/>
        </w:rPr>
      </w:pPr>
      <w:ins w:id="4408" w:author="Mosi Adesina Ifatunji" w:date="2025-10-21T20:15:00Z" w16du:dateUtc="2025-10-22T01:15:00Z">
        <w:r w:rsidRPr="001C480F">
          <w:t>One could say the ‘entry’ or ‘intercept’ of ethnorace is refracted through organizations in ways that make the working of its logics and practices observable.</w:t>
        </w:r>
        <w:r w:rsidRPr="004624A1">
          <w:t xml:space="preserve"> </w:t>
        </w:r>
      </w:ins>
    </w:p>
    <w:p w14:paraId="564B628F" w14:textId="77777777" w:rsidR="00160462" w:rsidRDefault="00160462" w:rsidP="00160462">
      <w:pPr>
        <w:rPr>
          <w:ins w:id="4409" w:author="Mosi Adesina Ifatunji" w:date="2025-10-21T20:15:00Z" w16du:dateUtc="2025-10-22T01:15:00Z"/>
        </w:rPr>
      </w:pPr>
    </w:p>
    <w:p w14:paraId="2510F74B" w14:textId="3AE4FC41" w:rsidR="00160462" w:rsidRDefault="00160462" w:rsidP="00160462">
      <w:pPr>
        <w:rPr>
          <w:ins w:id="4410" w:author="Mosi Adesina Ifatunji" w:date="2025-10-21T20:15:00Z" w16du:dateUtc="2025-10-22T01:15:00Z"/>
          <w:color w:val="070707"/>
        </w:rPr>
      </w:pPr>
      <w:ins w:id="4411" w:author="Mosi Adesina Ifatunji" w:date="2025-10-21T20:15:00Z" w16du:dateUtc="2025-10-22T01:15:00Z">
        <w:r w:rsidRPr="007C67A4">
          <w:t xml:space="preserve">That is, while ethnoracial dynamics ‘enter’ societies at the macro-level </w:t>
        </w:r>
        <w:r w:rsidRPr="007C67A4">
          <w:fldChar w:fldCharType="begin">
            <w:fldData xml:space="preserve">PEVuZE5vdGU+PENpdGU+PEF1dGhvcj5Kb3JkYW48L0F1dGhvcj48WWVhcj4xOTY4PC9ZZWFyPjxS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</w:fldData>
          </w:fldChar>
        </w:r>
        <w:r w:rsidRPr="007C67A4">
          <w:rPr>
            <w:color w:val="000000"/>
          </w:rPr>
          <w:instrText xml:space="preserve"> ADDIN EN.JS.CITE </w:instrText>
        </w:r>
        <w:r w:rsidRPr="007C67A4">
          <w:fldChar w:fldCharType="separate"/>
        </w:r>
      </w:ins>
      <w:r w:rsidR="00167D9D" w:rsidRPr="00167D9D">
        <w:rPr>
          <w:noProof/>
          <w:color w:val="000000"/>
        </w:rPr>
        <w:t>(Jordan 1968, Hall 1980, Omi and Winant 1986 [2015], Bonilla-Silva 1997, Mills 1997 [2022], Feagin 2001 [2010], Jung 2015, Ifatunji 2024)</w:t>
      </w:r>
      <w:ins w:id="4412" w:author="Mosi Adesina Ifatunji" w:date="2025-10-21T20:15:00Z" w16du:dateUtc="2025-10-22T01:15:00Z">
        <w:r w:rsidRPr="007C67A4">
          <w:fldChar w:fldCharType="end"/>
        </w:r>
        <w:r w:rsidRPr="007C67A4">
          <w:t xml:space="preserve">, organizations operate as, </w:t>
        </w:r>
        <w:r w:rsidRPr="007C67A4">
          <w:rPr>
            <w:color w:val="070707"/>
          </w:rPr>
          <w:t>which</w:t>
        </w:r>
        <w:r w:rsidRPr="00D313A1">
          <w:rPr>
            <w:color w:val="070707"/>
          </w:rPr>
          <w:t xml:space="preserve"> manage </w:t>
        </w:r>
        <w:r w:rsidRPr="007C67A4">
          <w:t>the</w:t>
        </w:r>
        <w:r w:rsidRPr="00D313A1">
          <w:rPr>
            <w:color w:val="070707"/>
          </w:rPr>
          <w:t xml:space="preserve"> </w:t>
        </w:r>
        <w:r w:rsidRPr="007C67A4">
          <w:rPr>
            <w:color w:val="070707"/>
          </w:rPr>
          <w:t>often</w:t>
        </w:r>
        <w:r w:rsidRPr="00D313A1">
          <w:rPr>
            <w:color w:val="070707"/>
          </w:rPr>
          <w:t xml:space="preserve"> </w:t>
        </w:r>
        <w:r w:rsidRPr="007C67A4">
          <w:rPr>
            <w:color w:val="070707"/>
          </w:rPr>
          <w:t xml:space="preserve">contested </w:t>
        </w:r>
      </w:ins>
    </w:p>
    <w:p w14:paraId="16EBCEF1" w14:textId="77777777" w:rsidR="00160462" w:rsidRDefault="00160462" w:rsidP="00160462">
      <w:pPr>
        <w:rPr>
          <w:ins w:id="4413" w:author="Mosi Adesina Ifatunji" w:date="2025-10-21T20:15:00Z" w16du:dateUtc="2025-10-22T01:15:00Z"/>
          <w:color w:val="070707"/>
        </w:rPr>
      </w:pPr>
    </w:p>
    <w:p w14:paraId="6F6EAD18" w14:textId="214E0812" w:rsidR="00160462" w:rsidRDefault="00160462" w:rsidP="00160462">
      <w:pPr>
        <w:rPr>
          <w:ins w:id="4414" w:author="Mosi Adesina Ifatunji" w:date="2025-10-21T20:15:00Z" w16du:dateUtc="2025-10-22T01:15:00Z"/>
        </w:rPr>
      </w:pPr>
      <w:ins w:id="4415" w:author="Mosi Adesina Ifatunji" w:date="2025-10-21T20:15:00Z" w16du:dateUtc="2025-10-22T01:15:00Z">
        <w:r>
          <w:t xml:space="preserve">curate and refine </w:t>
        </w:r>
        <w:r w:rsidRPr="004624A1">
          <w:rPr>
            <w:b/>
            <w:bCs/>
          </w:rPr>
          <w:t>schema</w:t>
        </w:r>
        <w:r>
          <w:t xml:space="preserve"> from the “unwritten laws” </w:t>
        </w:r>
        <w:r>
          <w:fldChar w:fldCharType="begin">
            <w:fldData xml:space="preserve">PEVuZE5vdGU+PENpdGU+PEF1dGhvcj5XZWxscy1CYXJuZXR0PC9BdXRob3I+PFllYXI+MTg5MiBb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</w:fldData>
          </w:fldChar>
        </w:r>
        <w:r>
          <w:instrText xml:space="preserve"> ADDIN EN.JS.CITE </w:instrText>
        </w:r>
        <w:r>
          <w:fldChar w:fldCharType="separate"/>
        </w:r>
        <w:r>
          <w:rPr>
            <w:noProof/>
          </w:rPr>
          <w:t>(Wells-Barnett 1892 [2014]: 65)</w:t>
        </w:r>
        <w:r>
          <w:fldChar w:fldCharType="end"/>
        </w:r>
        <w:r>
          <w:t xml:space="preserve"> or “storylines” </w:t>
        </w:r>
        <w:r>
          <w:fldChar w:fldCharType="begin">
            <w:fldData xml:space="preserve">PEVuZE5vdGU+PENpdGU+PEF1dGhvcj5Cb25pbGxhLVNpbHZhPC9BdXRob3I+PFllYXI+MjAwMyBb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</w:fldData>
          </w:fldChar>
        </w:r>
        <w:r>
          <w:instrText xml:space="preserve"> ADDIN EN.JS.CITE </w:instrText>
        </w:r>
        <w:r>
          <w:fldChar w:fldCharType="separate"/>
        </w:r>
        <w:r>
          <w:rPr>
            <w:noProof/>
          </w:rPr>
          <w:t>(Bonilla-Silva 2003 [2018]: 100)</w:t>
        </w:r>
        <w:r>
          <w:fldChar w:fldCharType="end"/>
        </w:r>
        <w:r>
          <w:t xml:space="preserve"> of “racial projects” </w:t>
        </w:r>
        <w:r>
          <w:rPr>
            <w:color w:val="131313"/>
          </w:rPr>
          <w:fldChar w:fldCharType="begin">
            <w:fldData xml:space="preserve">PEVuZE5vdGU+PENpdGU+PEF1dGhvcj5PbWk8L0F1dGhvcj48WWVhcj4xOTg2IFsyMDE1XTwvWWVh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</w:fldData>
          </w:fldChar>
        </w:r>
        <w:r>
          <w:rPr>
            <w:color w:val="131313"/>
          </w:rPr>
          <w:instrText xml:space="preserve"> ADDIN EN.JS.CITE </w:instrText>
        </w:r>
        <w:r>
          <w:rPr>
            <w:color w:val="131313"/>
          </w:rPr>
        </w:r>
        <w:r>
          <w:rPr>
            <w:color w:val="131313"/>
          </w:rPr>
          <w:fldChar w:fldCharType="separate"/>
        </w:r>
        <w:r>
          <w:rPr>
            <w:noProof/>
            <w:color w:val="131313"/>
          </w:rPr>
          <w:t>(Omi and Winant 1986 [2015]: 109)</w:t>
        </w:r>
        <w:r>
          <w:rPr>
            <w:color w:val="131313"/>
          </w:rPr>
          <w:fldChar w:fldCharType="end"/>
        </w:r>
        <w:r>
          <w:rPr>
            <w:color w:val="131313"/>
          </w:rPr>
          <w:t xml:space="preserve">, thereby linking </w:t>
        </w:r>
        <w:r w:rsidRPr="00B92532">
          <w:t xml:space="preserve">“organizational rules to social and material </w:t>
        </w:r>
        <w:r w:rsidRPr="00D4286E">
          <w:rPr>
            <w:b/>
            <w:bCs/>
          </w:rPr>
          <w:t>resources</w:t>
        </w:r>
        <w:r>
          <w:t xml:space="preserve">” </w:t>
        </w:r>
        <w:r>
          <w:rPr>
            <w:color w:val="131313"/>
          </w:rPr>
          <w:t xml:space="preserve">after the callback </w:t>
        </w:r>
        <w:r>
          <w:rPr>
            <w:color w:val="131313"/>
          </w:rPr>
          <w:fldChar w:fldCharType="begin">
            <w:fldData xml:space="preserve">PEVuZE5vdGU+PENpdGU+PEF1dGhvcj5SYXk8L0F1dGhvcj48WWVhcj4yMDE5PC9ZZWFyPjxSZWNO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</w:fldData>
          </w:fldChar>
        </w:r>
        <w:r>
          <w:rPr>
            <w:color w:val="131313"/>
          </w:rPr>
          <w:instrText xml:space="preserve"> ADDIN EN.JS.CITE </w:instrText>
        </w:r>
        <w:r>
          <w:rPr>
            <w:color w:val="131313"/>
          </w:rPr>
        </w:r>
        <w:r>
          <w:rPr>
            <w:color w:val="131313"/>
          </w:rPr>
          <w:fldChar w:fldCharType="separate"/>
        </w:r>
        <w:r>
          <w:rPr>
            <w:noProof/>
            <w:color w:val="131313"/>
          </w:rPr>
          <w:t>(Ray 2019: 26)</w:t>
        </w:r>
        <w:r>
          <w:rPr>
            <w:color w:val="131313"/>
          </w:rPr>
          <w:fldChar w:fldCharType="end"/>
        </w:r>
        <w:r>
          <w:t>.</w:t>
        </w:r>
      </w:ins>
    </w:p>
    <w:p w14:paraId="03F35EBE" w14:textId="77777777" w:rsidR="00160462" w:rsidRDefault="00160462" w:rsidP="00160462">
      <w:pPr>
        <w:rPr>
          <w:ins w:id="4416" w:author="Mosi Adesina Ifatunji" w:date="2025-10-21T20:15:00Z" w16du:dateUtc="2025-10-22T01:15:00Z"/>
          <w:color w:val="070707"/>
        </w:rPr>
      </w:pPr>
    </w:p>
    <w:p w14:paraId="2A865D97" w14:textId="77777777" w:rsidR="00160462" w:rsidRDefault="00160462" w:rsidP="00160462">
      <w:pPr>
        <w:rPr>
          <w:ins w:id="4417" w:author="Mosi Adesina Ifatunji" w:date="2025-10-21T20:18:00Z" w16du:dateUtc="2025-10-22T01:18:00Z"/>
        </w:rPr>
      </w:pPr>
      <w:ins w:id="4418" w:author="Mosi Adesina Ifatunji" w:date="2025-10-21T20:15:00Z" w16du:dateUtc="2025-10-22T01:15:00Z">
        <w:r>
          <w:t>how demographics in the Upper Echelons of organizational leadership contribute to organizational behavior further securing the concept of White organizations – as one potential form of racial or ethnoracial organization.</w:t>
        </w:r>
      </w:ins>
    </w:p>
    <w:p w14:paraId="2B2E42E4" w14:textId="77777777" w:rsidR="007B2214" w:rsidRDefault="007B2214" w:rsidP="00160462">
      <w:pPr>
        <w:rPr>
          <w:ins w:id="4419" w:author="Mosi Adesina Ifatunji" w:date="2025-10-21T20:18:00Z" w16du:dateUtc="2025-10-22T01:18:00Z"/>
        </w:rPr>
      </w:pPr>
    </w:p>
    <w:p w14:paraId="06643DCE" w14:textId="77777777" w:rsidR="007B2214" w:rsidRDefault="007B2214" w:rsidP="007B2214">
      <w:pPr>
        <w:pStyle w:val="BodyText"/>
        <w:spacing w:after="0"/>
        <w:rPr>
          <w:ins w:id="4420" w:author="Mosi Adesina Ifatunji" w:date="2025-10-21T20:18:00Z" w16du:dateUtc="2025-10-22T01:18:00Z"/>
        </w:rPr>
      </w:pPr>
      <w:ins w:id="4421" w:author="Mosi Adesina Ifatunji" w:date="2025-10-21T20:18:00Z" w16du:dateUtc="2025-10-22T01:18:00Z">
        <w:r>
          <w:lastRenderedPageBreak/>
          <w:t>We more deeply root theories of ethnoracial organizations in those of</w:t>
        </w:r>
        <w:r w:rsidRPr="00C30D65">
          <w:t xml:space="preserve"> </w:t>
        </w:r>
        <w:r>
          <w:t>White Supremacy, the Racial Contract, organizational behavior and its roles in schematization.</w:t>
        </w:r>
      </w:ins>
    </w:p>
    <w:p w14:paraId="70479D23" w14:textId="77777777" w:rsidR="007B2214" w:rsidRDefault="007B2214" w:rsidP="00160462">
      <w:pPr>
        <w:rPr>
          <w:ins w:id="4422" w:author="Mosi Adesina Ifatunji" w:date="2025-10-21T20:21:00Z" w16du:dateUtc="2025-10-22T01:21:00Z"/>
        </w:rPr>
      </w:pPr>
    </w:p>
    <w:p w14:paraId="5FD59AAF" w14:textId="77777777" w:rsidR="00E32168" w:rsidRPr="00D313A1" w:rsidRDefault="00E32168" w:rsidP="00E32168">
      <w:pPr>
        <w:rPr>
          <w:ins w:id="4423" w:author="Mosi Adesina Ifatunji" w:date="2025-10-21T20:21:00Z" w16du:dateUtc="2025-10-22T01:21:00Z"/>
        </w:rPr>
      </w:pPr>
      <w:ins w:id="4424" w:author="Mosi Adesina Ifatunji" w:date="2025-10-21T20:21:00Z" w16du:dateUtc="2025-10-22T01:21:00Z">
        <w:r w:rsidRPr="00D313A1">
          <w:t xml:space="preserve">Wells-Barnett, Ida Bell. 1892 [2014]. </w:t>
        </w:r>
        <w:r w:rsidRPr="00D313A1">
          <w:rPr>
            <w:i/>
            <w:iCs/>
          </w:rPr>
          <w:t>Southern Horrors: Lynch Law in All Its Phases</w:t>
        </w:r>
        <w:r w:rsidRPr="00D313A1">
          <w:t>. New York, New York: Black Women Writers: New York Age Print.</w:t>
        </w:r>
      </w:ins>
    </w:p>
    <w:p w14:paraId="0235AA5E" w14:textId="77777777" w:rsidR="00E32168" w:rsidRDefault="00E32168" w:rsidP="00160462">
      <w:pPr>
        <w:rPr>
          <w:ins w:id="4425" w:author="Mosi Adesina Ifatunji" w:date="2025-10-21T20:15:00Z" w16du:dateUtc="2025-10-22T01:15:00Z"/>
        </w:rPr>
      </w:pPr>
    </w:p>
    <w:p w14:paraId="77A7A10E" w14:textId="77777777" w:rsidR="00160462" w:rsidRDefault="00160462" w:rsidP="00786A2E">
      <w:pPr>
        <w:rPr>
          <w:ins w:id="4426" w:author="Mosi Adesina Ifatunji" w:date="2025-10-21T20:15:00Z" w16du:dateUtc="2025-10-22T01:15:00Z"/>
        </w:rPr>
      </w:pPr>
    </w:p>
    <w:p w14:paraId="0DF2E49E" w14:textId="69F0EAA8" w:rsidR="00160462" w:rsidRDefault="00160462">
      <w:pPr>
        <w:pStyle w:val="Heading5"/>
        <w:rPr>
          <w:ins w:id="4427" w:author="Mosi Adesina Ifatunji" w:date="2025-10-21T20:17:00Z" w16du:dateUtc="2025-10-22T01:17:00Z"/>
        </w:rPr>
        <w:pPrChange w:id="4428" w:author="Mosi Adesina Ifatunji" w:date="2025-10-21T20:17:00Z" w16du:dateUtc="2025-10-22T01:17:00Z">
          <w:pPr/>
        </w:pPrChange>
      </w:pPr>
      <w:ins w:id="4429" w:author="Mosi Adesina Ifatunji" w:date="2025-10-21T20:17:00Z" w16du:dateUtc="2025-10-22T01:17:00Z">
        <w:r>
          <w:t>Methods</w:t>
        </w:r>
      </w:ins>
    </w:p>
    <w:p w14:paraId="7D3D1BD3" w14:textId="77777777" w:rsidR="00160462" w:rsidRDefault="00160462" w:rsidP="00786A2E">
      <w:pPr>
        <w:rPr>
          <w:ins w:id="4430" w:author="Mosi Adesina Ifatunji" w:date="2025-10-21T20:17:00Z" w16du:dateUtc="2025-10-22T01:17:00Z"/>
        </w:rPr>
      </w:pPr>
    </w:p>
    <w:p w14:paraId="7B1E42F3" w14:textId="3B09ACF6" w:rsidR="00786A2E" w:rsidRDefault="00786A2E" w:rsidP="00786A2E">
      <w:pPr>
        <w:rPr>
          <w:ins w:id="4431" w:author="Mosi Adesina Ifatunji" w:date="2025-10-21T20:06:00Z" w16du:dateUtc="2025-10-22T01:06:00Z"/>
        </w:rPr>
      </w:pPr>
      <w:ins w:id="4432" w:author="Mosi Adesina Ifatunji" w:date="2025-10-21T20:06:00Z" w16du:dateUtc="2025-10-22T01:06:00Z">
        <w:r w:rsidRPr="00B92532">
          <w:t>While our ability to theorize how and why organizations ‘behave,’ has made great advancements, our ability to understand the role of firms in society has been limited by the problem of data scale.</w:t>
        </w:r>
      </w:ins>
    </w:p>
    <w:p w14:paraId="0BAE4D9C" w14:textId="77777777" w:rsidR="00630F7C" w:rsidRDefault="00630F7C" w:rsidP="00786A2E">
      <w:pPr>
        <w:rPr>
          <w:ins w:id="4433" w:author="Mosi Adesina Ifatunji" w:date="2025-10-21T20:06:00Z" w16du:dateUtc="2025-10-22T01:06:00Z"/>
        </w:rPr>
      </w:pPr>
    </w:p>
    <w:p w14:paraId="12A664B6" w14:textId="77E0C87A" w:rsidR="00786A2E" w:rsidRPr="008A0956" w:rsidRDefault="00786A2E" w:rsidP="00786A2E">
      <w:pPr>
        <w:rPr>
          <w:ins w:id="4434" w:author="Mosi Adesina Ifatunji" w:date="2025-10-21T20:06:00Z" w16du:dateUtc="2025-10-22T01:06:00Z"/>
        </w:rPr>
      </w:pPr>
      <w:ins w:id="4435" w:author="Mosi Adesina Ifatunji" w:date="2025-10-21T20:06:00Z" w16du:dateUtc="2025-10-22T01:06:00Z">
        <w:r w:rsidRPr="00A46A19">
          <w:t>Statist</w:t>
        </w:r>
        <w:r w:rsidRPr="004624A1">
          <w:t>ical</w:t>
        </w:r>
        <w:r>
          <w:t xml:space="preserve"> progress with administrative linking and modeling </w:t>
        </w:r>
        <w:r>
          <w:fldChar w:fldCharType="begin">
            <w:fldData xml:space="preserve">PEVuZE5vdGU+PENpdGU+PEF1dGhvcj5Ub21hc2tvdmljLURldmV5PC9BdXRob3I+PFllYXI+MjAx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</w:fldData>
          </w:fldChar>
        </w:r>
        <w:r>
          <w:instrText xml:space="preserve"> ADDIN EN.JS.CITE </w:instrText>
        </w:r>
        <w:r>
          <w:fldChar w:fldCharType="separate"/>
        </w:r>
        <w:r>
          <w:rPr>
            <w:noProof/>
          </w:rPr>
          <w:t>(Tomaskovic-Devey and Avent-Holt 2019)</w:t>
        </w:r>
        <w:r>
          <w:fldChar w:fldCharType="end"/>
        </w:r>
      </w:ins>
    </w:p>
    <w:p w14:paraId="14724D39" w14:textId="77777777" w:rsidR="00786A2E" w:rsidRPr="00C42411" w:rsidRDefault="00786A2E" w:rsidP="00786A2E">
      <w:pPr>
        <w:rPr>
          <w:ins w:id="4436" w:author="Mosi Adesina Ifatunji" w:date="2025-10-21T20:06:00Z" w16du:dateUtc="2025-10-22T01:06:00Z"/>
        </w:rPr>
      </w:pPr>
    </w:p>
    <w:p w14:paraId="0009328B" w14:textId="3FF74159" w:rsidR="00786A2E" w:rsidRPr="00C42411" w:rsidRDefault="00786A2E" w:rsidP="00786A2E">
      <w:pPr>
        <w:rPr>
          <w:ins w:id="4437" w:author="Mosi Adesina Ifatunji" w:date="2025-10-21T20:06:00Z" w16du:dateUtc="2025-10-22T01:06:00Z"/>
        </w:rPr>
      </w:pPr>
      <w:ins w:id="4438" w:author="Mosi Adesina Ifatunji" w:date="2025-10-21T20:06:00Z" w16du:dateUtc="2025-10-22T01:06:00Z">
        <w:r w:rsidRPr="00C42411">
          <w:t xml:space="preserve">While these represent theory-building contributions that rely on previous </w:t>
        </w:r>
      </w:ins>
      <w:ins w:id="4439" w:author="Mosi Adesina Ifatunji" w:date="2025-10-21T20:19:00Z" w16du:dateUtc="2025-10-22T01:19:00Z">
        <w:r w:rsidR="009C2145" w:rsidRPr="00C42411">
          <w:t>ethnographic</w:t>
        </w:r>
      </w:ins>
      <w:ins w:id="4440" w:author="Mosi Adesina Ifatunji" w:date="2025-10-21T20:06:00Z" w16du:dateUtc="2025-10-22T01:06:00Z">
        <w:r w:rsidRPr="00C42411">
          <w:t xml:space="preserve"> work, </w:t>
        </w:r>
      </w:ins>
    </w:p>
    <w:p w14:paraId="7BE49FC3" w14:textId="0F73E727" w:rsidR="00786A2E" w:rsidRPr="00C42411" w:rsidRDefault="00786A2E" w:rsidP="00786A2E">
      <w:pPr>
        <w:rPr>
          <w:ins w:id="4441" w:author="Mosi Adesina Ifatunji" w:date="2025-10-21T20:06:00Z" w16du:dateUtc="2025-10-22T01:06:00Z"/>
        </w:rPr>
      </w:pPr>
      <w:ins w:id="4442" w:author="Mosi Adesina Ifatunji" w:date="2025-10-21T20:06:00Z" w16du:dateUtc="2025-10-22T01:06:00Z">
        <w:r w:rsidRPr="00C42411">
          <w:t xml:space="preserve">The empirical contribution offers methods that specify models and estimates for us to infer the contributions of our theoretical framework to the case of was </w:t>
        </w:r>
      </w:ins>
      <w:ins w:id="4443" w:author="Mosi Adesina Ifatunji" w:date="2025-10-21T20:19:00Z" w16du:dateUtc="2025-10-22T01:19:00Z">
        <w:r w:rsidR="009C2145" w:rsidRPr="00C42411">
          <w:t>differences</w:t>
        </w:r>
      </w:ins>
      <w:ins w:id="4444" w:author="Mosi Adesina Ifatunji" w:date="2025-10-21T20:06:00Z" w16du:dateUtc="2025-10-22T01:06:00Z">
        <w:r w:rsidRPr="00C42411">
          <w:t xml:space="preserve"> between ethnoracial groups in the United States.</w:t>
        </w:r>
      </w:ins>
    </w:p>
    <w:p w14:paraId="0CD1EE8F" w14:textId="77777777" w:rsidR="00786A2E" w:rsidRPr="00C42411" w:rsidRDefault="00786A2E" w:rsidP="00786A2E">
      <w:pPr>
        <w:rPr>
          <w:ins w:id="4445" w:author="Mosi Adesina Ifatunji" w:date="2025-10-21T20:06:00Z" w16du:dateUtc="2025-10-22T01:06:00Z"/>
        </w:rPr>
      </w:pPr>
    </w:p>
    <w:p w14:paraId="6CB9A8A8" w14:textId="64F71A90" w:rsidR="00786A2E" w:rsidRPr="00C42411" w:rsidRDefault="00786A2E" w:rsidP="00786A2E">
      <w:pPr>
        <w:rPr>
          <w:ins w:id="4446" w:author="Mosi Adesina Ifatunji" w:date="2025-10-21T20:06:00Z" w16du:dateUtc="2025-10-22T01:06:00Z"/>
        </w:rPr>
      </w:pPr>
      <w:ins w:id="4447" w:author="Mosi Adesina Ifatunji" w:date="2025-10-21T20:06:00Z" w16du:dateUtc="2025-10-22T01:06:00Z">
        <w:r w:rsidRPr="00C42411">
          <w:t xml:space="preserve">While single-firm, comparative case, and cross-sectional survey investigations have been unable to fully consider the role of firm-level characteristics </w:t>
        </w:r>
        <w:r w:rsidRPr="00C42411">
          <w:fldChar w:fldCharType="begin">
            <w:fldData xml:space="preserve">PEVuZE5vdGU+PENpdGU+PEF1dGhvcj5Ub21hc2tvdmljLURldmV5PC9BdXRob3I+PFllYXI+MjAx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</w:fldData>
          </w:fldChar>
        </w:r>
        <w:r w:rsidRPr="00C42411">
          <w:instrText xml:space="preserve"> ADDIN EN.JS.CITE </w:instrText>
        </w:r>
        <w:r w:rsidRPr="00C42411">
          <w:fldChar w:fldCharType="separate"/>
        </w:r>
        <w:r w:rsidRPr="008036F8">
          <w:rPr>
            <w:noProof/>
          </w:rPr>
          <w:t>(Tomaskovic-Devey and Avent-Holt 2019)</w:t>
        </w:r>
        <w:r w:rsidRPr="00C42411">
          <w:fldChar w:fldCharType="end"/>
        </w:r>
        <w:r w:rsidRPr="00C42411">
          <w:t>, our research design allows us to identify the effects of between-firm variation in the ‘Whiteness of firms’ on differences in the relative earnings growth of Blacks and Whites working within the same firm.</w:t>
        </w:r>
      </w:ins>
    </w:p>
    <w:p w14:paraId="29882487" w14:textId="77777777" w:rsidR="00786A2E" w:rsidRPr="00C42411" w:rsidRDefault="00786A2E" w:rsidP="00786A2E">
      <w:pPr>
        <w:rPr>
          <w:ins w:id="4448" w:author="Mosi Adesina Ifatunji" w:date="2025-10-21T20:06:00Z" w16du:dateUtc="2025-10-22T01:06:00Z"/>
        </w:rPr>
      </w:pPr>
    </w:p>
    <w:p w14:paraId="66EE0D4E" w14:textId="309C019F" w:rsidR="00786A2E" w:rsidRPr="00C42411" w:rsidRDefault="00786A2E" w:rsidP="00786A2E">
      <w:pPr>
        <w:rPr>
          <w:ins w:id="4449" w:author="Mosi Adesina Ifatunji" w:date="2025-10-21T20:06:00Z" w16du:dateUtc="2025-10-22T01:06:00Z"/>
        </w:rPr>
      </w:pPr>
      <w:ins w:id="4450" w:author="Mosi Adesina Ifatunji" w:date="2025-10-21T20:06:00Z" w16du:dateUtc="2025-10-22T01:06:00Z">
        <w:r w:rsidRPr="00C42411">
          <w:t xml:space="preserve">That is, in contrast to the survey-based methods and models that are often deployed at the individual-level, we use a version of the Longitudinal Employer Household Data (LEHD), which is a large administrative data set that links firms to their workers, covering 97 percent of all privately-employed workers across 30 states between 1992-2008 </w:t>
        </w:r>
        <w:r w:rsidRPr="00C42411">
          <w:fldChar w:fldCharType="begin">
            <w:fldData xml:space="preserve">PEVuZE5vdGU+PENpdGU+PEF1dGhvcj5BYm93ZDwvQXV0aG9yPjxZZWFyPjIwMDk8L1llYXI+PFJl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</w:fldData>
          </w:fldChar>
        </w:r>
        <w:r w:rsidRPr="00C42411">
          <w:instrText xml:space="preserve"> ADDIN EN.JS.CITE </w:instrText>
        </w:r>
        <w:r w:rsidRPr="00C42411">
          <w:fldChar w:fldCharType="separate"/>
        </w:r>
        <w:r w:rsidRPr="008036F8">
          <w:rPr>
            <w:noProof/>
          </w:rPr>
          <w:t>(Abowd et al. 2009, McKinney and Vilhuber 2011, Vilhuber and McKinney 2014)</w:t>
        </w:r>
        <w:r w:rsidRPr="00C42411">
          <w:fldChar w:fldCharType="end"/>
        </w:r>
        <w:r w:rsidRPr="00C42411">
          <w:t>.</w:t>
        </w:r>
      </w:ins>
    </w:p>
    <w:p w14:paraId="5581675D" w14:textId="77777777" w:rsidR="00786A2E" w:rsidRPr="00C42411" w:rsidRDefault="00786A2E" w:rsidP="00786A2E">
      <w:pPr>
        <w:rPr>
          <w:ins w:id="4451" w:author="Mosi Adesina Ifatunji" w:date="2025-10-21T20:06:00Z" w16du:dateUtc="2025-10-22T01:06:00Z"/>
        </w:rPr>
      </w:pPr>
    </w:p>
    <w:p w14:paraId="6067488E" w14:textId="77777777" w:rsidR="00786A2E" w:rsidRPr="00C42411" w:rsidRDefault="00786A2E" w:rsidP="00786A2E">
      <w:pPr>
        <w:rPr>
          <w:ins w:id="4452" w:author="Mosi Adesina Ifatunji" w:date="2025-10-21T20:06:00Z" w16du:dateUtc="2025-10-22T01:06:00Z"/>
        </w:rPr>
      </w:pPr>
      <w:ins w:id="4453" w:author="Mosi Adesina Ifatunji" w:date="2025-10-21T20:06:00Z" w16du:dateUtc="2025-10-22T01:06:00Z">
        <w:r w:rsidRPr="00C42411">
          <w:t>The advantage of the LEHD is that it provides earnings records on all workers in the included firms, which allows us to measure and assess relationships between firm-level structures, employee demographics and changes in the different rates of wage growth for Black and White workers, within-firms, over time.</w:t>
        </w:r>
      </w:ins>
    </w:p>
    <w:p w14:paraId="75574D65" w14:textId="77777777" w:rsidR="00786A2E" w:rsidRPr="00C42411" w:rsidRDefault="00786A2E" w:rsidP="00786A2E">
      <w:pPr>
        <w:rPr>
          <w:ins w:id="4454" w:author="Mosi Adesina Ifatunji" w:date="2025-10-21T20:06:00Z" w16du:dateUtc="2025-10-22T01:06:00Z"/>
        </w:rPr>
      </w:pPr>
    </w:p>
    <w:p w14:paraId="3141056B" w14:textId="77777777" w:rsidR="00786A2E" w:rsidRPr="00C42411" w:rsidRDefault="00786A2E" w:rsidP="00786A2E">
      <w:pPr>
        <w:rPr>
          <w:ins w:id="4455" w:author="Mosi Adesina Ifatunji" w:date="2025-10-21T20:06:00Z" w16du:dateUtc="2025-10-22T01:06:00Z"/>
        </w:rPr>
      </w:pPr>
      <w:ins w:id="4456" w:author="Mosi Adesina Ifatunji" w:date="2025-10-21T20:06:00Z" w16du:dateUtc="2025-10-22T01:06:00Z">
        <w:r w:rsidRPr="00C42411">
          <w:t>We assess the ‘Whiteness of firms,’ with the proportion of White workers among the top five percent of earners in each firm.</w:t>
        </w:r>
      </w:ins>
    </w:p>
    <w:p w14:paraId="267998BD" w14:textId="77777777" w:rsidR="00786A2E" w:rsidRPr="00C42411" w:rsidRDefault="00786A2E" w:rsidP="00786A2E">
      <w:pPr>
        <w:rPr>
          <w:ins w:id="4457" w:author="Mosi Adesina Ifatunji" w:date="2025-10-21T20:06:00Z" w16du:dateUtc="2025-10-22T01:06:00Z"/>
        </w:rPr>
      </w:pPr>
    </w:p>
    <w:p w14:paraId="21E54D59" w14:textId="77777777" w:rsidR="00786A2E" w:rsidRPr="00C42411" w:rsidRDefault="00786A2E" w:rsidP="00786A2E">
      <w:pPr>
        <w:rPr>
          <w:ins w:id="4458" w:author="Mosi Adesina Ifatunji" w:date="2025-10-21T20:06:00Z" w16du:dateUtc="2025-10-22T01:06:00Z"/>
        </w:rPr>
      </w:pPr>
      <w:ins w:id="4459" w:author="Mosi Adesina Ifatunji" w:date="2025-10-21T20:06:00Z" w16du:dateUtc="2025-10-22T01:06:00Z">
        <w:r w:rsidRPr="00C42411">
          <w:t>We operationalize firm-level ethnoracial formation by observing the proportion of Whites in the top five percent of earners within each firm.</w:t>
        </w:r>
      </w:ins>
    </w:p>
    <w:p w14:paraId="74D51C21" w14:textId="77777777" w:rsidR="00786A2E" w:rsidRPr="00C42411" w:rsidRDefault="00786A2E" w:rsidP="00786A2E">
      <w:pPr>
        <w:rPr>
          <w:ins w:id="4460" w:author="Mosi Adesina Ifatunji" w:date="2025-10-21T20:06:00Z" w16du:dateUtc="2025-10-22T01:06:00Z"/>
        </w:rPr>
      </w:pPr>
    </w:p>
    <w:p w14:paraId="2EA52529" w14:textId="256BB54B" w:rsidR="00786A2E" w:rsidRPr="00C42411" w:rsidRDefault="00786A2E" w:rsidP="00786A2E">
      <w:pPr>
        <w:rPr>
          <w:ins w:id="4461" w:author="Mosi Adesina Ifatunji" w:date="2025-10-21T20:06:00Z" w16du:dateUtc="2025-10-22T01:06:00Z"/>
        </w:rPr>
      </w:pPr>
      <w:ins w:id="4462" w:author="Mosi Adesina Ifatunji" w:date="2025-10-21T20:06:00Z" w16du:dateUtc="2025-10-22T01:06:00Z">
        <w:r w:rsidRPr="00C42411">
          <w:lastRenderedPageBreak/>
          <w:t xml:space="preserve">We use this measure of the ethnoracial structure of the firm and argue that it reflects or captures the implications of the collective effect of within-firm ethnoracial schema and processes that legitimate and sustain firm-level inequality </w:t>
        </w:r>
        <w:r w:rsidRPr="00C42411">
          <w:fldChar w:fldCharType="begin">
            <w:fldData xml:space="preserve">PEVuZE5vdGU+PENpdGU+PEF1dGhvcj5Ib2ZmbWFuPC9BdXRob3I+PFllYXI+MTk3ODwvWWVhcj48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</w:fldData>
          </w:fldChar>
        </w:r>
        <w:r w:rsidRPr="00C42411">
          <w:instrText xml:space="preserve"> ADDIN EN.JS.CITE </w:instrText>
        </w:r>
        <w:r w:rsidRPr="00C42411">
          <w:fldChar w:fldCharType="separate"/>
        </w:r>
        <w:r w:rsidRPr="008036F8">
          <w:rPr>
            <w:noProof/>
          </w:rPr>
          <w:t>(Hoffman 1978, Maume 2011)</w:t>
        </w:r>
        <w:r w:rsidRPr="00C42411">
          <w:fldChar w:fldCharType="end"/>
        </w:r>
        <w:r w:rsidRPr="00C42411">
          <w:t xml:space="preserve"> vis-vis ‘Whiteness as a credential’ </w:t>
        </w:r>
        <w:r w:rsidRPr="00C42411">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C42411">
          <w:instrText xml:space="preserve"> ADDIN EN.JS.CITE </w:instrText>
        </w:r>
        <w:r w:rsidRPr="00C42411">
          <w:fldChar w:fldCharType="separate"/>
        </w:r>
        <w:r w:rsidRPr="00D4286E">
          <w:rPr>
            <w:noProof/>
          </w:rPr>
          <w:t>(Ray 2019)</w:t>
        </w:r>
        <w:r w:rsidRPr="00C42411">
          <w:fldChar w:fldCharType="end"/>
        </w:r>
        <w:r w:rsidRPr="00C42411">
          <w:t>.</w:t>
        </w:r>
      </w:ins>
    </w:p>
    <w:p w14:paraId="108F6373" w14:textId="77777777" w:rsidR="00786A2E" w:rsidRPr="00C42411" w:rsidRDefault="00786A2E" w:rsidP="00786A2E">
      <w:pPr>
        <w:rPr>
          <w:ins w:id="4463" w:author="Mosi Adesina Ifatunji" w:date="2025-10-21T20:06:00Z" w16du:dateUtc="2025-10-22T01:06:00Z"/>
        </w:rPr>
      </w:pPr>
    </w:p>
    <w:p w14:paraId="67E6E62D" w14:textId="77777777" w:rsidR="00786A2E" w:rsidRPr="00D4286E" w:rsidRDefault="00786A2E" w:rsidP="00786A2E">
      <w:pPr>
        <w:rPr>
          <w:ins w:id="4464" w:author="Mosi Adesina Ifatunji" w:date="2025-10-21T20:06:00Z" w16du:dateUtc="2025-10-22T01:06:00Z"/>
        </w:rPr>
      </w:pPr>
      <w:ins w:id="4465" w:author="Mosi Adesina Ifatunji" w:date="2025-10-21T20:06:00Z" w16du:dateUtc="2025-10-22T01:06:00Z">
        <w:r w:rsidRPr="00D4286E">
          <w:t>… we use initial earnings quintiles to approximate ‘occupational strata’ within firms</w:t>
        </w:r>
      </w:ins>
    </w:p>
    <w:p w14:paraId="20193D6B" w14:textId="77777777" w:rsidR="00786A2E" w:rsidRPr="00D4286E" w:rsidRDefault="00786A2E" w:rsidP="00786A2E">
      <w:pPr>
        <w:rPr>
          <w:ins w:id="4466" w:author="Mosi Adesina Ifatunji" w:date="2025-10-21T20:06:00Z" w16du:dateUtc="2025-10-22T01:06:00Z"/>
        </w:rPr>
      </w:pPr>
    </w:p>
    <w:p w14:paraId="0355E906" w14:textId="77777777" w:rsidR="00786A2E" w:rsidRPr="00D4286E" w:rsidRDefault="00786A2E" w:rsidP="00786A2E">
      <w:pPr>
        <w:rPr>
          <w:ins w:id="4467" w:author="Mosi Adesina Ifatunji" w:date="2025-10-21T20:06:00Z" w16du:dateUtc="2025-10-22T01:06:00Z"/>
        </w:rPr>
      </w:pPr>
      <w:ins w:id="4468" w:author="Mosi Adesina Ifatunji" w:date="2025-10-21T20:06:00Z" w16du:dateUtc="2025-10-22T01:06:00Z">
        <w:r w:rsidRPr="00D4286E">
          <w:t>… and observe changes in wage growth between Black and White workers within these strata…</w:t>
        </w:r>
      </w:ins>
    </w:p>
    <w:p w14:paraId="11D932AC" w14:textId="77777777" w:rsidR="00786A2E" w:rsidRPr="00D4286E" w:rsidRDefault="00786A2E" w:rsidP="00786A2E">
      <w:pPr>
        <w:rPr>
          <w:ins w:id="4469" w:author="Mosi Adesina Ifatunji" w:date="2025-10-21T20:06:00Z" w16du:dateUtc="2025-10-22T01:06:00Z"/>
        </w:rPr>
      </w:pPr>
    </w:p>
    <w:p w14:paraId="54799965" w14:textId="77777777" w:rsidR="00786A2E" w:rsidRPr="00D4286E" w:rsidRDefault="00786A2E" w:rsidP="00786A2E">
      <w:pPr>
        <w:rPr>
          <w:ins w:id="4470" w:author="Mosi Adesina Ifatunji" w:date="2025-10-21T20:06:00Z" w16du:dateUtc="2025-10-22T01:06:00Z"/>
        </w:rPr>
      </w:pPr>
      <w:ins w:id="4471" w:author="Mosi Adesina Ifatunji" w:date="2025-10-21T20:06:00Z" w16du:dateUtc="2025-10-22T01:06:00Z">
        <w:r w:rsidRPr="00D4286E">
          <w:t>…as a function of the percentage of top earners within a firm that are White (</w:t>
        </w:r>
        <w:proofErr w:type="gramStart"/>
        <w:r w:rsidRPr="00D4286E">
          <w:t>or,</w:t>
        </w:r>
        <w:proofErr w:type="gramEnd"/>
        <w:r w:rsidRPr="00D4286E">
          <w:t xml:space="preserve"> “Percent Top White Earners,” or %W).</w:t>
        </w:r>
      </w:ins>
    </w:p>
    <w:p w14:paraId="57FE9846" w14:textId="77777777" w:rsidR="00786A2E" w:rsidRPr="00D4286E" w:rsidRDefault="00786A2E" w:rsidP="00786A2E">
      <w:pPr>
        <w:rPr>
          <w:ins w:id="4472" w:author="Mosi Adesina Ifatunji" w:date="2025-10-21T20:06:00Z" w16du:dateUtc="2025-10-22T01:06:00Z"/>
        </w:rPr>
      </w:pPr>
    </w:p>
    <w:p w14:paraId="5D249470" w14:textId="77777777" w:rsidR="00786A2E" w:rsidRPr="00D4286E" w:rsidRDefault="00786A2E" w:rsidP="00786A2E">
      <w:pPr>
        <w:rPr>
          <w:ins w:id="4473" w:author="Mosi Adesina Ifatunji" w:date="2025-10-21T20:06:00Z" w16du:dateUtc="2025-10-22T01:06:00Z"/>
        </w:rPr>
      </w:pPr>
      <w:ins w:id="4474" w:author="Mosi Adesina Ifatunji" w:date="2025-10-21T20:06:00Z" w16du:dateUtc="2025-10-22T01:06:00Z">
        <w:r w:rsidRPr="00D4286E">
          <w:t>… we argue that this measure provides our best current estimates of the association between firm-level demography and Black-White disparities in wage growth.</w:t>
        </w:r>
      </w:ins>
    </w:p>
    <w:p w14:paraId="5F5F72D0" w14:textId="77777777" w:rsidR="00786A2E" w:rsidRPr="00D4286E" w:rsidRDefault="00786A2E" w:rsidP="00786A2E">
      <w:pPr>
        <w:rPr>
          <w:ins w:id="4475" w:author="Mosi Adesina Ifatunji" w:date="2025-10-21T20:06:00Z" w16du:dateUtc="2025-10-22T01:06:00Z"/>
        </w:rPr>
      </w:pPr>
    </w:p>
    <w:p w14:paraId="6BC48581" w14:textId="77777777" w:rsidR="00786A2E" w:rsidRPr="00D4286E" w:rsidRDefault="00786A2E" w:rsidP="00786A2E">
      <w:pPr>
        <w:rPr>
          <w:ins w:id="4476" w:author="Mosi Adesina Ifatunji" w:date="2025-10-21T20:06:00Z" w16du:dateUtc="2025-10-22T01:06:00Z"/>
        </w:rPr>
      </w:pPr>
      <w:ins w:id="4477" w:author="Mosi Adesina Ifatunji" w:date="2025-10-21T20:06:00Z" w16du:dateUtc="2025-10-22T01:06:00Z">
        <w:r w:rsidRPr="00D4286E">
          <w:t>Since ‘stratifying’ our models by ‘gender’ did not modify this trend,</w:t>
        </w:r>
      </w:ins>
    </w:p>
    <w:p w14:paraId="6D428DF0" w14:textId="77777777" w:rsidR="00786A2E" w:rsidRPr="00D4286E" w:rsidRDefault="00786A2E" w:rsidP="00786A2E">
      <w:pPr>
        <w:rPr>
          <w:ins w:id="4478" w:author="Mosi Adesina Ifatunji" w:date="2025-10-21T20:06:00Z" w16du:dateUtc="2025-10-22T01:06:00Z"/>
        </w:rPr>
      </w:pPr>
    </w:p>
    <w:p w14:paraId="2D4C1591" w14:textId="77777777" w:rsidR="00786A2E" w:rsidRPr="00D4286E" w:rsidRDefault="00786A2E" w:rsidP="00786A2E">
      <w:pPr>
        <w:rPr>
          <w:ins w:id="4479" w:author="Mosi Adesina Ifatunji" w:date="2025-10-21T20:06:00Z" w16du:dateUtc="2025-10-22T01:06:00Z"/>
        </w:rPr>
      </w:pPr>
      <w:ins w:id="4480" w:author="Mosi Adesina Ifatunji" w:date="2025-10-21T20:06:00Z" w16du:dateUtc="2025-10-22T01:06:00Z">
        <w:r w:rsidRPr="00D4286E">
          <w:t>And given the pre-existing weight of evidence available from ethnographies,</w:t>
        </w:r>
      </w:ins>
    </w:p>
    <w:p w14:paraId="5AE42C5F" w14:textId="77777777" w:rsidR="00786A2E" w:rsidRPr="00D4286E" w:rsidRDefault="00786A2E" w:rsidP="00786A2E">
      <w:pPr>
        <w:rPr>
          <w:ins w:id="4481" w:author="Mosi Adesina Ifatunji" w:date="2025-10-21T20:06:00Z" w16du:dateUtc="2025-10-22T01:06:00Z"/>
        </w:rPr>
      </w:pPr>
    </w:p>
    <w:p w14:paraId="7E872A66" w14:textId="77777777" w:rsidR="00786A2E" w:rsidRPr="00D4286E" w:rsidRDefault="00786A2E" w:rsidP="00786A2E">
      <w:pPr>
        <w:rPr>
          <w:ins w:id="4482" w:author="Mosi Adesina Ifatunji" w:date="2025-10-21T20:06:00Z" w16du:dateUtc="2025-10-22T01:06:00Z"/>
        </w:rPr>
      </w:pPr>
      <w:ins w:id="4483" w:author="Mosi Adesina Ifatunji" w:date="2025-10-21T20:06:00Z" w16du:dateUtc="2025-10-22T01:06:00Z">
        <w:r w:rsidRPr="00D4286E">
          <w:t xml:space="preserve">We argue that our findings are best anticipated by theories of racialized organizations, whereby ethnoracial schema are embedded with ‘credentials for Whiteness,’ which are then revised, redeployed and differentially remunerated ‘along </w:t>
        </w:r>
        <w:proofErr w:type="gramStart"/>
        <w:r w:rsidRPr="00D4286E">
          <w:t>Black-White</w:t>
        </w:r>
        <w:proofErr w:type="gramEnd"/>
        <w:r w:rsidRPr="00D4286E">
          <w:t>’ ethnoracial lines.’</w:t>
        </w:r>
      </w:ins>
    </w:p>
    <w:p w14:paraId="22728EDB" w14:textId="77777777" w:rsidR="00786A2E" w:rsidRPr="00D4286E" w:rsidRDefault="00786A2E" w:rsidP="00786A2E">
      <w:pPr>
        <w:rPr>
          <w:ins w:id="4484" w:author="Mosi Adesina Ifatunji" w:date="2025-10-21T20:06:00Z" w16du:dateUtc="2025-10-22T01:06:00Z"/>
        </w:rPr>
      </w:pPr>
    </w:p>
    <w:p w14:paraId="1FDF2E85" w14:textId="77777777" w:rsidR="00786A2E" w:rsidRPr="00D4286E" w:rsidRDefault="00786A2E" w:rsidP="00786A2E">
      <w:pPr>
        <w:rPr>
          <w:ins w:id="4485" w:author="Mosi Adesina Ifatunji" w:date="2025-10-21T20:06:00Z" w16du:dateUtc="2025-10-22T01:06:00Z"/>
        </w:rPr>
      </w:pPr>
      <w:ins w:id="4486" w:author="Mosi Adesina Ifatunji" w:date="2025-10-21T20:06:00Z" w16du:dateUtc="2025-10-22T01:06:00Z">
        <w:r w:rsidRPr="00D4286E">
          <w:t>We believe these findings should encourage further research and more detailed examinations into the precise nature and contribution of these, and other mechanisms, operating at the firm-level of analysis, in now longstanding ethnoracial disparities in American labor markets.</w:t>
        </w:r>
      </w:ins>
    </w:p>
    <w:p w14:paraId="50085851" w14:textId="77777777" w:rsidR="00786A2E" w:rsidRPr="00D4286E" w:rsidRDefault="00786A2E" w:rsidP="00786A2E">
      <w:pPr>
        <w:rPr>
          <w:ins w:id="4487" w:author="Mosi Adesina Ifatunji" w:date="2025-10-21T20:06:00Z" w16du:dateUtc="2025-10-22T01:06:00Z"/>
        </w:rPr>
      </w:pPr>
    </w:p>
    <w:p w14:paraId="6B30F783" w14:textId="7450597C" w:rsidR="00786A2E" w:rsidRPr="00D4286E" w:rsidRDefault="00786A2E" w:rsidP="00786A2E">
      <w:pPr>
        <w:rPr>
          <w:ins w:id="4488" w:author="Mosi Adesina Ifatunji" w:date="2025-10-21T20:06:00Z" w16du:dateUtc="2025-10-22T01:06:00Z"/>
        </w:rPr>
      </w:pPr>
      <w:ins w:id="4489" w:author="Mosi Adesina Ifatunji" w:date="2025-10-21T20:06:00Z" w16du:dateUtc="2025-10-22T01:06:00Z">
        <w:r w:rsidRPr="00D4286E">
          <w:t>and then, this pattern builds on existing research arguing that the demographic composition of employees in the “upper echelons” of a firm reflects core aspects of firm-level schema</w:t>
        </w:r>
        <w:r w:rsidRPr="00C42411">
          <w:t xml:space="preserve"> </w:t>
        </w:r>
        <w:r w:rsidRPr="00C42411">
          <w:fldChar w:fldCharType="begin">
            <w:fldData xml:space="preserve">PEVuZE5vdGU+PENpdGU+PEF1dGhvcj5DeWVydDwvQXV0aG9yPjxZZWFyPjE5NjM8L1llYXI+PFJl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</w:fldData>
          </w:fldChar>
        </w:r>
        <w:r w:rsidRPr="00C42411">
          <w:instrText xml:space="preserve"> ADDIN EN.JS.CITE </w:instrText>
        </w:r>
        <w:r w:rsidRPr="00C42411">
          <w:fldChar w:fldCharType="separate"/>
        </w:r>
        <w:r w:rsidRPr="008036F8">
          <w:rPr>
            <w:noProof/>
          </w:rPr>
          <w:t>(Cyert and March 1963, Hambrick and Mason 1984: 193)</w:t>
        </w:r>
        <w:r w:rsidRPr="00C42411">
          <w:fldChar w:fldCharType="end"/>
        </w:r>
        <w:r w:rsidRPr="00C42411">
          <w:t xml:space="preserve"> </w:t>
        </w:r>
        <w:r w:rsidRPr="00D4286E">
          <w:t xml:space="preserve">and we use the to which we believe are best described </w:t>
        </w:r>
      </w:ins>
    </w:p>
    <w:p w14:paraId="50943F7F" w14:textId="77777777" w:rsidR="00786A2E" w:rsidRPr="00D4286E" w:rsidRDefault="00786A2E" w:rsidP="00786A2E">
      <w:pPr>
        <w:rPr>
          <w:ins w:id="4490" w:author="Mosi Adesina Ifatunji" w:date="2025-10-21T20:06:00Z" w16du:dateUtc="2025-10-22T01:06:00Z"/>
        </w:rPr>
      </w:pPr>
    </w:p>
    <w:p w14:paraId="52E6003C" w14:textId="77777777" w:rsidR="00786A2E" w:rsidRDefault="00786A2E" w:rsidP="007B100A">
      <w:pPr>
        <w:rPr>
          <w:ins w:id="4491" w:author="Mosi Adesina Ifatunji" w:date="2025-10-21T20:06:00Z" w16du:dateUtc="2025-10-22T01:06:00Z"/>
        </w:rPr>
      </w:pPr>
    </w:p>
    <w:p w14:paraId="0F78B2A4" w14:textId="77777777" w:rsidR="00786A2E" w:rsidRDefault="00786A2E" w:rsidP="007B100A">
      <w:pPr>
        <w:rPr>
          <w:ins w:id="4492" w:author="Mosi Adesina Ifatunji" w:date="2025-10-21T20:06:00Z" w16du:dateUtc="2025-10-22T01:06:00Z"/>
        </w:rPr>
      </w:pPr>
    </w:p>
    <w:p w14:paraId="78DDC4F8" w14:textId="77777777" w:rsidR="00786A2E" w:rsidRDefault="00786A2E" w:rsidP="007B100A">
      <w:pPr>
        <w:rPr>
          <w:ins w:id="4493" w:author="Mosi Adesina Ifatunji" w:date="2025-10-21T20:01:00Z" w16du:dateUtc="2025-10-22T01:01:00Z"/>
        </w:rPr>
      </w:pPr>
    </w:p>
    <w:p w14:paraId="492E7BF2" w14:textId="0BB1E3BE" w:rsidR="00936D5C" w:rsidRDefault="00A37565" w:rsidP="00936D5C">
      <w:pPr>
        <w:rPr>
          <w:ins w:id="4494" w:author="Mosi Adesina Ifatunji" w:date="2025-10-21T20:01:00Z" w16du:dateUtc="2025-10-22T01:01:00Z"/>
        </w:rPr>
      </w:pPr>
      <w:ins w:id="4495" w:author="Mosi Adesina Ifatunji" w:date="2025-10-21T20:04:00Z" w16du:dateUtc="2025-10-22T01:04:00Z">
        <w:r>
          <w:t xml:space="preserve"> </w:t>
        </w:r>
      </w:ins>
    </w:p>
    <w:p w14:paraId="762CE1E9" w14:textId="77777777" w:rsidR="002B605D" w:rsidRDefault="002B605D" w:rsidP="007B100A">
      <w:pPr>
        <w:rPr>
          <w:ins w:id="4496" w:author="Mosi Adesina Ifatunji" w:date="2025-07-24T19:55:00Z" w16du:dateUtc="2025-07-25T00:55:00Z"/>
        </w:rPr>
      </w:pPr>
    </w:p>
    <w:p w14:paraId="25F7EB47" w14:textId="77777777" w:rsidR="0076166E" w:rsidRDefault="0076166E" w:rsidP="007B100A">
      <w:pPr>
        <w:rPr>
          <w:ins w:id="4497" w:author="Mosi Adesina Ifatunji" w:date="2025-07-17T12:39:00Z" w16du:dateUtc="2025-07-17T17:39:00Z"/>
        </w:rPr>
      </w:pPr>
    </w:p>
    <w:p w14:paraId="084F6A4D" w14:textId="77777777" w:rsidR="00045564" w:rsidRDefault="00045564" w:rsidP="007B100A">
      <w:pPr>
        <w:pStyle w:val="BodyText"/>
        <w:spacing w:after="0"/>
        <w:rPr>
          <w:ins w:id="4498" w:author="Mosi Adesina Ifatunji" w:date="2025-07-17T12:39:00Z" w16du:dateUtc="2025-07-17T17:39:00Z"/>
        </w:rPr>
      </w:pPr>
    </w:p>
    <w:p w14:paraId="4A1D8A5F" w14:textId="77777777" w:rsidR="00045564" w:rsidRDefault="00045564" w:rsidP="007B100A">
      <w:pPr>
        <w:pStyle w:val="BodyText"/>
        <w:spacing w:after="0"/>
        <w:rPr>
          <w:ins w:id="4499" w:author="Mosi Adesina Ifatunji" w:date="2025-07-17T12:39:00Z" w16du:dateUtc="2025-07-17T17:39:00Z"/>
        </w:rPr>
      </w:pPr>
    </w:p>
    <w:p w14:paraId="425346FF" w14:textId="77777777" w:rsidR="00253F43" w:rsidRDefault="00253F43" w:rsidP="007B100A">
      <w:pPr>
        <w:pStyle w:val="BodyText"/>
        <w:spacing w:after="0"/>
        <w:rPr>
          <w:ins w:id="4500" w:author="Mosi Adesina Ifatunji" w:date="2025-07-17T13:09:00Z" w16du:dateUtc="2025-07-17T18:09:00Z"/>
        </w:rPr>
      </w:pPr>
    </w:p>
    <w:p w14:paraId="59D5A277" w14:textId="77777777" w:rsidR="002F4FDA" w:rsidRDefault="002F4FDA" w:rsidP="007B100A">
      <w:pPr>
        <w:pStyle w:val="BodyText"/>
        <w:spacing w:after="0"/>
        <w:rPr>
          <w:ins w:id="4501" w:author="Mosi Adesina Ifatunji" w:date="2025-07-17T13:52:00Z" w16du:dateUtc="2025-07-17T18:52:00Z"/>
        </w:rPr>
      </w:pPr>
    </w:p>
    <w:p w14:paraId="53A1B1BB" w14:textId="77777777" w:rsidR="00160932" w:rsidRDefault="00160932">
      <w:pPr>
        <w:rPr>
          <w:ins w:id="4502" w:author="Mosi Adesina Ifatunji" w:date="2025-07-17T13:53:00Z" w16du:dateUtc="2025-07-17T18:53:00Z"/>
        </w:rPr>
        <w:pPrChange w:id="4503" w:author="Mosi Adesina Ifatunji" w:date="2025-10-21T19:50:00Z" w16du:dateUtc="2025-10-22T00:50:00Z">
          <w:pPr>
            <w:pStyle w:val="BodyText"/>
            <w:spacing w:after="0"/>
          </w:pPr>
        </w:pPrChange>
      </w:pPr>
    </w:p>
    <w:p w14:paraId="715396D8" w14:textId="77777777" w:rsidR="00102D70" w:rsidRDefault="00102D70" w:rsidP="007B100A">
      <w:pPr>
        <w:rPr>
          <w:ins w:id="4504" w:author="Mosi Adesina Ifatunji" w:date="2025-07-25T13:28:00Z" w16du:dateUtc="2025-07-25T18:28:00Z"/>
        </w:rPr>
      </w:pPr>
    </w:p>
    <w:p w14:paraId="5189FD81" w14:textId="77777777" w:rsidR="00102D70" w:rsidRDefault="00102D70" w:rsidP="007B100A">
      <w:pPr>
        <w:rPr>
          <w:ins w:id="4505" w:author="Mosi Adesina Ifatunji" w:date="2025-07-25T13:28:00Z" w16du:dateUtc="2025-07-25T18:28:00Z"/>
        </w:rPr>
      </w:pPr>
    </w:p>
    <w:p w14:paraId="5A69E1C4" w14:textId="77777777" w:rsidR="00102D70" w:rsidRDefault="00102D70" w:rsidP="007B100A">
      <w:pPr>
        <w:rPr>
          <w:ins w:id="4506" w:author="Mosi Adesina Ifatunji" w:date="2025-07-25T13:28:00Z" w16du:dateUtc="2025-07-25T18:28:00Z"/>
        </w:rPr>
      </w:pPr>
    </w:p>
    <w:p w14:paraId="23B3C7A6" w14:textId="77777777" w:rsidR="00CC7CC2" w:rsidRDefault="00CC7CC2" w:rsidP="007B100A">
      <w:pPr>
        <w:rPr>
          <w:ins w:id="4507" w:author="Mosi Adesina Ifatunji" w:date="2025-07-25T13:28:00Z" w16du:dateUtc="2025-07-25T18:28:00Z"/>
          <w:b/>
          <w:bCs/>
        </w:rPr>
      </w:pPr>
      <w:ins w:id="4508" w:author="Mosi Adesina Ifatunji" w:date="2025-07-25T13:28:00Z" w16du:dateUtc="2025-07-25T18:28:00Z">
        <w:r>
          <w:rPr>
            <w:b/>
            <w:bCs/>
          </w:rPr>
          <w:br w:type="page"/>
        </w:r>
      </w:ins>
    </w:p>
    <w:p w14:paraId="03800DA4" w14:textId="7CF3B8EC" w:rsidR="0097100A" w:rsidRPr="00AC0C6E" w:rsidRDefault="00102D70">
      <w:pPr>
        <w:pStyle w:val="Heading1"/>
        <w:rPr>
          <w:ins w:id="4509" w:author="Mosi Adesina Ifatunji" w:date="2025-07-25T13:50:00Z" w16du:dateUtc="2025-07-25T18:50:00Z"/>
        </w:rPr>
        <w:pPrChange w:id="4510" w:author="Mosi Adesina Ifatunji" w:date="2025-10-21T20:55:00Z" w16du:dateUtc="2025-10-22T01:55:00Z">
          <w:pPr/>
        </w:pPrChange>
      </w:pPr>
      <w:ins w:id="4511" w:author="Mosi Adesina Ifatunji" w:date="2025-07-25T13:28:00Z" w16du:dateUtc="2025-07-25T18:28:00Z">
        <w:r w:rsidRPr="008126A3">
          <w:lastRenderedPageBreak/>
          <w:t>References</w:t>
        </w:r>
      </w:ins>
      <w:ins w:id="4512" w:author="Mosi Adesina Ifatunji" w:date="2025-10-21T21:16:00Z" w16du:dateUtc="2025-10-22T02:16:00Z">
        <w:r w:rsidR="002834DE">
          <w:t xml:space="preserve"> </w:t>
        </w:r>
      </w:ins>
    </w:p>
    <w:p w14:paraId="1734077F" w14:textId="77777777" w:rsidR="00B70E43" w:rsidRPr="00AC0C6E" w:rsidRDefault="00B70E43">
      <w:pPr>
        <w:pStyle w:val="NoSpacing"/>
        <w:rPr>
          <w:ins w:id="4513" w:author="Mosi Adesina Ifatunji" w:date="2025-07-25T13:47:00Z" w16du:dateUtc="2025-07-25T18:47:00Z"/>
        </w:rPr>
        <w:pPrChange w:id="4514" w:author="Mosi Adesina Ifatunji" w:date="2025-10-26T17:05:00Z" w16du:dateUtc="2025-10-26T22:05:00Z">
          <w:pPr/>
        </w:pPrChange>
      </w:pPr>
    </w:p>
    <w:p w14:paraId="61D01F63" w14:textId="77777777" w:rsidR="0097100A" w:rsidRPr="00AC0C6E" w:rsidRDefault="0097100A">
      <w:pPr>
        <w:pStyle w:val="NoSpacing"/>
        <w:rPr>
          <w:ins w:id="4515" w:author="Mosi Adesina Ifatunji" w:date="2025-07-25T13:51:00Z" w16du:dateUtc="2025-07-25T18:51:00Z"/>
        </w:rPr>
        <w:pPrChange w:id="4516" w:author="Mosi Adesina Ifatunji" w:date="2025-10-26T17:05:00Z" w16du:dateUtc="2025-10-26T22:05:00Z">
          <w:pPr/>
        </w:pPrChange>
      </w:pPr>
    </w:p>
    <w:p w14:paraId="4EE092E6" w14:textId="77777777" w:rsidR="00B70E43" w:rsidRPr="00AC0C6E" w:rsidRDefault="00B70E43">
      <w:pPr>
        <w:pStyle w:val="NoSpacing"/>
        <w:rPr>
          <w:ins w:id="4517" w:author="Mosi Adesina Ifatunji" w:date="2025-07-25T13:51:00Z" w16du:dateUtc="2025-07-25T18:51:00Z"/>
        </w:rPr>
        <w:pPrChange w:id="4518" w:author="Mosi Adesina Ifatunji" w:date="2025-10-26T17:05:00Z" w16du:dateUtc="2025-10-26T22:05:00Z">
          <w:pPr/>
        </w:pPrChange>
      </w:pPr>
      <w:ins w:id="4519" w:author="Mosi Adesina Ifatunji" w:date="2025-07-25T13:51:00Z" w16du:dateUtc="2025-07-25T18:51:00Z">
        <w:r w:rsidRPr="00AC0C6E">
          <w:t xml:space="preserve">Bonilla-Silva, Eduardo. 1997. "Rethinking Racism: Toward a Structural Interpretation." </w:t>
        </w:r>
        <w:r w:rsidRPr="00AC0C6E">
          <w:rPr>
            <w:rPrChange w:id="4520" w:author="Mosi Adesina Ifatunji" w:date="2025-10-21T20:23:00Z" w16du:dateUtc="2025-10-22T01:23:00Z">
              <w:rPr>
                <w:i/>
                <w:iCs/>
              </w:rPr>
            </w:rPrChange>
          </w:rPr>
          <w:t>American Sociological Review</w:t>
        </w:r>
        <w:r w:rsidRPr="00AC0C6E">
          <w:t xml:space="preserve"> 62(3):465–80.</w:t>
        </w:r>
      </w:ins>
    </w:p>
    <w:p w14:paraId="45EA76E9" w14:textId="77777777" w:rsidR="00B70E43" w:rsidRPr="00AC0C6E" w:rsidRDefault="00B70E43">
      <w:pPr>
        <w:pStyle w:val="NoSpacing"/>
        <w:rPr>
          <w:ins w:id="4521" w:author="Mosi Adesina Ifatunji" w:date="2025-07-25T13:46:00Z" w16du:dateUtc="2025-07-25T18:46:00Z"/>
        </w:rPr>
        <w:pPrChange w:id="4522" w:author="Mosi Adesina Ifatunji" w:date="2025-10-26T17:05:00Z" w16du:dateUtc="2025-10-26T22:05:00Z">
          <w:pPr/>
        </w:pPrChange>
      </w:pPr>
    </w:p>
    <w:p w14:paraId="601CB338" w14:textId="77777777" w:rsidR="00B70E43" w:rsidRPr="00AC0C6E" w:rsidRDefault="00B70E43">
      <w:pPr>
        <w:pStyle w:val="NoSpacing"/>
        <w:rPr>
          <w:ins w:id="4523" w:author="Mosi Adesina Ifatunji" w:date="2025-07-25T13:51:00Z" w16du:dateUtc="2025-07-25T18:51:00Z"/>
        </w:rPr>
        <w:pPrChange w:id="4524" w:author="Mosi Adesina Ifatunji" w:date="2025-10-26T17:05:00Z" w16du:dateUtc="2025-10-26T22:05:00Z">
          <w:pPr/>
        </w:pPrChange>
      </w:pPr>
      <w:ins w:id="4525" w:author="Mosi Adesina Ifatunji" w:date="2025-07-25T13:51:00Z" w16du:dateUtc="2025-07-25T18:51:00Z">
        <w:r w:rsidRPr="00AC0C6E">
          <w:t xml:space="preserve">Bonilla-Silva, Eduardo. 2001. </w:t>
        </w:r>
        <w:r w:rsidRPr="00AC0C6E">
          <w:rPr>
            <w:rPrChange w:id="4526" w:author="Mosi Adesina Ifatunji" w:date="2025-10-21T20:23:00Z" w16du:dateUtc="2025-10-22T01:23:00Z">
              <w:rPr>
                <w:i/>
                <w:iCs/>
              </w:rPr>
            </w:rPrChange>
          </w:rPr>
          <w:t>White Supremacy and Racism in the Post-Civil Rights Era</w:t>
        </w:r>
        <w:r w:rsidRPr="00AC0C6E">
          <w:t>, Edited by E. Bonilla-Silva. Boulder, Colorado: Lynne Rienner Publishers.</w:t>
        </w:r>
      </w:ins>
    </w:p>
    <w:p w14:paraId="5479CEEF" w14:textId="77777777" w:rsidR="00B70E43" w:rsidRPr="00AC0C6E" w:rsidRDefault="00B70E43">
      <w:pPr>
        <w:pStyle w:val="NoSpacing"/>
        <w:rPr>
          <w:ins w:id="4527" w:author="Mosi Adesina Ifatunji" w:date="2025-07-25T13:54:00Z" w16du:dateUtc="2025-07-25T18:54:00Z"/>
        </w:rPr>
        <w:pPrChange w:id="4528" w:author="Mosi Adesina Ifatunji" w:date="2025-10-26T17:05:00Z" w16du:dateUtc="2025-10-26T22:05:00Z">
          <w:pPr/>
        </w:pPrChange>
      </w:pPr>
    </w:p>
    <w:p w14:paraId="774D0D78" w14:textId="77777777" w:rsidR="00B70E43" w:rsidRPr="00AC0C6E" w:rsidRDefault="00B70E43">
      <w:pPr>
        <w:pStyle w:val="NoSpacing"/>
        <w:rPr>
          <w:ins w:id="4529" w:author="Mosi Adesina Ifatunji" w:date="2025-07-25T13:54:00Z" w16du:dateUtc="2025-07-25T18:54:00Z"/>
        </w:rPr>
        <w:pPrChange w:id="4530" w:author="Mosi Adesina Ifatunji" w:date="2025-10-26T17:05:00Z" w16du:dateUtc="2025-10-26T22:05:00Z">
          <w:pPr/>
        </w:pPrChange>
      </w:pPr>
      <w:ins w:id="4531" w:author="Mosi Adesina Ifatunji" w:date="2025-07-25T13:54:00Z" w16du:dateUtc="2025-07-25T18:54:00Z">
        <w:r w:rsidRPr="00AC0C6E">
          <w:t xml:space="preserve">Feagin, Joe R. 2001 [2010]. </w:t>
        </w:r>
        <w:r w:rsidRPr="00AC0C6E">
          <w:rPr>
            <w:rPrChange w:id="4532" w:author="Mosi Adesina Ifatunji" w:date="2025-10-21T20:23:00Z" w16du:dateUtc="2025-10-22T01:23:00Z">
              <w:rPr>
                <w:i/>
                <w:iCs/>
              </w:rPr>
            </w:rPrChange>
          </w:rPr>
          <w:t>Racist America: Roots, Current Realities and Future Reparations</w:t>
        </w:r>
        <w:r w:rsidRPr="00AC0C6E">
          <w:t>. New York, New York: Rutledge.</w:t>
        </w:r>
      </w:ins>
    </w:p>
    <w:p w14:paraId="7317E8DB" w14:textId="77777777" w:rsidR="00B70E43" w:rsidRPr="00AC0C6E" w:rsidRDefault="00B70E43">
      <w:pPr>
        <w:pStyle w:val="NoSpacing"/>
        <w:rPr>
          <w:ins w:id="4533" w:author="Mosi Adesina Ifatunji" w:date="2025-07-25T13:54:00Z" w16du:dateUtc="2025-07-25T18:54:00Z"/>
        </w:rPr>
        <w:pPrChange w:id="4534" w:author="Mosi Adesina Ifatunji" w:date="2025-10-26T17:05:00Z" w16du:dateUtc="2025-10-26T22:05:00Z">
          <w:pPr/>
        </w:pPrChange>
      </w:pPr>
    </w:p>
    <w:p w14:paraId="04FB8A9E" w14:textId="77777777" w:rsidR="00B70E43" w:rsidRPr="00AC0C6E" w:rsidRDefault="00B70E43">
      <w:pPr>
        <w:pStyle w:val="NoSpacing"/>
        <w:rPr>
          <w:ins w:id="4535" w:author="Mosi Adesina Ifatunji" w:date="2025-07-25T13:54:00Z" w16du:dateUtc="2025-07-25T18:54:00Z"/>
        </w:rPr>
        <w:pPrChange w:id="4536" w:author="Mosi Adesina Ifatunji" w:date="2025-10-26T17:05:00Z" w16du:dateUtc="2025-10-26T22:05:00Z">
          <w:pPr/>
        </w:pPrChange>
      </w:pPr>
      <w:ins w:id="4537" w:author="Mosi Adesina Ifatunji" w:date="2025-07-25T13:54:00Z" w16du:dateUtc="2025-07-25T18:54:00Z">
        <w:r w:rsidRPr="00AC0C6E">
          <w:t xml:space="preserve">Bonilla-Silva, Eduardo. 2003 [2018]. </w:t>
        </w:r>
        <w:r w:rsidRPr="00AC0C6E">
          <w:rPr>
            <w:rPrChange w:id="4538" w:author="Mosi Adesina Ifatunji" w:date="2025-10-21T20:23:00Z" w16du:dateUtc="2025-10-22T01:23:00Z">
              <w:rPr>
                <w:i/>
                <w:iCs/>
              </w:rPr>
            </w:rPrChange>
          </w:rPr>
          <w:t>Racism without Racists: Color-Blind Racism and the Persistence of Racial Inequality in the United States</w:t>
        </w:r>
        <w:r w:rsidRPr="00AC0C6E">
          <w:t>. Lanham, Maryland: Rowman &amp; Littlefield Publishers, Inc.</w:t>
        </w:r>
      </w:ins>
    </w:p>
    <w:p w14:paraId="28C18F38" w14:textId="77777777" w:rsidR="00B70E43" w:rsidRPr="00AC0C6E" w:rsidRDefault="00B70E43">
      <w:pPr>
        <w:pStyle w:val="NoSpacing"/>
        <w:rPr>
          <w:ins w:id="4539" w:author="Mosi Adesina Ifatunji" w:date="2025-07-25T13:51:00Z" w16du:dateUtc="2025-07-25T18:51:00Z"/>
        </w:rPr>
        <w:pPrChange w:id="4540" w:author="Mosi Adesina Ifatunji" w:date="2025-10-26T17:05:00Z" w16du:dateUtc="2025-10-26T22:05:00Z">
          <w:pPr/>
        </w:pPrChange>
      </w:pPr>
    </w:p>
    <w:p w14:paraId="2EC6C805" w14:textId="4BA6AE4E" w:rsidR="00CC7CC2" w:rsidRPr="00AC0C6E" w:rsidRDefault="00CC7CC2">
      <w:pPr>
        <w:pStyle w:val="NoSpacing"/>
        <w:rPr>
          <w:ins w:id="4541" w:author="Mosi Adesina Ifatunji" w:date="2025-07-25T13:29:00Z" w16du:dateUtc="2025-07-25T18:29:00Z"/>
          <w:rPrChange w:id="4542" w:author="Mosi Adesina Ifatunji" w:date="2025-10-21T20:23:00Z" w16du:dateUtc="2025-10-22T01:23:00Z">
            <w:rPr>
              <w:ins w:id="4543" w:author="Mosi Adesina Ifatunji" w:date="2025-07-25T13:29:00Z" w16du:dateUtc="2025-07-25T18:29:00Z"/>
              <w:rFonts w:ascii="Helvetica Neue" w:hAnsi="Helvetica Neue" w:cs="Helvetica Neue"/>
              <w:sz w:val="26"/>
              <w:szCs w:val="26"/>
            </w:rPr>
          </w:rPrChange>
        </w:rPr>
        <w:pPrChange w:id="4544" w:author="Mosi Adesina Ifatunji" w:date="2025-10-26T17:05:00Z" w16du:dateUtc="2025-10-26T22:05:00Z">
          <w:pPr>
            <w:autoSpaceDE w:val="0"/>
            <w:autoSpaceDN w:val="0"/>
            <w:adjustRightInd w:val="0"/>
            <w:ind w:left="720" w:right="-720" w:hanging="720"/>
          </w:pPr>
        </w:pPrChange>
      </w:pPr>
      <w:ins w:id="4545" w:author="Mosi Adesina Ifatunji" w:date="2025-07-25T13:29:00Z" w16du:dateUtc="2025-07-25T18:29:00Z">
        <w:r w:rsidRPr="00AC0C6E">
          <w:rPr>
            <w:rPrChange w:id="4546" w:author="Mosi Adesina Ifatunji" w:date="2025-10-21T20:23:00Z" w16du:dateUtc="2025-10-22T01:23:00Z">
              <w:rPr>
                <w:rFonts w:ascii="Helvetica Neue" w:hAnsi="Helvetica Neue" w:cs="Helvetica Neue"/>
                <w:sz w:val="26"/>
                <w:szCs w:val="26"/>
              </w:rPr>
            </w:rPrChange>
          </w:rPr>
          <w:t xml:space="preserve">Ridgeway, Cecilia L. 2006. "Linking Social Structure and Interpersonal Behavior: A Theoretical Perspective on Cultural Schemas and Social Relations." </w:t>
        </w:r>
        <w:r w:rsidRPr="00AC0C6E">
          <w:rPr>
            <w:rPrChange w:id="4547" w:author="Mosi Adesina Ifatunji" w:date="2025-10-21T20:23:00Z" w16du:dateUtc="2025-10-22T01:23:00Z">
              <w:rPr>
                <w:rFonts w:ascii="Helvetica Neue" w:hAnsi="Helvetica Neue" w:cs="Helvetica Neue"/>
                <w:i/>
                <w:iCs/>
                <w:sz w:val="26"/>
                <w:szCs w:val="26"/>
              </w:rPr>
            </w:rPrChange>
          </w:rPr>
          <w:t>Social Psychology Quarterly</w:t>
        </w:r>
        <w:r w:rsidRPr="00AC0C6E">
          <w:rPr>
            <w:rPrChange w:id="4548" w:author="Mosi Adesina Ifatunji" w:date="2025-10-21T20:23:00Z" w16du:dateUtc="2025-10-22T01:23:00Z">
              <w:rPr>
                <w:rFonts w:ascii="Helvetica Neue" w:hAnsi="Helvetica Neue" w:cs="Helvetica Neue"/>
                <w:sz w:val="26"/>
                <w:szCs w:val="26"/>
              </w:rPr>
            </w:rPrChange>
          </w:rPr>
          <w:t xml:space="preserve"> 69(1):5–16. </w:t>
        </w:r>
        <w:proofErr w:type="spellStart"/>
        <w:r w:rsidRPr="00AC0C6E">
          <w:rPr>
            <w:rPrChange w:id="4549" w:author="Mosi Adesina Ifatunji" w:date="2025-10-21T20:23:00Z" w16du:dateUtc="2025-10-22T01:23:00Z">
              <w:rPr>
                <w:rFonts w:ascii="Helvetica Neue" w:hAnsi="Helvetica Neue" w:cs="Helvetica Neue"/>
                <w:sz w:val="26"/>
                <w:szCs w:val="26"/>
              </w:rPr>
            </w:rPrChange>
          </w:rPr>
          <w:t>doi</w:t>
        </w:r>
        <w:proofErr w:type="spellEnd"/>
        <w:r w:rsidRPr="00AC0C6E">
          <w:rPr>
            <w:rPrChange w:id="4550" w:author="Mosi Adesina Ifatunji" w:date="2025-10-21T20:23:00Z" w16du:dateUtc="2025-10-22T01:23:00Z">
              <w:rPr>
                <w:rFonts w:ascii="Helvetica Neue" w:hAnsi="Helvetica Neue" w:cs="Helvetica Neue"/>
                <w:sz w:val="26"/>
                <w:szCs w:val="26"/>
              </w:rPr>
            </w:rPrChange>
          </w:rPr>
          <w:t>: 10.1177/019027250606900102.</w:t>
        </w:r>
      </w:ins>
    </w:p>
    <w:p w14:paraId="4526811D" w14:textId="77777777" w:rsidR="00CC7CC2" w:rsidRPr="00AC0C6E" w:rsidRDefault="00CC7CC2">
      <w:pPr>
        <w:pStyle w:val="NoSpacing"/>
        <w:rPr>
          <w:ins w:id="4551" w:author="Mosi Adesina Ifatunji" w:date="2025-07-25T13:51:00Z" w16du:dateUtc="2025-07-25T18:51:00Z"/>
        </w:rPr>
        <w:pPrChange w:id="4552" w:author="Mosi Adesina Ifatunji" w:date="2025-10-26T17:05:00Z" w16du:dateUtc="2025-10-26T22:05:00Z">
          <w:pPr/>
        </w:pPrChange>
      </w:pPr>
    </w:p>
    <w:p w14:paraId="594E75E3" w14:textId="77777777" w:rsidR="00B70E43" w:rsidRPr="00AC0C6E" w:rsidRDefault="00B70E43">
      <w:pPr>
        <w:pStyle w:val="NoSpacing"/>
        <w:rPr>
          <w:ins w:id="4553" w:author="Mosi Adesina Ifatunji" w:date="2025-07-25T13:51:00Z" w16du:dateUtc="2025-07-25T18:51:00Z"/>
        </w:rPr>
        <w:pPrChange w:id="4554" w:author="Mosi Adesina Ifatunji" w:date="2025-10-26T17:05:00Z" w16du:dateUtc="2025-10-26T22:05:00Z">
          <w:pPr/>
        </w:pPrChange>
      </w:pPr>
      <w:ins w:id="4555" w:author="Mosi Adesina Ifatunji" w:date="2025-07-25T13:51:00Z" w16du:dateUtc="2025-07-25T18:51:00Z">
        <w:r w:rsidRPr="00AC0C6E">
          <w:t xml:space="preserve">Mills, Charles W. 2007. "White Ignorance." Pp. 13–38 in </w:t>
        </w:r>
        <w:r w:rsidRPr="00AC0C6E">
          <w:rPr>
            <w:rPrChange w:id="4556" w:author="Mosi Adesina Ifatunji" w:date="2025-10-21T20:23:00Z" w16du:dateUtc="2025-10-22T01:23:00Z">
              <w:rPr>
                <w:i/>
                <w:iCs/>
              </w:rPr>
            </w:rPrChange>
          </w:rPr>
          <w:t>Race and Epistemologies of Ignorance</w:t>
        </w:r>
        <w:r w:rsidRPr="00AC0C6E">
          <w:t>. New York, New York: SUNY.</w:t>
        </w:r>
      </w:ins>
    </w:p>
    <w:p w14:paraId="7B2F1BE7" w14:textId="77777777" w:rsidR="00B70E43" w:rsidRPr="00AC0C6E" w:rsidRDefault="00B70E43">
      <w:pPr>
        <w:pStyle w:val="NoSpacing"/>
        <w:rPr>
          <w:ins w:id="4557" w:author="Mosi Adesina Ifatunji" w:date="2025-07-25T13:54:00Z" w16du:dateUtc="2025-07-25T18:54:00Z"/>
        </w:rPr>
        <w:pPrChange w:id="4558" w:author="Mosi Adesina Ifatunji" w:date="2025-10-26T17:05:00Z" w16du:dateUtc="2025-10-26T22:05:00Z">
          <w:pPr/>
        </w:pPrChange>
      </w:pPr>
    </w:p>
    <w:p w14:paraId="5F2853E2" w14:textId="77777777" w:rsidR="00B70E43" w:rsidRPr="00AC0C6E" w:rsidRDefault="00B70E43">
      <w:pPr>
        <w:pStyle w:val="NoSpacing"/>
        <w:rPr>
          <w:ins w:id="4559" w:author="Mosi Adesina Ifatunji" w:date="2025-07-25T13:54:00Z" w16du:dateUtc="2025-07-25T18:54:00Z"/>
        </w:rPr>
        <w:pPrChange w:id="4560" w:author="Mosi Adesina Ifatunji" w:date="2025-10-26T17:05:00Z" w16du:dateUtc="2025-10-26T22:05:00Z">
          <w:pPr/>
        </w:pPrChange>
      </w:pPr>
      <w:ins w:id="4561" w:author="Mosi Adesina Ifatunji" w:date="2025-07-25T13:54:00Z" w16du:dateUtc="2025-07-25T18:54:00Z">
        <w:r w:rsidRPr="00AC0C6E">
          <w:t xml:space="preserve">Feagin, Joe and Leslie H Picca. 2007. </w:t>
        </w:r>
        <w:r w:rsidRPr="00AC0C6E">
          <w:rPr>
            <w:rPrChange w:id="4562" w:author="Mosi Adesina Ifatunji" w:date="2025-10-21T20:23:00Z" w16du:dateUtc="2025-10-22T01:23:00Z">
              <w:rPr>
                <w:i/>
                <w:iCs/>
              </w:rPr>
            </w:rPrChange>
          </w:rPr>
          <w:t>Two-Faced Racism: Whites in the Backstage and Frontstage</w:t>
        </w:r>
        <w:r w:rsidRPr="00AC0C6E">
          <w:t>. New York, New York: Routledge.</w:t>
        </w:r>
      </w:ins>
    </w:p>
    <w:p w14:paraId="7BF41DCE" w14:textId="77777777" w:rsidR="00B70E43" w:rsidRPr="00AC0C6E" w:rsidRDefault="00B70E43">
      <w:pPr>
        <w:pStyle w:val="NoSpacing"/>
        <w:rPr>
          <w:ins w:id="4563" w:author="Mosi Adesina Ifatunji" w:date="2025-07-25T13:49:00Z" w16du:dateUtc="2025-07-25T18:49:00Z"/>
        </w:rPr>
        <w:pPrChange w:id="4564" w:author="Mosi Adesina Ifatunji" w:date="2025-10-26T17:05:00Z" w16du:dateUtc="2025-10-26T22:05:00Z">
          <w:pPr/>
        </w:pPrChange>
      </w:pPr>
    </w:p>
    <w:p w14:paraId="71DA189F" w14:textId="77777777" w:rsidR="00B70E43" w:rsidRPr="00AC0C6E" w:rsidRDefault="00B70E43">
      <w:pPr>
        <w:pStyle w:val="NoSpacing"/>
        <w:rPr>
          <w:ins w:id="4565" w:author="Mosi Adesina Ifatunji" w:date="2025-07-25T13:49:00Z" w16du:dateUtc="2025-07-25T18:49:00Z"/>
        </w:rPr>
        <w:pPrChange w:id="4566" w:author="Mosi Adesina Ifatunji" w:date="2025-10-26T17:05:00Z" w16du:dateUtc="2025-10-26T22:05:00Z">
          <w:pPr/>
        </w:pPrChange>
      </w:pPr>
      <w:ins w:id="4567" w:author="Mosi Adesina Ifatunji" w:date="2025-07-25T13:49:00Z" w16du:dateUtc="2025-07-25T18:49:00Z">
        <w:r w:rsidRPr="00AC0C6E">
          <w:t xml:space="preserve">Bielby, William T. 2011. "Minority Vulnerability in Privileged Occupations." </w:t>
        </w:r>
        <w:r w:rsidRPr="00AC0C6E">
          <w:rPr>
            <w:rPrChange w:id="4568" w:author="Mosi Adesina Ifatunji" w:date="2025-10-21T20:23:00Z" w16du:dateUtc="2025-10-22T01:23:00Z">
              <w:rPr>
                <w:i/>
                <w:iCs/>
              </w:rPr>
            </w:rPrChange>
          </w:rPr>
          <w:t>The ANNALS of the American Academy of Political and Social Science</w:t>
        </w:r>
        <w:r w:rsidRPr="00AC0C6E">
          <w:t xml:space="preserve"> 639(1):13–32. </w:t>
        </w:r>
        <w:proofErr w:type="spellStart"/>
        <w:r w:rsidRPr="00AC0C6E">
          <w:t>doi</w:t>
        </w:r>
        <w:proofErr w:type="spellEnd"/>
        <w:r w:rsidRPr="00AC0C6E">
          <w:t>: 10.1177/0002716211422338.</w:t>
        </w:r>
      </w:ins>
    </w:p>
    <w:p w14:paraId="12F8E79C" w14:textId="77777777" w:rsidR="00B70E43" w:rsidRPr="00AC0C6E" w:rsidRDefault="00B70E43">
      <w:pPr>
        <w:pStyle w:val="NoSpacing"/>
        <w:rPr>
          <w:ins w:id="4569" w:author="Mosi Adesina Ifatunji" w:date="2025-07-25T13:55:00Z" w16du:dateUtc="2025-07-25T18:55:00Z"/>
        </w:rPr>
        <w:pPrChange w:id="4570" w:author="Mosi Adesina Ifatunji" w:date="2025-10-26T17:05:00Z" w16du:dateUtc="2025-10-26T22:05:00Z">
          <w:pPr/>
        </w:pPrChange>
      </w:pPr>
    </w:p>
    <w:p w14:paraId="3C6EC0F5" w14:textId="77777777" w:rsidR="00EE3D97" w:rsidRPr="00AC0C6E" w:rsidRDefault="00EE3D97">
      <w:pPr>
        <w:pStyle w:val="NoSpacing"/>
        <w:rPr>
          <w:ins w:id="4571" w:author="Mosi Adesina Ifatunji" w:date="2025-07-25T13:55:00Z" w16du:dateUtc="2025-07-25T18:55:00Z"/>
        </w:rPr>
        <w:pPrChange w:id="4572" w:author="Mosi Adesina Ifatunji" w:date="2025-10-26T17:05:00Z" w16du:dateUtc="2025-10-26T22:05:00Z">
          <w:pPr/>
        </w:pPrChange>
      </w:pPr>
      <w:ins w:id="4573" w:author="Mosi Adesina Ifatunji" w:date="2025-07-25T13:55:00Z" w16du:dateUtc="2025-07-25T18:55:00Z">
        <w:r w:rsidRPr="00AC0C6E">
          <w:t xml:space="preserve">Jung, Moon-Kie. 2015. </w:t>
        </w:r>
        <w:r w:rsidRPr="00AC0C6E">
          <w:rPr>
            <w:rPrChange w:id="4574" w:author="Mosi Adesina Ifatunji" w:date="2025-10-21T20:23:00Z" w16du:dateUtc="2025-10-22T01:23:00Z">
              <w:rPr>
                <w:i/>
                <w:iCs/>
              </w:rPr>
            </w:rPrChange>
          </w:rPr>
          <w:t>Beneath the Surface of White Supremacy: Denaturalizing Us Racisms Past and Present</w:t>
        </w:r>
        <w:r w:rsidRPr="00AC0C6E">
          <w:t>: Stanford University Press.</w:t>
        </w:r>
      </w:ins>
    </w:p>
    <w:p w14:paraId="0C127DBF" w14:textId="77777777" w:rsidR="00EE3D97" w:rsidRPr="00AC0C6E" w:rsidRDefault="00EE3D97">
      <w:pPr>
        <w:pStyle w:val="NoSpacing"/>
        <w:rPr>
          <w:ins w:id="4575" w:author="Mosi Adesina Ifatunji" w:date="2025-07-25T13:53:00Z" w16du:dateUtc="2025-07-25T18:53:00Z"/>
        </w:rPr>
        <w:pPrChange w:id="4576" w:author="Mosi Adesina Ifatunji" w:date="2025-10-26T17:05:00Z" w16du:dateUtc="2025-10-26T22:05:00Z">
          <w:pPr/>
        </w:pPrChange>
      </w:pPr>
    </w:p>
    <w:p w14:paraId="312C686A" w14:textId="77777777" w:rsidR="00B70E43" w:rsidRPr="00AC0C6E" w:rsidRDefault="00B70E43">
      <w:pPr>
        <w:pStyle w:val="NoSpacing"/>
        <w:rPr>
          <w:ins w:id="4577" w:author="Mosi Adesina Ifatunji" w:date="2025-07-25T13:53:00Z" w16du:dateUtc="2025-07-25T18:53:00Z"/>
          <w:rPrChange w:id="4578" w:author="Mosi Adesina Ifatunji" w:date="2025-10-21T20:23:00Z" w16du:dateUtc="2025-10-22T01:23:00Z">
            <w:rPr>
              <w:ins w:id="4579" w:author="Mosi Adesina Ifatunji" w:date="2025-07-25T13:53:00Z" w16du:dateUtc="2025-07-25T18:53:00Z"/>
              <w:rFonts w:ascii="Helvetica Neue" w:hAnsi="Helvetica Neue" w:cs="Helvetica Neue"/>
              <w:sz w:val="26"/>
              <w:szCs w:val="26"/>
            </w:rPr>
          </w:rPrChange>
        </w:rPr>
        <w:pPrChange w:id="4580" w:author="Mosi Adesina Ifatunji" w:date="2025-10-26T17:05:00Z" w16du:dateUtc="2025-10-26T22:05:00Z">
          <w:pPr>
            <w:autoSpaceDE w:val="0"/>
            <w:autoSpaceDN w:val="0"/>
            <w:adjustRightInd w:val="0"/>
            <w:ind w:left="720" w:right="-720" w:hanging="720"/>
          </w:pPr>
        </w:pPrChange>
      </w:pPr>
      <w:ins w:id="4581" w:author="Mosi Adesina Ifatunji" w:date="2025-07-25T13:53:00Z" w16du:dateUtc="2025-07-25T18:53:00Z">
        <w:r w:rsidRPr="00AC0C6E">
          <w:rPr>
            <w:rPrChange w:id="4582" w:author="Mosi Adesina Ifatunji" w:date="2025-10-21T20:23:00Z" w16du:dateUtc="2025-10-22T01:23:00Z">
              <w:rPr>
                <w:rFonts w:ascii="Helvetica Neue" w:hAnsi="Helvetica Neue" w:cs="Helvetica Neue"/>
                <w:sz w:val="26"/>
                <w:szCs w:val="26"/>
              </w:rPr>
            </w:rPrChange>
          </w:rPr>
          <w:t xml:space="preserve">DiTomaso, Nancy. 2015. "Racism and Discrimination Versus Advantage and Favoritism: Bias for Versus Bias Against." </w:t>
        </w:r>
        <w:r w:rsidRPr="00AC0C6E">
          <w:rPr>
            <w:rPrChange w:id="4583" w:author="Mosi Adesina Ifatunji" w:date="2025-10-21T20:23:00Z" w16du:dateUtc="2025-10-22T01:23:00Z">
              <w:rPr>
                <w:rFonts w:ascii="Helvetica Neue" w:hAnsi="Helvetica Neue" w:cs="Helvetica Neue"/>
                <w:i/>
                <w:iCs/>
                <w:sz w:val="26"/>
                <w:szCs w:val="26"/>
              </w:rPr>
            </w:rPrChange>
          </w:rPr>
          <w:t>Research in Organizational Behavior</w:t>
        </w:r>
        <w:r w:rsidRPr="00AC0C6E">
          <w:rPr>
            <w:rPrChange w:id="4584" w:author="Mosi Adesina Ifatunji" w:date="2025-10-21T20:23:00Z" w16du:dateUtc="2025-10-22T01:23:00Z">
              <w:rPr>
                <w:rFonts w:ascii="Helvetica Neue" w:hAnsi="Helvetica Neue" w:cs="Helvetica Neue"/>
                <w:sz w:val="26"/>
                <w:szCs w:val="26"/>
              </w:rPr>
            </w:rPrChange>
          </w:rPr>
          <w:t xml:space="preserve"> 35:57–77. </w:t>
        </w:r>
        <w:proofErr w:type="spellStart"/>
        <w:r w:rsidRPr="00AC0C6E">
          <w:rPr>
            <w:rPrChange w:id="4585" w:author="Mosi Adesina Ifatunji" w:date="2025-10-21T20:23:00Z" w16du:dateUtc="2025-10-22T01:23:00Z">
              <w:rPr>
                <w:rFonts w:ascii="Helvetica Neue" w:hAnsi="Helvetica Neue" w:cs="Helvetica Neue"/>
                <w:sz w:val="26"/>
                <w:szCs w:val="26"/>
              </w:rPr>
            </w:rPrChange>
          </w:rPr>
          <w:t>doi</w:t>
        </w:r>
        <w:proofErr w:type="spellEnd"/>
        <w:r w:rsidRPr="00AC0C6E">
          <w:rPr>
            <w:rPrChange w:id="4586" w:author="Mosi Adesina Ifatunji" w:date="2025-10-21T20:23:00Z" w16du:dateUtc="2025-10-22T01:23:00Z">
              <w:rPr>
                <w:rFonts w:ascii="Helvetica Neue" w:hAnsi="Helvetica Neue" w:cs="Helvetica Neue"/>
                <w:sz w:val="26"/>
                <w:szCs w:val="26"/>
              </w:rPr>
            </w:rPrChange>
          </w:rPr>
          <w:t>: 10.1016/j.riob.2015.10.001.</w:t>
        </w:r>
      </w:ins>
    </w:p>
    <w:p w14:paraId="3711023C" w14:textId="77777777" w:rsidR="00B70E43" w:rsidRPr="00AC0C6E" w:rsidRDefault="00B70E43">
      <w:pPr>
        <w:pStyle w:val="NoSpacing"/>
        <w:rPr>
          <w:ins w:id="4587" w:author="Mosi Adesina Ifatunji" w:date="2025-07-25T13:48:00Z" w16du:dateUtc="2025-07-25T18:48:00Z"/>
        </w:rPr>
        <w:pPrChange w:id="4588" w:author="Mosi Adesina Ifatunji" w:date="2025-10-26T17:05:00Z" w16du:dateUtc="2025-10-26T22:05:00Z">
          <w:pPr/>
        </w:pPrChange>
      </w:pPr>
    </w:p>
    <w:p w14:paraId="1109348B" w14:textId="77777777" w:rsidR="0097100A" w:rsidRPr="00AC0C6E" w:rsidRDefault="0097100A">
      <w:pPr>
        <w:pStyle w:val="NoSpacing"/>
        <w:rPr>
          <w:ins w:id="4589" w:author="Mosi Adesina Ifatunji" w:date="2025-07-25T13:48:00Z" w16du:dateUtc="2025-07-25T18:48:00Z"/>
        </w:rPr>
        <w:pPrChange w:id="4590" w:author="Mosi Adesina Ifatunji" w:date="2025-10-26T17:05:00Z" w16du:dateUtc="2025-10-26T22:05:00Z">
          <w:pPr/>
        </w:pPrChange>
      </w:pPr>
      <w:ins w:id="4591" w:author="Mosi Adesina Ifatunji" w:date="2025-07-25T13:48:00Z" w16du:dateUtc="2025-07-25T18:48:00Z">
        <w:r w:rsidRPr="00AC0C6E">
          <w:t xml:space="preserve">Ray, Victor. 2019. "A Theory of Racialized Organizations." </w:t>
        </w:r>
        <w:r w:rsidRPr="00AC0C6E">
          <w:rPr>
            <w:rPrChange w:id="4592" w:author="Mosi Adesina Ifatunji" w:date="2025-10-21T20:23:00Z" w16du:dateUtc="2025-10-22T01:23:00Z">
              <w:rPr>
                <w:i/>
                <w:iCs/>
              </w:rPr>
            </w:rPrChange>
          </w:rPr>
          <w:t>American Sociological Review</w:t>
        </w:r>
        <w:r w:rsidRPr="00AC0C6E">
          <w:t xml:space="preserve"> 84(1):26–53. </w:t>
        </w:r>
        <w:proofErr w:type="spellStart"/>
        <w:r w:rsidRPr="00AC0C6E">
          <w:t>doi</w:t>
        </w:r>
        <w:proofErr w:type="spellEnd"/>
        <w:r w:rsidRPr="00AC0C6E">
          <w:t>: 10.1177/0003122418822335.</w:t>
        </w:r>
      </w:ins>
    </w:p>
    <w:p w14:paraId="353749D1" w14:textId="77777777" w:rsidR="0097100A" w:rsidRPr="00AC0C6E" w:rsidRDefault="0097100A">
      <w:pPr>
        <w:pStyle w:val="NoSpacing"/>
        <w:rPr>
          <w:ins w:id="4593" w:author="Mosi Adesina Ifatunji" w:date="2025-07-25T13:50:00Z" w16du:dateUtc="2025-07-25T18:50:00Z"/>
        </w:rPr>
        <w:pPrChange w:id="4594" w:author="Mosi Adesina Ifatunji" w:date="2025-10-26T17:05:00Z" w16du:dateUtc="2025-10-26T22:05:00Z">
          <w:pPr/>
        </w:pPrChange>
      </w:pPr>
    </w:p>
    <w:p w14:paraId="4AA63F34" w14:textId="77777777" w:rsidR="00B70E43" w:rsidRPr="00AC0C6E" w:rsidRDefault="00B70E43">
      <w:pPr>
        <w:pStyle w:val="NoSpacing"/>
        <w:rPr>
          <w:ins w:id="4595" w:author="Mosi Adesina Ifatunji" w:date="2025-07-25T13:50:00Z" w16du:dateUtc="2025-07-25T18:50:00Z"/>
        </w:rPr>
        <w:pPrChange w:id="4596" w:author="Mosi Adesina Ifatunji" w:date="2025-10-26T17:05:00Z" w16du:dateUtc="2025-10-26T22:05:00Z">
          <w:pPr/>
        </w:pPrChange>
      </w:pPr>
      <w:ins w:id="4597" w:author="Mosi Adesina Ifatunji" w:date="2025-07-25T13:50:00Z" w16du:dateUtc="2025-07-25T18:50:00Z">
        <w:r w:rsidRPr="00AC0C6E">
          <w:t xml:space="preserve">Tomaskovic-Devey, Donald and Dustin Avent-Holt. 2019. </w:t>
        </w:r>
        <w:r w:rsidRPr="00AC0C6E">
          <w:rPr>
            <w:rPrChange w:id="4598" w:author="Mosi Adesina Ifatunji" w:date="2025-10-21T20:23:00Z" w16du:dateUtc="2025-10-22T01:23:00Z">
              <w:rPr>
                <w:i/>
                <w:iCs/>
              </w:rPr>
            </w:rPrChange>
          </w:rPr>
          <w:t>Relational Inequalities: An Organizational Approach</w:t>
        </w:r>
        <w:r w:rsidRPr="00AC0C6E">
          <w:t>. New York, New York: Oxford University Press.</w:t>
        </w:r>
      </w:ins>
    </w:p>
    <w:p w14:paraId="1CF2ACFD" w14:textId="77777777" w:rsidR="00B70E43" w:rsidRPr="00AC0C6E" w:rsidRDefault="00B70E43">
      <w:pPr>
        <w:pStyle w:val="NoSpacing"/>
        <w:rPr>
          <w:ins w:id="4599" w:author="Mosi Adesina Ifatunji" w:date="2025-07-25T13:50:00Z" w16du:dateUtc="2025-07-25T18:50:00Z"/>
        </w:rPr>
        <w:pPrChange w:id="4600" w:author="Mosi Adesina Ifatunji" w:date="2025-10-26T17:05:00Z" w16du:dateUtc="2025-10-26T22:05:00Z">
          <w:pPr/>
        </w:pPrChange>
      </w:pPr>
    </w:p>
    <w:p w14:paraId="061D7FCE" w14:textId="77777777" w:rsidR="00B70E43" w:rsidRPr="00AC0C6E" w:rsidRDefault="00B70E43">
      <w:pPr>
        <w:pStyle w:val="NoSpacing"/>
        <w:rPr>
          <w:ins w:id="4601" w:author="Mosi Adesina Ifatunji" w:date="2025-07-25T13:50:00Z" w16du:dateUtc="2025-07-25T18:50:00Z"/>
        </w:rPr>
        <w:pPrChange w:id="4602" w:author="Mosi Adesina Ifatunji" w:date="2025-10-26T17:05:00Z" w16du:dateUtc="2025-10-26T22:05:00Z">
          <w:pPr/>
        </w:pPrChange>
      </w:pPr>
      <w:ins w:id="4603" w:author="Mosi Adesina Ifatunji" w:date="2025-07-25T13:50:00Z" w16du:dateUtc="2025-07-25T18:50:00Z">
        <w:r w:rsidRPr="00AC0C6E">
          <w:lastRenderedPageBreak/>
          <w:t xml:space="preserve">Golash-Boza, Tanya. 2016. "A Critical and Comprehensive Sociological Theory of Race and Racism." </w:t>
        </w:r>
        <w:r w:rsidRPr="00AC0C6E">
          <w:rPr>
            <w:rPrChange w:id="4604" w:author="Mosi Adesina Ifatunji" w:date="2025-10-21T20:23:00Z" w16du:dateUtc="2025-10-22T01:23:00Z">
              <w:rPr>
                <w:i/>
                <w:iCs/>
              </w:rPr>
            </w:rPrChange>
          </w:rPr>
          <w:t>Sociology of Race and Ethnicity</w:t>
        </w:r>
        <w:r w:rsidRPr="00AC0C6E">
          <w:t xml:space="preserve"> 2(2):129–41. </w:t>
        </w:r>
        <w:proofErr w:type="spellStart"/>
        <w:r w:rsidRPr="00AC0C6E">
          <w:t>doi</w:t>
        </w:r>
        <w:proofErr w:type="spellEnd"/>
        <w:r w:rsidRPr="00AC0C6E">
          <w:t>: 10.1177/2332649216632242.</w:t>
        </w:r>
      </w:ins>
    </w:p>
    <w:p w14:paraId="297B9C07" w14:textId="77777777" w:rsidR="00B70E43" w:rsidRPr="00AC0C6E" w:rsidRDefault="00B70E43">
      <w:pPr>
        <w:pStyle w:val="NoSpacing"/>
        <w:rPr>
          <w:ins w:id="4605" w:author="Mosi Adesina Ifatunji" w:date="2025-07-25T13:52:00Z" w16du:dateUtc="2025-07-25T18:52:00Z"/>
        </w:rPr>
        <w:pPrChange w:id="4606" w:author="Mosi Adesina Ifatunji" w:date="2025-10-26T17:05:00Z" w16du:dateUtc="2025-10-26T22:05:00Z">
          <w:pPr/>
        </w:pPrChange>
      </w:pPr>
    </w:p>
    <w:p w14:paraId="4E97D82F" w14:textId="77777777" w:rsidR="00B70E43" w:rsidRPr="00AC0C6E" w:rsidRDefault="00B70E43">
      <w:pPr>
        <w:pStyle w:val="NoSpacing"/>
        <w:rPr>
          <w:ins w:id="4607" w:author="Mosi Adesina Ifatunji" w:date="2025-07-25T13:52:00Z" w16du:dateUtc="2025-07-25T18:52:00Z"/>
        </w:rPr>
        <w:pPrChange w:id="4608" w:author="Mosi Adesina Ifatunji" w:date="2025-10-26T17:05:00Z" w16du:dateUtc="2025-10-26T22:05:00Z">
          <w:pPr/>
        </w:pPrChange>
      </w:pPr>
      <w:ins w:id="4609" w:author="Mosi Adesina Ifatunji" w:date="2025-07-25T13:52:00Z" w16du:dateUtc="2025-07-25T18:52:00Z">
        <w:r w:rsidRPr="00AC0C6E">
          <w:t xml:space="preserve">Mueller, Jennifer C. 2020. "Racial Ideology or Racial Ignorance? An Alternative Theory of Racial Cognition." </w:t>
        </w:r>
        <w:r w:rsidRPr="00AC0C6E">
          <w:rPr>
            <w:rPrChange w:id="4610" w:author="Mosi Adesina Ifatunji" w:date="2025-10-21T20:23:00Z" w16du:dateUtc="2025-10-22T01:23:00Z">
              <w:rPr>
                <w:i/>
                <w:iCs/>
              </w:rPr>
            </w:rPrChange>
          </w:rPr>
          <w:t>Sociological Theory</w:t>
        </w:r>
        <w:r w:rsidRPr="00AC0C6E">
          <w:t xml:space="preserve">:0735275120926197. </w:t>
        </w:r>
        <w:proofErr w:type="spellStart"/>
        <w:r w:rsidRPr="00AC0C6E">
          <w:t>doi</w:t>
        </w:r>
        <w:proofErr w:type="spellEnd"/>
        <w:r w:rsidRPr="00AC0C6E">
          <w:t>: 10.1177/0735275120926197.</w:t>
        </w:r>
      </w:ins>
    </w:p>
    <w:p w14:paraId="02388D78" w14:textId="77777777" w:rsidR="00B70E43" w:rsidRPr="00AC0C6E" w:rsidRDefault="00B70E43">
      <w:pPr>
        <w:pStyle w:val="NoSpacing"/>
        <w:rPr>
          <w:ins w:id="4611" w:author="Mosi Adesina Ifatunji" w:date="2025-07-25T13:30:00Z" w16du:dateUtc="2025-07-25T18:30:00Z"/>
        </w:rPr>
        <w:pPrChange w:id="4612" w:author="Mosi Adesina Ifatunji" w:date="2025-10-26T17:05:00Z" w16du:dateUtc="2025-10-26T22:05:00Z">
          <w:pPr/>
        </w:pPrChange>
      </w:pPr>
    </w:p>
    <w:p w14:paraId="0A155669" w14:textId="77777777" w:rsidR="00CC7CC2" w:rsidRPr="00AC0C6E" w:rsidRDefault="00CC7CC2">
      <w:pPr>
        <w:pStyle w:val="NoSpacing"/>
        <w:rPr>
          <w:ins w:id="4613" w:author="Mosi Adesina Ifatunji" w:date="2025-07-25T13:30:00Z" w16du:dateUtc="2025-07-25T18:30:00Z"/>
          <w:rPrChange w:id="4614" w:author="Mosi Adesina Ifatunji" w:date="2025-10-21T20:23:00Z" w16du:dateUtc="2025-10-22T01:23:00Z">
            <w:rPr>
              <w:ins w:id="4615" w:author="Mosi Adesina Ifatunji" w:date="2025-07-25T13:30:00Z" w16du:dateUtc="2025-07-25T18:30:00Z"/>
              <w:rFonts w:ascii="Helvetica Neue" w:hAnsi="Helvetica Neue" w:cs="Helvetica Neue"/>
              <w:sz w:val="26"/>
              <w:szCs w:val="26"/>
            </w:rPr>
          </w:rPrChange>
        </w:rPr>
        <w:pPrChange w:id="4616" w:author="Mosi Adesina Ifatunji" w:date="2025-10-26T17:05:00Z" w16du:dateUtc="2025-10-26T22:05:00Z">
          <w:pPr>
            <w:autoSpaceDE w:val="0"/>
            <w:autoSpaceDN w:val="0"/>
            <w:adjustRightInd w:val="0"/>
            <w:ind w:left="720" w:right="-720" w:hanging="720"/>
          </w:pPr>
        </w:pPrChange>
      </w:pPr>
      <w:ins w:id="4617" w:author="Mosi Adesina Ifatunji" w:date="2025-07-25T13:30:00Z" w16du:dateUtc="2025-07-25T18:30:00Z">
        <w:r w:rsidRPr="00AC0C6E">
          <w:rPr>
            <w:rPrChange w:id="4618" w:author="Mosi Adesina Ifatunji" w:date="2025-10-21T20:23:00Z" w16du:dateUtc="2025-10-22T01:23:00Z">
              <w:rPr>
                <w:rFonts w:ascii="Helvetica Neue" w:hAnsi="Helvetica Neue" w:cs="Helvetica Neue"/>
                <w:sz w:val="26"/>
                <w:szCs w:val="26"/>
              </w:rPr>
            </w:rPrChange>
          </w:rPr>
          <w:t xml:space="preserve">Boutyline, Andrei and Laura K. Soter. 2021. "Cultural Schemas: What They Are, How to Find Them, and What to Do Once You’ve Caught One." </w:t>
        </w:r>
        <w:r w:rsidRPr="00AC0C6E">
          <w:rPr>
            <w:rPrChange w:id="4619" w:author="Mosi Adesina Ifatunji" w:date="2025-10-21T20:23:00Z" w16du:dateUtc="2025-10-22T01:23:00Z">
              <w:rPr>
                <w:rFonts w:ascii="Helvetica Neue" w:hAnsi="Helvetica Neue" w:cs="Helvetica Neue"/>
                <w:i/>
                <w:iCs/>
                <w:sz w:val="26"/>
                <w:szCs w:val="26"/>
              </w:rPr>
            </w:rPrChange>
          </w:rPr>
          <w:t>American Sociological Review</w:t>
        </w:r>
        <w:r w:rsidRPr="00AC0C6E">
          <w:rPr>
            <w:rPrChange w:id="4620" w:author="Mosi Adesina Ifatunji" w:date="2025-10-21T20:23:00Z" w16du:dateUtc="2025-10-22T01:23:00Z">
              <w:rPr>
                <w:rFonts w:ascii="Helvetica Neue" w:hAnsi="Helvetica Neue" w:cs="Helvetica Neue"/>
                <w:sz w:val="26"/>
                <w:szCs w:val="26"/>
              </w:rPr>
            </w:rPrChange>
          </w:rPr>
          <w:t xml:space="preserve"> 86(4):728–58. </w:t>
        </w:r>
        <w:proofErr w:type="spellStart"/>
        <w:r w:rsidRPr="00AC0C6E">
          <w:rPr>
            <w:rPrChange w:id="4621" w:author="Mosi Adesina Ifatunji" w:date="2025-10-21T20:23:00Z" w16du:dateUtc="2025-10-22T01:23:00Z">
              <w:rPr>
                <w:rFonts w:ascii="Helvetica Neue" w:hAnsi="Helvetica Neue" w:cs="Helvetica Neue"/>
                <w:sz w:val="26"/>
                <w:szCs w:val="26"/>
              </w:rPr>
            </w:rPrChange>
          </w:rPr>
          <w:t>doi</w:t>
        </w:r>
        <w:proofErr w:type="spellEnd"/>
        <w:r w:rsidRPr="00AC0C6E">
          <w:rPr>
            <w:rPrChange w:id="4622" w:author="Mosi Adesina Ifatunji" w:date="2025-10-21T20:23:00Z" w16du:dateUtc="2025-10-22T01:23:00Z">
              <w:rPr>
                <w:rFonts w:ascii="Helvetica Neue" w:hAnsi="Helvetica Neue" w:cs="Helvetica Neue"/>
                <w:sz w:val="26"/>
                <w:szCs w:val="26"/>
              </w:rPr>
            </w:rPrChange>
          </w:rPr>
          <w:t>: 10.1177/00031224211024525.</w:t>
        </w:r>
      </w:ins>
    </w:p>
    <w:p w14:paraId="6DB00DCF" w14:textId="77777777" w:rsidR="00CC7CC2" w:rsidRPr="0097100A" w:rsidRDefault="00CC7CC2" w:rsidP="007B100A">
      <w:pPr>
        <w:rPr>
          <w:ins w:id="4623" w:author="Mosi Adesina Ifatunji" w:date="2025-07-25T13:30:00Z" w16du:dateUtc="2025-07-25T18:30:00Z"/>
        </w:rPr>
      </w:pPr>
    </w:p>
    <w:p w14:paraId="4FB7D757" w14:textId="4A2F684A" w:rsidR="00045564" w:rsidRPr="0097100A" w:rsidRDefault="00CC7CC2" w:rsidP="007B100A">
      <w:pPr>
        <w:rPr>
          <w:ins w:id="4624" w:author="Mosi Adesina Ifatunji" w:date="2025-07-25T13:31:00Z" w16du:dateUtc="2025-07-25T18:31:00Z"/>
        </w:rPr>
      </w:pPr>
      <w:del w:id="4625" w:author="Mosi Adesina Ifatunji" w:date="2025-07-25T13:31:00Z" w16du:dateUtc="2025-07-25T18:31:00Z">
        <w:r w:rsidRPr="0097100A" w:rsidDel="00CC7CC2">
          <w:fldChar w:fldCharType="begin">
            <w:fldData xml:space="preserve">PEVuZE5vdGU+PENpdGU+PEF1dGhvcj5NaWxsczwvQXV0aG9yPjxZZWFyPjE5OTcgWzIwMjJdPC9Z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==
</w:fldData>
          </w:fldChar>
        </w:r>
        <w:r w:rsidRPr="0097100A" w:rsidDel="00CC7CC2">
          <w:delInstrText xml:space="preserve"> ADDIN EN.JS.CITE </w:delInstrText>
        </w:r>
        <w:r w:rsidRPr="0097100A" w:rsidDel="00CC7CC2">
          <w:fldChar w:fldCharType="separate"/>
        </w:r>
        <w:r w:rsidRPr="0097100A" w:rsidDel="00CC7CC2">
          <w:rPr>
            <w:noProof/>
          </w:rPr>
          <w:delText>(Mills 1997 [2022])</w:delText>
        </w:r>
        <w:r w:rsidRPr="0097100A" w:rsidDel="00CC7CC2">
          <w:fldChar w:fldCharType="end"/>
        </w:r>
      </w:del>
    </w:p>
    <w:p w14:paraId="1DDCD7A3" w14:textId="77777777" w:rsidR="00CC7CC2" w:rsidRPr="0097100A" w:rsidRDefault="00CC7CC2" w:rsidP="007B100A">
      <w:pPr>
        <w:rPr>
          <w:ins w:id="4626" w:author="Mosi Adesina Ifatunji" w:date="2025-07-25T13:33:00Z" w16du:dateUtc="2025-07-25T18:33:00Z"/>
        </w:rPr>
      </w:pPr>
    </w:p>
    <w:p w14:paraId="6AE6E1A4" w14:textId="77777777" w:rsidR="00CC7CC2" w:rsidRPr="0097100A" w:rsidRDefault="00CC7CC2" w:rsidP="007B100A">
      <w:pPr>
        <w:rPr>
          <w:ins w:id="4627" w:author="Mosi Adesina Ifatunji" w:date="2025-07-25T13:33:00Z" w16du:dateUtc="2025-07-25T18:33:00Z"/>
        </w:rPr>
      </w:pPr>
    </w:p>
    <w:p w14:paraId="29C0C85B" w14:textId="77777777" w:rsidR="00CC7CC2" w:rsidRPr="0097100A" w:rsidRDefault="00CC7CC2" w:rsidP="007B100A">
      <w:pPr>
        <w:rPr>
          <w:ins w:id="4628" w:author="Mosi Adesina Ifatunji" w:date="2025-07-25T13:34:00Z" w16du:dateUtc="2025-07-25T18:34:00Z"/>
        </w:rPr>
      </w:pPr>
    </w:p>
    <w:p w14:paraId="3244CDD5" w14:textId="77777777" w:rsidR="0055346D" w:rsidRPr="0097100A" w:rsidRDefault="0055346D" w:rsidP="007B100A">
      <w:pPr>
        <w:rPr>
          <w:ins w:id="4629" w:author="Mosi Adesina Ifatunji" w:date="2025-07-25T13:35:00Z" w16du:dateUtc="2025-07-25T18:35:00Z"/>
        </w:rPr>
      </w:pPr>
    </w:p>
    <w:p w14:paraId="6520BE7F" w14:textId="77777777" w:rsidR="0055346D" w:rsidRPr="0097100A" w:rsidRDefault="0055346D" w:rsidP="007B100A">
      <w:pPr>
        <w:rPr>
          <w:ins w:id="4630" w:author="Mosi Adesina Ifatunji" w:date="2025-07-25T13:35:00Z" w16du:dateUtc="2025-07-25T18:35:00Z"/>
        </w:rPr>
      </w:pPr>
    </w:p>
    <w:p w14:paraId="79540994" w14:textId="77777777" w:rsidR="0055346D" w:rsidRPr="0097100A" w:rsidRDefault="0055346D" w:rsidP="007B100A">
      <w:pPr>
        <w:rPr>
          <w:ins w:id="4631" w:author="Mosi Adesina Ifatunji" w:date="2025-07-25T13:39:00Z" w16du:dateUtc="2025-07-25T18:39:00Z"/>
        </w:rPr>
      </w:pPr>
    </w:p>
    <w:p w14:paraId="44B5820B" w14:textId="77777777" w:rsidR="000B7B52" w:rsidRPr="0097100A" w:rsidRDefault="000B7B52" w:rsidP="007B100A">
      <w:pPr>
        <w:rPr>
          <w:ins w:id="4632" w:author="Mosi Adesina Ifatunji" w:date="2025-07-25T13:39:00Z" w16du:dateUtc="2025-07-25T18:39:00Z"/>
        </w:rPr>
      </w:pPr>
    </w:p>
    <w:p w14:paraId="7796D48A" w14:textId="77777777" w:rsidR="000B7B52" w:rsidRPr="0097100A" w:rsidRDefault="000B7B52" w:rsidP="007B100A">
      <w:pPr>
        <w:rPr>
          <w:ins w:id="4633" w:author="Mosi Adesina Ifatunji" w:date="2025-07-25T13:40:00Z" w16du:dateUtc="2025-07-25T18:40:00Z"/>
        </w:rPr>
      </w:pPr>
    </w:p>
    <w:p w14:paraId="79658542" w14:textId="77777777" w:rsidR="000B7B52" w:rsidRPr="0097100A" w:rsidRDefault="000B7B52" w:rsidP="007B100A">
      <w:pPr>
        <w:rPr>
          <w:ins w:id="4634" w:author="Mosi Adesina Ifatunji" w:date="2025-07-25T13:40:00Z" w16du:dateUtc="2025-07-25T18:40:00Z"/>
        </w:rPr>
      </w:pPr>
    </w:p>
    <w:p w14:paraId="1F92FF14" w14:textId="77777777" w:rsidR="000B7B52" w:rsidRPr="0097100A" w:rsidRDefault="000B7B52" w:rsidP="007B100A">
      <w:pPr>
        <w:rPr>
          <w:ins w:id="4635" w:author="Mosi Adesina Ifatunji" w:date="2025-07-25T13:41:00Z" w16du:dateUtc="2025-07-25T18:41:00Z"/>
        </w:rPr>
      </w:pPr>
    </w:p>
    <w:p w14:paraId="126942A4" w14:textId="77777777" w:rsidR="000B7B52" w:rsidRPr="0097100A" w:rsidRDefault="000B7B52">
      <w:pPr>
        <w:rPr>
          <w:ins w:id="4636" w:author="Mosi Adesina Ifatunji" w:date="2025-07-25T13:41:00Z" w16du:dateUtc="2025-07-25T18:41:00Z"/>
          <w:rPrChange w:id="4637" w:author="Mosi Adesina Ifatunji" w:date="2025-07-25T13:46:00Z" w16du:dateUtc="2025-07-25T18:46:00Z">
            <w:rPr>
              <w:ins w:id="4638" w:author="Mosi Adesina Ifatunji" w:date="2025-07-25T13:41:00Z" w16du:dateUtc="2025-07-25T18:41:00Z"/>
              <w:rFonts w:ascii="Helvetica Neue" w:hAnsi="Helvetica Neue" w:cs="Helvetica Neue"/>
              <w:sz w:val="26"/>
              <w:szCs w:val="26"/>
            </w:rPr>
          </w:rPrChange>
        </w:rPr>
        <w:pPrChange w:id="4639" w:author="Mosi Adesina Ifatunji" w:date="2025-10-21T19:50:00Z" w16du:dateUtc="2025-10-22T00:50:00Z">
          <w:pPr>
            <w:autoSpaceDE w:val="0"/>
            <w:autoSpaceDN w:val="0"/>
            <w:adjustRightInd w:val="0"/>
            <w:ind w:left="720" w:right="-720" w:hanging="720"/>
          </w:pPr>
        </w:pPrChange>
      </w:pPr>
    </w:p>
    <w:p w14:paraId="7B1F64C8" w14:textId="77777777" w:rsidR="000B7B52" w:rsidRPr="0097100A" w:rsidRDefault="000B7B52" w:rsidP="007B100A">
      <w:pPr>
        <w:rPr>
          <w:ins w:id="4640" w:author="Mosi Adesina Ifatunji" w:date="2025-07-25T13:42:00Z" w16du:dateUtc="2025-07-25T18:42:00Z"/>
        </w:rPr>
      </w:pPr>
    </w:p>
    <w:p w14:paraId="751C994C" w14:textId="77777777" w:rsidR="000B7B52" w:rsidRPr="0097100A" w:rsidRDefault="000B7B52">
      <w:pPr>
        <w:rPr>
          <w:ins w:id="4641" w:author="Mosi Adesina Ifatunji" w:date="2025-07-25T13:42:00Z" w16du:dateUtc="2025-07-25T18:42:00Z"/>
          <w:rPrChange w:id="4642" w:author="Mosi Adesina Ifatunji" w:date="2025-07-25T13:46:00Z" w16du:dateUtc="2025-07-25T18:46:00Z">
            <w:rPr>
              <w:ins w:id="4643" w:author="Mosi Adesina Ifatunji" w:date="2025-07-25T13:42:00Z" w16du:dateUtc="2025-07-25T18:42:00Z"/>
              <w:rFonts w:ascii="Helvetica Neue" w:hAnsi="Helvetica Neue" w:cs="Helvetica Neue"/>
              <w:sz w:val="26"/>
              <w:szCs w:val="26"/>
            </w:rPr>
          </w:rPrChange>
        </w:rPr>
        <w:pPrChange w:id="4644" w:author="Mosi Adesina Ifatunji" w:date="2025-10-21T19:50:00Z" w16du:dateUtc="2025-10-22T00:50:00Z">
          <w:pPr>
            <w:autoSpaceDE w:val="0"/>
            <w:autoSpaceDN w:val="0"/>
            <w:adjustRightInd w:val="0"/>
            <w:ind w:left="720" w:right="-720" w:hanging="720"/>
          </w:pPr>
        </w:pPrChange>
      </w:pPr>
    </w:p>
    <w:p w14:paraId="317007C0" w14:textId="77777777" w:rsidR="000B7B52" w:rsidRPr="0097100A" w:rsidRDefault="000B7B52">
      <w:pPr>
        <w:rPr>
          <w:ins w:id="4645" w:author="Mosi Adesina Ifatunji" w:date="2025-07-25T13:42:00Z" w16du:dateUtc="2025-07-25T18:42:00Z"/>
          <w:rPrChange w:id="4646" w:author="Mosi Adesina Ifatunji" w:date="2025-07-25T13:46:00Z" w16du:dateUtc="2025-07-25T18:46:00Z">
            <w:rPr>
              <w:ins w:id="4647" w:author="Mosi Adesina Ifatunji" w:date="2025-07-25T13:42:00Z" w16du:dateUtc="2025-07-25T18:42:00Z"/>
              <w:rFonts w:ascii="Helvetica Neue" w:hAnsi="Helvetica Neue" w:cs="Helvetica Neue"/>
              <w:sz w:val="26"/>
              <w:szCs w:val="26"/>
            </w:rPr>
          </w:rPrChange>
        </w:rPr>
        <w:pPrChange w:id="4648" w:author="Mosi Adesina Ifatunji" w:date="2025-10-21T19:50:00Z" w16du:dateUtc="2025-10-22T00:50:00Z">
          <w:pPr>
            <w:autoSpaceDE w:val="0"/>
            <w:autoSpaceDN w:val="0"/>
            <w:adjustRightInd w:val="0"/>
            <w:ind w:left="720" w:right="-720" w:hanging="720"/>
          </w:pPr>
        </w:pPrChange>
      </w:pPr>
    </w:p>
    <w:p w14:paraId="62A9DACE" w14:textId="77777777" w:rsidR="000B7B52" w:rsidRPr="0097100A" w:rsidRDefault="000B7B52">
      <w:pPr>
        <w:rPr>
          <w:ins w:id="4649" w:author="Mosi Adesina Ifatunji" w:date="2025-07-25T13:42:00Z" w16du:dateUtc="2025-07-25T18:42:00Z"/>
          <w:rPrChange w:id="4650" w:author="Mosi Adesina Ifatunji" w:date="2025-07-25T13:46:00Z" w16du:dateUtc="2025-07-25T18:46:00Z">
            <w:rPr>
              <w:ins w:id="4651" w:author="Mosi Adesina Ifatunji" w:date="2025-07-25T13:42:00Z" w16du:dateUtc="2025-07-25T18:42:00Z"/>
              <w:rFonts w:ascii="Helvetica Neue" w:hAnsi="Helvetica Neue" w:cs="Helvetica Neue"/>
              <w:sz w:val="26"/>
              <w:szCs w:val="26"/>
            </w:rPr>
          </w:rPrChange>
        </w:rPr>
        <w:pPrChange w:id="4652" w:author="Mosi Adesina Ifatunji" w:date="2025-10-21T19:50:00Z" w16du:dateUtc="2025-10-22T00:50:00Z">
          <w:pPr>
            <w:autoSpaceDE w:val="0"/>
            <w:autoSpaceDN w:val="0"/>
            <w:adjustRightInd w:val="0"/>
            <w:ind w:left="720" w:right="-720" w:hanging="720"/>
          </w:pPr>
        </w:pPrChange>
      </w:pPr>
    </w:p>
    <w:p w14:paraId="2F72AF7D" w14:textId="77777777" w:rsidR="000B7B52" w:rsidRPr="0097100A" w:rsidRDefault="000B7B52">
      <w:pPr>
        <w:rPr>
          <w:ins w:id="4653" w:author="Mosi Adesina Ifatunji" w:date="2025-07-25T13:42:00Z" w16du:dateUtc="2025-07-25T18:42:00Z"/>
          <w:rPrChange w:id="4654" w:author="Mosi Adesina Ifatunji" w:date="2025-07-25T13:46:00Z" w16du:dateUtc="2025-07-25T18:46:00Z">
            <w:rPr>
              <w:ins w:id="4655" w:author="Mosi Adesina Ifatunji" w:date="2025-07-25T13:42:00Z" w16du:dateUtc="2025-07-25T18:42:00Z"/>
              <w:rFonts w:ascii="Helvetica Neue" w:hAnsi="Helvetica Neue" w:cs="Helvetica Neue"/>
              <w:sz w:val="26"/>
              <w:szCs w:val="26"/>
            </w:rPr>
          </w:rPrChange>
        </w:rPr>
        <w:pPrChange w:id="4656" w:author="Mosi Adesina Ifatunji" w:date="2025-10-21T19:50:00Z" w16du:dateUtc="2025-10-22T00:50:00Z">
          <w:pPr>
            <w:autoSpaceDE w:val="0"/>
            <w:autoSpaceDN w:val="0"/>
            <w:adjustRightInd w:val="0"/>
            <w:ind w:left="720" w:right="-720" w:hanging="720"/>
          </w:pPr>
        </w:pPrChange>
      </w:pPr>
    </w:p>
    <w:p w14:paraId="3D6FF1D8" w14:textId="77777777" w:rsidR="000B7B52" w:rsidRPr="0097100A" w:rsidRDefault="000B7B52" w:rsidP="007B100A">
      <w:pPr>
        <w:rPr>
          <w:ins w:id="4657" w:author="Mosi Adesina Ifatunji" w:date="2025-07-25T13:44:00Z" w16du:dateUtc="2025-07-25T18:44:00Z"/>
        </w:rPr>
      </w:pPr>
    </w:p>
    <w:p w14:paraId="404753B9" w14:textId="77777777" w:rsidR="00E54766" w:rsidRPr="0097100A" w:rsidRDefault="00E54766" w:rsidP="007B100A">
      <w:pPr>
        <w:rPr>
          <w:ins w:id="4658" w:author="Mosi Adesina Ifatunji" w:date="2025-07-25T13:45:00Z" w16du:dateUtc="2025-07-25T18:45:00Z"/>
        </w:rPr>
      </w:pPr>
    </w:p>
    <w:p w14:paraId="0CA0E819" w14:textId="77777777" w:rsidR="0097100A" w:rsidRPr="0097100A" w:rsidRDefault="0097100A">
      <w:pPr>
        <w:rPr>
          <w:ins w:id="4659" w:author="Mosi Adesina Ifatunji" w:date="2025-07-17T13:56:00Z" w16du:dateUtc="2025-07-17T18:56:00Z"/>
        </w:rPr>
        <w:pPrChange w:id="4660" w:author="Mosi Adesina Ifatunji" w:date="2025-10-21T19:50:00Z" w16du:dateUtc="2025-10-22T00:50:00Z">
          <w:pPr>
            <w:pStyle w:val="NoSpacing"/>
          </w:pPr>
        </w:pPrChange>
      </w:pPr>
    </w:p>
    <w:p w14:paraId="6E737BFC" w14:textId="77777777" w:rsidR="009B4C10" w:rsidRPr="0097100A" w:rsidRDefault="009B4C10">
      <w:pPr>
        <w:rPr>
          <w:ins w:id="4661" w:author="Mosi Adesina Ifatunji" w:date="2025-07-24T20:10:00Z" w16du:dateUtc="2025-07-25T01:10:00Z"/>
        </w:rPr>
        <w:pPrChange w:id="4662" w:author="Mosi Adesina Ifatunji" w:date="2025-10-21T19:50:00Z" w16du:dateUtc="2025-10-22T00:50:00Z">
          <w:pPr>
            <w:pStyle w:val="Heading3"/>
          </w:pPr>
        </w:pPrChange>
      </w:pPr>
    </w:p>
    <w:p w14:paraId="42F0598D" w14:textId="77777777" w:rsidR="009B4C10" w:rsidRPr="0097100A" w:rsidRDefault="009B4C10">
      <w:pPr>
        <w:rPr>
          <w:ins w:id="4663" w:author="Mosi Adesina Ifatunji" w:date="2025-07-24T20:10:00Z" w16du:dateUtc="2025-07-25T01:10:00Z"/>
        </w:rPr>
        <w:pPrChange w:id="4664" w:author="Mosi Adesina Ifatunji" w:date="2025-10-21T19:50:00Z" w16du:dateUtc="2025-10-22T00:50:00Z">
          <w:pPr>
            <w:pStyle w:val="Heading3"/>
          </w:pPr>
        </w:pPrChange>
      </w:pPr>
    </w:p>
    <w:p w14:paraId="201B2665" w14:textId="77777777" w:rsidR="009B4C10" w:rsidRPr="0097100A" w:rsidRDefault="009B4C10">
      <w:pPr>
        <w:rPr>
          <w:ins w:id="4665" w:author="Mosi Adesina Ifatunji" w:date="2025-07-24T20:10:00Z" w16du:dateUtc="2025-07-25T01:10:00Z"/>
        </w:rPr>
        <w:pPrChange w:id="4666" w:author="Mosi Adesina Ifatunji" w:date="2025-10-21T19:50:00Z" w16du:dateUtc="2025-10-22T00:50:00Z">
          <w:pPr>
            <w:pStyle w:val="Heading3"/>
          </w:pPr>
        </w:pPrChange>
      </w:pPr>
    </w:p>
    <w:p w14:paraId="3D85BE93" w14:textId="77777777" w:rsidR="009B4C10" w:rsidRDefault="009B4C10" w:rsidP="007B100A">
      <w:pPr>
        <w:rPr>
          <w:ins w:id="4667" w:author="Mosi Adesina Ifatunji" w:date="2025-07-24T20:10:00Z" w16du:dateUtc="2025-07-25T01:10:00Z"/>
          <w:b/>
          <w:color w:val="070707"/>
          <w:szCs w:val="28"/>
        </w:rPr>
      </w:pPr>
      <w:ins w:id="4668" w:author="Mosi Adesina Ifatunji" w:date="2025-07-24T20:10:00Z" w16du:dateUtc="2025-07-25T01:10:00Z">
        <w:r w:rsidRPr="0097100A">
          <w:br w:type="page"/>
        </w:r>
      </w:ins>
    </w:p>
    <w:p w14:paraId="000000A0" w14:textId="56133099" w:rsidR="00374CE3" w:rsidRPr="00C42411" w:rsidDel="00044C66" w:rsidRDefault="00851BB7">
      <w:pPr>
        <w:rPr>
          <w:del w:id="4669" w:author="Mosi Adesina Ifatunji" w:date="2025-08-12T08:21:00Z" w16du:dateUtc="2025-08-12T13:21:00Z"/>
        </w:rPr>
      </w:pPr>
      <w:del w:id="4670" w:author="Mosi Adesina Ifatunji" w:date="2025-08-12T08:21:00Z" w16du:dateUtc="2025-08-12T13:21:00Z">
        <w:r w:rsidRPr="00C42411" w:rsidDel="00044C66">
          <w:lastRenderedPageBreak/>
          <w:delText>While single-firm, comparative case, and cross-sectional survey investigations have been unable to fully consider the role of firm-level characteristics</w:delText>
        </w:r>
        <w:r w:rsidR="00CD6AA5" w:rsidRPr="00C42411" w:rsidDel="00044C66">
          <w:fldChar w:fldCharType="begin">
            <w:fldData xml:space="preserve">PEVuZE5vdGU+PENpdGU+PEF1dGhvcj5Ub21hc2tvdmljLURldmV5PC9BdXRob3I+PFllYXI+MjAx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</w:fldData>
          </w:fldChar>
        </w:r>
        <w:r w:rsidR="00CD6AA5" w:rsidRPr="00C42411" w:rsidDel="00044C66">
          <w:delInstrText xml:space="preserve"> ADDIN EN.JS.CITE </w:delInstrText>
        </w:r>
        <w:r w:rsidR="00CD6AA5" w:rsidRPr="00C42411" w:rsidDel="00044C66">
          <w:fldChar w:fldCharType="separate"/>
        </w:r>
        <w:r w:rsidR="008B7FC0" w:rsidRPr="008036F8" w:rsidDel="00044C66">
          <w:rPr>
            <w:noProof/>
          </w:rPr>
          <w:delText>(Tomaskovic-Devey and Avent-Holt 2019)</w:delText>
        </w:r>
        <w:r w:rsidR="00CD6AA5" w:rsidRPr="00C42411" w:rsidDel="00044C66">
          <w:fldChar w:fldCharType="end"/>
        </w:r>
      </w:del>
      <w:del w:id="4671" w:author="Mosi Adesina Ifatunji" w:date="2025-05-29T16:08:00Z" w16du:dateUtc="2025-05-29T21:08:00Z">
        <w:r w:rsidRPr="00C42411">
          <w:delText xml:space="preserve">, </w:delText>
        </w:r>
      </w:del>
      <w:del w:id="4672" w:author="Mosi Adesina Ifatunji" w:date="2025-05-29T16:09:00Z" w16du:dateUtc="2025-05-29T21:09:00Z">
        <w:r w:rsidRPr="00C42411">
          <w:delText>(Tomaskovic-Devey and Avent-Holt 2019)</w:delText>
        </w:r>
      </w:del>
      <w:del w:id="4673" w:author="Mosi Adesina Ifatunji" w:date="2025-08-12T08:21:00Z" w16du:dateUtc="2025-08-12T13:21:00Z">
        <w:r w:rsidRPr="00C42411" w:rsidDel="00044C66">
          <w:delText>, our research design allows us to identify the effects of between-firm variation in the ‘Whiteness of firms’ on differences in the relative earnings growth of Blacks</w:delText>
        </w:r>
      </w:del>
      <w:del w:id="4674" w:author="Mosi Adesina Ifatunji" w:date="2025-03-10T14:45:00Z" w16du:dateUtc="2025-03-10T19:45:00Z">
        <w:r w:rsidRPr="00C42411" w:rsidDel="00744B2F">
          <w:delText xml:space="preserve"> [read: African American]</w:delText>
        </w:r>
      </w:del>
      <w:del w:id="4675" w:author="Mosi Adesina Ifatunji" w:date="2025-08-12T08:21:00Z" w16du:dateUtc="2025-08-12T13:21:00Z">
        <w:r w:rsidRPr="00C42411" w:rsidDel="00044C66">
          <w:delText xml:space="preserve"> and Whites working within the same firm.</w:delText>
        </w:r>
      </w:del>
    </w:p>
    <w:p w14:paraId="000000A1" w14:textId="393C31F4" w:rsidR="00374CE3" w:rsidRPr="00C42411" w:rsidDel="00044C66" w:rsidRDefault="00374CE3">
      <w:pPr>
        <w:rPr>
          <w:del w:id="4676" w:author="Mosi Adesina Ifatunji" w:date="2025-08-12T08:21:00Z" w16du:dateUtc="2025-08-12T13:21:00Z"/>
        </w:rPr>
      </w:pPr>
    </w:p>
    <w:p w14:paraId="000000A2" w14:textId="29B085E9" w:rsidR="00374CE3" w:rsidRPr="00C42411" w:rsidDel="00044C66" w:rsidRDefault="00851BB7">
      <w:pPr>
        <w:rPr>
          <w:del w:id="4677" w:author="Mosi Adesina Ifatunji" w:date="2025-08-12T08:21:00Z" w16du:dateUtc="2025-08-12T13:21:00Z"/>
        </w:rPr>
      </w:pPr>
      <w:del w:id="4678" w:author="Mosi Adesina Ifatunji" w:date="2025-08-12T08:21:00Z" w16du:dateUtc="2025-08-12T13:21:00Z">
        <w:r w:rsidRPr="00C42411" w:rsidDel="00044C66">
          <w:delText xml:space="preserve">That is, in contrast to the survey-based methods and models that are often deployed at the individual-level, we use a version of the Longitudinal Employer Household Data (LEHD), which is a large administrative data set that links firms to their workers, covering 97 percent of all privately-employed workers across 30 states between 1992-2008 </w:delText>
        </w:r>
        <w:r w:rsidR="008467B1" w:rsidRPr="00C42411" w:rsidDel="00044C66">
          <w:fldChar w:fldCharType="begin">
            <w:fldData xml:space="preserve">PEVuZE5vdGU+PENpdGU+PEF1dGhvcj5BYm93ZDwvQXV0aG9yPjxZZWFyPjIwMDk8L1llYXI+PFJl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</w:fldData>
          </w:fldChar>
        </w:r>
        <w:r w:rsidR="008467B1" w:rsidRPr="00C42411" w:rsidDel="00044C66">
          <w:delInstrText xml:space="preserve"> ADDIN EN.JS.CITE </w:delInstrText>
        </w:r>
        <w:r w:rsidR="008467B1" w:rsidRPr="00C42411" w:rsidDel="00044C66">
          <w:fldChar w:fldCharType="separate"/>
        </w:r>
        <w:r w:rsidR="008B7FC0" w:rsidRPr="008036F8" w:rsidDel="00044C66">
          <w:rPr>
            <w:noProof/>
          </w:rPr>
          <w:delText>(Abowd et al. 2009, McKinney and Vilhuber 2011, Vilhuber and McKinney 2014)</w:delText>
        </w:r>
        <w:r w:rsidR="008467B1" w:rsidRPr="00C42411" w:rsidDel="00044C66">
          <w:fldChar w:fldCharType="end"/>
        </w:r>
      </w:del>
      <w:del w:id="4679" w:author="Mosi Adesina Ifatunji" w:date="2025-05-29T16:09:00Z" w16du:dateUtc="2025-05-29T21:09:00Z">
        <w:r w:rsidRPr="00C42411">
          <w:delText>(Mckinney and Vilhuber 2011).</w:delText>
        </w:r>
      </w:del>
    </w:p>
    <w:p w14:paraId="000000A3" w14:textId="740E000D" w:rsidR="00374CE3" w:rsidRPr="00C42411" w:rsidDel="00044C66" w:rsidRDefault="00374CE3">
      <w:pPr>
        <w:rPr>
          <w:del w:id="4680" w:author="Mosi Adesina Ifatunji" w:date="2025-08-12T08:21:00Z" w16du:dateUtc="2025-08-12T13:21:00Z"/>
        </w:rPr>
      </w:pPr>
    </w:p>
    <w:p w14:paraId="000000A4" w14:textId="1B99AA82" w:rsidR="00374CE3" w:rsidRPr="00C42411" w:rsidDel="00044C66" w:rsidRDefault="00851BB7">
      <w:pPr>
        <w:rPr>
          <w:del w:id="4681" w:author="Mosi Adesina Ifatunji" w:date="2025-08-12T08:21:00Z" w16du:dateUtc="2025-08-12T13:21:00Z"/>
        </w:rPr>
      </w:pPr>
      <w:del w:id="4682" w:author="Mosi Adesina Ifatunji" w:date="2025-08-12T08:21:00Z" w16du:dateUtc="2025-08-12T13:21:00Z">
        <w:r w:rsidRPr="00C42411" w:rsidDel="00044C66">
          <w:delText>The advantage of the LEHD is that it provides earnings records on all workers in the included firms, which allows us to measure and assess relationships between firm-level structures, employee demographics and changes in the different rates of wage growth for Black and White workers, within-firms, over time.</w:delText>
        </w:r>
      </w:del>
    </w:p>
    <w:p w14:paraId="000000A5" w14:textId="712EED07" w:rsidR="00374CE3" w:rsidRPr="00C42411" w:rsidDel="00044C66" w:rsidRDefault="00374CE3">
      <w:pPr>
        <w:rPr>
          <w:del w:id="4683" w:author="Mosi Adesina Ifatunji" w:date="2025-08-12T08:21:00Z" w16du:dateUtc="2025-08-12T13:21:00Z"/>
        </w:rPr>
      </w:pPr>
    </w:p>
    <w:p w14:paraId="000000A6" w14:textId="647C6E75" w:rsidR="00374CE3" w:rsidRPr="00C42411" w:rsidDel="00044C66" w:rsidRDefault="00851BB7">
      <w:pPr>
        <w:rPr>
          <w:del w:id="4684" w:author="Mosi Adesina Ifatunji" w:date="2025-08-12T08:21:00Z" w16du:dateUtc="2025-08-12T13:21:00Z"/>
        </w:rPr>
      </w:pPr>
      <w:del w:id="4685" w:author="Mosi Adesina Ifatunji" w:date="2025-08-12T08:21:00Z" w16du:dateUtc="2025-08-12T13:21:00Z">
        <w:r w:rsidRPr="00C42411" w:rsidDel="00044C66">
          <w:delText xml:space="preserve">We assess the ‘Whiteness of firms,’ with the proportion of White workers among the top five percent of earners </w:delText>
        </w:r>
      </w:del>
      <w:del w:id="4686" w:author="Mosi Adesina Ifatunji" w:date="2025-05-29T16:10:00Z" w16du:dateUtc="2025-05-29T21:10:00Z">
        <w:r w:rsidRPr="00C42411">
          <w:delText>in a given</w:delText>
        </w:r>
      </w:del>
      <w:del w:id="4687" w:author="Mosi Adesina Ifatunji" w:date="2025-08-12T08:21:00Z" w16du:dateUtc="2025-08-12T13:21:00Z">
        <w:r w:rsidRPr="00C42411" w:rsidDel="00044C66">
          <w:delText xml:space="preserve"> firm.</w:delText>
        </w:r>
      </w:del>
    </w:p>
    <w:p w14:paraId="000000A7" w14:textId="14A67D83" w:rsidR="00374CE3" w:rsidRPr="00C42411" w:rsidDel="00044C66" w:rsidRDefault="00374CE3">
      <w:pPr>
        <w:rPr>
          <w:del w:id="4688" w:author="Mosi Adesina Ifatunji" w:date="2025-08-12T08:21:00Z" w16du:dateUtc="2025-08-12T13:21:00Z"/>
        </w:rPr>
      </w:pPr>
    </w:p>
    <w:p w14:paraId="000000A8" w14:textId="25BE0BBD" w:rsidR="00374CE3" w:rsidRPr="00C42411" w:rsidDel="00044C66" w:rsidRDefault="00851BB7">
      <w:pPr>
        <w:rPr>
          <w:del w:id="4689" w:author="Mosi Adesina Ifatunji" w:date="2025-08-12T08:21:00Z" w16du:dateUtc="2025-08-12T13:21:00Z"/>
        </w:rPr>
      </w:pPr>
      <w:del w:id="4690" w:author="Mosi Adesina Ifatunji" w:date="2025-08-12T08:21:00Z" w16du:dateUtc="2025-08-12T13:21:00Z">
        <w:r w:rsidRPr="00C42411" w:rsidDel="00044C66">
          <w:delText>We operationalize firm-level ethnoracial formation by observing the proportion of Whites in the top five percent of earners within each firm.</w:delText>
        </w:r>
      </w:del>
    </w:p>
    <w:p w14:paraId="000000A9" w14:textId="06D519E5" w:rsidR="00374CE3" w:rsidRPr="00C42411" w:rsidDel="00044C66" w:rsidRDefault="00374CE3">
      <w:pPr>
        <w:rPr>
          <w:del w:id="4691" w:author="Mosi Adesina Ifatunji" w:date="2025-08-12T08:21:00Z" w16du:dateUtc="2025-08-12T13:21:00Z"/>
        </w:rPr>
      </w:pPr>
    </w:p>
    <w:p w14:paraId="66A66A13" w14:textId="78680419" w:rsidR="00DC0DE4" w:rsidRPr="00C42411" w:rsidDel="00DC0DE4" w:rsidRDefault="00851BB7">
      <w:pPr>
        <w:rPr>
          <w:del w:id="4692" w:author="Mosi Adesina Ifatunji" w:date="2025-03-05T10:26:00Z" w16du:dateUtc="2025-03-05T16:26:00Z"/>
        </w:rPr>
      </w:pPr>
      <w:del w:id="4693" w:author="Mosi Adesina Ifatunji" w:date="2025-08-12T08:21:00Z" w16du:dateUtc="2025-08-12T13:21:00Z">
        <w:r w:rsidRPr="00C42411" w:rsidDel="00044C66">
          <w:delText>We use this measure of the ethnoracial structure of the firm and argue that it reflects or captures the implications of the collective effect of within-firm ethnoracial schema and processes that legitimate and sustain firm-level inequality</w:delText>
        </w:r>
        <w:r w:rsidR="00645F5A" w:rsidRPr="00C42411" w:rsidDel="00044C66">
          <w:fldChar w:fldCharType="begin">
            <w:fldData xml:space="preserve">PEVuZE5vdGU+PENpdGU+PEF1dGhvcj5Ib2ZmbWFuPC9BdXRob3I+PFllYXI+MTk3ODwvWWVhcj48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</w:fldData>
          </w:fldChar>
        </w:r>
        <w:r w:rsidR="00645F5A" w:rsidRPr="00C42411" w:rsidDel="00044C66">
          <w:delInstrText xml:space="preserve"> ADDIN EN.JS.CITE </w:delInstrText>
        </w:r>
        <w:r w:rsidR="00645F5A" w:rsidRPr="00C42411" w:rsidDel="00044C66">
          <w:fldChar w:fldCharType="separate"/>
        </w:r>
        <w:r w:rsidR="008B7FC0" w:rsidRPr="008036F8" w:rsidDel="00044C66">
          <w:rPr>
            <w:noProof/>
          </w:rPr>
          <w:delText>(Hoffman 1978, Maume 2011)</w:delText>
        </w:r>
        <w:r w:rsidR="00645F5A" w:rsidRPr="00C42411" w:rsidDel="00044C66">
          <w:fldChar w:fldCharType="end"/>
        </w:r>
      </w:del>
      <w:del w:id="4694" w:author="Mosi Adesina Ifatunji" w:date="2025-05-29T16:10:00Z" w16du:dateUtc="2025-05-29T21:10:00Z">
        <w:r w:rsidRPr="00C42411" w:rsidDel="00645F5A">
          <w:delText xml:space="preserve"> </w:delText>
        </w:r>
      </w:del>
      <w:del w:id="4695" w:author="Mosi Adesina Ifatunji" w:date="2025-05-29T16:12:00Z" w16du:dateUtc="2025-05-29T21:12:00Z">
        <w:r w:rsidRPr="00C42411">
          <w:delText xml:space="preserve">(Hoffman 1978, Maume 2014) </w:delText>
        </w:r>
      </w:del>
      <w:del w:id="4696" w:author="Mosi Adesina Ifatunji" w:date="2025-08-12T08:21:00Z" w16du:dateUtc="2025-08-12T13:21:00Z">
        <w:r w:rsidRPr="00C42411" w:rsidDel="00044C66">
          <w:delText xml:space="preserve">vis-vis ‘Whiteness as a credential’ </w:delText>
        </w:r>
        <w:r w:rsidR="00124FE7" w:rsidRPr="00C42411" w:rsidDel="00044C66">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00124FE7" w:rsidRPr="00C42411" w:rsidDel="00044C66">
          <w:delInstrText xml:space="preserve"> ADDIN EN.JS.CITE </w:delInstrText>
        </w:r>
        <w:r w:rsidR="00124FE7" w:rsidRPr="00C42411" w:rsidDel="00044C66">
          <w:fldChar w:fldCharType="separate"/>
        </w:r>
        <w:r w:rsidR="00124FE7" w:rsidRPr="00C42411" w:rsidDel="00044C66">
          <w:rPr>
            <w:rPrChange w:id="4697" w:author="Mosi Adesina Ifatunji" w:date="2025-07-25T13:23:00Z" w16du:dateUtc="2025-07-25T18:23:00Z">
              <w:rPr>
                <w:noProof/>
              </w:rPr>
            </w:rPrChange>
          </w:rPr>
          <w:delText>(Ray 2019)</w:delText>
        </w:r>
        <w:r w:rsidR="00124FE7" w:rsidRPr="00C42411" w:rsidDel="00044C66">
          <w:fldChar w:fldCharType="end"/>
        </w:r>
      </w:del>
      <w:del w:id="4698" w:author="Mosi Adesina Ifatunji" w:date="2025-05-29T16:12:00Z" w16du:dateUtc="2025-05-29T21:12:00Z">
        <w:r w:rsidRPr="00C42411">
          <w:delText>(Ray 2019).</w:delText>
        </w:r>
      </w:del>
    </w:p>
    <w:p w14:paraId="000000AB" w14:textId="1D1E4E52" w:rsidR="00374CE3" w:rsidRPr="00C42411" w:rsidDel="00552037" w:rsidRDefault="00374CE3">
      <w:pPr>
        <w:rPr>
          <w:del w:id="4699" w:author="Mosi Adesina Ifatunji" w:date="2025-03-10T15:58:00Z" w16du:dateUtc="2025-03-10T20:58:00Z"/>
        </w:rPr>
      </w:pPr>
    </w:p>
    <w:p w14:paraId="000000AC" w14:textId="2EAF6639" w:rsidR="00374CE3" w:rsidRPr="00C42411" w:rsidDel="00C57FE5" w:rsidRDefault="00851BB7">
      <w:pPr>
        <w:rPr>
          <w:del w:id="4700" w:author="Mosi Adesina Ifatunji" w:date="2025-03-10T15:58:00Z" w16du:dateUtc="2025-03-10T20:58:00Z"/>
        </w:rPr>
      </w:pPr>
      <w:del w:id="4701" w:author="Mosi Adesina Ifatunji" w:date="2025-03-10T15:58:00Z" w16du:dateUtc="2025-03-10T20:58:00Z">
        <w:r w:rsidRPr="00C42411" w:rsidDel="00552037">
          <w:delText xml:space="preserve">That is, </w:delText>
        </w:r>
      </w:del>
      <w:del w:id="4702" w:author="Mosi Adesina Ifatunji" w:date="2025-03-10T15:04:00Z" w16du:dateUtc="2025-03-10T20:04:00Z">
        <w:r w:rsidRPr="00C42411" w:rsidDel="00C74010">
          <w:delText xml:space="preserve">we build on existing research arguing that the demographic composition of employees in the </w:delText>
        </w:r>
        <w:r w:rsidRPr="00C42411" w:rsidDel="00C74010">
          <w:rPr>
            <w:rPrChange w:id="4703" w:author="Mosi Adesina Ifatunji" w:date="2025-07-25T13:23:00Z" w16du:dateUtc="2025-07-25T18:23:00Z">
              <w:rPr>
                <w:b/>
              </w:rPr>
            </w:rPrChange>
          </w:rPr>
          <w:delText>“upper echelons”</w:delText>
        </w:r>
        <w:r w:rsidRPr="00C42411" w:rsidDel="00C74010">
          <w:delText xml:space="preserve"> of a firm reflects core aspects of firm-level schema (Cyert and March 1963, Hambrick and Mason 1984: 193) and we use the percentage of top earners that are White (“Percent Top White Earners,” or %TWE) to proxy the ‘Whiteness’ of firms</w:delText>
        </w:r>
        <w:r w:rsidRPr="00C42411" w:rsidDel="00C74010">
          <w:rPr>
            <w:rPrChange w:id="4704" w:author="Mosi Adesina Ifatunji" w:date="2025-07-25T13:23:00Z" w16du:dateUtc="2025-07-25T18:23:00Z">
              <w:rPr>
                <w:color w:val="202020"/>
              </w:rPr>
            </w:rPrChange>
          </w:rPr>
          <w:delText xml:space="preserve"> </w:delText>
        </w:r>
        <w:r w:rsidRPr="00C42411" w:rsidDel="00C74010">
          <w:rPr>
            <w:rPrChange w:id="4705" w:author="Mosi Adesina Ifatunji" w:date="2025-07-25T13:23:00Z" w16du:dateUtc="2025-07-25T18:23:00Z">
              <w:rPr>
                <w:color w:val="000000"/>
              </w:rPr>
            </w:rPrChange>
          </w:rPr>
          <w:delText>(e.g., Moore 2007, Embrick 2011, Wooten 2015, Ferguson and Koning 2018, Ray 2019)</w:delText>
        </w:r>
        <w:r w:rsidRPr="00C42411" w:rsidDel="00C74010">
          <w:delText>.</w:delText>
        </w:r>
      </w:del>
    </w:p>
    <w:p w14:paraId="56C46EB8" w14:textId="22921952" w:rsidR="00C87D95" w:rsidRPr="00C42411" w:rsidRDefault="00991AC9" w:rsidP="007B100A">
      <w:pPr>
        <w:rPr>
          <w:ins w:id="4706" w:author="Mosi Adesina Ifatunji" w:date="2025-03-06T14:26:00Z" w16du:dateUtc="2025-03-06T20:26:00Z"/>
          <w:rPrChange w:id="4707" w:author="Mosi Adesina Ifatunji" w:date="2025-07-25T13:23:00Z" w16du:dateUtc="2025-07-25T18:23:00Z">
            <w:rPr>
              <w:ins w:id="4708" w:author="Mosi Adesina Ifatunji" w:date="2025-03-06T14:26:00Z" w16du:dateUtc="2025-03-06T20:26:00Z"/>
              <w:sz w:val="22"/>
              <w:szCs w:val="22"/>
            </w:rPr>
          </w:rPrChange>
        </w:rPr>
      </w:pPr>
      <w:del w:id="4709" w:author="Mosi Adesina Ifatunji" w:date="2025-08-12T08:21:00Z" w16du:dateUtc="2025-08-12T13:21:00Z">
        <w:r w:rsidRPr="00C42411" w:rsidDel="00044C66">
          <w:fldChar w:fldCharType="begin">
            <w:fldData xml:space="preserve">PEVuZE5vdGU+PENpdGU+PEF1dGhvcj5DeWVydDwvQXV0aG9yPjxZZWFyPjE5NjM8L1llYXI+PFJl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</w:fldData>
          </w:fldChar>
        </w:r>
        <w:r w:rsidRPr="00C42411" w:rsidDel="00044C66">
          <w:delInstrText xml:space="preserve"> ADDIN EN.JS.CITE </w:delInstrText>
        </w:r>
        <w:r w:rsidRPr="00C42411" w:rsidDel="00044C66">
          <w:fldChar w:fldCharType="separate"/>
        </w:r>
        <w:r w:rsidR="008B7FC0" w:rsidRPr="008036F8" w:rsidDel="00044C66">
          <w:rPr>
            <w:noProof/>
          </w:rPr>
          <w:delText>(Cyert and March 1963, Hambrick and Mason 1984: 193)</w:delText>
        </w:r>
        <w:r w:rsidRPr="00C42411" w:rsidDel="00044C66">
          <w:fldChar w:fldCharType="end"/>
        </w:r>
        <w:r w:rsidR="0072107A" w:rsidRPr="00C42411" w:rsidDel="00044C66">
          <w:rPr>
            <w:rPrChange w:id="4710" w:author="Mosi Adesina Ifatunji" w:date="2025-07-25T13:23:00Z" w16du:dateUtc="2025-07-25T18:23:00Z">
              <w:rPr>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0072107A" w:rsidRPr="00C42411" w:rsidDel="00044C66">
          <w:rPr>
            <w:rPrChange w:id="4711" w:author="Mosi Adesina Ifatunji" w:date="2025-07-25T13:23:00Z" w16du:dateUtc="2025-07-25T18:23:00Z">
              <w:rPr>
                <w:sz w:val="22"/>
                <w:szCs w:val="22"/>
              </w:rPr>
            </w:rPrChange>
          </w:rPr>
          <w:delInstrText xml:space="preserve"> ADDIN EN.JS.CITE </w:delInstrText>
        </w:r>
        <w:r w:rsidR="0072107A" w:rsidRPr="00C42411" w:rsidDel="00044C66">
          <w:rPr>
            <w:rPrChange w:id="4712" w:author="Mosi Adesina Ifatunji" w:date="2025-07-25T13:23:00Z" w16du:dateUtc="2025-07-25T18:23:00Z">
              <w:rPr>
                <w:sz w:val="22"/>
                <w:szCs w:val="22"/>
              </w:rPr>
            </w:rPrChange>
          </w:rPr>
          <w:fldChar w:fldCharType="separate"/>
        </w:r>
        <w:r w:rsidR="00361E95" w:rsidRPr="00C42411" w:rsidDel="00044C66">
          <w:rPr>
            <w:rPrChange w:id="4713" w:author="Mosi Adesina Ifatunji" w:date="2025-07-25T13:23:00Z" w16du:dateUtc="2025-07-25T18:23:00Z">
              <w:rPr>
                <w:noProof/>
              </w:rPr>
            </w:rPrChange>
          </w:rPr>
          <w:delText>(Ray 2019)</w:delText>
        </w:r>
        <w:r w:rsidR="0072107A" w:rsidRPr="00C42411" w:rsidDel="00044C66">
          <w:rPr>
            <w:rPrChange w:id="4714" w:author="Mosi Adesina Ifatunji" w:date="2025-07-25T13:23:00Z" w16du:dateUtc="2025-07-25T18:23:00Z">
              <w:rPr>
                <w:sz w:val="22"/>
                <w:szCs w:val="22"/>
              </w:rPr>
            </w:rPrChange>
          </w:rPr>
          <w:fldChar w:fldCharType="end"/>
        </w:r>
      </w:del>
    </w:p>
    <w:p w14:paraId="62B11713" w14:textId="2CF3BFAB" w:rsidR="00190C9D" w:rsidRPr="00C42411" w:rsidRDefault="00190C9D">
      <w:pPr>
        <w:rPr>
          <w:del w:id="4715" w:author="Mosi Adesina Ifatunji" w:date="2025-03-05T10:26:00Z" w16du:dateUtc="2025-03-05T16:26:00Z"/>
        </w:rPr>
      </w:pPr>
    </w:p>
    <w:p w14:paraId="000000AE" w14:textId="7DD79C70" w:rsidR="00374CE3" w:rsidRPr="00C42411" w:rsidDel="005C41E4" w:rsidRDefault="00851BB7">
      <w:pPr>
        <w:rPr>
          <w:del w:id="4716" w:author="Mosi Adesina Ifatunji" w:date="2025-02-16T14:22:00Z" w16du:dateUtc="2025-02-16T20:22:00Z"/>
          <w:rPrChange w:id="4717" w:author="Mosi Adesina Ifatunji" w:date="2025-07-25T13:23:00Z" w16du:dateUtc="2025-07-25T18:23:00Z">
            <w:rPr>
              <w:del w:id="4718" w:author="Mosi Adesina Ifatunji" w:date="2025-02-16T14:22:00Z" w16du:dateUtc="2025-02-16T20:22:00Z"/>
              <w:shd w:val="clear" w:color="auto" w:fill="D9EAD3"/>
            </w:rPr>
          </w:rPrChange>
        </w:rPr>
      </w:pPr>
      <w:del w:id="4719" w:author="Mosi Adesina Ifatunji" w:date="2025-03-05T10:26:00Z" w16du:dateUtc="2025-03-05T16:26:00Z">
        <w:r w:rsidRPr="00C42411">
          <w:rPr>
            <w:rPrChange w:id="4720" w:author="Mosi Adesina Ifatunji" w:date="2025-07-25T13:23:00Z" w16du:dateUtc="2025-07-25T18:23:00Z">
              <w:rPr>
                <w:shd w:val="clear" w:color="auto" w:fill="D9EAD3"/>
              </w:rPr>
            </w:rPrChange>
          </w:rPr>
          <w:delText>[</w:delText>
        </w:r>
      </w:del>
      <w:del w:id="4721" w:author="Mosi Adesina Ifatunji" w:date="2025-02-16T14:58:00Z" w16du:dateUtc="2025-02-16T20:58:00Z">
        <w:r w:rsidRPr="00C42411" w:rsidDel="00877E80">
          <w:rPr>
            <w:rPrChange w:id="4722" w:author="Mosi Adesina Ifatunji" w:date="2025-07-25T13:23:00Z" w16du:dateUtc="2025-07-25T18:23:00Z">
              <w:rPr>
                <w:shd w:val="clear" w:color="auto" w:fill="D9EAD3"/>
              </w:rPr>
            </w:rPrChange>
          </w:rPr>
          <w:delText>brief summary</w:delText>
        </w:r>
      </w:del>
      <w:del w:id="4723" w:author="Mosi Adesina Ifatunji" w:date="2025-03-05T10:26:00Z" w16du:dateUtc="2025-03-05T16:26:00Z">
        <w:r w:rsidRPr="00C42411">
          <w:rPr>
            <w:rPrChange w:id="4724" w:author="Mosi Adesina Ifatunji" w:date="2025-07-25T13:23:00Z" w16du:dateUtc="2025-07-25T18:23:00Z">
              <w:rPr>
                <w:shd w:val="clear" w:color="auto" w:fill="D9EAD3"/>
              </w:rPr>
            </w:rPrChange>
          </w:rPr>
          <w:delText xml:space="preserve"> of the results]</w:delText>
        </w:r>
      </w:del>
    </w:p>
    <w:p w14:paraId="63E5A40F" w14:textId="141AF68F" w:rsidR="005C41E4" w:rsidRPr="00C42411" w:rsidRDefault="005C41E4" w:rsidP="007B100A">
      <w:pPr>
        <w:rPr>
          <w:ins w:id="4725" w:author="Mosi Adesina Ifatunji" w:date="2025-02-16T14:22:00Z" w16du:dateUtc="2025-02-16T20:22:00Z"/>
          <w:rPrChange w:id="4726" w:author="Mosi Adesina Ifatunji" w:date="2025-07-25T13:23:00Z" w16du:dateUtc="2025-07-25T18:23:00Z">
            <w:rPr>
              <w:ins w:id="4727" w:author="Mosi Adesina Ifatunji" w:date="2025-02-16T14:22:00Z" w16du:dateUtc="2025-02-16T20:22:00Z"/>
              <w:shd w:val="clear" w:color="auto" w:fill="D9EAD3"/>
            </w:rPr>
          </w:rPrChange>
        </w:rPr>
      </w:pPr>
    </w:p>
    <w:p w14:paraId="1B3D6473" w14:textId="4C0654D1" w:rsidR="00374CE3" w:rsidRPr="00B92532" w:rsidDel="005C41E4" w:rsidRDefault="00A97660" w:rsidP="007B100A">
      <w:pPr>
        <w:rPr>
          <w:ins w:id="4728" w:author="Mosi Adesina Ifatunji" w:date="2025-03-05T10:26:00Z" w16du:dateUtc="2025-03-05T16:26:00Z"/>
        </w:rPr>
      </w:pPr>
      <w:ins w:id="4729" w:author="Mosi Adesina Ifatunji" w:date="2025-02-16T14:55:00Z" w16du:dateUtc="2025-02-16T20:55:00Z">
        <w:r w:rsidRPr="00C42411">
          <w:br w:type="page"/>
        </w:r>
      </w:ins>
    </w:p>
    <w:p w14:paraId="29F0A5E0" w14:textId="6405EF93" w:rsidR="00374CE3" w:rsidRPr="00B92532" w:rsidDel="00E71C79" w:rsidRDefault="00374CE3">
      <w:pPr>
        <w:pStyle w:val="Heading2"/>
        <w:ind w:right="-14"/>
        <w:rPr>
          <w:del w:id="4730" w:author="Mosi Adesina Ifatunji" w:date="2025-02-16T14:22:00Z" w16du:dateUtc="2025-02-16T20:22:00Z"/>
        </w:rPr>
        <w:pPrChange w:id="4731" w:author="Mosi Adesina Ifatunji" w:date="2025-10-21T19:50:00Z" w16du:dateUtc="2025-10-22T00:50:00Z">
          <w:pPr/>
        </w:pPrChange>
      </w:pPr>
    </w:p>
    <w:p w14:paraId="57C7B002" w14:textId="4DD5340B" w:rsidR="00BB56E6" w:rsidRPr="00B92532" w:rsidRDefault="00773547">
      <w:pPr>
        <w:pStyle w:val="Heading2"/>
        <w:ind w:right="-14"/>
        <w:rPr>
          <w:ins w:id="4732" w:author="Mosi Adesina Ifatunji" w:date="2025-02-10T08:16:00Z" w16du:dateUtc="2025-02-10T14:16:00Z"/>
        </w:rPr>
        <w:pPrChange w:id="4733" w:author="Mosi Adesina Ifatunji" w:date="2025-10-21T19:50:00Z" w16du:dateUtc="2025-10-22T00:50:00Z">
          <w:pPr>
            <w:pStyle w:val="Heading2"/>
          </w:pPr>
        </w:pPrChange>
      </w:pPr>
      <w:bookmarkStart w:id="4734" w:name="BACKGROUND"/>
      <w:ins w:id="4735" w:author="Mosi Adesina Ifatunji" w:date="2025-02-10T08:16:00Z" w16du:dateUtc="2025-02-10T14:16:00Z">
        <w:r w:rsidRPr="00B92532">
          <w:t>ORGANIZATIONAL BEHAVIOR</w:t>
        </w:r>
      </w:ins>
    </w:p>
    <w:bookmarkEnd w:id="4734"/>
    <w:p w14:paraId="64518540" w14:textId="77777777" w:rsidR="00773547" w:rsidRPr="00B92532" w:rsidRDefault="00773547">
      <w:pPr>
        <w:ind w:right="-14"/>
        <w:rPr>
          <w:ins w:id="4736" w:author="Mosi Adesina Ifatunji" w:date="2025-02-14T13:17:00Z" w16du:dateUtc="2025-02-14T19:17:00Z"/>
        </w:rPr>
        <w:pPrChange w:id="4737" w:author="Mosi Adesina Ifatunji" w:date="2025-10-21T19:50:00Z" w16du:dateUtc="2025-10-22T00:50:00Z">
          <w:pPr/>
        </w:pPrChange>
      </w:pPr>
    </w:p>
    <w:p w14:paraId="5959669E" w14:textId="4EE13C46" w:rsidR="00E42291" w:rsidRPr="00B92532" w:rsidRDefault="00001A8B" w:rsidP="007B100A">
      <w:pPr>
        <w:pStyle w:val="Heading3"/>
        <w:rPr>
          <w:ins w:id="4738" w:author="Mosi Adesina Ifatunji" w:date="2025-02-14T13:21:00Z" w16du:dateUtc="2025-02-14T19:21:00Z"/>
        </w:rPr>
      </w:pPr>
      <w:bookmarkStart w:id="4739" w:name="individual_level_models"/>
      <w:ins w:id="4740" w:author="Mosi Adesina Ifatunji" w:date="2025-03-05T10:26:00Z" w16du:dateUtc="2025-03-05T16:26:00Z">
        <w:r w:rsidRPr="006B17C5">
          <w:rPr>
            <w:highlight w:val="lightGray"/>
            <w:rPrChange w:id="4741" w:author="Mosi Adesina Ifatunji" w:date="2025-07-17T11:52:00Z" w16du:dateUtc="2025-07-17T16:52:00Z">
              <w:rPr>
                <w:szCs w:val="24"/>
              </w:rPr>
            </w:rPrChange>
          </w:rPr>
          <w:t>[</w:t>
        </w:r>
      </w:ins>
      <w:ins w:id="4742" w:author="Mosi Adesina Ifatunji" w:date="2025-06-17T17:08:00Z" w16du:dateUtc="2025-06-17T22:08:00Z">
        <w:r w:rsidR="003F01F0" w:rsidRPr="00B92532">
          <w:rPr>
            <w:highlight w:val="lightGray"/>
          </w:rPr>
          <w:t>Individual-Level Models</w:t>
        </w:r>
      </w:ins>
      <w:ins w:id="4743" w:author="Mosi Adesina Ifatunji" w:date="2025-03-05T10:26:00Z" w16du:dateUtc="2025-03-05T16:26:00Z">
        <w:r w:rsidRPr="006B17C5">
          <w:rPr>
            <w:highlight w:val="lightGray"/>
            <w:rPrChange w:id="4744" w:author="Mosi Adesina Ifatunji" w:date="2025-07-17T11:52:00Z" w16du:dateUtc="2025-07-17T16:52:00Z">
              <w:rPr>
                <w:szCs w:val="24"/>
              </w:rPr>
            </w:rPrChange>
          </w:rPr>
          <w:t>]</w:t>
        </w:r>
      </w:ins>
    </w:p>
    <w:bookmarkEnd w:id="4739"/>
    <w:p w14:paraId="52537E49" w14:textId="77777777" w:rsidR="0033711B" w:rsidRDefault="0033711B" w:rsidP="007B100A">
      <w:pPr>
        <w:rPr>
          <w:ins w:id="4745" w:author="Mosi Adesina Ifatunji" w:date="2025-08-12T10:46:00Z" w16du:dateUtc="2025-08-12T15:46:00Z"/>
        </w:rPr>
      </w:pPr>
    </w:p>
    <w:p w14:paraId="53D7CFA0" w14:textId="2C54F54E" w:rsidR="0033711B" w:rsidRDefault="0033711B" w:rsidP="007B100A">
      <w:pPr>
        <w:rPr>
          <w:ins w:id="4746" w:author="Mosi Adesina Ifatunji" w:date="2025-08-12T10:46:00Z" w16du:dateUtc="2025-08-12T15:46:00Z"/>
        </w:rPr>
      </w:pPr>
      <w:ins w:id="4747" w:author="Mosi Adesina Ifatunji" w:date="2025-08-12T10:46:00Z" w16du:dateUtc="2025-08-12T15:46:00Z">
        <w:r w:rsidRPr="00505561">
          <w:t xml:space="preserve">“Unexplained” is a term that gestures toward statistical humility, but behind that humility sits a stubborn silence about what happens </w:t>
        </w:r>
        <w:r w:rsidRPr="004624A1">
          <w:t>inside</w:t>
        </w:r>
        <w:r w:rsidRPr="00505561">
          <w:t xml:space="preserve"> firms.</w:t>
        </w:r>
      </w:ins>
    </w:p>
    <w:p w14:paraId="194512CE" w14:textId="77777777" w:rsidR="0033711B" w:rsidRDefault="0033711B" w:rsidP="007B100A">
      <w:pPr>
        <w:rPr>
          <w:ins w:id="4748" w:author="Mosi Adesina Ifatunji" w:date="2025-08-12T10:46:00Z" w16du:dateUtc="2025-08-12T15:46:00Z"/>
        </w:rPr>
      </w:pPr>
    </w:p>
    <w:p w14:paraId="09EF2EF9" w14:textId="77777777" w:rsidR="0033711B" w:rsidRDefault="0033711B" w:rsidP="007B100A">
      <w:pPr>
        <w:rPr>
          <w:ins w:id="4749" w:author="Mosi Adesina Ifatunji" w:date="2025-08-12T10:46:00Z" w16du:dateUtc="2025-08-12T15:46:00Z"/>
        </w:rPr>
      </w:pPr>
      <w:ins w:id="4750" w:author="Mosi Adesina Ifatunji" w:date="2025-08-12T10:46:00Z" w16du:dateUtc="2025-08-12T15:46:00Z">
        <w:r w:rsidRPr="006904DC">
          <w:t>After shrinking, growing again… unexplained portion getting bigger.</w:t>
        </w:r>
      </w:ins>
    </w:p>
    <w:p w14:paraId="37E9BA88" w14:textId="77777777" w:rsidR="0033711B" w:rsidRDefault="0033711B" w:rsidP="007B100A">
      <w:pPr>
        <w:rPr>
          <w:ins w:id="4751" w:author="Mosi Adesina Ifatunji" w:date="2025-08-12T10:46:00Z" w16du:dateUtc="2025-08-12T15:46:00Z"/>
        </w:rPr>
      </w:pPr>
    </w:p>
    <w:p w14:paraId="1CA5D677" w14:textId="77777777" w:rsidR="0033711B" w:rsidRDefault="0033711B" w:rsidP="007B100A">
      <w:pPr>
        <w:rPr>
          <w:ins w:id="4752" w:author="Mosi Adesina Ifatunji" w:date="2025-08-12T10:46:00Z" w16du:dateUtc="2025-08-12T15:46:00Z"/>
        </w:rPr>
      </w:pPr>
      <w:ins w:id="4753" w:author="Mosi Adesina Ifatunji" w:date="2025-08-12T10:46:00Z" w16du:dateUtc="2025-08-12T15:46:00Z">
        <w:r>
          <w:t xml:space="preserve">With some noise, these regularities have been </w:t>
        </w:r>
      </w:ins>
    </w:p>
    <w:p w14:paraId="21214BA7" w14:textId="77777777" w:rsidR="0033711B" w:rsidRDefault="0033711B" w:rsidP="007B100A">
      <w:pPr>
        <w:rPr>
          <w:ins w:id="4754" w:author="Mosi Adesina Ifatunji" w:date="2025-08-12T10:46:00Z" w16du:dateUtc="2025-08-12T15:46:00Z"/>
        </w:rPr>
      </w:pPr>
    </w:p>
    <w:p w14:paraId="156016E5" w14:textId="77777777" w:rsidR="0033711B" w:rsidRDefault="0033711B" w:rsidP="007B100A">
      <w:pPr>
        <w:rPr>
          <w:ins w:id="4755" w:author="Mosi Adesina Ifatunji" w:date="2025-08-12T10:46:00Z" w16du:dateUtc="2025-08-12T15:46:00Z"/>
        </w:rPr>
      </w:pPr>
      <w:ins w:id="4756" w:author="Mosi Adesina Ifatunji" w:date="2025-08-12T10:46:00Z" w16du:dateUtc="2025-08-12T15:46:00Z">
        <w:r>
          <w:t>Largely responding to the divergence between average levels of White racial prejudice and support for race-target laws and public policies, we learned that ‘prejudice’ was more deeply rooted in status and power than ‘affect and emotions.’</w:t>
        </w:r>
      </w:ins>
    </w:p>
    <w:p w14:paraId="225AFEC6" w14:textId="77777777" w:rsidR="0033711B" w:rsidRDefault="0033711B" w:rsidP="007B100A">
      <w:pPr>
        <w:rPr>
          <w:ins w:id="4757" w:author="Mosi Adesina Ifatunji" w:date="2025-08-12T10:46:00Z" w16du:dateUtc="2025-08-12T15:46:00Z"/>
        </w:rPr>
      </w:pPr>
    </w:p>
    <w:p w14:paraId="17ECB285" w14:textId="77777777" w:rsidR="0033711B" w:rsidRPr="00505561" w:rsidRDefault="0033711B" w:rsidP="007B100A">
      <w:pPr>
        <w:rPr>
          <w:ins w:id="4758" w:author="Mosi Adesina Ifatunji" w:date="2025-08-12T10:46:00Z" w16du:dateUtc="2025-08-12T15:46:00Z"/>
        </w:rPr>
      </w:pPr>
      <w:ins w:id="4759" w:author="Mosi Adesina Ifatunji" w:date="2025-08-12T10:46:00Z" w16du:dateUtc="2025-08-12T15:46:00Z">
        <w:r w:rsidRPr="00505561">
          <w:t>One focused on “affect and emotions” (Sears and Henry 2005) the other on “institutions that reproduce racial inequality… laws, policies, and practices” (Golash-Boza 2016:131).</w:t>
        </w:r>
      </w:ins>
    </w:p>
    <w:p w14:paraId="6E8961D2" w14:textId="77777777" w:rsidR="0033711B" w:rsidRDefault="0033711B" w:rsidP="007B100A">
      <w:pPr>
        <w:rPr>
          <w:ins w:id="4760" w:author="Mosi Adesina Ifatunji" w:date="2025-08-12T10:46:00Z" w16du:dateUtc="2025-08-12T15:46:00Z"/>
        </w:rPr>
      </w:pPr>
    </w:p>
    <w:p w14:paraId="277A9666" w14:textId="77777777" w:rsidR="0033711B" w:rsidRDefault="0033711B" w:rsidP="007B100A">
      <w:pPr>
        <w:rPr>
          <w:ins w:id="4761" w:author="Mosi Adesina Ifatunji" w:date="2025-08-12T10:46:00Z" w16du:dateUtc="2025-08-12T15:46:00Z"/>
        </w:rPr>
      </w:pPr>
      <w:ins w:id="4762" w:author="Mosi Adesina Ifatunji" w:date="2025-08-12T10:46:00Z" w16du:dateUtc="2025-08-12T15:46:00Z">
        <w:r>
          <w:t xml:space="preserve">outcomes derived from racialized social systems, which posits racism as a “fundamental cause” as opposed to randomly distributed “rational” “bigots” </w:t>
        </w:r>
      </w:ins>
    </w:p>
    <w:p w14:paraId="24E88A1E" w14:textId="77777777" w:rsidR="0033711B" w:rsidRPr="00D4286E" w:rsidRDefault="0033711B" w:rsidP="007B100A">
      <w:pPr>
        <w:rPr>
          <w:ins w:id="4763" w:author="Mosi Adesina Ifatunji" w:date="2025-08-12T10:46:00Z" w16du:dateUtc="2025-08-12T15:46:00Z"/>
          <w:color w:val="131313"/>
        </w:rPr>
      </w:pPr>
      <w:ins w:id="4764" w:author="Mosi Adesina Ifatunji" w:date="2025-08-12T10:46:00Z" w16du:dateUtc="2025-08-12T15:46:00Z">
        <w:r w:rsidRPr="00B92532" w:rsidDel="00F87DC0">
          <w:fldChar w:fldCharType="begin"/>
        </w:r>
        <w:r w:rsidRPr="00B92532" w:rsidDel="00F87DC0">
          <w:fldChar w:fldCharType="separate"/>
        </w:r>
        <w:r w:rsidRPr="00B92532">
          <w:rPr>
            <w:noProof/>
          </w:rPr>
          <w:t>(Ray 2019: 26)</w:t>
        </w:r>
        <w:r w:rsidRPr="00B92532" w:rsidDel="00F87DC0">
          <w:fldChar w:fldCharType="end"/>
        </w:r>
      </w:ins>
    </w:p>
    <w:p w14:paraId="08076A2F" w14:textId="77777777" w:rsidR="0033711B" w:rsidRDefault="0033711B" w:rsidP="007B100A">
      <w:pPr>
        <w:rPr>
          <w:ins w:id="4765" w:author="Mosi Adesina Ifatunji" w:date="2025-08-12T10:46:00Z" w16du:dateUtc="2025-08-12T15:46:00Z"/>
        </w:rPr>
      </w:pPr>
      <w:ins w:id="4766" w:author="Mosi Adesina Ifatunji" w:date="2025-08-12T10:46:00Z" w16du:dateUtc="2025-08-12T15:46:00Z">
        <w:r>
          <w:t>For decades, those working within the ‘race as group position’ perspective offered distributional and correlational estimates of prejudice and discrimination with methods for studying differences between otherwise unrelated individuals.</w:t>
        </w:r>
      </w:ins>
    </w:p>
    <w:p w14:paraId="1F8132EA" w14:textId="77777777" w:rsidR="0033711B" w:rsidRDefault="0033711B" w:rsidP="007B100A">
      <w:pPr>
        <w:rPr>
          <w:ins w:id="4767" w:author="Mosi Adesina Ifatunji" w:date="2025-08-12T10:46:00Z" w16du:dateUtc="2025-08-12T15:46:00Z"/>
        </w:rPr>
      </w:pPr>
    </w:p>
    <w:p w14:paraId="3A8B0A6F" w14:textId="2FFFDBDD" w:rsidR="0033711B" w:rsidRDefault="0033711B" w:rsidP="007B100A">
      <w:pPr>
        <w:rPr>
          <w:ins w:id="4768" w:author="Mosi Adesina Ifatunji" w:date="2025-08-12T10:46:00Z" w16du:dateUtc="2025-08-12T15:46:00Z"/>
        </w:rPr>
      </w:pPr>
      <w:ins w:id="4769" w:author="Mosi Adesina Ifatunji" w:date="2025-08-12T10:46:00Z" w16du:dateUtc="2025-08-12T15:46:00Z">
        <w:r>
          <w:t xml:space="preserve">Our perspective for studying perceived discrimination occurred within the context of this larger perspective but was concerned with ongoing differences in population health outcomes </w:t>
        </w:r>
        <w:r>
          <w:fldChar w:fldCharType="begin">
            <w:fldData xml:space="preserve">PEVuZE5vdGU+PENpdGU+PEF1dGhvcj5XaWxsaWFtczwvQXV0aG9yPjxZZWFyPjE5OTc8L1llYXI+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</w:fldData>
          </w:fldChar>
        </w:r>
        <w:r>
          <w:instrText xml:space="preserve"> ADDIN EN.JS.CITE </w:instrText>
        </w:r>
        <w:r>
          <w:fldChar w:fldCharType="separate"/>
        </w:r>
        <w:r>
          <w:rPr>
            <w:noProof/>
          </w:rPr>
          <w:t>(Williams, Yu and Jackson 1997)</w:t>
        </w:r>
        <w:r>
          <w:fldChar w:fldCharType="end"/>
        </w:r>
        <w:r>
          <w:t>.</w:t>
        </w:r>
      </w:ins>
    </w:p>
    <w:p w14:paraId="1F77BFA0" w14:textId="77777777" w:rsidR="0033711B" w:rsidRDefault="0033711B" w:rsidP="007B100A">
      <w:pPr>
        <w:spacing w:before="100" w:beforeAutospacing="1" w:after="100" w:afterAutospacing="1"/>
        <w:rPr>
          <w:ins w:id="4770" w:author="Mosi Adesina Ifatunji" w:date="2025-08-12T10:46:00Z" w16du:dateUtc="2025-08-12T15:46:00Z"/>
        </w:rPr>
      </w:pPr>
    </w:p>
    <w:p w14:paraId="1E1EA450" w14:textId="049B819F" w:rsidR="00C80B79" w:rsidRPr="00B92532" w:rsidRDefault="00C80B79" w:rsidP="007B100A">
      <w:pPr>
        <w:spacing w:before="100" w:beforeAutospacing="1" w:after="100" w:afterAutospacing="1"/>
        <w:rPr>
          <w:ins w:id="4771" w:author="Mosi Adesina Ifatunji" w:date="2025-07-10T13:18:00Z" w16du:dateUtc="2025-07-10T18:18:00Z"/>
        </w:rPr>
      </w:pPr>
      <w:ins w:id="4772" w:author="Mosi Adesina Ifatunji" w:date="2025-07-10T13:18:00Z" w16du:dateUtc="2025-07-10T18:18:00Z">
        <w:r w:rsidRPr="00B92532">
          <w:t>“The earnings of white males appear to rise at a more rapid rate with each additional year of work experience (or with age) than do the earnings of black workers… the labor market itself may be a vehicle for generating these earnings differences” (Hoffman 1979:855)</w:t>
        </w:r>
      </w:ins>
    </w:p>
    <w:p w14:paraId="18924BBC" w14:textId="77777777" w:rsidR="00C80B79" w:rsidRPr="00B92532" w:rsidRDefault="00C80B79" w:rsidP="007B100A">
      <w:pPr>
        <w:spacing w:before="100" w:beforeAutospacing="1" w:after="100" w:afterAutospacing="1"/>
        <w:rPr>
          <w:ins w:id="4773" w:author="Mosi Adesina Ifatunji" w:date="2025-07-10T13:18:00Z" w16du:dateUtc="2025-07-10T18:18:00Z"/>
        </w:rPr>
      </w:pPr>
      <w:ins w:id="4774" w:author="Mosi Adesina Ifatunji" w:date="2025-07-10T13:18:00Z" w16du:dateUtc="2025-07-10T18:18:00Z">
        <w:r w:rsidRPr="00B92532">
          <w:t>“Either discrimination itself may be constant over the life cycle, but the relative productivities of black and white workers—and hence, their earnings—may diverge over the life cycle or, conversely, relative individual productivities may be constant, but discrimination may increase over the life cycle” (Hoffman 1979:855)</w:t>
        </w:r>
      </w:ins>
    </w:p>
    <w:p w14:paraId="3F702764" w14:textId="77777777" w:rsidR="00C80B79" w:rsidRPr="00B92532" w:rsidRDefault="00C80B79" w:rsidP="007B100A">
      <w:pPr>
        <w:spacing w:before="100" w:beforeAutospacing="1" w:after="100" w:afterAutospacing="1"/>
        <w:rPr>
          <w:ins w:id="4775" w:author="Mosi Adesina Ifatunji" w:date="2025-07-10T13:18:00Z" w16du:dateUtc="2025-07-10T18:18:00Z"/>
        </w:rPr>
      </w:pPr>
      <w:ins w:id="4776" w:author="Mosi Adesina Ifatunji" w:date="2025-07-10T13:18:00Z" w16du:dateUtc="2025-07-10T18:18:00Z">
        <w:r w:rsidRPr="00B92532">
          <w:t>“The labor market is assumed to consist of two distinct markets, a primary sector and a secondary sector… one of the primary manifestations of labor market discrimination is to relegate blacks to secondary labor market jobs in disproportionate numbers relative to their skills” (Hoffman 1979:857)</w:t>
        </w:r>
      </w:ins>
    </w:p>
    <w:p w14:paraId="4CA3F4BB" w14:textId="77777777" w:rsidR="00C80B79" w:rsidRPr="00B92532" w:rsidRDefault="00C80B79" w:rsidP="007B100A">
      <w:pPr>
        <w:spacing w:before="100" w:beforeAutospacing="1" w:after="100" w:afterAutospacing="1"/>
        <w:rPr>
          <w:ins w:id="4777" w:author="Mosi Adesina Ifatunji" w:date="2025-07-10T13:18:00Z" w16du:dateUtc="2025-07-10T18:18:00Z"/>
        </w:rPr>
      </w:pPr>
      <w:ins w:id="4778" w:author="Mosi Adesina Ifatunji" w:date="2025-07-10T13:18:00Z" w16du:dateUtc="2025-07-10T18:18:00Z">
        <w:r w:rsidRPr="00B92532">
          <w:lastRenderedPageBreak/>
          <w:t xml:space="preserve">“Virtually </w:t>
        </w:r>
        <w:proofErr w:type="gramStart"/>
        <w:r w:rsidRPr="00B92532">
          <w:t>all of</w:t>
        </w:r>
        <w:proofErr w:type="gramEnd"/>
        <w:r w:rsidRPr="00B92532">
          <w:t xml:space="preserve"> these studies find clear evidence of increasing black-white earnings differences with respect to age or years of labor market experience… Hall concluded that ‘the whole notion of a career with steady advancement is relevant only for white males’” (Hoffman 1979:857)</w:t>
        </w:r>
      </w:ins>
    </w:p>
    <w:p w14:paraId="48F075C3" w14:textId="77777777" w:rsidR="00C80B79" w:rsidRPr="00B92532" w:rsidRDefault="00C80B79" w:rsidP="007B100A">
      <w:pPr>
        <w:spacing w:before="100" w:beforeAutospacing="1" w:after="100" w:afterAutospacing="1"/>
        <w:rPr>
          <w:ins w:id="4779" w:author="Mosi Adesina Ifatunji" w:date="2025-07-10T13:18:00Z" w16du:dateUtc="2025-07-10T18:18:00Z"/>
        </w:rPr>
      </w:pPr>
      <w:ins w:id="4780" w:author="Mosi Adesina Ifatunji" w:date="2025-07-10T13:18:00Z" w16du:dateUtc="2025-07-10T18:18:00Z">
        <w:r w:rsidRPr="00B92532">
          <w:t>“For whites, the returns to experience change only slightly from the cross-section to the pooled model... The returns to an additional year of experience increased substantially for black workers” (Hoffman 1979:862)</w:t>
        </w:r>
      </w:ins>
    </w:p>
    <w:p w14:paraId="4BE28CC9" w14:textId="77777777" w:rsidR="00C80B79" w:rsidRPr="00B92532" w:rsidRDefault="00C80B79" w:rsidP="007B100A">
      <w:pPr>
        <w:spacing w:before="100" w:beforeAutospacing="1" w:after="100" w:afterAutospacing="1"/>
        <w:rPr>
          <w:ins w:id="4781" w:author="Mosi Adesina Ifatunji" w:date="2025-07-10T13:18:00Z" w16du:dateUtc="2025-07-10T18:18:00Z"/>
        </w:rPr>
      </w:pPr>
      <w:ins w:id="4782" w:author="Mosi Adesina Ifatunji" w:date="2025-07-10T13:18:00Z" w16du:dateUtc="2025-07-10T18:18:00Z">
        <w:r w:rsidRPr="00B92532">
          <w:t>“The black-white earnings gap is almost zero at the time of entry into the labor market and then grows rapidly through the first decade of experience” (Hoffman 1979:863)</w:t>
        </w:r>
      </w:ins>
    </w:p>
    <w:p w14:paraId="4D3FD7C8" w14:textId="77777777" w:rsidR="00C80B79" w:rsidRPr="00B92532" w:rsidRDefault="00C80B79" w:rsidP="007B100A">
      <w:pPr>
        <w:spacing w:before="100" w:beforeAutospacing="1" w:after="100" w:afterAutospacing="1"/>
        <w:rPr>
          <w:ins w:id="4783" w:author="Mosi Adesina Ifatunji" w:date="2025-07-10T13:18:00Z" w16du:dateUtc="2025-07-10T18:18:00Z"/>
        </w:rPr>
      </w:pPr>
      <w:ins w:id="4784" w:author="Mosi Adesina Ifatunji" w:date="2025-07-10T13:18:00Z" w16du:dateUtc="2025-07-10T18:18:00Z">
        <w:r w:rsidRPr="00B92532">
          <w:t>“Many of the problems which confront blacks in the labor market may be encountered at the time of entry into the labor market” (Hoffman 1979:866)</w:t>
        </w:r>
      </w:ins>
    </w:p>
    <w:p w14:paraId="048B6BD8" w14:textId="77777777" w:rsidR="00C80B79" w:rsidRDefault="00C80B79" w:rsidP="007B100A">
      <w:pPr>
        <w:pStyle w:val="BodyText"/>
        <w:rPr>
          <w:ins w:id="4785" w:author="Mosi Adesina Ifatunji" w:date="2025-07-25T13:24:00Z" w16du:dateUtc="2025-07-25T18:24:00Z"/>
        </w:rPr>
      </w:pPr>
    </w:p>
    <w:p w14:paraId="594F7F6E" w14:textId="77777777" w:rsidR="00A13D78" w:rsidRPr="00B92532" w:rsidRDefault="00A13D78">
      <w:pPr>
        <w:pStyle w:val="BodyText"/>
        <w:rPr>
          <w:ins w:id="4786" w:author="Mosi Adesina Ifatunji" w:date="2025-07-03T18:41:00Z" w16du:dateUtc="2025-07-03T23:41:00Z"/>
        </w:rPr>
        <w:pPrChange w:id="4787" w:author="Mosi Adesina Ifatunji" w:date="2025-10-21T19:50:00Z" w16du:dateUtc="2025-10-22T00:50:00Z">
          <w:pPr/>
        </w:pPrChange>
      </w:pPr>
    </w:p>
    <w:p w14:paraId="674A0210" w14:textId="477FC44A" w:rsidR="001415BF" w:rsidRPr="00B92532" w:rsidRDefault="001415BF"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788" w:author="Mosi Adesina Ifatunji" w:date="2025-07-03T18:41:00Z" w16du:dateUtc="2025-07-03T23:41:00Z"/>
        </w:rPr>
      </w:pPr>
      <w:ins w:id="4789" w:author="Mosi Adesina Ifatunji" w:date="2025-07-03T18:41:00Z" w16du:dateUtc="2025-07-03T23:41:00Z">
        <w:r w:rsidRPr="00B92532">
          <w:rPr>
            <w:color w:val="000000"/>
          </w:rPr>
          <w:t xml:space="preserve">“Gaps in labor market outcomes by racial identity are a major feature of post-slavery and post-colonial economies throughout the world” </w:t>
        </w:r>
        <w:r w:rsidRPr="00B92532">
          <w:rPr>
            <w:color w:val="000000"/>
          </w:rPr>
          <w:fldChar w:fldCharType="begin">
            <w:fldData xml:space="preserve">PEVuZE5vdGU+PENpdGU+PEF1dGhvcj5CYXllcjwvQXV0aG9yPjxZZWFyPjIwMjU8L1llYXI+PFJl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==
</w:fldData>
          </w:fldChar>
        </w:r>
        <w:r w:rsidRPr="00B92532">
          <w:rPr>
            <w:color w:val="000000"/>
          </w:rPr>
          <w:instrText xml:space="preserve"> ADDIN EN.JS.CITE </w:instrText>
        </w:r>
        <w:r w:rsidRPr="00B92532">
          <w:rPr>
            <w:color w:val="000000"/>
          </w:rPr>
        </w:r>
        <w:r w:rsidRPr="00B92532">
          <w:rPr>
            <w:color w:val="000000"/>
          </w:rPr>
          <w:fldChar w:fldCharType="separate"/>
        </w:r>
        <w:r w:rsidRPr="00B92532">
          <w:rPr>
            <w:noProof/>
            <w:color w:val="000000"/>
          </w:rPr>
          <w:t>(Bayer, Charles and Derenoncourt 2025: 1)</w:t>
        </w:r>
        <w:r w:rsidRPr="00B92532">
          <w:rPr>
            <w:color w:val="000000"/>
          </w:rPr>
          <w:fldChar w:fldCharType="end"/>
        </w:r>
        <w:r w:rsidRPr="00B92532">
          <w:rPr>
            <w:color w:val="000000"/>
          </w:rPr>
          <w:t>.</w:t>
        </w:r>
      </w:ins>
    </w:p>
    <w:p w14:paraId="0C2658D3" w14:textId="77777777" w:rsidR="001415BF" w:rsidRPr="00B92532" w:rsidRDefault="001415BF">
      <w:pPr>
        <w:pStyle w:val="BodyText"/>
        <w:rPr>
          <w:ins w:id="4790" w:author="Mosi Adesina Ifatunji" w:date="2025-07-03T15:54:00Z" w16du:dateUtc="2025-07-03T20:54:00Z"/>
        </w:rPr>
        <w:pPrChange w:id="4791" w:author="Mosi Adesina Ifatunji" w:date="2025-10-21T19:50:00Z" w16du:dateUtc="2025-10-22T00:50:00Z">
          <w:pPr/>
        </w:pPrChange>
      </w:pPr>
    </w:p>
    <w:p w14:paraId="1B568826" w14:textId="3374C3D8" w:rsidR="000352F5" w:rsidRPr="00B92532" w:rsidRDefault="002E01B1" w:rsidP="007B100A">
      <w:pPr>
        <w:rPr>
          <w:ins w:id="4792" w:author="Mosi Adesina Ifatunji" w:date="2025-07-03T15:51:00Z" w16du:dateUtc="2025-07-03T20:51:00Z"/>
        </w:rPr>
      </w:pPr>
      <w:ins w:id="4793" w:author="Mosi Adesina Ifatunji" w:date="2025-07-03T15:50:00Z" w16du:dateUtc="2025-07-03T20:50:00Z">
        <w:r w:rsidRPr="00B92532">
          <w:t>Typically, statistical analyses examine ethnoracial earnings disparities through regression equations, placing wages or earnings as outcomes explained by variables representing human capital and productivity.</w:t>
        </w:r>
      </w:ins>
    </w:p>
    <w:p w14:paraId="4CF9BE96" w14:textId="77777777" w:rsidR="000352F5" w:rsidRPr="00B92532" w:rsidRDefault="000352F5">
      <w:pPr>
        <w:pStyle w:val="BodyText"/>
        <w:spacing w:after="0"/>
        <w:rPr>
          <w:ins w:id="4794" w:author="Mosi Adesina Ifatunji" w:date="2025-07-03T15:51:00Z" w16du:dateUtc="2025-07-03T20:51:00Z"/>
        </w:rPr>
        <w:pPrChange w:id="4795" w:author="Mosi Adesina Ifatunji" w:date="2025-10-21T19:50:00Z" w16du:dateUtc="2025-10-22T00:50:00Z">
          <w:pPr>
            <w:spacing w:before="100" w:beforeAutospacing="1" w:after="100" w:afterAutospacing="1"/>
          </w:pPr>
        </w:pPrChange>
      </w:pPr>
    </w:p>
    <w:p w14:paraId="3B518BFB" w14:textId="77777777" w:rsidR="000352F5" w:rsidRPr="00B92532" w:rsidRDefault="002E01B1" w:rsidP="007B100A">
      <w:pPr>
        <w:rPr>
          <w:ins w:id="4796" w:author="Mosi Adesina Ifatunji" w:date="2025-07-03T15:51:00Z" w16du:dateUtc="2025-07-03T20:51:00Z"/>
        </w:rPr>
      </w:pPr>
      <w:ins w:id="4797" w:author="Mosi Adesina Ifatunji" w:date="2025-07-03T15:50:00Z" w16du:dateUtc="2025-07-03T20:50:00Z">
        <w:r w:rsidRPr="00B92532">
          <w:t>Researchers consistently find, however, that given identical human capital indicators—such as education, experience, and occupational qualifications—African Americans systematically earn less than Whites.</w:t>
        </w:r>
      </w:ins>
    </w:p>
    <w:p w14:paraId="7502BDBD" w14:textId="77777777" w:rsidR="000352F5" w:rsidRPr="00B92532" w:rsidRDefault="000352F5" w:rsidP="007B100A">
      <w:pPr>
        <w:rPr>
          <w:ins w:id="4798" w:author="Mosi Adesina Ifatunji" w:date="2025-07-03T15:51:00Z" w16du:dateUtc="2025-07-03T20:51:00Z"/>
        </w:rPr>
      </w:pPr>
    </w:p>
    <w:p w14:paraId="11BD53E8" w14:textId="77777777" w:rsidR="000352F5" w:rsidRPr="00B92532" w:rsidRDefault="002E01B1" w:rsidP="007B100A">
      <w:pPr>
        <w:rPr>
          <w:ins w:id="4799" w:author="Mosi Adesina Ifatunji" w:date="2025-07-03T15:51:00Z" w16du:dateUtc="2025-07-03T20:51:00Z"/>
        </w:rPr>
      </w:pPr>
      <w:ins w:id="4800" w:author="Mosi Adesina Ifatunji" w:date="2025-07-03T15:50:00Z" w16du:dateUtc="2025-07-03T20:50:00Z">
        <w:r w:rsidRPr="00B92532">
          <w:t>These analyses invariably reveal a persistent gap unexplained by standard productivity-related measures.</w:t>
        </w:r>
      </w:ins>
    </w:p>
    <w:p w14:paraId="5EC6568B" w14:textId="77777777" w:rsidR="000352F5" w:rsidRPr="00B92532" w:rsidRDefault="000352F5" w:rsidP="007B100A">
      <w:pPr>
        <w:rPr>
          <w:ins w:id="4801" w:author="Mosi Adesina Ifatunji" w:date="2025-07-03T15:51:00Z" w16du:dateUtc="2025-07-03T20:51:00Z"/>
        </w:rPr>
      </w:pPr>
    </w:p>
    <w:p w14:paraId="46C8D5BD" w14:textId="77777777" w:rsidR="000352F5" w:rsidRPr="00B92532" w:rsidRDefault="000352F5" w:rsidP="007B100A">
      <w:pPr>
        <w:rPr>
          <w:ins w:id="4802" w:author="Mosi Adesina Ifatunji" w:date="2025-07-03T15:51:00Z" w16du:dateUtc="2025-07-03T20:51:00Z"/>
        </w:rPr>
      </w:pPr>
    </w:p>
    <w:p w14:paraId="46C12F54" w14:textId="77777777" w:rsidR="001344ED" w:rsidRPr="00B92532" w:rsidRDefault="002E01B1" w:rsidP="007B100A">
      <w:pPr>
        <w:rPr>
          <w:ins w:id="4803" w:author="Mosi Adesina Ifatunji" w:date="2025-07-03T15:52:00Z" w16du:dateUtc="2025-07-03T20:52:00Z"/>
        </w:rPr>
      </w:pPr>
      <w:ins w:id="4804" w:author="Mosi Adesina Ifatunji" w:date="2025-07-03T15:50:00Z" w16du:dateUtc="2025-07-03T20:50:00Z">
        <w:r w:rsidRPr="00B92532">
          <w:t>Such persistent inequality challenges the assumption that wages purely reflect individual productivity.</w:t>
        </w:r>
      </w:ins>
    </w:p>
    <w:p w14:paraId="3414592A" w14:textId="77777777" w:rsidR="002E01B1" w:rsidRPr="00B92532" w:rsidRDefault="002E01B1" w:rsidP="007B100A">
      <w:pPr>
        <w:pStyle w:val="BodyText"/>
        <w:spacing w:after="0"/>
        <w:rPr>
          <w:ins w:id="4805" w:author="Mosi Adesina Ifatunji" w:date="2025-07-03T19:06:00Z" w16du:dateUtc="2025-07-04T00:06:00Z"/>
        </w:rPr>
      </w:pPr>
    </w:p>
    <w:p w14:paraId="4B1F73DB" w14:textId="31889583" w:rsidR="00F82546" w:rsidRPr="00B92532" w:rsidRDefault="00F82546"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806" w:author="Mosi Adesina Ifatunji" w:date="2025-07-03T19:06:00Z" w16du:dateUtc="2025-07-04T00:06:00Z"/>
          <w:color w:val="000000"/>
        </w:rPr>
      </w:pPr>
      <w:ins w:id="4807" w:author="Mosi Adesina Ifatunji" w:date="2025-07-03T19:06:00Z" w16du:dateUtc="2025-07-04T00:06:00Z">
        <w:r w:rsidRPr="00B92532">
          <w:rPr>
            <w:color w:val="000000"/>
          </w:rPr>
          <w:t xml:space="preserve">“A feature common to most of this work is the use of differences in the mean level of different outcomes to measure racial gaps” </w:t>
        </w:r>
        <w:r w:rsidRPr="00B92532">
          <w:rPr>
            <w:color w:val="000000"/>
          </w:rPr>
          <w:fldChar w:fldCharType="begin">
            <w:fldData xml:space="preserve">PEVuZE5vdGU+PENpdGU+PEF1dGhvcj5CYXllcjwvQXV0aG9yPjxZZWFyPjIwMjU8L1llYXI+PFJl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</w:fldData>
          </w:fldChar>
        </w:r>
        <w:r w:rsidRPr="00B92532">
          <w:rPr>
            <w:color w:val="000000"/>
          </w:rPr>
          <w:instrText xml:space="preserve"> ADDIN EN.JS.CITE </w:instrText>
        </w:r>
        <w:r w:rsidRPr="00B92532">
          <w:rPr>
            <w:color w:val="000000"/>
          </w:rPr>
        </w:r>
        <w:r w:rsidRPr="00B92532">
          <w:rPr>
            <w:color w:val="000000"/>
          </w:rPr>
          <w:fldChar w:fldCharType="separate"/>
        </w:r>
      </w:ins>
      <w:r w:rsidR="00167D9D">
        <w:rPr>
          <w:noProof/>
          <w:color w:val="000000"/>
        </w:rPr>
        <w:t>(Bayer et al. 2025: 1)</w:t>
      </w:r>
      <w:ins w:id="4808" w:author="Mosi Adesina Ifatunji" w:date="2025-07-03T19:06:00Z" w16du:dateUtc="2025-07-04T00:06:00Z">
        <w:r w:rsidRPr="00B92532">
          <w:rPr>
            <w:color w:val="000000"/>
          </w:rPr>
          <w:fldChar w:fldCharType="end"/>
        </w:r>
        <w:r w:rsidRPr="00B92532">
          <w:rPr>
            <w:color w:val="000000"/>
          </w:rPr>
          <w:t>.</w:t>
        </w:r>
      </w:ins>
    </w:p>
    <w:p w14:paraId="13BE4FE2" w14:textId="77777777" w:rsidR="00F82546" w:rsidRPr="00B92532" w:rsidRDefault="00F82546" w:rsidP="007B100A">
      <w:pPr>
        <w:pStyle w:val="BodyText"/>
        <w:spacing w:after="0"/>
        <w:rPr>
          <w:ins w:id="4809" w:author="Mosi Adesina Ifatunji" w:date="2025-07-03T19:07:00Z" w16du:dateUtc="2025-07-04T00:07:00Z"/>
        </w:rPr>
      </w:pPr>
    </w:p>
    <w:p w14:paraId="64558036" w14:textId="77777777" w:rsidR="001024BB" w:rsidRPr="00B92532" w:rsidRDefault="001024BB" w:rsidP="007B100A">
      <w:pPr>
        <w:rPr>
          <w:ins w:id="4810" w:author="Mosi Adesina Ifatunji" w:date="2025-07-03T19:07:00Z" w16du:dateUtc="2025-07-04T00:07:00Z"/>
        </w:rPr>
      </w:pPr>
      <w:ins w:id="4811" w:author="Mosi Adesina Ifatunji" w:date="2025-07-03T19:07:00Z" w16du:dateUtc="2025-07-04T00:07:00Z">
        <w:r w:rsidRPr="00B92532">
          <w:t>Scholars describe this remaining difference as an "unexplained residual," a term that masks a deeper truth.</w:t>
        </w:r>
      </w:ins>
    </w:p>
    <w:p w14:paraId="2705A657" w14:textId="77777777" w:rsidR="001024BB" w:rsidRPr="00B92532" w:rsidRDefault="001024BB" w:rsidP="007B100A">
      <w:pPr>
        <w:pStyle w:val="BodyText"/>
        <w:spacing w:after="0"/>
        <w:rPr>
          <w:ins w:id="4812" w:author="Mosi Adesina Ifatunji" w:date="2025-07-03T18:59:00Z" w16du:dateUtc="2025-07-03T23:59:00Z"/>
        </w:rPr>
      </w:pPr>
    </w:p>
    <w:p w14:paraId="30DE99A1" w14:textId="2C30A7BB" w:rsidR="007977AC" w:rsidRPr="00B92532" w:rsidRDefault="001024BB"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4813" w:author="Mosi Adesina Ifatunji" w:date="2025-07-03T19:06:00Z" w16du:dateUtc="2025-07-04T00:06:00Z"/>
          <w:color w:val="000000"/>
        </w:rPr>
      </w:pPr>
      <w:ins w:id="4814" w:author="Microsoft Word" w:date="2025-07-03T19:08:00Z" w16du:dateUtc="2025-07-04T00:08:00Z">
        <w:r w:rsidRPr="00B92532">
          <w:rPr>
            <w:color w:val="000000"/>
          </w:rPr>
          <w:lastRenderedPageBreak/>
          <w:t xml:space="preserve">That is, </w:t>
        </w:r>
      </w:ins>
      <w:ins w:id="4815" w:author="Mosi Adesina Ifatunji" w:date="2025-07-03T19:03:00Z" w16du:dateUtc="2025-07-04T00:03:00Z">
        <w:r w:rsidR="007641FC" w:rsidRPr="006B17C5">
          <w:rPr>
            <w:color w:val="000000"/>
            <w:rPrChange w:id="4816" w:author="Mosi Adesina Ifatunji" w:date="2025-07-17T11:52:00Z" w16du:dateUtc="2025-07-17T16:52:00Z">
              <w:rPr>
                <w:rFonts w:ascii="Helvetica Neue" w:hAnsi="Helvetica Neue" w:cs="Helvetica Neue"/>
                <w:color w:val="000000"/>
                <w:sz w:val="26"/>
                <w:szCs w:val="26"/>
              </w:rPr>
            </w:rPrChange>
          </w:rPr>
          <w:t>“</w:t>
        </w:r>
      </w:ins>
      <w:ins w:id="4817" w:author="Mosi Adesina Ifatunji" w:date="2025-07-03T19:04:00Z" w16du:dateUtc="2025-07-04T00:04:00Z">
        <w:r w:rsidR="008F4707" w:rsidRPr="006B17C5">
          <w:rPr>
            <w:color w:val="000000"/>
            <w:rPrChange w:id="4818" w:author="Mosi Adesina Ifatunji" w:date="2025-07-17T11:52:00Z" w16du:dateUtc="2025-07-17T16:52:00Z">
              <w:rPr>
                <w:rFonts w:ascii="Helvetica Neue" w:hAnsi="Helvetica Neue" w:cs="Helvetica Neue"/>
                <w:color w:val="000000"/>
                <w:sz w:val="26"/>
                <w:szCs w:val="26"/>
              </w:rPr>
            </w:rPrChange>
          </w:rPr>
          <w:t xml:space="preserve">… </w:t>
        </w:r>
      </w:ins>
      <w:ins w:id="4819" w:author="Mosi Adesina Ifatunji" w:date="2025-07-03T19:03:00Z" w16du:dateUtc="2025-07-04T00:03:00Z">
        <w:r w:rsidR="007641FC" w:rsidRPr="006B17C5">
          <w:rPr>
            <w:color w:val="000000"/>
            <w:rPrChange w:id="4820" w:author="Mosi Adesina Ifatunji" w:date="2025-07-17T11:52:00Z" w16du:dateUtc="2025-07-17T16:52:00Z">
              <w:rPr>
                <w:rFonts w:ascii="Helvetica Neue" w:hAnsi="Helvetica Neue" w:cs="Helvetica Neue"/>
                <w:color w:val="000000"/>
                <w:sz w:val="26"/>
                <w:szCs w:val="26"/>
              </w:rPr>
            </w:rPrChange>
          </w:rPr>
          <w:t xml:space="preserve">for a given bundle of human capital indicators, </w:t>
        </w:r>
      </w:ins>
      <w:ins w:id="4821" w:author="Mosi Adesina Ifatunji" w:date="2025-07-03T19:04:00Z" w16du:dateUtc="2025-07-04T00:04:00Z">
        <w:r w:rsidR="008F4707" w:rsidRPr="006B17C5">
          <w:rPr>
            <w:color w:val="000000"/>
            <w:rPrChange w:id="4822" w:author="Mosi Adesina Ifatunji" w:date="2025-07-17T11:52:00Z" w16du:dateUtc="2025-07-17T16:52:00Z">
              <w:rPr>
                <w:rFonts w:ascii="Helvetica Neue" w:hAnsi="Helvetica Neue" w:cs="Helvetica Neue"/>
                <w:color w:val="000000"/>
                <w:sz w:val="26"/>
                <w:szCs w:val="26"/>
              </w:rPr>
            </w:rPrChange>
          </w:rPr>
          <w:t>[B]</w:t>
        </w:r>
      </w:ins>
      <w:ins w:id="4823" w:author="Mosi Adesina Ifatunji" w:date="2025-07-03T19:03:00Z" w16du:dateUtc="2025-07-04T00:03:00Z">
        <w:r w:rsidR="007641FC" w:rsidRPr="006B17C5">
          <w:rPr>
            <w:color w:val="000000"/>
            <w:rPrChange w:id="4824" w:author="Mosi Adesina Ifatunji" w:date="2025-07-17T11:52:00Z" w16du:dateUtc="2025-07-17T16:52:00Z">
              <w:rPr>
                <w:rFonts w:ascii="Helvetica Neue" w:hAnsi="Helvetica Neue" w:cs="Helvetica Neue"/>
                <w:color w:val="000000"/>
                <w:sz w:val="26"/>
                <w:szCs w:val="26"/>
              </w:rPr>
            </w:rPrChange>
          </w:rPr>
          <w:t>lacks on</w:t>
        </w:r>
      </w:ins>
      <w:ins w:id="4825" w:author="Mosi Adesina Ifatunji" w:date="2025-07-03T19:05:00Z" w16du:dateUtc="2025-07-04T00:05:00Z">
        <w:r w:rsidR="00E46107" w:rsidRPr="006B17C5">
          <w:rPr>
            <w:color w:val="000000"/>
            <w:rPrChange w:id="4826" w:author="Mosi Adesina Ifatunji" w:date="2025-07-17T11:52:00Z" w16du:dateUtc="2025-07-17T16:52:00Z">
              <w:rPr>
                <w:rFonts w:ascii="Helvetica Neue" w:hAnsi="Helvetica Neue" w:cs="Helvetica Neue"/>
                <w:color w:val="000000"/>
                <w:sz w:val="26"/>
                <w:szCs w:val="26"/>
              </w:rPr>
            </w:rPrChange>
          </w:rPr>
          <w:t xml:space="preserve"> </w:t>
        </w:r>
      </w:ins>
      <w:ins w:id="4827" w:author="Mosi Adesina Ifatunji" w:date="2025-07-03T19:03:00Z" w16du:dateUtc="2025-07-04T00:03:00Z">
        <w:r w:rsidR="007641FC" w:rsidRPr="006B17C5">
          <w:rPr>
            <w:color w:val="000000"/>
            <w:rPrChange w:id="4828" w:author="Mosi Adesina Ifatunji" w:date="2025-07-17T11:52:00Z" w16du:dateUtc="2025-07-17T16:52:00Z">
              <w:rPr>
                <w:rFonts w:ascii="Helvetica Neue" w:hAnsi="Helvetica Neue" w:cs="Helvetica Neue"/>
                <w:color w:val="000000"/>
                <w:sz w:val="26"/>
                <w:szCs w:val="26"/>
              </w:rPr>
            </w:rPrChange>
          </w:rPr>
          <w:t xml:space="preserve">average earn less than </w:t>
        </w:r>
      </w:ins>
      <w:ins w:id="4829" w:author="Mosi Adesina Ifatunji" w:date="2025-07-03T19:06:00Z" w16du:dateUtc="2025-07-04T00:06:00Z">
        <w:r w:rsidR="00556848" w:rsidRPr="00B92532">
          <w:rPr>
            <w:color w:val="000000"/>
          </w:rPr>
          <w:t>[W]</w:t>
        </w:r>
      </w:ins>
      <w:proofErr w:type="spellStart"/>
      <w:ins w:id="4830" w:author="Mosi Adesina Ifatunji" w:date="2025-07-03T19:03:00Z" w16du:dateUtc="2025-07-04T00:03:00Z">
        <w:r w:rsidR="007641FC" w:rsidRPr="006B17C5">
          <w:rPr>
            <w:color w:val="000000"/>
            <w:rPrChange w:id="4831" w:author="Mosi Adesina Ifatunji" w:date="2025-07-17T11:52:00Z" w16du:dateUtc="2025-07-17T16:52:00Z">
              <w:rPr>
                <w:rFonts w:ascii="Helvetica Neue" w:hAnsi="Helvetica Neue" w:cs="Helvetica Neue"/>
                <w:color w:val="000000"/>
                <w:sz w:val="26"/>
                <w:szCs w:val="26"/>
              </w:rPr>
            </w:rPrChange>
          </w:rPr>
          <w:t>hites</w:t>
        </w:r>
        <w:proofErr w:type="spellEnd"/>
        <w:r w:rsidR="007641FC" w:rsidRPr="006B17C5">
          <w:rPr>
            <w:color w:val="000000"/>
            <w:rPrChange w:id="4832" w:author="Mosi Adesina Ifatunji" w:date="2025-07-17T11:52:00Z" w16du:dateUtc="2025-07-17T16:52:00Z">
              <w:rPr>
                <w:rFonts w:ascii="Helvetica Neue" w:hAnsi="Helvetica Neue" w:cs="Helvetica Neue"/>
                <w:color w:val="000000"/>
                <w:sz w:val="26"/>
                <w:szCs w:val="26"/>
              </w:rPr>
            </w:rPrChange>
          </w:rPr>
          <w:t>. A significant differential always remains</w:t>
        </w:r>
      </w:ins>
      <w:ins w:id="4833" w:author="Mosi Adesina Ifatunji" w:date="2025-07-03T19:05:00Z" w16du:dateUtc="2025-07-04T00:05:00Z">
        <w:r w:rsidR="00E46107" w:rsidRPr="006B17C5">
          <w:rPr>
            <w:color w:val="000000"/>
            <w:rPrChange w:id="4834" w:author="Mosi Adesina Ifatunji" w:date="2025-07-17T11:52:00Z" w16du:dateUtc="2025-07-17T16:52:00Z">
              <w:rPr>
                <w:rFonts w:ascii="Helvetica Neue" w:hAnsi="Helvetica Neue" w:cs="Helvetica Neue"/>
                <w:color w:val="000000"/>
                <w:sz w:val="26"/>
                <w:szCs w:val="26"/>
              </w:rPr>
            </w:rPrChange>
          </w:rPr>
          <w:t xml:space="preserve"> </w:t>
        </w:r>
      </w:ins>
      <w:ins w:id="4835" w:author="Mosi Adesina Ifatunji" w:date="2025-07-03T19:03:00Z" w16du:dateUtc="2025-07-04T00:03:00Z">
        <w:r w:rsidR="007641FC" w:rsidRPr="006B17C5">
          <w:rPr>
            <w:color w:val="000000"/>
            <w:rPrChange w:id="4836" w:author="Mosi Adesina Ifatunji" w:date="2025-07-17T11:52:00Z" w16du:dateUtc="2025-07-17T16:52:00Z">
              <w:rPr>
                <w:rFonts w:ascii="Helvetica Neue" w:hAnsi="Helvetica Neue" w:cs="Helvetica Neue"/>
                <w:color w:val="000000"/>
                <w:sz w:val="26"/>
                <w:szCs w:val="26"/>
              </w:rPr>
            </w:rPrChange>
          </w:rPr>
          <w:t xml:space="preserve">that cannot be explained by the included variables-a so-called unexplained residual” </w:t>
        </w:r>
      </w:ins>
      <w:r w:rsidR="007641FC" w:rsidRPr="006B17C5">
        <w:rPr>
          <w:color w:val="000000"/>
          <w:rPrChange w:id="4837" w:author="Mosi Adesina Ifatunji" w:date="2025-07-17T11:52:00Z" w16du:dateUtc="2025-07-17T16:52:00Z">
            <w:rPr>
              <w:rFonts w:ascii="Helvetica Neue" w:hAnsi="Helvetica Neue" w:cs="Helvetica Neue"/>
              <w:color w:val="000000"/>
              <w:sz w:val="26"/>
              <w:szCs w:val="26"/>
            </w:rPr>
          </w:rPrChange>
        </w:rPr>
        <w:fldChar w:fldCharType="begin">
          <w:fldData xml:space="preserve">PEVuZE5vdGU+PENpdGU+PEF1dGhvcj5EYXJpdHk8L0F1dGhvcj48WWVhcj4xOTg5PC9ZZWFyPjxS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</w:fldData>
        </w:fldChar>
      </w:r>
      <w:r w:rsidR="007641FC" w:rsidRPr="006B17C5">
        <w:rPr>
          <w:color w:val="000000"/>
          <w:rPrChange w:id="4838" w:author="Mosi Adesina Ifatunji" w:date="2025-07-17T11:52:00Z" w16du:dateUtc="2025-07-17T16:52:00Z">
            <w:rPr>
              <w:rFonts w:ascii="Helvetica Neue" w:hAnsi="Helvetica Neue" w:cs="Helvetica Neue"/>
              <w:color w:val="000000"/>
              <w:sz w:val="26"/>
              <w:szCs w:val="26"/>
            </w:rPr>
          </w:rPrChange>
        </w:rPr>
        <w:instrText xml:space="preserve"> ADDIN EN.JS.CITE </w:instrText>
      </w:r>
      <w:r w:rsidR="007641FC" w:rsidRPr="005D6882">
        <w:rPr>
          <w:color w:val="000000"/>
        </w:rPr>
      </w:r>
      <w:r w:rsidR="007641FC" w:rsidRPr="006B17C5">
        <w:rPr>
          <w:color w:val="000000"/>
          <w:rPrChange w:id="4839" w:author="Mosi Adesina Ifatunji" w:date="2025-07-17T11:52:00Z" w16du:dateUtc="2025-07-17T16:52:00Z">
            <w:rPr>
              <w:rFonts w:ascii="Helvetica Neue" w:hAnsi="Helvetica Neue" w:cs="Helvetica Neue"/>
              <w:color w:val="000000"/>
              <w:sz w:val="26"/>
              <w:szCs w:val="26"/>
            </w:rPr>
          </w:rPrChange>
        </w:rPr>
        <w:fldChar w:fldCharType="separate"/>
      </w:r>
      <w:r w:rsidR="009F7FF8" w:rsidRPr="006B17C5">
        <w:rPr>
          <w:noProof/>
          <w:color w:val="000000"/>
          <w:rPrChange w:id="4840" w:author="Mosi Adesina Ifatunji" w:date="2025-07-17T11:52:00Z" w16du:dateUtc="2025-07-17T16:52:00Z">
            <w:rPr>
              <w:rFonts w:ascii="Helvetica Neue" w:hAnsi="Helvetica Neue" w:cs="Helvetica Neue"/>
              <w:noProof/>
              <w:color w:val="000000"/>
              <w:sz w:val="26"/>
              <w:szCs w:val="26"/>
            </w:rPr>
          </w:rPrChange>
        </w:rPr>
        <w:t>(Darity 1989: 335)</w:t>
      </w:r>
      <w:r w:rsidR="007641FC" w:rsidRPr="006B17C5">
        <w:rPr>
          <w:color w:val="000000"/>
          <w:rPrChange w:id="4841" w:author="Mosi Adesina Ifatunji" w:date="2025-07-17T11:52:00Z" w16du:dateUtc="2025-07-17T16:52:00Z">
            <w:rPr>
              <w:rFonts w:ascii="Helvetica Neue" w:hAnsi="Helvetica Neue" w:cs="Helvetica Neue"/>
              <w:color w:val="000000"/>
              <w:sz w:val="26"/>
              <w:szCs w:val="26"/>
            </w:rPr>
          </w:rPrChange>
        </w:rPr>
        <w:fldChar w:fldCharType="end"/>
      </w:r>
      <w:ins w:id="4842" w:author="Mosi Adesina Ifatunji" w:date="2025-07-03T19:06:00Z" w16du:dateUtc="2025-07-04T00:06:00Z">
        <w:r w:rsidR="00556848" w:rsidRPr="00B92532">
          <w:rPr>
            <w:color w:val="000000"/>
          </w:rPr>
          <w:t>.</w:t>
        </w:r>
      </w:ins>
    </w:p>
    <w:p w14:paraId="6FFB188C" w14:textId="77777777" w:rsidR="00556848" w:rsidRPr="00B92532" w:rsidRDefault="00556848" w:rsidP="007B100A">
      <w:pPr>
        <w:pStyle w:val="BodyText"/>
        <w:rPr>
          <w:ins w:id="4843" w:author="Mosi Adesina Ifatunji" w:date="2025-07-03T19:06:00Z" w16du:dateUtc="2025-07-04T00:06:00Z"/>
        </w:rPr>
      </w:pPr>
    </w:p>
    <w:p w14:paraId="355F2BCE" w14:textId="77777777" w:rsidR="00556848" w:rsidRPr="006B17C5" w:rsidRDefault="00556848">
      <w:pPr>
        <w:pStyle w:val="BodyText"/>
        <w:rPr>
          <w:ins w:id="4844" w:author="Mosi Adesina Ifatunji" w:date="2025-07-03T19:03:00Z" w16du:dateUtc="2025-07-04T00:03:00Z"/>
          <w:rPrChange w:id="4845" w:author="Mosi Adesina Ifatunji" w:date="2025-07-17T11:52:00Z" w16du:dateUtc="2025-07-17T16:52:00Z">
            <w:rPr>
              <w:ins w:id="4846" w:author="Mosi Adesina Ifatunji" w:date="2025-07-03T19:03:00Z" w16du:dateUtc="2025-07-04T00:03:00Z"/>
              <w:rFonts w:ascii="Helvetica Neue" w:hAnsi="Helvetica Neue" w:cs="Helvetica Neue"/>
              <w:color w:val="000000"/>
              <w:sz w:val="26"/>
              <w:szCs w:val="26"/>
            </w:rPr>
          </w:rPrChange>
        </w:rPr>
        <w:pPrChange w:id="4847" w:author="Mosi Adesina Ifatunji" w:date="2025-10-21T19:50:00Z" w16du:dateUtc="2025-10-22T00:50:00Z">
          <w:pPr>
            <w:pStyle w:val="BodyText"/>
            <w:spacing w:after="0"/>
          </w:pPr>
        </w:pPrChange>
      </w:pPr>
    </w:p>
    <w:p w14:paraId="40EDFDA0" w14:textId="77777777" w:rsidR="007641FC" w:rsidRPr="00B92532" w:rsidRDefault="007641FC" w:rsidP="007B100A">
      <w:pPr>
        <w:pStyle w:val="BodyText"/>
        <w:spacing w:after="0"/>
        <w:rPr>
          <w:ins w:id="4848" w:author="Mosi Adesina Ifatunji" w:date="2025-07-03T16:31:00Z" w16du:dateUtc="2025-07-03T21:31:00Z"/>
        </w:rPr>
      </w:pPr>
    </w:p>
    <w:p w14:paraId="69A4F902" w14:textId="1B4B71A7" w:rsidR="007A73CD" w:rsidRPr="00B92532" w:rsidRDefault="00EC557C" w:rsidP="007B100A">
      <w:pPr>
        <w:pStyle w:val="BodyText"/>
        <w:spacing w:after="0"/>
        <w:rPr>
          <w:ins w:id="4849" w:author="Mosi Adesina Ifatunji" w:date="2025-07-03T16:31:00Z" w16du:dateUtc="2025-07-03T21:31:00Z"/>
        </w:rPr>
      </w:pPr>
      <w:ins w:id="4850" w:author="Mosi Adesina Ifatunji" w:date="2025-07-03T16:31:00Z" w16du:dateUtc="2025-07-03T21:31:00Z">
        <w:r w:rsidRPr="00B92532">
          <w:t xml:space="preserve">These </w:t>
        </w:r>
      </w:ins>
      <w:ins w:id="4851" w:author="Mosi Adesina Ifatunji" w:date="2025-07-03T16:32:00Z" w16du:dateUtc="2025-07-03T21:32:00Z">
        <w:r w:rsidRPr="00B92532">
          <w:t>‘</w:t>
        </w:r>
      </w:ins>
      <w:ins w:id="4852" w:author="Mosi Adesina Ifatunji" w:date="2025-07-03T16:31:00Z" w16du:dateUtc="2025-07-03T21:31:00Z">
        <w:r w:rsidRPr="00B92532">
          <w:t>residuals</w:t>
        </w:r>
      </w:ins>
      <w:ins w:id="4853" w:author="Mosi Adesina Ifatunji" w:date="2025-07-03T16:32:00Z" w16du:dateUtc="2025-07-03T21:32:00Z">
        <w:r w:rsidRPr="00B92532">
          <w:t xml:space="preserve">’ from models </w:t>
        </w:r>
        <w:r w:rsidR="00522265" w:rsidRPr="00B92532">
          <w:t>focused on supply-side factors at the individual unit of analysis</w:t>
        </w:r>
      </w:ins>
      <w:ins w:id="4854" w:author="Mosi Adesina Ifatunji" w:date="2025-07-03T16:33:00Z" w16du:dateUtc="2025-07-03T21:33:00Z">
        <w:r w:rsidR="00C60E0D" w:rsidRPr="00B92532">
          <w:t xml:space="preserve"> have provided a stasis whereby </w:t>
        </w:r>
      </w:ins>
      <w:ins w:id="4855" w:author="Mosi Adesina Ifatunji" w:date="2025-07-03T16:34:00Z" w16du:dateUtc="2025-07-03T21:34:00Z">
        <w:r w:rsidR="00C56A1F" w:rsidRPr="00B92532">
          <w:t xml:space="preserve">studies offer competing explanations </w:t>
        </w:r>
        <w:proofErr w:type="gramStart"/>
        <w:r w:rsidR="00C56A1F" w:rsidRPr="00B92532">
          <w:t>for that which is</w:t>
        </w:r>
        <w:proofErr w:type="gramEnd"/>
        <w:r w:rsidR="00C56A1F" w:rsidRPr="00B92532">
          <w:t xml:space="preserve"> otherwise ‘unexplained.</w:t>
        </w:r>
        <w:r w:rsidR="004C164D" w:rsidRPr="00B92532">
          <w:t>’</w:t>
        </w:r>
      </w:ins>
    </w:p>
    <w:p w14:paraId="6D397E2D" w14:textId="77777777" w:rsidR="007A73CD" w:rsidRPr="006B17C5" w:rsidRDefault="007A73CD">
      <w:pPr>
        <w:pStyle w:val="BodyText"/>
        <w:spacing w:after="0"/>
        <w:rPr>
          <w:ins w:id="4856" w:author="Mosi Adesina Ifatunji" w:date="2025-07-03T13:12:00Z" w16du:dateUtc="2025-07-03T18:12:00Z"/>
          <w:rPrChange w:id="4857" w:author="Mosi Adesina Ifatunji" w:date="2025-07-17T11:52:00Z" w16du:dateUtc="2025-07-17T16:52:00Z">
            <w:rPr>
              <w:ins w:id="4858" w:author="Mosi Adesina Ifatunji" w:date="2025-07-03T13:12:00Z" w16du:dateUtc="2025-07-03T18:12:00Z"/>
              <w:color w:val="000000"/>
            </w:rPr>
          </w:rPrChange>
        </w:rPr>
        <w:pPrChange w:id="4859"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121EBF3A" w14:textId="77777777" w:rsidR="0015129E" w:rsidRPr="009C7309" w:rsidRDefault="0015129E">
      <w:pPr>
        <w:rPr>
          <w:ins w:id="4860" w:author="Mosi Adesina Ifatunji" w:date="2025-06-18T16:23:00Z" w16du:dateUtc="2025-06-18T21:23:00Z"/>
        </w:rPr>
        <w:pPrChange w:id="4861" w:author="Mosi Adesina Ifatunji" w:date="2025-10-21T19:50:00Z" w16du:dateUtc="2025-10-22T00:50:00Z">
          <w:pPr>
            <w:pStyle w:val="NoSpacing"/>
            <w:ind w:right="-14"/>
          </w:pPr>
        </w:pPrChange>
      </w:pPr>
    </w:p>
    <w:p w14:paraId="19112062" w14:textId="6923B45F" w:rsidR="002C0AD6" w:rsidRPr="00B92532" w:rsidRDefault="0020312D" w:rsidP="007B100A">
      <w:pPr>
        <w:rPr>
          <w:ins w:id="4862" w:author="Mosi Adesina Ifatunji" w:date="2025-07-02T14:44:00Z" w16du:dateUtc="2025-07-02T19:44:00Z"/>
        </w:rPr>
      </w:pPr>
      <w:ins w:id="4863" w:author="Mosi Adesina Ifatunji" w:date="2025-07-02T14:44:00Z" w16du:dateUtc="2025-07-02T19:44:00Z">
        <w:r w:rsidRPr="00B92532">
          <w:t xml:space="preserve">One of the more prominent regularities in </w:t>
        </w:r>
      </w:ins>
      <w:ins w:id="4864" w:author="Mosi Adesina Ifatunji" w:date="2025-07-02T14:45:00Z" w16du:dateUtc="2025-07-02T19:45:00Z">
        <w:r w:rsidR="00FA1CDF" w:rsidRPr="00B92532">
          <w:t xml:space="preserve">the </w:t>
        </w:r>
        <w:r w:rsidRPr="00B92532">
          <w:t>social and economic sciences</w:t>
        </w:r>
        <w:r w:rsidR="00813065" w:rsidRPr="00B92532">
          <w:t xml:space="preserve"> is </w:t>
        </w:r>
      </w:ins>
      <w:ins w:id="4865" w:author="Mosi Adesina Ifatunji" w:date="2025-07-02T14:46:00Z" w16du:dateUtc="2025-07-02T19:46:00Z">
        <w:r w:rsidR="00813065" w:rsidRPr="00B92532">
          <w:t xml:space="preserve">the persistent difference in earnings between </w:t>
        </w:r>
        <w:r w:rsidR="001C60AF" w:rsidRPr="00B92532">
          <w:t>Blacks and Whites in the United States.</w:t>
        </w:r>
      </w:ins>
    </w:p>
    <w:p w14:paraId="398D1381" w14:textId="77777777" w:rsidR="002C0AD6" w:rsidRPr="00B92532" w:rsidRDefault="002C0AD6" w:rsidP="007B100A">
      <w:pPr>
        <w:rPr>
          <w:ins w:id="4866" w:author="Mosi Adesina Ifatunji" w:date="2025-07-02T14:44:00Z" w16du:dateUtc="2025-07-02T19:44:00Z"/>
        </w:rPr>
      </w:pPr>
    </w:p>
    <w:p w14:paraId="78540F3B" w14:textId="17B84A82" w:rsidR="009675A0" w:rsidRPr="00B92532" w:rsidRDefault="00E314CF" w:rsidP="007B100A">
      <w:pPr>
        <w:rPr>
          <w:ins w:id="4867" w:author="Mosi Adesina Ifatunji" w:date="2025-07-03T12:35:00Z" w16du:dateUtc="2025-07-03T17:35:00Z"/>
        </w:rPr>
      </w:pPr>
      <w:ins w:id="4868" w:author="Mosi Adesina Ifatunji" w:date="2025-07-02T14:47:00Z" w16du:dateUtc="2025-07-02T19:47:00Z">
        <w:r w:rsidRPr="00B92532">
          <w:t xml:space="preserve">And yet, despite </w:t>
        </w:r>
      </w:ins>
      <w:ins w:id="4869" w:author="Mosi Adesina Ifatunji" w:date="2025-07-02T14:49:00Z" w16du:dateUtc="2025-07-02T19:49:00Z">
        <w:r w:rsidR="000A1145" w:rsidRPr="00B92532">
          <w:t>hundreds of</w:t>
        </w:r>
      </w:ins>
      <w:ins w:id="4870" w:author="Mosi Adesina Ifatunji" w:date="2025-07-02T14:47:00Z" w16du:dateUtc="2025-07-02T19:47:00Z">
        <w:r w:rsidR="004B4AFB" w:rsidRPr="00B92532">
          <w:t xml:space="preserve"> investigation</w:t>
        </w:r>
      </w:ins>
      <w:ins w:id="4871" w:author="Mosi Adesina Ifatunji" w:date="2025-07-02T14:49:00Z" w16du:dateUtc="2025-07-02T19:49:00Z">
        <w:r w:rsidR="000A1145" w:rsidRPr="00B92532">
          <w:t>s</w:t>
        </w:r>
      </w:ins>
      <w:ins w:id="4872" w:author="Mosi Adesina Ifatunji" w:date="2025-07-02T14:47:00Z" w16du:dateUtc="2025-07-02T19:47:00Z">
        <w:r w:rsidR="004B4AFB" w:rsidRPr="00B92532">
          <w:t xml:space="preserve"> — across a range of </w:t>
        </w:r>
      </w:ins>
      <w:ins w:id="4873" w:author="Mosi Adesina Ifatunji" w:date="2025-07-02T14:48:00Z" w16du:dateUtc="2025-07-02T19:48:00Z">
        <w:r w:rsidR="004B4AFB" w:rsidRPr="00B92532">
          <w:t xml:space="preserve">disciplinary perspectives — </w:t>
        </w:r>
        <w:r w:rsidR="004E4A5A" w:rsidRPr="00B92532">
          <w:t>there is still little agreement</w:t>
        </w:r>
        <w:r w:rsidR="000A1145" w:rsidRPr="00B92532">
          <w:t>.</w:t>
        </w:r>
      </w:ins>
    </w:p>
    <w:p w14:paraId="2936EA23" w14:textId="77777777" w:rsidR="000A62CB" w:rsidRPr="00B92532" w:rsidRDefault="000A62CB" w:rsidP="007B100A">
      <w:pPr>
        <w:pStyle w:val="BodyText"/>
        <w:rPr>
          <w:ins w:id="4874" w:author="Mosi Adesina Ifatunji" w:date="2025-07-03T12:35:00Z" w16du:dateUtc="2025-07-03T17:35:00Z"/>
        </w:rPr>
      </w:pPr>
    </w:p>
    <w:p w14:paraId="1B41A0FD" w14:textId="5DB719D7" w:rsidR="00C46836" w:rsidRPr="00B92532" w:rsidRDefault="00C46836" w:rsidP="007B100A">
      <w:pPr>
        <w:rPr>
          <w:ins w:id="4875" w:author="Mosi Adesina Ifatunji" w:date="2025-07-03T13:14:00Z" w16du:dateUtc="2025-07-03T18:14:00Z"/>
        </w:rPr>
      </w:pPr>
      <w:ins w:id="4876" w:author="Mosi Adesina Ifatunji" w:date="2025-07-03T19:09:00Z" w16du:dateUtc="2025-07-04T00:09:00Z">
        <w:r w:rsidRPr="00B92532">
          <w:t>“The puzzle of interpreting the residuals in earnings equations</w:t>
        </w:r>
        <w:r w:rsidR="004246ED" w:rsidRPr="00B92532">
          <w:t xml:space="preserve"> </w:t>
        </w:r>
        <w:r w:rsidRPr="00B92532">
          <w:t xml:space="preserve">strongly suggests that status quo economic research on race and ethnicity is inadequate” </w:t>
        </w:r>
      </w:ins>
      <w:r w:rsidR="009C7619" w:rsidRPr="00B92532" w:rsidDel="0019513D">
        <w:fldChar w:fldCharType="begin"/>
      </w:r>
      <w:del w:id="4877" w:author="Mosi Adesina Ifatunji" w:date="2025-06-18T18:51:00Z" w16du:dateUtc="2025-06-18T23:51:00Z">
        <w:r w:rsidR="009C7619" w:rsidRPr="00B92532" w:rsidDel="0019513D">
          <w:delInstrText xml:space="preserve"> ADDIN EN.JS.CITE </w:delInstrText>
        </w:r>
      </w:del>
      <w:r w:rsidR="009C7619" w:rsidRPr="00B92532" w:rsidDel="0019513D">
        <w:fldChar w:fldCharType="separate"/>
      </w:r>
      <w:r w:rsidR="006B67EB" w:rsidRPr="00B92532">
        <w:rPr>
          <w:noProof/>
        </w:rPr>
        <w:t>(Darity 1989: 336)</w:t>
      </w:r>
      <w:r w:rsidR="009C7619" w:rsidRPr="00B92532" w:rsidDel="0019513D">
        <w:fldChar w:fldCharType="end"/>
      </w:r>
      <w:ins w:id="4878" w:author="Mosi Adesina Ifatunji" w:date="2025-07-03T19:10:00Z" w16du:dateUtc="2025-07-04T00:10:00Z">
        <w:r w:rsidR="00AC7840" w:rsidRPr="00B92532">
          <w:t>.</w:t>
        </w:r>
      </w:ins>
    </w:p>
    <w:p w14:paraId="1FA185D5" w14:textId="77777777" w:rsidR="00997991" w:rsidRPr="00B92532" w:rsidRDefault="00997991" w:rsidP="007B100A">
      <w:pPr>
        <w:pStyle w:val="BodyText"/>
        <w:rPr>
          <w:ins w:id="4879" w:author="Mosi Adesina Ifatunji" w:date="2025-07-03T13:14:00Z" w16du:dateUtc="2025-07-03T18:14:00Z"/>
        </w:rPr>
      </w:pPr>
    </w:p>
    <w:p w14:paraId="6E79C0F2" w14:textId="77777777" w:rsidR="00997991" w:rsidRPr="00B92532" w:rsidRDefault="00997991" w:rsidP="007B100A">
      <w:pPr>
        <w:pStyle w:val="BodyText"/>
        <w:rPr>
          <w:ins w:id="4880" w:author="Mosi Adesina Ifatunji" w:date="2025-07-03T15:49:00Z" w16du:dateUtc="2025-07-03T20:49:00Z"/>
        </w:rPr>
      </w:pPr>
    </w:p>
    <w:p w14:paraId="55979B9E" w14:textId="3EDE13A6" w:rsidR="00EE30A8" w:rsidRPr="00B92532" w:rsidRDefault="00BA0261" w:rsidP="007B100A">
      <w:pPr>
        <w:rPr>
          <w:ins w:id="4881" w:author="Mosi Adesina Ifatunji" w:date="2025-07-03T15:45:00Z" w16du:dateUtc="2025-07-03T20:45:00Z"/>
        </w:rPr>
      </w:pPr>
      <w:del w:id="4882" w:author="Mosi Adesina Ifatunji" w:date="2025-07-03T19:11:00Z" w16du:dateUtc="2025-07-04T00:11:00Z">
        <w:r w:rsidRPr="00B92532">
          <w:fldChar w:fldCharType="begin">
            <w:fldData xml:space="preserve">PEVuZE5vdGU+PENpdGU+PEF1dGhvcj5NYW5kZWw8L0F1dGhvcj48WWVhcj4yMDE2PC9ZZWFyPjxS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</w:fldData>
          </w:fldChar>
        </w:r>
      </w:del>
      <w:r w:rsidRPr="00B92532">
        <w:instrText xml:space="preserve"> ADDIN EN.JS.CITE </w:instrText>
      </w:r>
      <w:del w:id="4883" w:author="Mosi Adesina Ifatunji" w:date="2025-07-03T19:11:00Z" w16du:dateUtc="2025-07-04T00:11:00Z">
        <w:r w:rsidRPr="00B92532">
          <w:fldChar w:fldCharType="separate"/>
        </w:r>
        <w:r w:rsidR="00096E17" w:rsidRPr="00B92532" w:rsidDel="006B67EB">
          <w:rPr>
            <w:noProof/>
          </w:rPr>
          <w:delText>(Darity 1989)</w:delText>
        </w:r>
        <w:r w:rsidRPr="00B92532">
          <w:fldChar w:fldCharType="end"/>
        </w:r>
      </w:del>
      <w:ins w:id="4884" w:author="Mosi Adesina Ifatunji" w:date="2025-07-03T15:45:00Z" w16du:dateUtc="2025-07-03T20:45:00Z">
        <w:r w:rsidR="00EE30A8" w:rsidRPr="00B92532">
          <w:t xml:space="preserve">Narrowing between A and B, then widening again, between X and Y </w:t>
        </w:r>
        <w:r w:rsidR="00EE30A8" w:rsidRPr="00B92532">
          <w:fldChar w:fldCharType="begin">
            <w:fldData xml:space="preserve">PEVuZE5vdGU+PENpdGU+PEF1dGhvcj5NYW5kZWw8L0F1dGhvcj48WWVhcj4yMDE2PC9ZZWFyPjxS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</w:fldData>
          </w:fldChar>
        </w:r>
        <w:r w:rsidR="00EE30A8" w:rsidRPr="00B92532">
          <w:instrText xml:space="preserve"> ADDIN EN.JS.CITE </w:instrText>
        </w:r>
        <w:r w:rsidR="00EE30A8" w:rsidRPr="00B92532">
          <w:fldChar w:fldCharType="separate"/>
        </w:r>
      </w:ins>
      <w:r w:rsidR="00167D9D">
        <w:rPr>
          <w:noProof/>
        </w:rPr>
        <w:t>(Mandel and Semyonov 2016, Carnoy 2020)</w:t>
      </w:r>
      <w:ins w:id="4885" w:author="Mosi Adesina Ifatunji" w:date="2025-07-03T15:45:00Z" w16du:dateUtc="2025-07-03T20:45:00Z">
        <w:r w:rsidR="00EE30A8" w:rsidRPr="00B92532">
          <w:fldChar w:fldCharType="end"/>
        </w:r>
        <w:r w:rsidR="00EE30A8" w:rsidRPr="00B92532">
          <w:t>.</w:t>
        </w:r>
      </w:ins>
    </w:p>
    <w:p w14:paraId="763E783C" w14:textId="77777777" w:rsidR="00EE30A8" w:rsidRPr="00B92532" w:rsidRDefault="00EE30A8">
      <w:pPr>
        <w:pStyle w:val="BodyText"/>
        <w:rPr>
          <w:ins w:id="4886" w:author="Mosi Adesina Ifatunji" w:date="2025-07-03T12:35:00Z" w16du:dateUtc="2025-07-03T17:35:00Z"/>
        </w:rPr>
        <w:pPrChange w:id="4887" w:author="Mosi Adesina Ifatunji" w:date="2025-10-21T19:50:00Z" w16du:dateUtc="2025-10-22T00:50:00Z">
          <w:pPr/>
        </w:pPrChange>
      </w:pPr>
    </w:p>
    <w:p w14:paraId="4BBD4DC9" w14:textId="0CB3120B" w:rsidR="009A70E5" w:rsidRPr="00B92532" w:rsidRDefault="009A70E5" w:rsidP="007B100A">
      <w:pPr>
        <w:rPr>
          <w:ins w:id="4888" w:author="Mosi Adesina Ifatunji" w:date="2025-07-03T13:14:00Z" w16du:dateUtc="2025-07-03T18:14:00Z"/>
        </w:rPr>
      </w:pPr>
      <w:ins w:id="4889" w:author="Mosi Adesina Ifatunji" w:date="2025-07-03T13:14:00Z" w16du:dateUtc="2025-07-03T18:14:00Z">
        <w:r w:rsidRPr="00B92532">
          <w:t xml:space="preserve">Growing unexplained wage difference </w:t>
        </w:r>
        <w:r w:rsidRPr="00B92532">
          <w:fldChar w:fldCharType="begin">
            <w:fldData xml:space="preserve">PEVuZE5vdGU+PENpdGU+PEF1dGhvcj5NYW5kZWw8L0F1dGhvcj48WWVhcj4yMDE2PC9ZZWFyPjxS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</w:fldData>
          </w:fldChar>
        </w:r>
        <w:r w:rsidRPr="00B92532">
          <w:instrText xml:space="preserve"> ADDIN EN.JS.CITE </w:instrText>
        </w:r>
        <w:r w:rsidRPr="00B92532">
          <w:fldChar w:fldCharType="separate"/>
        </w:r>
      </w:ins>
      <w:r w:rsidR="008B7FC0">
        <w:rPr>
          <w:noProof/>
        </w:rPr>
        <w:t>(Mandel and Semyonov 2016)</w:t>
      </w:r>
      <w:ins w:id="4890" w:author="Mosi Adesina Ifatunji" w:date="2025-07-03T13:14:00Z" w16du:dateUtc="2025-07-03T18:14:00Z">
        <w:r w:rsidRPr="00B92532">
          <w:fldChar w:fldCharType="end"/>
        </w:r>
        <w:r w:rsidRPr="00B92532">
          <w:t>.</w:t>
        </w:r>
      </w:ins>
    </w:p>
    <w:p w14:paraId="37B31FA4" w14:textId="77777777" w:rsidR="00A45EA2" w:rsidRPr="00B92532" w:rsidRDefault="00A45EA2" w:rsidP="007B100A">
      <w:pPr>
        <w:rPr>
          <w:ins w:id="4891" w:author="Mosi Adesina Ifatunji" w:date="2025-07-03T13:12:00Z" w16du:dateUtc="2025-07-03T18:12:00Z"/>
        </w:rPr>
      </w:pPr>
    </w:p>
    <w:p w14:paraId="6955A071" w14:textId="7D7056AA" w:rsidR="00F2278F" w:rsidRPr="00B92532" w:rsidRDefault="009C7619" w:rsidP="007B100A">
      <w:pPr>
        <w:rPr>
          <w:ins w:id="4892" w:author="Mosi Adesina Ifatunji" w:date="2025-06-18T18:55:00Z" w16du:dateUtc="2025-06-18T23:55:00Z"/>
        </w:rPr>
      </w:pPr>
      <w:del w:id="4893" w:author="Mosi Adesina Ifatunji" w:date="2025-06-18T18:51:00Z" w16du:dateUtc="2025-06-18T23:51:00Z">
        <w:r w:rsidRPr="00B92532" w:rsidDel="0019513D">
          <w:fldChar w:fldCharType="begin">
            <w:fldData xml:space="preserve">PEVuZE5vdGU+PENpdGU+PEF1dGhvcj5Ba2VlPC9BdXRob3I+PFllYXI+MjAxOTwvWWVhcj48UmVj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</w:fldData>
          </w:fldChar>
        </w:r>
        <w:r w:rsidRPr="00B92532" w:rsidDel="0019513D">
          <w:delInstrText xml:space="preserve"> ADDIN EN.JS.CITE </w:delInstrText>
        </w:r>
        <w:r w:rsidRPr="00B92532" w:rsidDel="0019513D">
          <w:fldChar w:fldCharType="separate"/>
        </w:r>
        <w:r w:rsidRPr="00B92532" w:rsidDel="0019513D">
          <w:rPr>
            <w:noProof/>
          </w:rPr>
          <w:delText>(Akee, Jones and Porter 2019)</w:delText>
        </w:r>
        <w:r w:rsidRPr="00B92532" w:rsidDel="0019513D">
          <w:fldChar w:fldCharType="end"/>
        </w:r>
      </w:del>
      <w:del w:id="4894" w:author="Mosi Adesina Ifatunji" w:date="2025-07-03T15:45:00Z" w16du:dateUtc="2025-07-03T20:45:00Z">
        <w:r w:rsidR="00BA0261" w:rsidRPr="00B92532" w:rsidDel="00EE30A8">
          <w:fldChar w:fldCharType="begin">
            <w:fldData xml:space="preserve">PEVuZE5vdGU+PENpdGU+PEF1dGhvcj5NYW5kZWw8L0F1dGhvcj48WWVhcj4yMDE2PC9ZZWFyPjxS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</w:fldData>
          </w:fldChar>
        </w:r>
        <w:r w:rsidR="00BA0261" w:rsidRPr="00B92532" w:rsidDel="00EE30A8">
          <w:delInstrText xml:space="preserve"> ADDIN EN.JS.CITE </w:delInstrText>
        </w:r>
        <w:r w:rsidR="00BA0261" w:rsidRPr="00B92532" w:rsidDel="00EE30A8">
          <w:fldChar w:fldCharType="separate"/>
        </w:r>
        <w:r w:rsidR="009A70E5" w:rsidRPr="00B92532" w:rsidDel="00EE30A8">
          <w:rPr>
            <w:noProof/>
          </w:rPr>
          <w:delText>(Carnoy 2020; Mandel et al. 2016)</w:delText>
        </w:r>
        <w:r w:rsidR="00BA0261" w:rsidRPr="00B92532" w:rsidDel="00EE30A8">
          <w:fldChar w:fldCharType="end"/>
        </w:r>
      </w:del>
    </w:p>
    <w:p w14:paraId="1A0EE4C0" w14:textId="2AA253D0" w:rsidR="00F07A5F" w:rsidRPr="00B92532" w:rsidRDefault="00F07A5F" w:rsidP="007B100A">
      <w:pPr>
        <w:rPr>
          <w:ins w:id="4895" w:author="Mosi Adesina Ifatunji" w:date="2025-06-18T18:55:00Z" w16du:dateUtc="2025-06-18T23:55:00Z"/>
        </w:rPr>
      </w:pPr>
      <w:ins w:id="4896" w:author="Mosi Adesina Ifatunji" w:date="2025-06-18T18:55:00Z" w16du:dateUtc="2025-06-18T23:55:00Z">
        <w:r w:rsidRPr="00B92532">
          <w:t xml:space="preserve">Lower role of discrimination for educated compared to non-educated Blacks. But math scores previously, explain some of the differences </w:t>
        </w:r>
        <w:r w:rsidRPr="00B92532">
          <w:fldChar w:fldCharType="begin">
            <w:fldData xml:space="preserve">PEVuZE5vdGU+PENpdGU+PEF1dGhvcj5DYXJub3k8L0F1dGhvcj48WWVhcj4yMDIwPC9ZZWFyPjxS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</w:fldData>
          </w:fldChar>
        </w:r>
        <w:r w:rsidRPr="00B92532">
          <w:instrText xml:space="preserve"> ADDIN EN.JS.CITE </w:instrText>
        </w:r>
        <w:r w:rsidRPr="00B92532">
          <w:fldChar w:fldCharType="separate"/>
        </w:r>
        <w:r w:rsidRPr="00B92532">
          <w:rPr>
            <w:noProof/>
          </w:rPr>
          <w:t>(Carnoy 2020)</w:t>
        </w:r>
        <w:r w:rsidRPr="00B92532">
          <w:fldChar w:fldCharType="end"/>
        </w:r>
        <w:r w:rsidRPr="00B92532">
          <w:t>.</w:t>
        </w:r>
      </w:ins>
    </w:p>
    <w:p w14:paraId="016452D7" w14:textId="77777777" w:rsidR="00F07A5F" w:rsidRPr="00B92532" w:rsidRDefault="00F07A5F" w:rsidP="007B100A">
      <w:pPr>
        <w:rPr>
          <w:ins w:id="4897" w:author="Mosi Adesina Ifatunji" w:date="2025-06-13T10:48:00Z" w16du:dateUtc="2025-06-13T15:48:00Z"/>
        </w:rPr>
      </w:pPr>
    </w:p>
    <w:p w14:paraId="2807D76E" w14:textId="4BF74F31" w:rsidR="00A72DBD" w:rsidRPr="00FF2B7C" w:rsidRDefault="001F61ED" w:rsidP="007B100A">
      <w:pPr>
        <w:rPr>
          <w:ins w:id="4898" w:author="Mosi Adesina Ifatunji" w:date="2025-07-02T10:49:00Z" w16du:dateUtc="2025-07-02T15:49:00Z"/>
        </w:rPr>
      </w:pPr>
      <w:del w:id="4899" w:author="Mosi Adesina Ifatunji" w:date="2025-07-03T13:14:00Z" w16du:dateUtc="2025-07-03T18:14:00Z">
        <w:r w:rsidRPr="00FF2B7C">
          <w:fldChar w:fldCharType="begin">
            <w:fldData xml:space="preserve">PEVuZE5vdGU+PENpdGU+PEF1dGhvcj5NYW5kZWw8L0F1dGhvcj48WWVhcj4yMDE2PC9ZZWFyPjxS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</w:fldData>
          </w:fldChar>
        </w:r>
      </w:del>
      <w:r w:rsidRPr="00FF2B7C">
        <w:instrText xml:space="preserve"> ADDIN EN.JS.CITE </w:instrText>
      </w:r>
      <w:del w:id="4900" w:author="Mosi Adesina Ifatunji" w:date="2025-07-03T13:14:00Z" w16du:dateUtc="2025-07-03T18:14:00Z">
        <w:r w:rsidRPr="00FF2B7C">
          <w:fldChar w:fldCharType="separate"/>
        </w:r>
        <w:r w:rsidR="005E3985" w:rsidRPr="00FF2B7C">
          <w:rPr>
            <w:rPrChange w:id="4901" w:author="Mosi Adesina Ifatunji" w:date="2025-07-29T09:28:00Z" w16du:dateUtc="2025-07-29T14:28:00Z">
              <w:rPr>
                <w:noProof/>
              </w:rPr>
            </w:rPrChange>
          </w:rPr>
          <w:delText>(Mandel et al. 2016)</w:delText>
        </w:r>
        <w:r w:rsidRPr="00FF2B7C">
          <w:fldChar w:fldCharType="end"/>
        </w:r>
      </w:del>
    </w:p>
    <w:p w14:paraId="06107419" w14:textId="77777777" w:rsidR="00C42F40" w:rsidRDefault="00C42F40" w:rsidP="007B100A">
      <w:pPr>
        <w:rPr>
          <w:ins w:id="4902" w:author="Mosi Adesina Ifatunji" w:date="2025-07-29T09:28:00Z" w16du:dateUtc="2025-07-29T14:28:00Z"/>
          <w:b/>
          <w:bCs/>
        </w:rPr>
      </w:pPr>
      <w:ins w:id="4903" w:author="Mosi Adesina Ifatunji" w:date="2025-07-29T09:28:00Z" w16du:dateUtc="2025-07-29T14:28:00Z">
        <w:r>
          <w:rPr>
            <w:b/>
            <w:bCs/>
          </w:rPr>
          <w:br w:type="page"/>
        </w:r>
      </w:ins>
    </w:p>
    <w:p w14:paraId="6A65FD09" w14:textId="012BBD79" w:rsidR="00870A0A" w:rsidRPr="00C42F40" w:rsidRDefault="00E263B1">
      <w:pPr>
        <w:rPr>
          <w:ins w:id="4904" w:author="Mosi Adesina Ifatunji" w:date="2025-07-02T10:43:00Z" w16du:dateUtc="2025-07-02T15:43:00Z"/>
          <w:b/>
          <w:bCs/>
          <w:rPrChange w:id="4905" w:author="Mosi Adesina Ifatunji" w:date="2025-07-29T09:28:00Z" w16du:dateUtc="2025-07-29T14:28:00Z">
            <w:rPr>
              <w:ins w:id="4906" w:author="Mosi Adesina Ifatunji" w:date="2025-07-02T10:43:00Z" w16du:dateUtc="2025-07-02T15:43:00Z"/>
            </w:rPr>
          </w:rPrChange>
        </w:rPr>
        <w:pPrChange w:id="4907" w:author="Mosi Adesina Ifatunji" w:date="2025-10-21T19:50:00Z" w16du:dateUtc="2025-10-22T00:50:00Z">
          <w:pPr>
            <w:autoSpaceDE w:val="0"/>
            <w:autoSpaceDN w:val="0"/>
            <w:adjustRightInd w:val="0"/>
            <w:ind w:right="-720"/>
          </w:pPr>
        </w:pPrChange>
      </w:pPr>
      <w:ins w:id="4908" w:author="Mosi Adesina Ifatunji" w:date="2025-07-29T09:28:00Z" w16du:dateUtc="2025-07-29T14:28:00Z">
        <w:r w:rsidRPr="00C42F40">
          <w:rPr>
            <w:b/>
            <w:bCs/>
            <w:rPrChange w:id="4909" w:author="Mosi Adesina Ifatunji" w:date="2025-07-29T09:28:00Z" w16du:dateUtc="2025-07-29T14:28:00Z">
              <w:rPr>
                <w:color w:val="000000"/>
              </w:rPr>
            </w:rPrChange>
          </w:rPr>
          <w:lastRenderedPageBreak/>
          <w:t>References</w:t>
        </w:r>
      </w:ins>
      <w:del w:id="4910" w:author="Mosi Adesina Ifatunji" w:date="2025-07-03T13:12:00Z" w16du:dateUtc="2025-07-03T18:12:00Z">
        <w:r w:rsidR="00E570F9" w:rsidRPr="00C42F40">
          <w:rPr>
            <w:b/>
            <w:bCs/>
            <w:rPrChange w:id="4911" w:author="Mosi Adesina Ifatunji" w:date="2025-07-29T09:28:00Z" w16du:dateUtc="2025-07-29T14:28:00Z">
              <w:rPr>
                <w:color w:val="000000"/>
              </w:rPr>
            </w:rPrChange>
          </w:rPr>
          <w:fldChar w:fldCharType="begin">
            <w:fldData xml:space="preserve">PEVuZE5vdGU+PENpdGU+PEF1dGhvcj5CYXllcjwvQXV0aG9yPjxZZWFyPjIwMjU8L1llYXI+PFJl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</w:fldData>
          </w:fldChar>
        </w:r>
      </w:del>
      <w:ins w:id="4912" w:author="Mosi Adesina Ifatunji" w:date="2025-07-02T10:49:00Z" w16du:dateUtc="2025-07-02T15:49:00Z">
        <w:r w:rsidR="00E570F9" w:rsidRPr="00C42F40">
          <w:rPr>
            <w:b/>
            <w:bCs/>
            <w:rPrChange w:id="4913" w:author="Mosi Adesina Ifatunji" w:date="2025-07-29T09:28:00Z" w16du:dateUtc="2025-07-29T14:28:00Z">
              <w:rPr>
                <w:color w:val="000000"/>
              </w:rPr>
            </w:rPrChange>
          </w:rPr>
          <w:instrText xml:space="preserve"> ADDIN EN.JS.CITE </w:instrText>
        </w:r>
      </w:ins>
      <w:del w:id="4914" w:author="Mosi Adesina Ifatunji" w:date="2025-07-03T13:12:00Z" w16du:dateUtc="2025-07-03T18:12:00Z">
        <w:r w:rsidR="00E570F9" w:rsidRPr="005D6882">
          <w:rPr>
            <w:b/>
            <w:bCs/>
          </w:rPr>
        </w:r>
        <w:r w:rsidR="00E570F9" w:rsidRPr="00C42F40">
          <w:rPr>
            <w:b/>
            <w:bCs/>
            <w:rPrChange w:id="4915" w:author="Mosi Adesina Ifatunji" w:date="2025-07-29T09:28:00Z" w16du:dateUtc="2025-07-29T14:28:00Z">
              <w:rPr>
                <w:color w:val="000000"/>
              </w:rPr>
            </w:rPrChange>
          </w:rPr>
          <w:fldChar w:fldCharType="separate"/>
        </w:r>
        <w:r w:rsidR="00E570F9" w:rsidRPr="00C42F40" w:rsidDel="00B40EDB">
          <w:rPr>
            <w:b/>
            <w:bCs/>
            <w:rPrChange w:id="4916" w:author="Mosi Adesina Ifatunji" w:date="2025-07-29T09:28:00Z" w16du:dateUtc="2025-07-29T14:28:00Z">
              <w:rPr>
                <w:noProof/>
                <w:color w:val="000000"/>
              </w:rPr>
            </w:rPrChange>
          </w:rPr>
          <w:delText>(Bayer et al. 2025: 1)</w:delText>
        </w:r>
        <w:r w:rsidR="00E570F9" w:rsidRPr="00C42F40">
          <w:rPr>
            <w:b/>
            <w:bCs/>
            <w:rPrChange w:id="4917" w:author="Mosi Adesina Ifatunji" w:date="2025-07-29T09:28:00Z" w16du:dateUtc="2025-07-29T14:28:00Z">
              <w:rPr>
                <w:color w:val="000000"/>
              </w:rPr>
            </w:rPrChange>
          </w:rPr>
          <w:fldChar w:fldCharType="end"/>
        </w:r>
      </w:del>
      <w:del w:id="4918" w:author="Mosi Adesina Ifatunji" w:date="2025-06-18T18:55:00Z" w16du:dateUtc="2025-06-18T23:55:00Z">
        <w:r w:rsidR="003D1273" w:rsidRPr="00EE090F">
          <w:rPr>
            <w:b/>
            <w:bCs/>
          </w:rPr>
          <w:fldChar w:fldCharType="begin">
            <w:fldData xml:space="preserve">PEVuZE5vdGU+PENpdGU+PEF1dGhvcj5CYXllcjwvQXV0aG9yPjxZZWFyPjIwMjU8L1llYXI+PFJl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</w:fldData>
          </w:fldChar>
        </w:r>
      </w:del>
      <w:r w:rsidR="003D1273" w:rsidRPr="00C42F40">
        <w:rPr>
          <w:b/>
          <w:bCs/>
          <w:rPrChange w:id="4919" w:author="Mosi Adesina Ifatunji" w:date="2025-07-29T09:28:00Z" w16du:dateUtc="2025-07-29T14:28:00Z">
            <w:rPr>
              <w:color w:val="000000"/>
            </w:rPr>
          </w:rPrChange>
        </w:rPr>
        <w:instrText xml:space="preserve"> ADDIN EN.JS.CITE </w:instrText>
      </w:r>
      <w:del w:id="4920" w:author="Mosi Adesina Ifatunji" w:date="2025-06-18T18:55:00Z" w16du:dateUtc="2025-06-18T23:55:00Z">
        <w:r w:rsidR="003D1273" w:rsidRPr="00EE090F">
          <w:rPr>
            <w:b/>
            <w:bCs/>
          </w:rPr>
        </w:r>
        <w:r w:rsidR="003D1273" w:rsidRPr="00EE090F">
          <w:rPr>
            <w:b/>
            <w:bCs/>
          </w:rPr>
          <w:fldChar w:fldCharType="separate"/>
        </w:r>
        <w:r w:rsidR="00AA63EC" w:rsidRPr="00C42F40" w:rsidDel="00F07A5F">
          <w:rPr>
            <w:b/>
            <w:bCs/>
            <w:rPrChange w:id="4921" w:author="Mosi Adesina Ifatunji" w:date="2025-07-29T09:28:00Z" w16du:dateUtc="2025-07-29T14:28:00Z">
              <w:rPr>
                <w:noProof/>
              </w:rPr>
            </w:rPrChange>
          </w:rPr>
          <w:delText>(Carnoy 2020)</w:delText>
        </w:r>
        <w:r w:rsidR="003D1273" w:rsidRPr="00EE090F">
          <w:rPr>
            <w:b/>
            <w:bCs/>
          </w:rPr>
          <w:fldChar w:fldCharType="end"/>
        </w:r>
      </w:del>
    </w:p>
    <w:p w14:paraId="34E75E3E" w14:textId="0C80D9F2" w:rsidR="00617D19" w:rsidRPr="00FF2B7C" w:rsidRDefault="00E570F9">
      <w:pPr>
        <w:rPr>
          <w:ins w:id="4922" w:author="Mosi Adesina Ifatunji" w:date="2025-07-02T08:38:00Z" w16du:dateUtc="2025-07-02T13:38:00Z"/>
          <w:rPrChange w:id="4923" w:author="Mosi Adesina Ifatunji" w:date="2025-07-29T09:28:00Z" w16du:dateUtc="2025-07-29T14:28:00Z">
            <w:rPr>
              <w:ins w:id="4924" w:author="Mosi Adesina Ifatunji" w:date="2025-07-02T08:38:00Z" w16du:dateUtc="2025-07-02T13:38:00Z"/>
              <w:rFonts w:ascii="Helvetica Neue" w:hAnsi="Helvetica Neue" w:cs="Helvetica Neue"/>
              <w:sz w:val="28"/>
              <w:szCs w:val="28"/>
            </w:rPr>
          </w:rPrChange>
        </w:rPr>
        <w:pPrChange w:id="4925" w:author="Mosi Adesina Ifatunji" w:date="2025-10-21T19:50:00Z" w16du:dateUtc="2025-10-22T00:50:00Z">
          <w:pPr>
            <w:autoSpaceDE w:val="0"/>
            <w:autoSpaceDN w:val="0"/>
            <w:adjustRightInd w:val="0"/>
            <w:ind w:right="-720"/>
          </w:pPr>
        </w:pPrChange>
      </w:pPr>
      <w:del w:id="4926" w:author="Mosi Adesina Ifatunji" w:date="2025-07-02T10:49:00Z" w16du:dateUtc="2025-07-02T15:49:00Z">
        <w:r w:rsidRPr="00FF2B7C" w:rsidDel="00E570F9">
          <w:rPr>
            <w:rPrChange w:id="4927" w:author="Mosi Adesina Ifatunji" w:date="2025-07-29T09:28:00Z" w16du:dateUtc="2025-07-29T14:28:00Z">
              <w:rPr>
                <w:rFonts w:ascii="Helvetica Neue" w:hAnsi="Helvetica Neue" w:cs="Helvetica Neue"/>
                <w:color w:val="000000"/>
                <w:sz w:val="26"/>
                <w:szCs w:val="26"/>
              </w:rPr>
            </w:rPrChange>
          </w:rPr>
          <w:fldChar w:fldCharType="begin">
            <w:fldData xml:space="preserve">PEVuZE5vdGU+PENpdGU+PEF1dGhvcj5CYXllcjwvQXV0aG9yPjxZZWFyPjIwMjU8L1llYXI+PFJl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</w:fldData>
          </w:fldChar>
        </w:r>
        <w:r w:rsidRPr="00FF2B7C" w:rsidDel="00E570F9">
          <w:rPr>
            <w:rPrChange w:id="4928" w:author="Mosi Adesina Ifatunji" w:date="2025-07-29T09:28:00Z" w16du:dateUtc="2025-07-29T14:28:00Z">
              <w:rPr>
                <w:rFonts w:ascii="Helvetica Neue" w:hAnsi="Helvetica Neue" w:cs="Helvetica Neue"/>
                <w:color w:val="000000"/>
                <w:sz w:val="26"/>
                <w:szCs w:val="26"/>
              </w:rPr>
            </w:rPrChange>
          </w:rPr>
          <w:delInstrText xml:space="preserve"> ADDIN EN.JS.CITE </w:delInstrText>
        </w:r>
        <w:r w:rsidRPr="00FF2B7C" w:rsidDel="00E570F9">
          <w:rPr>
            <w:rPrChange w:id="4929" w:author="Mosi Adesina Ifatunji" w:date="2025-07-29T09:28:00Z" w16du:dateUtc="2025-07-29T14:28:00Z">
              <w:rPr>
                <w:rFonts w:ascii="Helvetica Neue" w:hAnsi="Helvetica Neue" w:cs="Helvetica Neue"/>
                <w:color w:val="000000"/>
                <w:sz w:val="26"/>
                <w:szCs w:val="26"/>
              </w:rPr>
            </w:rPrChange>
          </w:rPr>
          <w:fldChar w:fldCharType="separate"/>
        </w:r>
        <w:r w:rsidRPr="00FF2B7C" w:rsidDel="00E570F9">
          <w:rPr>
            <w:rPrChange w:id="4930" w:author="Mosi Adesina Ifatunji" w:date="2025-07-29T09:28:00Z" w16du:dateUtc="2025-07-29T14:28:00Z">
              <w:rPr>
                <w:rFonts w:ascii="Helvetica Neue" w:hAnsi="Helvetica Neue" w:cs="Helvetica Neue"/>
                <w:noProof/>
                <w:color w:val="000000"/>
                <w:sz w:val="26"/>
                <w:szCs w:val="26"/>
              </w:rPr>
            </w:rPrChange>
          </w:rPr>
          <w:delText>(Bayer et al. 2025: 1)</w:delText>
        </w:r>
        <w:r w:rsidRPr="00FF2B7C" w:rsidDel="00E570F9">
          <w:rPr>
            <w:rPrChange w:id="4931" w:author="Mosi Adesina Ifatunji" w:date="2025-07-29T09:28:00Z" w16du:dateUtc="2025-07-29T14:28:00Z">
              <w:rPr>
                <w:rFonts w:ascii="Helvetica Neue" w:hAnsi="Helvetica Neue" w:cs="Helvetica Neue"/>
                <w:color w:val="000000"/>
                <w:sz w:val="26"/>
                <w:szCs w:val="26"/>
              </w:rPr>
            </w:rPrChange>
          </w:rPr>
          <w:fldChar w:fldCharType="end"/>
        </w:r>
      </w:del>
    </w:p>
    <w:p w14:paraId="65A92612" w14:textId="77777777" w:rsidR="009A2AAA" w:rsidRPr="00FF2B7C" w:rsidRDefault="00870A0A">
      <w:pPr>
        <w:rPr>
          <w:ins w:id="4932" w:author="Mosi Adesina Ifatunji" w:date="2025-07-02T08:39:00Z" w16du:dateUtc="2025-07-02T13:39:00Z"/>
          <w:rPrChange w:id="4933" w:author="Mosi Adesina Ifatunji" w:date="2025-07-29T09:28:00Z" w16du:dateUtc="2025-07-29T14:28:00Z">
            <w:rPr>
              <w:ins w:id="4934" w:author="Mosi Adesina Ifatunji" w:date="2025-07-02T08:39:00Z" w16du:dateUtc="2025-07-02T13:39:00Z"/>
              <w:rFonts w:ascii="Helvetica Neue" w:hAnsi="Helvetica Neue" w:cs="Helvetica Neue"/>
              <w:sz w:val="28"/>
              <w:szCs w:val="28"/>
            </w:rPr>
          </w:rPrChange>
        </w:rPr>
        <w:pPrChange w:id="4935" w:author="Mosi Adesina Ifatunji" w:date="2025-10-21T19:50:00Z" w16du:dateUtc="2025-10-22T00:50:00Z">
          <w:pPr>
            <w:autoSpaceDE w:val="0"/>
            <w:autoSpaceDN w:val="0"/>
            <w:adjustRightInd w:val="0"/>
            <w:ind w:right="-720"/>
          </w:pPr>
        </w:pPrChange>
      </w:pPr>
      <w:ins w:id="4936" w:author="Mosi Adesina Ifatunji" w:date="2025-07-02T08:38:00Z" w16du:dateUtc="2025-07-02T13:38:00Z">
        <w:r w:rsidRPr="00FF2B7C">
          <w:rPr>
            <w:highlight w:val="yellow"/>
            <w:rPrChange w:id="4937" w:author="Mosi Adesina Ifatunji" w:date="2025-07-29T09:28:00Z" w16du:dateUtc="2025-07-29T14:28:00Z">
              <w:rPr>
                <w:rFonts w:ascii="Helvetica Neue" w:hAnsi="Helvetica Neue" w:cs="Helvetica Neue"/>
                <w:sz w:val="28"/>
                <w:szCs w:val="28"/>
              </w:rPr>
            </w:rPrChange>
          </w:rPr>
          <w:t xml:space="preserve">Hoffman, Saul D. 1979. "Black-White Life Cycle Earnings Differences and the Vintage Hypothesis: A Longitudinal Analysis." </w:t>
        </w:r>
        <w:r w:rsidRPr="00FF2B7C">
          <w:rPr>
            <w:highlight w:val="yellow"/>
            <w:rPrChange w:id="4938" w:author="Mosi Adesina Ifatunji" w:date="2025-07-29T09:28:00Z" w16du:dateUtc="2025-07-29T14:28:00Z">
              <w:rPr>
                <w:rFonts w:ascii="Helvetica Neue" w:hAnsi="Helvetica Neue" w:cs="Helvetica Neue"/>
                <w:i/>
                <w:iCs/>
                <w:sz w:val="28"/>
                <w:szCs w:val="28"/>
              </w:rPr>
            </w:rPrChange>
          </w:rPr>
          <w:t>The American Economic Review</w:t>
        </w:r>
        <w:r w:rsidRPr="00FF2B7C">
          <w:rPr>
            <w:highlight w:val="yellow"/>
            <w:rPrChange w:id="4939" w:author="Mosi Adesina Ifatunji" w:date="2025-07-29T09:28:00Z" w16du:dateUtc="2025-07-29T14:28:00Z">
              <w:rPr>
                <w:rFonts w:ascii="Helvetica Neue" w:hAnsi="Helvetica Neue" w:cs="Helvetica Neue"/>
                <w:sz w:val="28"/>
                <w:szCs w:val="28"/>
              </w:rPr>
            </w:rPrChange>
          </w:rPr>
          <w:t xml:space="preserve"> 69(5):855–67.</w:t>
        </w:r>
      </w:ins>
    </w:p>
    <w:p w14:paraId="3E31E29A" w14:textId="77777777" w:rsidR="00C76059" w:rsidRPr="00FF2B7C" w:rsidRDefault="00C76059">
      <w:pPr>
        <w:rPr>
          <w:ins w:id="4940" w:author="Mosi Adesina Ifatunji" w:date="2025-07-02T08:56:00Z" w16du:dateUtc="2025-07-02T13:56:00Z"/>
          <w:rPrChange w:id="4941" w:author="Mosi Adesina Ifatunji" w:date="2025-07-29T09:28:00Z" w16du:dateUtc="2025-07-29T14:28:00Z">
            <w:rPr>
              <w:ins w:id="4942" w:author="Mosi Adesina Ifatunji" w:date="2025-07-02T08:56:00Z" w16du:dateUtc="2025-07-02T13:56:00Z"/>
              <w:rFonts w:ascii="Helvetica Neue" w:hAnsi="Helvetica Neue" w:cs="Helvetica Neue"/>
              <w:sz w:val="28"/>
              <w:szCs w:val="28"/>
            </w:rPr>
          </w:rPrChange>
        </w:rPr>
        <w:pPrChange w:id="4943" w:author="Mosi Adesina Ifatunji" w:date="2025-10-21T19:50:00Z" w16du:dateUtc="2025-10-22T00:50:00Z">
          <w:pPr>
            <w:autoSpaceDE w:val="0"/>
            <w:autoSpaceDN w:val="0"/>
            <w:adjustRightInd w:val="0"/>
            <w:ind w:right="-720"/>
          </w:pPr>
        </w:pPrChange>
      </w:pPr>
    </w:p>
    <w:p w14:paraId="1ACF0131" w14:textId="77777777" w:rsidR="00C76059" w:rsidRPr="00584B7A" w:rsidRDefault="00C76059">
      <w:pPr>
        <w:pStyle w:val="NoSpacing"/>
        <w:rPr>
          <w:ins w:id="4944" w:author="Mosi Adesina Ifatunji" w:date="2025-07-02T08:56:00Z" w16du:dateUtc="2025-07-02T13:56:00Z"/>
          <w:rPrChange w:id="4945" w:author="Mosi Adesina Ifatunji" w:date="2025-08-12T19:01:00Z" w16du:dateUtc="2025-08-13T00:01:00Z">
            <w:rPr>
              <w:ins w:id="4946" w:author="Mosi Adesina Ifatunji" w:date="2025-07-02T08:56:00Z" w16du:dateUtc="2025-07-02T13:56:00Z"/>
              <w:rFonts w:ascii="Helvetica Neue" w:hAnsi="Helvetica Neue" w:cs="Helvetica Neue"/>
              <w:sz w:val="28"/>
              <w:szCs w:val="28"/>
            </w:rPr>
          </w:rPrChange>
        </w:rPr>
        <w:pPrChange w:id="4947" w:author="Mosi Adesina Ifatunji" w:date="2025-10-26T17:05:00Z" w16du:dateUtc="2025-10-26T22:05:00Z">
          <w:pPr>
            <w:autoSpaceDE w:val="0"/>
            <w:autoSpaceDN w:val="0"/>
            <w:adjustRightInd w:val="0"/>
            <w:ind w:right="-720"/>
          </w:pPr>
        </w:pPrChange>
      </w:pPr>
      <w:ins w:id="4948" w:author="Mosi Adesina Ifatunji" w:date="2025-07-02T08:56:00Z" w16du:dateUtc="2025-07-02T13:56:00Z">
        <w:r w:rsidRPr="00584B7A">
          <w:rPr>
            <w:rPrChange w:id="4949" w:author="Mosi Adesina Ifatunji" w:date="2025-08-12T19:01:00Z" w16du:dateUtc="2025-08-13T00:01:00Z">
              <w:rPr>
                <w:rFonts w:ascii="Helvetica Neue" w:hAnsi="Helvetica Neue" w:cs="Helvetica Neue"/>
                <w:sz w:val="28"/>
                <w:szCs w:val="28"/>
              </w:rPr>
            </w:rPrChange>
          </w:rPr>
          <w:t xml:space="preserve">Darity, William A. 1989. "What's Left of the Economic Theory of Discrimination?" Pp. 335–74 in </w:t>
        </w:r>
        <w:r w:rsidRPr="00584B7A">
          <w:rPr>
            <w:rPrChange w:id="4950" w:author="Mosi Adesina Ifatunji" w:date="2025-08-12T19:01:00Z" w16du:dateUtc="2025-08-13T00:01:00Z">
              <w:rPr>
                <w:rFonts w:ascii="Helvetica Neue" w:hAnsi="Helvetica Neue" w:cs="Helvetica Neue"/>
                <w:i/>
                <w:iCs/>
                <w:sz w:val="28"/>
                <w:szCs w:val="28"/>
              </w:rPr>
            </w:rPrChange>
          </w:rPr>
          <w:t>The Question of Discrimination: Racial Inequality in the U.S. Labor Market</w:t>
        </w:r>
        <w:r w:rsidRPr="00584B7A">
          <w:rPr>
            <w:rPrChange w:id="4951" w:author="Mosi Adesina Ifatunji" w:date="2025-08-12T19:01:00Z" w16du:dateUtc="2025-08-13T00:01:00Z">
              <w:rPr>
                <w:rFonts w:ascii="Helvetica Neue" w:hAnsi="Helvetica Neue" w:cs="Helvetica Neue"/>
                <w:sz w:val="28"/>
                <w:szCs w:val="28"/>
              </w:rPr>
            </w:rPrChange>
          </w:rPr>
          <w:t>, edited by Steven Shulman and William Darity. Middletown, Connecticut: Wesleyan University Press.</w:t>
        </w:r>
      </w:ins>
    </w:p>
    <w:p w14:paraId="25267EA5" w14:textId="77777777" w:rsidR="00C76059" w:rsidRPr="00584B7A" w:rsidRDefault="00C76059">
      <w:pPr>
        <w:pStyle w:val="NoSpacing"/>
        <w:rPr>
          <w:ins w:id="4952" w:author="Mosi Adesina Ifatunji" w:date="2025-07-02T08:39:00Z" w16du:dateUtc="2025-07-02T13:39:00Z"/>
          <w:rPrChange w:id="4953" w:author="Mosi Adesina Ifatunji" w:date="2025-08-12T19:01:00Z" w16du:dateUtc="2025-08-13T00:01:00Z">
            <w:rPr>
              <w:ins w:id="4954" w:author="Mosi Adesina Ifatunji" w:date="2025-07-02T08:39:00Z" w16du:dateUtc="2025-07-02T13:39:00Z"/>
              <w:rFonts w:ascii="Helvetica Neue" w:hAnsi="Helvetica Neue" w:cs="Helvetica Neue"/>
              <w:sz w:val="28"/>
              <w:szCs w:val="28"/>
            </w:rPr>
          </w:rPrChange>
        </w:rPr>
        <w:pPrChange w:id="4955" w:author="Mosi Adesina Ifatunji" w:date="2025-10-26T17:05:00Z" w16du:dateUtc="2025-10-26T22:05:00Z">
          <w:pPr>
            <w:autoSpaceDE w:val="0"/>
            <w:autoSpaceDN w:val="0"/>
            <w:adjustRightInd w:val="0"/>
            <w:ind w:right="-720"/>
          </w:pPr>
        </w:pPrChange>
      </w:pPr>
    </w:p>
    <w:p w14:paraId="58DC106E" w14:textId="77777777" w:rsidR="009A2AAA" w:rsidRPr="009E1CE9" w:rsidRDefault="00773485">
      <w:pPr>
        <w:pStyle w:val="NoSpacing"/>
        <w:rPr>
          <w:ins w:id="4956" w:author="Mosi Adesina Ifatunji" w:date="2025-07-02T08:39:00Z" w16du:dateUtc="2025-07-02T13:39:00Z"/>
        </w:rPr>
        <w:pPrChange w:id="4957" w:author="Mosi Adesina Ifatunji" w:date="2025-10-26T17:05:00Z" w16du:dateUtc="2025-10-26T22:05:00Z">
          <w:pPr>
            <w:autoSpaceDE w:val="0"/>
            <w:autoSpaceDN w:val="0"/>
            <w:adjustRightInd w:val="0"/>
            <w:ind w:right="-720"/>
          </w:pPr>
        </w:pPrChange>
      </w:pPr>
      <w:ins w:id="4958" w:author="Mosi Adesina Ifatunji" w:date="2025-06-17T16:57:00Z" w16du:dateUtc="2025-06-17T21:57:00Z">
        <w:r w:rsidRPr="00584B7A">
          <w:rPr>
            <w:rPrChange w:id="4959" w:author="Mosi Adesina Ifatunji" w:date="2025-08-12T19:01:00Z" w16du:dateUtc="2025-08-13T00:01:00Z">
              <w:rPr>
                <w:rFonts w:ascii="Helvetica Neue" w:hAnsi="Helvetica Neue" w:cs="Helvetica Neue"/>
                <w:sz w:val="26"/>
                <w:szCs w:val="26"/>
              </w:rPr>
            </w:rPrChange>
          </w:rPr>
          <w:t xml:space="preserve">Card, David, and Alan B Krueger. 1993. "Trends in relative black-white earnings revisited." </w:t>
        </w:r>
        <w:r w:rsidRPr="00584B7A">
          <w:rPr>
            <w:rPrChange w:id="4960" w:author="Mosi Adesina Ifatunji" w:date="2025-08-12T19:01:00Z" w16du:dateUtc="2025-08-13T00:01:00Z">
              <w:rPr>
                <w:rFonts w:ascii="Helvetica Neue" w:hAnsi="Helvetica Neue" w:cs="Helvetica Neue"/>
                <w:i/>
                <w:iCs/>
                <w:sz w:val="26"/>
                <w:szCs w:val="26"/>
              </w:rPr>
            </w:rPrChange>
          </w:rPr>
          <w:t>The American Economic Review</w:t>
        </w:r>
        <w:r w:rsidRPr="00584B7A">
          <w:rPr>
            <w:rPrChange w:id="4961" w:author="Mosi Adesina Ifatunji" w:date="2025-08-12T19:01:00Z" w16du:dateUtc="2025-08-13T00:01:00Z">
              <w:rPr>
                <w:rFonts w:ascii="Helvetica Neue" w:hAnsi="Helvetica Neue" w:cs="Helvetica Neue"/>
                <w:sz w:val="26"/>
                <w:szCs w:val="26"/>
              </w:rPr>
            </w:rPrChange>
          </w:rPr>
          <w:t xml:space="preserve"> 83(2):85–91.</w:t>
        </w:r>
      </w:ins>
    </w:p>
    <w:p w14:paraId="0D6F2DAC" w14:textId="77777777" w:rsidR="009A2AAA" w:rsidRPr="00584B7A" w:rsidRDefault="009A2AAA">
      <w:pPr>
        <w:pStyle w:val="NoSpacing"/>
        <w:rPr>
          <w:ins w:id="4962" w:author="Mosi Adesina Ifatunji" w:date="2025-07-02T08:39:00Z" w16du:dateUtc="2025-07-02T13:39:00Z"/>
        </w:rPr>
        <w:pPrChange w:id="4963" w:author="Mosi Adesina Ifatunji" w:date="2025-10-26T17:05:00Z" w16du:dateUtc="2025-10-26T22:05:00Z">
          <w:pPr>
            <w:autoSpaceDE w:val="0"/>
            <w:autoSpaceDN w:val="0"/>
            <w:adjustRightInd w:val="0"/>
            <w:ind w:right="-720"/>
          </w:pPr>
        </w:pPrChange>
      </w:pPr>
    </w:p>
    <w:p w14:paraId="4CD62CD9" w14:textId="77777777" w:rsidR="007F23E0" w:rsidRPr="009E1CE9" w:rsidRDefault="00DC2CA5">
      <w:pPr>
        <w:pStyle w:val="NoSpacing"/>
        <w:rPr>
          <w:ins w:id="4964" w:author="Mosi Adesina Ifatunji" w:date="2025-07-02T08:39:00Z" w16du:dateUtc="2025-07-02T13:39:00Z"/>
        </w:rPr>
        <w:pPrChange w:id="4965" w:author="Mosi Adesina Ifatunji" w:date="2025-10-26T17:05:00Z" w16du:dateUtc="2025-10-26T22:05:00Z">
          <w:pPr>
            <w:autoSpaceDE w:val="0"/>
            <w:autoSpaceDN w:val="0"/>
            <w:adjustRightInd w:val="0"/>
            <w:ind w:right="-720"/>
          </w:pPr>
        </w:pPrChange>
      </w:pPr>
      <w:ins w:id="4966" w:author="Mosi Adesina Ifatunji" w:date="2025-06-17T17:01:00Z" w16du:dateUtc="2025-06-17T22:01:00Z">
        <w:r w:rsidRPr="00584B7A">
          <w:rPr>
            <w:rPrChange w:id="4967" w:author="Mosi Adesina Ifatunji" w:date="2025-08-12T19:01:00Z" w16du:dateUtc="2025-08-13T00:01:00Z">
              <w:rPr>
                <w:rFonts w:ascii="Helvetica Neue" w:hAnsi="Helvetica Neue" w:cs="Helvetica Neue"/>
                <w:sz w:val="26"/>
                <w:szCs w:val="26"/>
              </w:rPr>
            </w:rPrChange>
          </w:rPr>
          <w:t xml:space="preserve">Thomas, Melvin E., Cedric Herring, and Hayward Derrick Horton. 1994. "Discrimination over the Life-Course - a Synthetic Cohort Analysis of Earnings Differences between Black-and-White Males, 1940-1990." </w:t>
        </w:r>
        <w:r w:rsidRPr="00584B7A">
          <w:rPr>
            <w:rPrChange w:id="4968" w:author="Mosi Adesina Ifatunji" w:date="2025-08-12T19:01:00Z" w16du:dateUtc="2025-08-13T00:01:00Z">
              <w:rPr>
                <w:rFonts w:ascii="Helvetica Neue" w:hAnsi="Helvetica Neue" w:cs="Helvetica Neue"/>
                <w:i/>
                <w:iCs/>
                <w:sz w:val="26"/>
                <w:szCs w:val="26"/>
              </w:rPr>
            </w:rPrChange>
          </w:rPr>
          <w:t>Social Problems</w:t>
        </w:r>
        <w:r w:rsidRPr="00584B7A">
          <w:rPr>
            <w:rPrChange w:id="4969" w:author="Mosi Adesina Ifatunji" w:date="2025-08-12T19:01:00Z" w16du:dateUtc="2025-08-13T00:01:00Z">
              <w:rPr>
                <w:rFonts w:ascii="Helvetica Neue" w:hAnsi="Helvetica Neue" w:cs="Helvetica Neue"/>
                <w:sz w:val="26"/>
                <w:szCs w:val="26"/>
              </w:rPr>
            </w:rPrChange>
          </w:rPr>
          <w:t xml:space="preserve"> 41(4):608–28.</w:t>
        </w:r>
      </w:ins>
    </w:p>
    <w:p w14:paraId="4F836383" w14:textId="77777777" w:rsidR="007F23E0" w:rsidRPr="00584B7A" w:rsidRDefault="007F23E0">
      <w:pPr>
        <w:pStyle w:val="NoSpacing"/>
        <w:rPr>
          <w:ins w:id="4970" w:author="Mosi Adesina Ifatunji" w:date="2025-07-02T08:39:00Z" w16du:dateUtc="2025-07-02T13:39:00Z"/>
        </w:rPr>
        <w:pPrChange w:id="4971" w:author="Mosi Adesina Ifatunji" w:date="2025-10-26T17:05:00Z" w16du:dateUtc="2025-10-26T22:05:00Z">
          <w:pPr>
            <w:autoSpaceDE w:val="0"/>
            <w:autoSpaceDN w:val="0"/>
            <w:adjustRightInd w:val="0"/>
            <w:ind w:right="-720"/>
          </w:pPr>
        </w:pPrChange>
      </w:pPr>
    </w:p>
    <w:p w14:paraId="2A6B1F4C" w14:textId="77777777" w:rsidR="00D10FFD" w:rsidRPr="00584B7A" w:rsidRDefault="00D10FFD">
      <w:pPr>
        <w:pStyle w:val="NoSpacing"/>
        <w:rPr>
          <w:ins w:id="4972" w:author="Mosi Adesina Ifatunji" w:date="2025-06-17T17:03:00Z" w16du:dateUtc="2025-06-17T22:03:00Z"/>
          <w:rPrChange w:id="4973" w:author="Mosi Adesina Ifatunji" w:date="2025-08-12T19:01:00Z" w16du:dateUtc="2025-08-13T00:01:00Z">
            <w:rPr>
              <w:ins w:id="4974" w:author="Mosi Adesina Ifatunji" w:date="2025-06-17T17:03:00Z" w16du:dateUtc="2025-06-17T22:03:00Z"/>
              <w:rFonts w:ascii="Helvetica Neue" w:hAnsi="Helvetica Neue" w:cs="Helvetica Neue"/>
              <w:sz w:val="26"/>
              <w:szCs w:val="26"/>
            </w:rPr>
          </w:rPrChange>
        </w:rPr>
        <w:pPrChange w:id="4975" w:author="Mosi Adesina Ifatunji" w:date="2025-10-26T17:05:00Z" w16du:dateUtc="2025-10-26T22:05:00Z">
          <w:pPr>
            <w:autoSpaceDE w:val="0"/>
            <w:autoSpaceDN w:val="0"/>
            <w:adjustRightInd w:val="0"/>
            <w:ind w:left="720" w:right="-720" w:hanging="720"/>
          </w:pPr>
        </w:pPrChange>
      </w:pPr>
      <w:ins w:id="4976" w:author="Mosi Adesina Ifatunji" w:date="2025-06-17T17:03:00Z" w16du:dateUtc="2025-06-17T22:03:00Z">
        <w:r w:rsidRPr="00584B7A">
          <w:rPr>
            <w:rPrChange w:id="4977" w:author="Mosi Adesina Ifatunji" w:date="2025-08-12T19:01:00Z" w16du:dateUtc="2025-08-13T00:01:00Z">
              <w:rPr>
                <w:rFonts w:ascii="Helvetica Neue" w:hAnsi="Helvetica Neue" w:cs="Helvetica Neue"/>
                <w:sz w:val="26"/>
                <w:szCs w:val="26"/>
              </w:rPr>
            </w:rPrChange>
          </w:rPr>
          <w:t xml:space="preserve">Cancio, A Silvia, T David Evans, and David J Maume Jr. 1996. "Reconsidering the declining significance of race: Racial differences in early career wages." </w:t>
        </w:r>
        <w:r w:rsidRPr="00584B7A">
          <w:rPr>
            <w:rPrChange w:id="4978" w:author="Mosi Adesina Ifatunji" w:date="2025-08-12T19:01:00Z" w16du:dateUtc="2025-08-13T00:01:00Z">
              <w:rPr>
                <w:rFonts w:ascii="Helvetica Neue" w:hAnsi="Helvetica Neue" w:cs="Helvetica Neue"/>
                <w:i/>
                <w:iCs/>
                <w:sz w:val="26"/>
                <w:szCs w:val="26"/>
              </w:rPr>
            </w:rPrChange>
          </w:rPr>
          <w:t>American Sociological Review</w:t>
        </w:r>
        <w:r w:rsidRPr="00584B7A">
          <w:rPr>
            <w:rPrChange w:id="4979" w:author="Mosi Adesina Ifatunji" w:date="2025-08-12T19:01:00Z" w16du:dateUtc="2025-08-13T00:01:00Z">
              <w:rPr>
                <w:rFonts w:ascii="Helvetica Neue" w:hAnsi="Helvetica Neue" w:cs="Helvetica Neue"/>
                <w:sz w:val="26"/>
                <w:szCs w:val="26"/>
              </w:rPr>
            </w:rPrChange>
          </w:rPr>
          <w:t xml:space="preserve"> 61(4):541–56.</w:t>
        </w:r>
      </w:ins>
    </w:p>
    <w:p w14:paraId="6A9C5FED" w14:textId="77777777" w:rsidR="00D10FFD" w:rsidRPr="00584B7A" w:rsidRDefault="00D10FFD">
      <w:pPr>
        <w:pStyle w:val="NoSpacing"/>
        <w:rPr>
          <w:ins w:id="4980" w:author="Mosi Adesina Ifatunji" w:date="2025-06-17T17:03:00Z" w16du:dateUtc="2025-06-17T22:03:00Z"/>
          <w:rPrChange w:id="4981" w:author="Mosi Adesina Ifatunji" w:date="2025-08-12T19:01:00Z" w16du:dateUtc="2025-08-13T00:01:00Z">
            <w:rPr>
              <w:ins w:id="4982" w:author="Mosi Adesina Ifatunji" w:date="2025-06-17T17:03:00Z" w16du:dateUtc="2025-06-17T22:03:00Z"/>
              <w:rFonts w:ascii="Helvetica Neue" w:hAnsi="Helvetica Neue" w:cs="Helvetica Neue"/>
              <w:sz w:val="26"/>
              <w:szCs w:val="26"/>
            </w:rPr>
          </w:rPrChange>
        </w:rPr>
        <w:pPrChange w:id="4983" w:author="Mosi Adesina Ifatunji" w:date="2025-10-26T17:05:00Z" w16du:dateUtc="2025-10-26T22:05:00Z">
          <w:pPr>
            <w:autoSpaceDE w:val="0"/>
            <w:autoSpaceDN w:val="0"/>
            <w:adjustRightInd w:val="0"/>
            <w:ind w:right="-720"/>
          </w:pPr>
        </w:pPrChange>
      </w:pPr>
    </w:p>
    <w:p w14:paraId="7A40068B" w14:textId="30819490" w:rsidR="00F315F6" w:rsidRPr="00584B7A" w:rsidRDefault="00F315F6">
      <w:pPr>
        <w:pStyle w:val="NoSpacing"/>
        <w:rPr>
          <w:ins w:id="4984" w:author="Mosi Adesina Ifatunji" w:date="2025-07-29T09:28:00Z" w16du:dateUtc="2025-07-29T14:28:00Z"/>
        </w:rPr>
        <w:pPrChange w:id="4985" w:author="Mosi Adesina Ifatunji" w:date="2025-10-26T17:05:00Z" w16du:dateUtc="2025-10-26T22:05:00Z">
          <w:pPr>
            <w:keepNext/>
            <w:keepLines/>
          </w:pPr>
        </w:pPrChange>
      </w:pPr>
      <w:proofErr w:type="spellStart"/>
      <w:ins w:id="4986" w:author="Mosi Adesina Ifatunji" w:date="2025-06-17T17:19:00Z" w16du:dateUtc="2025-06-17T22:19:00Z">
        <w:r w:rsidRPr="00584B7A">
          <w:rPr>
            <w:rPrChange w:id="4987" w:author="Mosi Adesina Ifatunji" w:date="2025-08-12T19:01:00Z" w16du:dateUtc="2025-08-13T00:01:00Z">
              <w:rPr>
                <w:rFonts w:ascii="Helvetica Neue" w:hAnsi="Helvetica Neue" w:cs="Helvetica Neue"/>
                <w:sz w:val="26"/>
                <w:szCs w:val="26"/>
              </w:rPr>
            </w:rPrChange>
          </w:rPr>
          <w:t>Maume</w:t>
        </w:r>
        <w:proofErr w:type="spellEnd"/>
        <w:r w:rsidRPr="00584B7A">
          <w:rPr>
            <w:rPrChange w:id="4988" w:author="Mosi Adesina Ifatunji" w:date="2025-08-12T19:01:00Z" w16du:dateUtc="2025-08-13T00:01:00Z">
              <w:rPr>
                <w:rFonts w:ascii="Helvetica Neue" w:hAnsi="Helvetica Neue" w:cs="Helvetica Neue"/>
                <w:sz w:val="26"/>
                <w:szCs w:val="26"/>
              </w:rPr>
            </w:rPrChange>
          </w:rPr>
          <w:t xml:space="preserve">, David J. 2004. "Wage Discrimination over the Life Course: A Comparison of Explanations." </w:t>
        </w:r>
        <w:r w:rsidRPr="00584B7A">
          <w:rPr>
            <w:rPrChange w:id="4989" w:author="Mosi Adesina Ifatunji" w:date="2025-08-12T19:01:00Z" w16du:dateUtc="2025-08-13T00:01:00Z">
              <w:rPr>
                <w:rFonts w:ascii="Helvetica Neue" w:hAnsi="Helvetica Neue" w:cs="Helvetica Neue"/>
                <w:i/>
                <w:iCs/>
                <w:sz w:val="26"/>
                <w:szCs w:val="26"/>
              </w:rPr>
            </w:rPrChange>
          </w:rPr>
          <w:t>Social Problems</w:t>
        </w:r>
        <w:r w:rsidRPr="00584B7A">
          <w:rPr>
            <w:rPrChange w:id="4990" w:author="Mosi Adesina Ifatunji" w:date="2025-08-12T19:01:00Z" w16du:dateUtc="2025-08-13T00:01:00Z">
              <w:rPr>
                <w:rFonts w:ascii="Helvetica Neue" w:hAnsi="Helvetica Neue" w:cs="Helvetica Neue"/>
                <w:sz w:val="26"/>
                <w:szCs w:val="26"/>
              </w:rPr>
            </w:rPrChange>
          </w:rPr>
          <w:t xml:space="preserve"> 51(4):505–27.</w:t>
        </w:r>
      </w:ins>
      <w:ins w:id="4991" w:author="Mosi Adesina Ifatunji" w:date="2025-07-29T09:28:00Z" w16du:dateUtc="2025-07-29T14:28:00Z">
        <w:r w:rsidR="00FF2B7C" w:rsidRPr="00584B7A">
          <w:t xml:space="preserve"> </w:t>
        </w:r>
      </w:ins>
    </w:p>
    <w:p w14:paraId="5CFDDCD6" w14:textId="77777777" w:rsidR="00FF2B7C" w:rsidRPr="00584B7A" w:rsidRDefault="00FF2B7C">
      <w:pPr>
        <w:pStyle w:val="NoSpacing"/>
        <w:rPr>
          <w:ins w:id="4992" w:author="Mosi Adesina Ifatunji" w:date="2025-08-12T19:01:00Z" w16du:dateUtc="2025-08-13T00:01:00Z"/>
        </w:rPr>
        <w:pPrChange w:id="4993" w:author="Mosi Adesina Ifatunji" w:date="2025-10-26T17:05:00Z" w16du:dateUtc="2025-10-26T22:05:00Z">
          <w:pPr/>
        </w:pPrChange>
      </w:pPr>
    </w:p>
    <w:p w14:paraId="0885AED4" w14:textId="77777777" w:rsidR="00584B7A" w:rsidRPr="00584B7A" w:rsidRDefault="00584B7A">
      <w:pPr>
        <w:pStyle w:val="NoSpacing"/>
        <w:rPr>
          <w:ins w:id="4994" w:author="Mosi Adesina Ifatunji" w:date="2025-08-12T19:01:00Z" w16du:dateUtc="2025-08-13T00:01:00Z"/>
          <w:rPrChange w:id="4995" w:author="Mosi Adesina Ifatunji" w:date="2025-08-12T19:01:00Z" w16du:dateUtc="2025-08-13T00:01:00Z">
            <w:rPr>
              <w:ins w:id="4996" w:author="Mosi Adesina Ifatunji" w:date="2025-08-12T19:01:00Z" w16du:dateUtc="2025-08-13T00:01:00Z"/>
              <w:rFonts w:ascii="Helvetica Neue" w:hAnsi="Helvetica Neue" w:cs="Helvetica Neue"/>
              <w:sz w:val="28"/>
              <w:szCs w:val="28"/>
            </w:rPr>
          </w:rPrChange>
        </w:rPr>
        <w:pPrChange w:id="4997" w:author="Mosi Adesina Ifatunji" w:date="2025-10-26T17:05:00Z" w16du:dateUtc="2025-10-26T22:05:00Z">
          <w:pPr>
            <w:autoSpaceDE w:val="0"/>
            <w:autoSpaceDN w:val="0"/>
            <w:adjustRightInd w:val="0"/>
            <w:ind w:left="720" w:right="-720" w:hanging="720"/>
          </w:pPr>
        </w:pPrChange>
      </w:pPr>
      <w:ins w:id="4998" w:author="Mosi Adesina Ifatunji" w:date="2025-08-12T19:01:00Z" w16du:dateUtc="2025-08-13T00:01:00Z">
        <w:r w:rsidRPr="00584B7A">
          <w:rPr>
            <w:rPrChange w:id="4999" w:author="Mosi Adesina Ifatunji" w:date="2025-08-12T19:01:00Z" w16du:dateUtc="2025-08-13T00:01:00Z">
              <w:rPr>
                <w:rFonts w:ascii="Helvetica Neue" w:hAnsi="Helvetica Neue" w:cs="Helvetica Neue"/>
                <w:sz w:val="28"/>
                <w:szCs w:val="28"/>
              </w:rPr>
            </w:rPrChange>
          </w:rPr>
          <w:t xml:space="preserve">Blank, Rebecca M., Marilyn Dabady, and Constance Citro (Eds.). 2004. </w:t>
        </w:r>
        <w:r w:rsidRPr="00584B7A">
          <w:rPr>
            <w:i/>
            <w:iCs/>
            <w:rPrChange w:id="5000" w:author="Mosi Adesina Ifatunji" w:date="2025-08-12T19:01:00Z" w16du:dateUtc="2025-08-13T00:01:00Z">
              <w:rPr>
                <w:rFonts w:ascii="Helvetica Neue" w:hAnsi="Helvetica Neue" w:cs="Helvetica Neue"/>
                <w:i/>
                <w:iCs/>
                <w:sz w:val="28"/>
                <w:szCs w:val="28"/>
              </w:rPr>
            </w:rPrChange>
          </w:rPr>
          <w:t>Measuring Racial Discrimination</w:t>
        </w:r>
        <w:r w:rsidRPr="00584B7A">
          <w:rPr>
            <w:rPrChange w:id="5001" w:author="Mosi Adesina Ifatunji" w:date="2025-08-12T19:01:00Z" w16du:dateUtc="2025-08-13T00:01:00Z">
              <w:rPr>
                <w:rFonts w:ascii="Helvetica Neue" w:hAnsi="Helvetica Neue" w:cs="Helvetica Neue"/>
                <w:sz w:val="28"/>
                <w:szCs w:val="28"/>
              </w:rPr>
            </w:rPrChange>
          </w:rPr>
          <w:t>. Washington, DC: National Academies Press.</w:t>
        </w:r>
      </w:ins>
    </w:p>
    <w:p w14:paraId="0B8080C2" w14:textId="77777777" w:rsidR="00584B7A" w:rsidRPr="00584B7A" w:rsidRDefault="00584B7A">
      <w:pPr>
        <w:pStyle w:val="NoSpacing"/>
        <w:rPr>
          <w:ins w:id="5002" w:author="Mosi Adesina Ifatunji" w:date="2025-06-18T18:41:00Z" w16du:dateUtc="2025-06-18T23:41:00Z"/>
        </w:rPr>
        <w:pPrChange w:id="5003" w:author="Mosi Adesina Ifatunji" w:date="2025-10-26T17:05:00Z" w16du:dateUtc="2025-10-26T22:05:00Z">
          <w:pPr/>
        </w:pPrChange>
      </w:pPr>
    </w:p>
    <w:p w14:paraId="16525DE7" w14:textId="700AF23A" w:rsidR="006C67AD" w:rsidRPr="00584B7A" w:rsidRDefault="006C67AD">
      <w:pPr>
        <w:pStyle w:val="NoSpacing"/>
        <w:rPr>
          <w:ins w:id="5004" w:author="Mosi Adesina Ifatunji" w:date="2025-06-18T18:41:00Z" w16du:dateUtc="2025-06-18T23:41:00Z"/>
          <w:rPrChange w:id="5005" w:author="Mosi Adesina Ifatunji" w:date="2025-08-12T19:01:00Z" w16du:dateUtc="2025-08-13T00:01:00Z">
            <w:rPr>
              <w:ins w:id="5006" w:author="Mosi Adesina Ifatunji" w:date="2025-06-18T18:41:00Z" w16du:dateUtc="2025-06-18T23:41:00Z"/>
              <w:rFonts w:ascii="Helvetica Neue" w:hAnsi="Helvetica Neue" w:cs="Helvetica Neue"/>
              <w:sz w:val="26"/>
              <w:szCs w:val="26"/>
            </w:rPr>
          </w:rPrChange>
        </w:rPr>
        <w:pPrChange w:id="5007" w:author="Mosi Adesina Ifatunji" w:date="2025-10-26T17:05:00Z" w16du:dateUtc="2025-10-26T22:05:00Z">
          <w:pPr>
            <w:autoSpaceDE w:val="0"/>
            <w:autoSpaceDN w:val="0"/>
            <w:adjustRightInd w:val="0"/>
            <w:ind w:right="-720"/>
          </w:pPr>
        </w:pPrChange>
      </w:pPr>
      <w:ins w:id="5008" w:author="Mosi Adesina Ifatunji" w:date="2025-06-18T18:41:00Z" w16du:dateUtc="2025-06-18T23:41:00Z">
        <w:r w:rsidRPr="00584B7A">
          <w:t xml:space="preserve">Lang, Kevin, and Jee-Yeon K. Lehmann. 2012. "Racial Discrimination in the Labor Market: Theory and Empirics." </w:t>
        </w:r>
        <w:r w:rsidRPr="00584B7A">
          <w:rPr>
            <w:rPrChange w:id="5009" w:author="Mosi Adesina Ifatunji" w:date="2025-08-12T19:01:00Z" w16du:dateUtc="2025-08-13T00:01:00Z">
              <w:rPr>
                <w:i/>
                <w:iCs/>
              </w:rPr>
            </w:rPrChange>
          </w:rPr>
          <w:t>Journal of Economic Literature</w:t>
        </w:r>
        <w:r w:rsidRPr="00584B7A">
          <w:t xml:space="preserve"> 50(4):959–1006.</w:t>
        </w:r>
      </w:ins>
    </w:p>
    <w:p w14:paraId="52D08312" w14:textId="77777777" w:rsidR="006C67AD" w:rsidRPr="00584B7A" w:rsidRDefault="006C67AD">
      <w:pPr>
        <w:pStyle w:val="NoSpacing"/>
        <w:rPr>
          <w:ins w:id="5010" w:author="Mosi Adesina Ifatunji" w:date="2025-06-17T17:19:00Z" w16du:dateUtc="2025-06-17T22:19:00Z"/>
          <w:rPrChange w:id="5011" w:author="Mosi Adesina Ifatunji" w:date="2025-08-12T19:01:00Z" w16du:dateUtc="2025-08-13T00:01:00Z">
            <w:rPr>
              <w:ins w:id="5012" w:author="Mosi Adesina Ifatunji" w:date="2025-06-17T17:19:00Z" w16du:dateUtc="2025-06-17T22:19:00Z"/>
              <w:rFonts w:ascii="Helvetica Neue" w:hAnsi="Helvetica Neue" w:cs="Helvetica Neue"/>
              <w:sz w:val="26"/>
              <w:szCs w:val="26"/>
            </w:rPr>
          </w:rPrChange>
        </w:rPr>
        <w:pPrChange w:id="5013" w:author="Mosi Adesina Ifatunji" w:date="2025-10-26T17:05:00Z" w16du:dateUtc="2025-10-26T22:05:00Z">
          <w:pPr>
            <w:autoSpaceDE w:val="0"/>
            <w:autoSpaceDN w:val="0"/>
            <w:adjustRightInd w:val="0"/>
            <w:ind w:right="-720"/>
          </w:pPr>
        </w:pPrChange>
      </w:pPr>
    </w:p>
    <w:p w14:paraId="30843A02" w14:textId="77777777" w:rsidR="003B3746" w:rsidRPr="00FF2B7C" w:rsidRDefault="003B3746">
      <w:pPr>
        <w:pStyle w:val="NoSpacing"/>
        <w:rPr>
          <w:ins w:id="5014" w:author="Mosi Adesina Ifatunji" w:date="2025-06-17T17:57:00Z" w16du:dateUtc="2025-06-17T22:57:00Z"/>
          <w:rPrChange w:id="5015" w:author="Mosi Adesina Ifatunji" w:date="2025-07-29T09:28:00Z" w16du:dateUtc="2025-07-29T14:28:00Z">
            <w:rPr>
              <w:ins w:id="5016" w:author="Mosi Adesina Ifatunji" w:date="2025-06-17T17:57:00Z" w16du:dateUtc="2025-06-17T22:57:00Z"/>
              <w:rFonts w:ascii="Helvetica Neue" w:hAnsi="Helvetica Neue" w:cs="Helvetica Neue"/>
              <w:sz w:val="26"/>
              <w:szCs w:val="26"/>
            </w:rPr>
          </w:rPrChange>
        </w:rPr>
        <w:pPrChange w:id="5017" w:author="Mosi Adesina Ifatunji" w:date="2025-10-26T17:05:00Z" w16du:dateUtc="2025-10-26T22:05:00Z">
          <w:pPr>
            <w:autoSpaceDE w:val="0"/>
            <w:autoSpaceDN w:val="0"/>
            <w:adjustRightInd w:val="0"/>
            <w:ind w:left="720" w:right="-720" w:hanging="720"/>
          </w:pPr>
        </w:pPrChange>
      </w:pPr>
      <w:ins w:id="5018" w:author="Mosi Adesina Ifatunji" w:date="2025-06-17T17:57:00Z" w16du:dateUtc="2025-06-17T22:57:00Z">
        <w:r w:rsidRPr="00584B7A">
          <w:rPr>
            <w:rPrChange w:id="5019" w:author="Mosi Adesina Ifatunji" w:date="2025-08-12T19:01:00Z" w16du:dateUtc="2025-08-13T00:01:00Z">
              <w:rPr>
                <w:rFonts w:ascii="Helvetica Neue" w:hAnsi="Helvetica Neue" w:cs="Helvetica Neue"/>
                <w:sz w:val="26"/>
                <w:szCs w:val="26"/>
              </w:rPr>
            </w:rPrChange>
          </w:rPr>
          <w:t xml:space="preserve">Mandel, Hadas, and Moshe Semyonov. 2016. "Going Back in Time? Gender Differences in Trends and Sources of the Racial Pay Gap, 1970 to 2010." </w:t>
        </w:r>
        <w:r w:rsidRPr="00584B7A">
          <w:rPr>
            <w:rPrChange w:id="5020" w:author="Mosi Adesina Ifatunji" w:date="2025-08-12T19:01:00Z" w16du:dateUtc="2025-08-13T00:01:00Z">
              <w:rPr>
                <w:rFonts w:ascii="Helvetica Neue" w:hAnsi="Helvetica Neue" w:cs="Helvetica Neue"/>
                <w:i/>
                <w:iCs/>
                <w:sz w:val="26"/>
                <w:szCs w:val="26"/>
              </w:rPr>
            </w:rPrChange>
          </w:rPr>
          <w:t>American Sociological Review</w:t>
        </w:r>
        <w:r w:rsidRPr="00FF2B7C">
          <w:rPr>
            <w:rPrChange w:id="5021" w:author="Mosi Adesina Ifatunji" w:date="2025-07-29T09:28:00Z" w16du:dateUtc="2025-07-29T14:28:00Z">
              <w:rPr>
                <w:rFonts w:ascii="Helvetica Neue" w:hAnsi="Helvetica Neue" w:cs="Helvetica Neue"/>
                <w:sz w:val="26"/>
                <w:szCs w:val="26"/>
              </w:rPr>
            </w:rPrChange>
          </w:rPr>
          <w:t xml:space="preserve"> 81(5):1039–68.</w:t>
        </w:r>
      </w:ins>
    </w:p>
    <w:p w14:paraId="5BB23DA9" w14:textId="77777777" w:rsidR="003B3746" w:rsidRPr="00FF2B7C" w:rsidRDefault="003B3746">
      <w:pPr>
        <w:rPr>
          <w:ins w:id="5022" w:author="Mosi Adesina Ifatunji" w:date="2025-06-17T17:57:00Z" w16du:dateUtc="2025-06-17T22:57:00Z"/>
          <w:rPrChange w:id="5023" w:author="Mosi Adesina Ifatunji" w:date="2025-07-29T09:28:00Z" w16du:dateUtc="2025-07-29T14:28:00Z">
            <w:rPr>
              <w:ins w:id="5024" w:author="Mosi Adesina Ifatunji" w:date="2025-06-17T17:57:00Z" w16du:dateUtc="2025-06-17T22:57:00Z"/>
              <w:rFonts w:ascii="Helvetica Neue" w:hAnsi="Helvetica Neue" w:cs="Helvetica Neue"/>
              <w:sz w:val="26"/>
              <w:szCs w:val="26"/>
            </w:rPr>
          </w:rPrChange>
        </w:rPr>
        <w:pPrChange w:id="5025" w:author="Mosi Adesina Ifatunji" w:date="2025-10-21T19:50:00Z" w16du:dateUtc="2025-10-22T00:50:00Z">
          <w:pPr>
            <w:autoSpaceDE w:val="0"/>
            <w:autoSpaceDN w:val="0"/>
            <w:adjustRightInd w:val="0"/>
            <w:ind w:right="-720"/>
          </w:pPr>
        </w:pPrChange>
      </w:pPr>
    </w:p>
    <w:p w14:paraId="5607F163" w14:textId="77777777" w:rsidR="00C10817" w:rsidRPr="00FF2B7C" w:rsidRDefault="00C10817">
      <w:pPr>
        <w:rPr>
          <w:ins w:id="5026" w:author="Mosi Adesina Ifatunji" w:date="2025-06-17T18:14:00Z" w16du:dateUtc="2025-06-17T23:14:00Z"/>
          <w:rPrChange w:id="5027" w:author="Mosi Adesina Ifatunji" w:date="2025-07-29T09:28:00Z" w16du:dateUtc="2025-07-29T14:28:00Z">
            <w:rPr>
              <w:ins w:id="5028" w:author="Mosi Adesina Ifatunji" w:date="2025-06-17T18:14:00Z" w16du:dateUtc="2025-06-17T23:14:00Z"/>
              <w:rFonts w:ascii="Helvetica Neue" w:hAnsi="Helvetica Neue" w:cs="Helvetica Neue"/>
              <w:sz w:val="26"/>
              <w:szCs w:val="26"/>
            </w:rPr>
          </w:rPrChange>
        </w:rPr>
        <w:pPrChange w:id="5029" w:author="Mosi Adesina Ifatunji" w:date="2025-10-21T19:50:00Z" w16du:dateUtc="2025-10-22T00:50:00Z">
          <w:pPr>
            <w:autoSpaceDE w:val="0"/>
            <w:autoSpaceDN w:val="0"/>
            <w:adjustRightInd w:val="0"/>
            <w:ind w:left="720" w:right="-720" w:hanging="720"/>
          </w:pPr>
        </w:pPrChange>
      </w:pPr>
      <w:ins w:id="5030" w:author="Mosi Adesina Ifatunji" w:date="2025-06-17T18:10:00Z" w16du:dateUtc="2025-06-17T23:10:00Z">
        <w:r w:rsidRPr="00FF2B7C">
          <w:rPr>
            <w:rPrChange w:id="5031" w:author="Mosi Adesina Ifatunji" w:date="2025-07-29T09:28:00Z" w16du:dateUtc="2025-07-29T14:28:00Z">
              <w:rPr>
                <w:rFonts w:ascii="Helvetica Neue" w:hAnsi="Helvetica Neue" w:cs="Helvetica Neue"/>
                <w:sz w:val="26"/>
                <w:szCs w:val="26"/>
              </w:rPr>
            </w:rPrChange>
          </w:rPr>
          <w:t xml:space="preserve">Akee, Randall, Maggie R. Jones, and Sonya R. Porter. 2019. "Race Matters: Income Shares, Income Inequality, and Income Mobility for All U.S. Races." </w:t>
        </w:r>
        <w:r w:rsidRPr="00FF2B7C">
          <w:rPr>
            <w:rPrChange w:id="5032" w:author="Mosi Adesina Ifatunji" w:date="2025-07-29T09:28:00Z" w16du:dateUtc="2025-07-29T14:28:00Z">
              <w:rPr>
                <w:rFonts w:ascii="Helvetica Neue" w:hAnsi="Helvetica Neue" w:cs="Helvetica Neue"/>
                <w:i/>
                <w:iCs/>
                <w:sz w:val="26"/>
                <w:szCs w:val="26"/>
              </w:rPr>
            </w:rPrChange>
          </w:rPr>
          <w:t>Demography</w:t>
        </w:r>
        <w:r w:rsidRPr="00FF2B7C">
          <w:rPr>
            <w:rPrChange w:id="5033" w:author="Mosi Adesina Ifatunji" w:date="2025-07-29T09:28:00Z" w16du:dateUtc="2025-07-29T14:28:00Z">
              <w:rPr>
                <w:rFonts w:ascii="Helvetica Neue" w:hAnsi="Helvetica Neue" w:cs="Helvetica Neue"/>
                <w:sz w:val="26"/>
                <w:szCs w:val="26"/>
              </w:rPr>
            </w:rPrChange>
          </w:rPr>
          <w:t xml:space="preserve"> 44(4):865–81.</w:t>
        </w:r>
      </w:ins>
    </w:p>
    <w:p w14:paraId="42E23F36" w14:textId="77777777" w:rsidR="00FF2B7C" w:rsidRDefault="00FF2B7C" w:rsidP="007B100A">
      <w:pPr>
        <w:rPr>
          <w:ins w:id="5034" w:author="Mosi Adesina Ifatunji" w:date="2025-07-29T09:28:00Z" w16du:dateUtc="2025-07-29T14:28:00Z"/>
        </w:rPr>
      </w:pPr>
    </w:p>
    <w:p w14:paraId="59D5825D" w14:textId="175C16C5" w:rsidR="0061155D" w:rsidRPr="00FF2B7C" w:rsidRDefault="0061155D">
      <w:pPr>
        <w:rPr>
          <w:ins w:id="5035" w:author="Mosi Adesina Ifatunji" w:date="2025-06-17T18:14:00Z" w16du:dateUtc="2025-06-17T23:14:00Z"/>
          <w:rPrChange w:id="5036" w:author="Mosi Adesina Ifatunji" w:date="2025-07-29T09:28:00Z" w16du:dateUtc="2025-07-29T14:28:00Z">
            <w:rPr>
              <w:ins w:id="5037" w:author="Mosi Adesina Ifatunji" w:date="2025-06-17T18:14:00Z" w16du:dateUtc="2025-06-17T23:14:00Z"/>
              <w:rFonts w:ascii="Helvetica Neue" w:hAnsi="Helvetica Neue" w:cs="Helvetica Neue"/>
              <w:sz w:val="26"/>
              <w:szCs w:val="26"/>
            </w:rPr>
          </w:rPrChange>
        </w:rPr>
        <w:pPrChange w:id="5038" w:author="Mosi Adesina Ifatunji" w:date="2025-10-21T19:50:00Z" w16du:dateUtc="2025-10-22T00:50:00Z">
          <w:pPr>
            <w:autoSpaceDE w:val="0"/>
            <w:autoSpaceDN w:val="0"/>
            <w:adjustRightInd w:val="0"/>
            <w:ind w:left="720" w:right="-720" w:hanging="720"/>
          </w:pPr>
        </w:pPrChange>
      </w:pPr>
      <w:ins w:id="5039" w:author="Mosi Adesina Ifatunji" w:date="2025-06-17T18:14:00Z" w16du:dateUtc="2025-06-17T23:14:00Z">
        <w:r w:rsidRPr="00FF2B7C">
          <w:rPr>
            <w:rPrChange w:id="5040" w:author="Mosi Adesina Ifatunji" w:date="2025-07-29T09:28:00Z" w16du:dateUtc="2025-07-29T14:28:00Z">
              <w:rPr>
                <w:rFonts w:ascii="Helvetica Neue" w:hAnsi="Helvetica Neue" w:cs="Helvetica Neue"/>
                <w:sz w:val="26"/>
                <w:szCs w:val="26"/>
              </w:rPr>
            </w:rPrChange>
          </w:rPr>
          <w:t xml:space="preserve">Smith-Doerr, Laurel, Sharla Alegria, Kaye Husbands Fealing, Debra Fitzpatrick, and Donald Tomaskovic-Devey. 2019. "Gender Pay Gaps in U.S. Federal Science Agencies: An Organizational Approach." </w:t>
        </w:r>
        <w:r w:rsidRPr="00FF2B7C">
          <w:rPr>
            <w:rPrChange w:id="5041" w:author="Mosi Adesina Ifatunji" w:date="2025-07-29T09:28:00Z" w16du:dateUtc="2025-07-29T14:28:00Z">
              <w:rPr>
                <w:rFonts w:ascii="Helvetica Neue" w:hAnsi="Helvetica Neue" w:cs="Helvetica Neue"/>
                <w:i/>
                <w:iCs/>
                <w:sz w:val="26"/>
                <w:szCs w:val="26"/>
              </w:rPr>
            </w:rPrChange>
          </w:rPr>
          <w:t>American Journal of Sociology</w:t>
        </w:r>
        <w:r w:rsidRPr="00FF2B7C">
          <w:rPr>
            <w:rPrChange w:id="5042" w:author="Mosi Adesina Ifatunji" w:date="2025-07-29T09:28:00Z" w16du:dateUtc="2025-07-29T14:28:00Z">
              <w:rPr>
                <w:rFonts w:ascii="Helvetica Neue" w:hAnsi="Helvetica Neue" w:cs="Helvetica Neue"/>
                <w:sz w:val="26"/>
                <w:szCs w:val="26"/>
              </w:rPr>
            </w:rPrChange>
          </w:rPr>
          <w:t xml:space="preserve"> 125(2):534–76.</w:t>
        </w:r>
      </w:ins>
    </w:p>
    <w:p w14:paraId="6EF71A2D" w14:textId="77777777" w:rsidR="0061155D" w:rsidRPr="00FF2B7C" w:rsidRDefault="0061155D">
      <w:pPr>
        <w:rPr>
          <w:ins w:id="5043" w:author="Mosi Adesina Ifatunji" w:date="2025-06-17T18:14:00Z" w16du:dateUtc="2025-06-17T23:14:00Z"/>
          <w:rPrChange w:id="5044" w:author="Mosi Adesina Ifatunji" w:date="2025-07-29T09:28:00Z" w16du:dateUtc="2025-07-29T14:28:00Z">
            <w:rPr>
              <w:ins w:id="5045" w:author="Mosi Adesina Ifatunji" w:date="2025-06-17T18:14:00Z" w16du:dateUtc="2025-06-17T23:14:00Z"/>
              <w:rFonts w:ascii="Helvetica Neue" w:hAnsi="Helvetica Neue" w:cs="Helvetica Neue"/>
              <w:sz w:val="26"/>
              <w:szCs w:val="26"/>
            </w:rPr>
          </w:rPrChange>
        </w:rPr>
        <w:pPrChange w:id="5046" w:author="Mosi Adesina Ifatunji" w:date="2025-10-21T19:50:00Z" w16du:dateUtc="2025-10-22T00:50:00Z">
          <w:pPr>
            <w:autoSpaceDE w:val="0"/>
            <w:autoSpaceDN w:val="0"/>
            <w:adjustRightInd w:val="0"/>
            <w:ind w:right="-720"/>
          </w:pPr>
        </w:pPrChange>
      </w:pPr>
    </w:p>
    <w:p w14:paraId="21CAF8B5" w14:textId="77777777" w:rsidR="00187D4E" w:rsidRPr="00FF2B7C" w:rsidRDefault="00187D4E">
      <w:pPr>
        <w:rPr>
          <w:ins w:id="5047" w:author="Mosi Adesina Ifatunji" w:date="2025-06-17T18:18:00Z" w16du:dateUtc="2025-06-17T23:18:00Z"/>
          <w:rPrChange w:id="5048" w:author="Mosi Adesina Ifatunji" w:date="2025-07-29T09:28:00Z" w16du:dateUtc="2025-07-29T14:28:00Z">
            <w:rPr>
              <w:ins w:id="5049" w:author="Mosi Adesina Ifatunji" w:date="2025-06-17T18:18:00Z" w16du:dateUtc="2025-06-17T23:18:00Z"/>
              <w:rFonts w:ascii="Helvetica Neue" w:hAnsi="Helvetica Neue" w:cs="Helvetica Neue"/>
              <w:sz w:val="26"/>
              <w:szCs w:val="26"/>
            </w:rPr>
          </w:rPrChange>
        </w:rPr>
        <w:pPrChange w:id="5050" w:author="Mosi Adesina Ifatunji" w:date="2025-10-21T19:50:00Z" w16du:dateUtc="2025-10-22T00:50:00Z">
          <w:pPr>
            <w:autoSpaceDE w:val="0"/>
            <w:autoSpaceDN w:val="0"/>
            <w:adjustRightInd w:val="0"/>
            <w:ind w:left="720" w:right="-720" w:hanging="720"/>
          </w:pPr>
        </w:pPrChange>
      </w:pPr>
      <w:ins w:id="5051" w:author="Mosi Adesina Ifatunji" w:date="2025-06-17T18:18:00Z" w16du:dateUtc="2025-06-17T23:18:00Z">
        <w:r w:rsidRPr="00FF2B7C">
          <w:rPr>
            <w:rPrChange w:id="5052" w:author="Mosi Adesina Ifatunji" w:date="2025-07-29T09:28:00Z" w16du:dateUtc="2025-07-29T14:28:00Z">
              <w:rPr>
                <w:rFonts w:ascii="Helvetica Neue" w:hAnsi="Helvetica Neue" w:cs="Helvetica Neue"/>
                <w:sz w:val="26"/>
                <w:szCs w:val="26"/>
              </w:rPr>
            </w:rPrChange>
          </w:rPr>
          <w:t xml:space="preserve">Carnoy, M. 2020. "Race earnings differentials." Pp. 133–47 in </w:t>
        </w:r>
        <w:r w:rsidRPr="00FF2B7C">
          <w:rPr>
            <w:rPrChange w:id="5053" w:author="Mosi Adesina Ifatunji" w:date="2025-07-29T09:28:00Z" w16du:dateUtc="2025-07-29T14:28:00Z">
              <w:rPr>
                <w:rFonts w:ascii="Helvetica Neue" w:hAnsi="Helvetica Neue" w:cs="Helvetica Neue"/>
                <w:i/>
                <w:iCs/>
                <w:sz w:val="26"/>
                <w:szCs w:val="26"/>
              </w:rPr>
            </w:rPrChange>
          </w:rPr>
          <w:t>The Economics of Education (Second Edition)</w:t>
        </w:r>
        <w:r w:rsidRPr="00FF2B7C">
          <w:rPr>
            <w:rPrChange w:id="5054" w:author="Mosi Adesina Ifatunji" w:date="2025-07-29T09:28:00Z" w16du:dateUtc="2025-07-29T14:28:00Z">
              <w:rPr>
                <w:rFonts w:ascii="Helvetica Neue" w:hAnsi="Helvetica Neue" w:cs="Helvetica Neue"/>
                <w:sz w:val="26"/>
                <w:szCs w:val="26"/>
              </w:rPr>
            </w:rPrChange>
          </w:rPr>
          <w:t>: Academic Press.</w:t>
        </w:r>
      </w:ins>
    </w:p>
    <w:p w14:paraId="02B409A8" w14:textId="77777777" w:rsidR="00187D4E" w:rsidRPr="00FF2B7C" w:rsidRDefault="00187D4E">
      <w:pPr>
        <w:rPr>
          <w:ins w:id="5055" w:author="Mosi Adesina Ifatunji" w:date="2025-06-17T18:28:00Z" w16du:dateUtc="2025-06-17T23:28:00Z"/>
          <w:rPrChange w:id="5056" w:author="Mosi Adesina Ifatunji" w:date="2025-07-29T09:28:00Z" w16du:dateUtc="2025-07-29T14:28:00Z">
            <w:rPr>
              <w:ins w:id="5057" w:author="Mosi Adesina Ifatunji" w:date="2025-06-17T18:28:00Z" w16du:dateUtc="2025-06-17T23:28:00Z"/>
              <w:rFonts w:ascii="Helvetica Neue" w:hAnsi="Helvetica Neue" w:cs="Helvetica Neue"/>
              <w:sz w:val="26"/>
              <w:szCs w:val="26"/>
            </w:rPr>
          </w:rPrChange>
        </w:rPr>
        <w:pPrChange w:id="5058" w:author="Mosi Adesina Ifatunji" w:date="2025-10-21T19:50:00Z" w16du:dateUtc="2025-10-22T00:50:00Z">
          <w:pPr>
            <w:autoSpaceDE w:val="0"/>
            <w:autoSpaceDN w:val="0"/>
            <w:adjustRightInd w:val="0"/>
            <w:ind w:right="-720"/>
          </w:pPr>
        </w:pPrChange>
      </w:pPr>
    </w:p>
    <w:p w14:paraId="043F7813" w14:textId="77777777" w:rsidR="00010F51" w:rsidRPr="00FF2B7C" w:rsidRDefault="00010F51">
      <w:pPr>
        <w:rPr>
          <w:ins w:id="5059" w:author="Mosi Adesina Ifatunji" w:date="2025-06-17T18:28:00Z" w16du:dateUtc="2025-06-17T23:28:00Z"/>
          <w:rPrChange w:id="5060" w:author="Mosi Adesina Ifatunji" w:date="2025-07-29T09:28:00Z" w16du:dateUtc="2025-07-29T14:28:00Z">
            <w:rPr>
              <w:ins w:id="5061" w:author="Mosi Adesina Ifatunji" w:date="2025-06-17T18:28:00Z" w16du:dateUtc="2025-06-17T23:28:00Z"/>
              <w:rFonts w:ascii="Helvetica Neue" w:hAnsi="Helvetica Neue" w:cs="Helvetica Neue"/>
              <w:sz w:val="26"/>
              <w:szCs w:val="26"/>
            </w:rPr>
          </w:rPrChange>
        </w:rPr>
        <w:pPrChange w:id="5062" w:author="Mosi Adesina Ifatunji" w:date="2025-10-21T19:50:00Z" w16du:dateUtc="2025-10-22T00:50:00Z">
          <w:pPr>
            <w:autoSpaceDE w:val="0"/>
            <w:autoSpaceDN w:val="0"/>
            <w:adjustRightInd w:val="0"/>
            <w:ind w:left="720" w:right="-720" w:hanging="720"/>
          </w:pPr>
        </w:pPrChange>
      </w:pPr>
      <w:ins w:id="5063" w:author="Mosi Adesina Ifatunji" w:date="2025-06-17T18:28:00Z" w16du:dateUtc="2025-06-17T23:28:00Z">
        <w:r w:rsidRPr="00FF2B7C">
          <w:rPr>
            <w:rPrChange w:id="5064" w:author="Mosi Adesina Ifatunji" w:date="2025-07-29T09:28:00Z" w16du:dateUtc="2025-07-29T14:28:00Z">
              <w:rPr>
                <w:rFonts w:ascii="Helvetica Neue" w:hAnsi="Helvetica Neue" w:cs="Helvetica Neue"/>
                <w:sz w:val="26"/>
                <w:szCs w:val="26"/>
              </w:rPr>
            </w:rPrChange>
          </w:rPr>
          <w:lastRenderedPageBreak/>
          <w:t xml:space="preserve">Ren, Chunhui. 2021. "A Dynamic Framework for Earnings Inequality between Black and White Men." </w:t>
        </w:r>
        <w:r w:rsidRPr="00FF2B7C">
          <w:rPr>
            <w:rPrChange w:id="5065" w:author="Mosi Adesina Ifatunji" w:date="2025-07-29T09:28:00Z" w16du:dateUtc="2025-07-29T14:28:00Z">
              <w:rPr>
                <w:rFonts w:ascii="Helvetica Neue" w:hAnsi="Helvetica Neue" w:cs="Helvetica Neue"/>
                <w:i/>
                <w:iCs/>
                <w:sz w:val="26"/>
                <w:szCs w:val="26"/>
              </w:rPr>
            </w:rPrChange>
          </w:rPr>
          <w:t>Social Forces</w:t>
        </w:r>
        <w:r w:rsidRPr="00FF2B7C">
          <w:rPr>
            <w:rPrChange w:id="5066" w:author="Mosi Adesina Ifatunji" w:date="2025-07-29T09:28:00Z" w16du:dateUtc="2025-07-29T14:28:00Z">
              <w:rPr>
                <w:rFonts w:ascii="Helvetica Neue" w:hAnsi="Helvetica Neue" w:cs="Helvetica Neue"/>
                <w:sz w:val="26"/>
                <w:szCs w:val="26"/>
              </w:rPr>
            </w:rPrChange>
          </w:rPr>
          <w:t xml:space="preserve"> 100(4):1449–78.</w:t>
        </w:r>
      </w:ins>
    </w:p>
    <w:p w14:paraId="11EE1732" w14:textId="77777777" w:rsidR="00010F51" w:rsidRPr="00FF2B7C" w:rsidRDefault="00010F51">
      <w:pPr>
        <w:rPr>
          <w:ins w:id="5067" w:author="Mosi Adesina Ifatunji" w:date="2025-06-17T18:36:00Z" w16du:dateUtc="2025-06-17T23:36:00Z"/>
          <w:rPrChange w:id="5068" w:author="Mosi Adesina Ifatunji" w:date="2025-07-29T09:28:00Z" w16du:dateUtc="2025-07-29T14:28:00Z">
            <w:rPr>
              <w:ins w:id="5069" w:author="Mosi Adesina Ifatunji" w:date="2025-06-17T18:36:00Z" w16du:dateUtc="2025-06-17T23:36:00Z"/>
              <w:rFonts w:ascii="Helvetica Neue" w:hAnsi="Helvetica Neue" w:cs="Helvetica Neue"/>
              <w:sz w:val="26"/>
              <w:szCs w:val="26"/>
            </w:rPr>
          </w:rPrChange>
        </w:rPr>
        <w:pPrChange w:id="5070" w:author="Mosi Adesina Ifatunji" w:date="2025-10-21T19:50:00Z" w16du:dateUtc="2025-10-22T00:50:00Z">
          <w:pPr>
            <w:autoSpaceDE w:val="0"/>
            <w:autoSpaceDN w:val="0"/>
            <w:adjustRightInd w:val="0"/>
            <w:ind w:right="-720"/>
          </w:pPr>
        </w:pPrChange>
      </w:pPr>
    </w:p>
    <w:p w14:paraId="1C3B124E" w14:textId="77777777" w:rsidR="00731716" w:rsidRPr="00FF2B7C" w:rsidRDefault="00731716">
      <w:pPr>
        <w:rPr>
          <w:ins w:id="5071" w:author="Mosi Adesina Ifatunji" w:date="2025-06-17T18:36:00Z" w16du:dateUtc="2025-06-17T23:36:00Z"/>
          <w:rPrChange w:id="5072" w:author="Mosi Adesina Ifatunji" w:date="2025-07-29T09:28:00Z" w16du:dateUtc="2025-07-29T14:28:00Z">
            <w:rPr>
              <w:ins w:id="5073" w:author="Mosi Adesina Ifatunji" w:date="2025-06-17T18:36:00Z" w16du:dateUtc="2025-06-17T23:36:00Z"/>
              <w:rFonts w:ascii="Helvetica Neue" w:hAnsi="Helvetica Neue" w:cs="Helvetica Neue"/>
              <w:sz w:val="26"/>
              <w:szCs w:val="26"/>
            </w:rPr>
          </w:rPrChange>
        </w:rPr>
        <w:pPrChange w:id="5074" w:author="Mosi Adesina Ifatunji" w:date="2025-10-21T19:50:00Z" w16du:dateUtc="2025-10-22T00:50:00Z">
          <w:pPr>
            <w:autoSpaceDE w:val="0"/>
            <w:autoSpaceDN w:val="0"/>
            <w:adjustRightInd w:val="0"/>
            <w:ind w:left="720" w:right="-720" w:hanging="720"/>
          </w:pPr>
        </w:pPrChange>
      </w:pPr>
      <w:ins w:id="5075" w:author="Mosi Adesina Ifatunji" w:date="2025-06-17T18:36:00Z" w16du:dateUtc="2025-06-17T23:36:00Z">
        <w:r w:rsidRPr="00FF2B7C">
          <w:rPr>
            <w:rPrChange w:id="5076" w:author="Mosi Adesina Ifatunji" w:date="2025-07-29T09:28:00Z" w16du:dateUtc="2025-07-29T14:28:00Z">
              <w:rPr>
                <w:rFonts w:ascii="Helvetica Neue" w:hAnsi="Helvetica Neue" w:cs="Helvetica Neue"/>
                <w:sz w:val="26"/>
                <w:szCs w:val="26"/>
              </w:rPr>
            </w:rPrChange>
          </w:rPr>
          <w:t xml:space="preserve">Bayer, Patrick, Kerwin Kofi Charles, and Ellora Derenoncourt. 2025. "Racial Inequality in the Labor Market." </w:t>
        </w:r>
        <w:r w:rsidRPr="00FF2B7C">
          <w:rPr>
            <w:rPrChange w:id="5077" w:author="Mosi Adesina Ifatunji" w:date="2025-07-29T09:28:00Z" w16du:dateUtc="2025-07-29T14:28:00Z">
              <w:rPr>
                <w:rFonts w:ascii="Helvetica Neue" w:hAnsi="Helvetica Neue" w:cs="Helvetica Neue"/>
                <w:i/>
                <w:iCs/>
                <w:sz w:val="26"/>
                <w:szCs w:val="26"/>
              </w:rPr>
            </w:rPrChange>
          </w:rPr>
          <w:t>National Bureau of Economic Research Working Paper Series</w:t>
        </w:r>
        <w:r w:rsidRPr="00FF2B7C">
          <w:rPr>
            <w:rPrChange w:id="5078" w:author="Mosi Adesina Ifatunji" w:date="2025-07-29T09:28:00Z" w16du:dateUtc="2025-07-29T14:28:00Z">
              <w:rPr>
                <w:rFonts w:ascii="Helvetica Neue" w:hAnsi="Helvetica Neue" w:cs="Helvetica Neue"/>
                <w:sz w:val="26"/>
                <w:szCs w:val="26"/>
              </w:rPr>
            </w:rPrChange>
          </w:rPr>
          <w:t xml:space="preserve"> No. 33372.</w:t>
        </w:r>
      </w:ins>
    </w:p>
    <w:p w14:paraId="2139F78E" w14:textId="77777777" w:rsidR="00731716" w:rsidRPr="00FF2B7C" w:rsidRDefault="00731716">
      <w:pPr>
        <w:rPr>
          <w:ins w:id="5079" w:author="Mosi Adesina Ifatunji" w:date="2025-06-17T18:36:00Z" w16du:dateUtc="2025-06-17T23:36:00Z"/>
          <w:rPrChange w:id="5080" w:author="Mosi Adesina Ifatunji" w:date="2025-07-29T09:28:00Z" w16du:dateUtc="2025-07-29T14:28:00Z">
            <w:rPr>
              <w:ins w:id="5081" w:author="Mosi Adesina Ifatunji" w:date="2025-06-17T18:36:00Z" w16du:dateUtc="2025-06-17T23:36:00Z"/>
              <w:rFonts w:ascii="Helvetica Neue" w:hAnsi="Helvetica Neue" w:cs="Helvetica Neue"/>
              <w:sz w:val="26"/>
              <w:szCs w:val="26"/>
            </w:rPr>
          </w:rPrChange>
        </w:rPr>
        <w:pPrChange w:id="5082" w:author="Mosi Adesina Ifatunji" w:date="2025-10-21T19:50:00Z" w16du:dateUtc="2025-10-22T00:50:00Z">
          <w:pPr>
            <w:autoSpaceDE w:val="0"/>
            <w:autoSpaceDN w:val="0"/>
            <w:adjustRightInd w:val="0"/>
            <w:ind w:right="-720"/>
          </w:pPr>
        </w:pPrChange>
      </w:pPr>
    </w:p>
    <w:p w14:paraId="76B5D291" w14:textId="77777777" w:rsidR="00731716" w:rsidRPr="00FF2B7C" w:rsidRDefault="00731716">
      <w:pPr>
        <w:rPr>
          <w:ins w:id="5083" w:author="Mosi Adesina Ifatunji" w:date="2025-06-17T18:28:00Z" w16du:dateUtc="2025-06-17T23:28:00Z"/>
          <w:rPrChange w:id="5084" w:author="Mosi Adesina Ifatunji" w:date="2025-07-29T09:28:00Z" w16du:dateUtc="2025-07-29T14:28:00Z">
            <w:rPr>
              <w:ins w:id="5085" w:author="Mosi Adesina Ifatunji" w:date="2025-06-17T18:28:00Z" w16du:dateUtc="2025-06-17T23:28:00Z"/>
              <w:rFonts w:ascii="Helvetica Neue" w:hAnsi="Helvetica Neue" w:cs="Helvetica Neue"/>
              <w:sz w:val="26"/>
              <w:szCs w:val="26"/>
            </w:rPr>
          </w:rPrChange>
        </w:rPr>
        <w:pPrChange w:id="5086" w:author="Mosi Adesina Ifatunji" w:date="2025-10-21T19:50:00Z" w16du:dateUtc="2025-10-22T00:50:00Z">
          <w:pPr>
            <w:autoSpaceDE w:val="0"/>
            <w:autoSpaceDN w:val="0"/>
            <w:adjustRightInd w:val="0"/>
            <w:ind w:right="-720"/>
          </w:pPr>
        </w:pPrChange>
      </w:pPr>
    </w:p>
    <w:p w14:paraId="3C87D6B5" w14:textId="77777777" w:rsidR="00010F51" w:rsidRPr="00FF2B7C" w:rsidRDefault="00010F51">
      <w:pPr>
        <w:rPr>
          <w:ins w:id="5087" w:author="Mosi Adesina Ifatunji" w:date="2025-06-17T18:18:00Z" w16du:dateUtc="2025-06-17T23:18:00Z"/>
          <w:rPrChange w:id="5088" w:author="Mosi Adesina Ifatunji" w:date="2025-07-29T09:28:00Z" w16du:dateUtc="2025-07-29T14:28:00Z">
            <w:rPr>
              <w:ins w:id="5089" w:author="Mosi Adesina Ifatunji" w:date="2025-06-17T18:18:00Z" w16du:dateUtc="2025-06-17T23:18:00Z"/>
              <w:rFonts w:ascii="Helvetica Neue" w:hAnsi="Helvetica Neue" w:cs="Helvetica Neue"/>
              <w:sz w:val="26"/>
              <w:szCs w:val="26"/>
            </w:rPr>
          </w:rPrChange>
        </w:rPr>
        <w:pPrChange w:id="5090" w:author="Mosi Adesina Ifatunji" w:date="2025-10-21T19:50:00Z" w16du:dateUtc="2025-10-22T00:50:00Z">
          <w:pPr>
            <w:autoSpaceDE w:val="0"/>
            <w:autoSpaceDN w:val="0"/>
            <w:adjustRightInd w:val="0"/>
            <w:ind w:right="-720"/>
          </w:pPr>
        </w:pPrChange>
      </w:pPr>
    </w:p>
    <w:p w14:paraId="288EF6B9" w14:textId="77777777" w:rsidR="0061155D" w:rsidRPr="00FF2B7C" w:rsidRDefault="0061155D">
      <w:pPr>
        <w:rPr>
          <w:ins w:id="5091" w:author="Mosi Adesina Ifatunji" w:date="2025-06-17T18:10:00Z" w16du:dateUtc="2025-06-17T23:10:00Z"/>
          <w:rPrChange w:id="5092" w:author="Mosi Adesina Ifatunji" w:date="2025-07-29T09:28:00Z" w16du:dateUtc="2025-07-29T14:28:00Z">
            <w:rPr>
              <w:ins w:id="5093" w:author="Mosi Adesina Ifatunji" w:date="2025-06-17T18:10:00Z" w16du:dateUtc="2025-06-17T23:10:00Z"/>
              <w:rFonts w:ascii="Helvetica Neue" w:hAnsi="Helvetica Neue" w:cs="Helvetica Neue"/>
              <w:sz w:val="26"/>
              <w:szCs w:val="26"/>
            </w:rPr>
          </w:rPrChange>
        </w:rPr>
        <w:pPrChange w:id="5094" w:author="Mosi Adesina Ifatunji" w:date="2025-10-21T19:50:00Z" w16du:dateUtc="2025-10-22T00:50:00Z">
          <w:pPr>
            <w:autoSpaceDE w:val="0"/>
            <w:autoSpaceDN w:val="0"/>
            <w:adjustRightInd w:val="0"/>
            <w:ind w:left="720" w:right="-720" w:hanging="720"/>
          </w:pPr>
        </w:pPrChange>
      </w:pPr>
    </w:p>
    <w:p w14:paraId="09C44A72" w14:textId="77777777" w:rsidR="00C10817" w:rsidRPr="00FF2B7C" w:rsidRDefault="00C10817">
      <w:pPr>
        <w:rPr>
          <w:ins w:id="5095" w:author="Mosi Adesina Ifatunji" w:date="2025-06-17T18:10:00Z" w16du:dateUtc="2025-06-17T23:10:00Z"/>
          <w:rPrChange w:id="5096" w:author="Mosi Adesina Ifatunji" w:date="2025-07-29T09:28:00Z" w16du:dateUtc="2025-07-29T14:28:00Z">
            <w:rPr>
              <w:ins w:id="5097" w:author="Mosi Adesina Ifatunji" w:date="2025-06-17T18:10:00Z" w16du:dateUtc="2025-06-17T23:10:00Z"/>
              <w:rFonts w:ascii="Helvetica Neue" w:hAnsi="Helvetica Neue" w:cs="Helvetica Neue"/>
              <w:sz w:val="26"/>
              <w:szCs w:val="26"/>
            </w:rPr>
          </w:rPrChange>
        </w:rPr>
        <w:pPrChange w:id="5098" w:author="Mosi Adesina Ifatunji" w:date="2025-10-21T19:50:00Z" w16du:dateUtc="2025-10-22T00:50:00Z">
          <w:pPr>
            <w:autoSpaceDE w:val="0"/>
            <w:autoSpaceDN w:val="0"/>
            <w:adjustRightInd w:val="0"/>
            <w:ind w:right="-720"/>
          </w:pPr>
        </w:pPrChange>
      </w:pPr>
    </w:p>
    <w:p w14:paraId="7A18130B" w14:textId="77777777" w:rsidR="00D10FFD" w:rsidRPr="00FF2B7C" w:rsidRDefault="00D10FFD">
      <w:pPr>
        <w:rPr>
          <w:ins w:id="5099" w:author="Mosi Adesina Ifatunji" w:date="2025-06-17T17:01:00Z" w16du:dateUtc="2025-06-17T22:01:00Z"/>
          <w:rPrChange w:id="5100" w:author="Mosi Adesina Ifatunji" w:date="2025-07-29T09:28:00Z" w16du:dateUtc="2025-07-29T14:28:00Z">
            <w:rPr>
              <w:ins w:id="5101" w:author="Mosi Adesina Ifatunji" w:date="2025-06-17T17:01:00Z" w16du:dateUtc="2025-06-17T22:01:00Z"/>
              <w:rFonts w:ascii="Helvetica Neue" w:hAnsi="Helvetica Neue" w:cs="Helvetica Neue"/>
              <w:sz w:val="26"/>
              <w:szCs w:val="26"/>
            </w:rPr>
          </w:rPrChange>
        </w:rPr>
        <w:pPrChange w:id="5102" w:author="Mosi Adesina Ifatunji" w:date="2025-10-21T19:50:00Z" w16du:dateUtc="2025-10-22T00:50:00Z">
          <w:pPr>
            <w:autoSpaceDE w:val="0"/>
            <w:autoSpaceDN w:val="0"/>
            <w:adjustRightInd w:val="0"/>
            <w:ind w:right="-720"/>
          </w:pPr>
        </w:pPrChange>
      </w:pPr>
    </w:p>
    <w:p w14:paraId="5C5260E3" w14:textId="77777777" w:rsidR="00773485" w:rsidRPr="00FF2B7C" w:rsidRDefault="00773485">
      <w:pPr>
        <w:rPr>
          <w:ins w:id="5103" w:author="Mosi Adesina Ifatunji" w:date="2025-06-17T16:47:00Z" w16du:dateUtc="2025-06-17T21:47:00Z"/>
          <w:rPrChange w:id="5104" w:author="Mosi Adesina Ifatunji" w:date="2025-07-29T09:28:00Z" w16du:dateUtc="2025-07-29T14:28:00Z">
            <w:rPr>
              <w:ins w:id="5105" w:author="Mosi Adesina Ifatunji" w:date="2025-06-17T16:47:00Z" w16du:dateUtc="2025-06-17T21:47:00Z"/>
              <w:rFonts w:ascii="Helvetica Neue" w:hAnsi="Helvetica Neue" w:cs="Helvetica Neue"/>
              <w:sz w:val="26"/>
              <w:szCs w:val="26"/>
            </w:rPr>
          </w:rPrChange>
        </w:rPr>
        <w:pPrChange w:id="5106" w:author="Mosi Adesina Ifatunji" w:date="2025-10-21T19:50:00Z" w16du:dateUtc="2025-10-22T00:50:00Z">
          <w:pPr>
            <w:autoSpaceDE w:val="0"/>
            <w:autoSpaceDN w:val="0"/>
            <w:adjustRightInd w:val="0"/>
            <w:ind w:left="720" w:right="-720" w:hanging="720"/>
          </w:pPr>
        </w:pPrChange>
      </w:pPr>
    </w:p>
    <w:p w14:paraId="55228F11" w14:textId="77777777" w:rsidR="00166D09" w:rsidRPr="00FF2B7C" w:rsidRDefault="00166D09">
      <w:pPr>
        <w:rPr>
          <w:ins w:id="5107" w:author="Mosi Adesina Ifatunji" w:date="2025-06-17T16:47:00Z" w16du:dateUtc="2025-06-17T21:47:00Z"/>
          <w:rPrChange w:id="5108" w:author="Mosi Adesina Ifatunji" w:date="2025-07-29T09:28:00Z" w16du:dateUtc="2025-07-29T14:28:00Z">
            <w:rPr>
              <w:ins w:id="5109" w:author="Mosi Adesina Ifatunji" w:date="2025-06-17T16:47:00Z" w16du:dateUtc="2025-06-17T21:47:00Z"/>
              <w:rFonts w:ascii="Helvetica Neue" w:hAnsi="Helvetica Neue" w:cs="Helvetica Neue"/>
              <w:sz w:val="26"/>
              <w:szCs w:val="26"/>
            </w:rPr>
          </w:rPrChange>
        </w:rPr>
        <w:pPrChange w:id="5110" w:author="Mosi Adesina Ifatunji" w:date="2025-10-21T19:50:00Z" w16du:dateUtc="2025-10-22T00:50:00Z">
          <w:pPr>
            <w:autoSpaceDE w:val="0"/>
            <w:autoSpaceDN w:val="0"/>
            <w:adjustRightInd w:val="0"/>
            <w:ind w:right="-720"/>
          </w:pPr>
        </w:pPrChange>
      </w:pPr>
    </w:p>
    <w:p w14:paraId="739A38E8" w14:textId="77777777" w:rsidR="00166D09" w:rsidRPr="00FF2B7C" w:rsidRDefault="00166D09">
      <w:pPr>
        <w:rPr>
          <w:ins w:id="5111" w:author="Mosi Adesina Ifatunji" w:date="2025-06-17T16:47:00Z" w16du:dateUtc="2025-06-17T21:47:00Z"/>
        </w:rPr>
        <w:pPrChange w:id="5112" w:author="Mosi Adesina Ifatunji" w:date="2025-10-21T19:50:00Z" w16du:dateUtc="2025-10-22T00:50:00Z">
          <w:pPr>
            <w:pStyle w:val="BodyText"/>
          </w:pPr>
        </w:pPrChange>
      </w:pPr>
    </w:p>
    <w:p w14:paraId="78F15EF2" w14:textId="77777777" w:rsidR="00166D09" w:rsidRPr="00FF2B7C" w:rsidRDefault="00166D09">
      <w:pPr>
        <w:rPr>
          <w:ins w:id="5113" w:author="Mosi Adesina Ifatunji" w:date="2025-06-17T16:47:00Z" w16du:dateUtc="2025-06-17T21:47:00Z"/>
        </w:rPr>
        <w:pPrChange w:id="5114" w:author="Mosi Adesina Ifatunji" w:date="2025-10-21T19:50:00Z" w16du:dateUtc="2025-10-22T00:50:00Z">
          <w:pPr>
            <w:pStyle w:val="BodyText"/>
          </w:pPr>
        </w:pPrChange>
      </w:pPr>
    </w:p>
    <w:p w14:paraId="01658504" w14:textId="77777777" w:rsidR="006B3A81" w:rsidRPr="00FF2B7C" w:rsidRDefault="006B3A81">
      <w:pPr>
        <w:rPr>
          <w:ins w:id="5115" w:author="Mosi Adesina Ifatunji" w:date="2025-06-17T18:41:00Z" w16du:dateUtc="2025-06-17T23:41:00Z"/>
          <w:highlight w:val="lightGray"/>
        </w:rPr>
        <w:pPrChange w:id="5116" w:author="Mosi Adesina Ifatunji" w:date="2025-10-21T19:50:00Z" w16du:dateUtc="2025-10-22T00:50:00Z">
          <w:pPr>
            <w:spacing w:line="264" w:lineRule="auto"/>
          </w:pPr>
        </w:pPrChange>
      </w:pPr>
      <w:ins w:id="5117" w:author="Mosi Adesina Ifatunji" w:date="2025-06-17T18:41:00Z" w16du:dateUtc="2025-06-17T23:41:00Z">
        <w:r w:rsidRPr="00FF2B7C">
          <w:rPr>
            <w:highlight w:val="lightGray"/>
          </w:rPr>
          <w:br w:type="page"/>
        </w:r>
      </w:ins>
    </w:p>
    <w:p w14:paraId="375E640F" w14:textId="644D37E0" w:rsidR="00166D09" w:rsidRPr="00B92532" w:rsidRDefault="00BE71C9" w:rsidP="007B100A">
      <w:pPr>
        <w:pStyle w:val="Heading3"/>
        <w:rPr>
          <w:ins w:id="5118" w:author="Mosi Adesina Ifatunji" w:date="2025-06-17T17:07:00Z" w16du:dateUtc="2025-06-17T22:07:00Z"/>
        </w:rPr>
      </w:pPr>
      <w:ins w:id="5119" w:author="Mosi Adesina Ifatunji" w:date="2025-06-17T17:07:00Z" w16du:dateUtc="2025-06-17T22:07:00Z">
        <w:r w:rsidRPr="006B17C5">
          <w:rPr>
            <w:highlight w:val="lightGray"/>
            <w:rPrChange w:id="5120" w:author="Mosi Adesina Ifatunji" w:date="2025-07-17T11:52:00Z" w16du:dateUtc="2025-07-17T16:52:00Z">
              <w:rPr/>
            </w:rPrChange>
          </w:rPr>
          <w:lastRenderedPageBreak/>
          <w:t>[Hard and Soft Skills]</w:t>
        </w:r>
      </w:ins>
    </w:p>
    <w:p w14:paraId="3B39A5A3" w14:textId="77777777" w:rsidR="00EB6774" w:rsidRPr="00102D70" w:rsidRDefault="00EB6774" w:rsidP="007B100A">
      <w:pPr>
        <w:rPr>
          <w:ins w:id="5121" w:author="Mosi Adesina Ifatunji" w:date="2025-02-15T09:52:00Z" w16du:dateUtc="2025-02-15T15:52:00Z"/>
        </w:rPr>
      </w:pPr>
    </w:p>
    <w:p w14:paraId="7E662EBC" w14:textId="3E5BF691" w:rsidR="009D3B79" w:rsidRPr="00102D70" w:rsidRDefault="004F6BE0" w:rsidP="007B100A">
      <w:pPr>
        <w:rPr>
          <w:ins w:id="5122" w:author="Mosi Adesina Ifatunji" w:date="2025-02-15T09:54:00Z" w16du:dateUtc="2025-02-15T15:54:00Z"/>
        </w:rPr>
      </w:pPr>
      <w:ins w:id="5123" w:author="Mosi Adesina Ifatunji" w:date="2025-02-16T10:54:00Z" w16du:dateUtc="2025-02-16T16:54:00Z">
        <w:r w:rsidRPr="00102D70">
          <w:rPr>
            <w:rFonts w:eastAsiaTheme="minorEastAsia"/>
          </w:rPr>
          <w:t>The</w:t>
        </w:r>
      </w:ins>
      <w:ins w:id="5124" w:author="Mosi Adesina Ifatunji" w:date="2025-02-16T10:43:00Z" w16du:dateUtc="2025-02-16T16:43:00Z">
        <w:r w:rsidR="007B2252" w:rsidRPr="00102D70">
          <w:t xml:space="preserve"> most</w:t>
        </w:r>
      </w:ins>
      <w:ins w:id="5125" w:author="Mosi Adesina Ifatunji" w:date="2025-02-16T10:44:00Z" w16du:dateUtc="2025-02-16T16:44:00Z">
        <w:r w:rsidR="007B2252" w:rsidRPr="00102D70">
          <w:t xml:space="preserve"> common way </w:t>
        </w:r>
        <w:r w:rsidR="00BF6977" w:rsidRPr="00102D70">
          <w:t>of think</w:t>
        </w:r>
      </w:ins>
      <w:ins w:id="5126" w:author="Mosi Adesina Ifatunji" w:date="2025-02-16T10:45:00Z" w16du:dateUtc="2025-02-16T16:45:00Z">
        <w:r w:rsidR="00BF6977" w:rsidRPr="00102D70">
          <w:t>ing</w:t>
        </w:r>
      </w:ins>
      <w:ins w:id="5127" w:author="Mosi Adesina Ifatunji" w:date="2025-02-16T10:43:00Z" w16du:dateUtc="2025-02-16T16:43:00Z">
        <w:r w:rsidR="008818A7" w:rsidRPr="00102D70">
          <w:t xml:space="preserve"> </w:t>
        </w:r>
      </w:ins>
      <w:ins w:id="5128" w:author="Mosi Adesina Ifatunji" w:date="2025-02-15T09:53:00Z" w16du:dateUtc="2025-02-15T15:53:00Z">
        <w:r w:rsidR="006739B7" w:rsidRPr="00102D70">
          <w:t xml:space="preserve">about the causes of ethnoracial differences in </w:t>
        </w:r>
      </w:ins>
      <w:ins w:id="5129" w:author="Mosi Adesina Ifatunji" w:date="2025-02-16T10:42:00Z" w16du:dateUtc="2025-02-16T16:42:00Z">
        <w:r w:rsidR="00B24014" w:rsidRPr="00102D70">
          <w:t xml:space="preserve">various </w:t>
        </w:r>
      </w:ins>
      <w:ins w:id="5130" w:author="Mosi Adesina Ifatunji" w:date="2025-02-15T09:53:00Z" w16du:dateUtc="2025-02-15T15:53:00Z">
        <w:r w:rsidR="006739B7" w:rsidRPr="00102D70">
          <w:t xml:space="preserve">labor market outcomes </w:t>
        </w:r>
      </w:ins>
      <w:ins w:id="5131" w:author="Mosi Adesina Ifatunji" w:date="2025-02-16T10:43:00Z" w16du:dateUtc="2025-02-16T16:43:00Z">
        <w:r w:rsidR="007B2252" w:rsidRPr="00102D70">
          <w:t>assume</w:t>
        </w:r>
      </w:ins>
      <w:ins w:id="5132" w:author="Mosi Adesina Ifatunji" w:date="2025-02-16T10:45:00Z" w16du:dateUtc="2025-02-16T16:45:00Z">
        <w:r w:rsidR="00DE1B25" w:rsidRPr="00102D70">
          <w:t>s a</w:t>
        </w:r>
      </w:ins>
      <w:ins w:id="5133" w:author="Mosi Adesina Ifatunji" w:date="2025-03-07T15:20:00Z" w16du:dateUtc="2025-03-07T21:20:00Z">
        <w:r w:rsidR="0046373E" w:rsidRPr="00102D70">
          <w:rPr>
            <w:rFonts w:eastAsiaTheme="minorEastAsia"/>
            <w:rPrChange w:id="5134" w:author="Mosi Adesina Ifatunji" w:date="2025-07-25T13:25:00Z" w16du:dateUtc="2025-07-25T18:25:00Z">
              <w:rPr>
                <w:rFonts w:ascii="Arial" w:eastAsiaTheme="minorEastAsia" w:hAnsi="Arial"/>
                <w:sz w:val="22"/>
                <w:szCs w:val="22"/>
              </w:rPr>
            </w:rPrChange>
          </w:rPr>
          <w:t xml:space="preserve"> </w:t>
        </w:r>
      </w:ins>
      <w:ins w:id="5135" w:author="Mosi Adesina Ifatunji" w:date="2025-03-10T16:01:00Z" w16du:dateUtc="2025-03-10T21:01:00Z">
        <w:r w:rsidR="002B6AC1" w:rsidRPr="00102D70">
          <w:rPr>
            <w:rFonts w:eastAsiaTheme="minorEastAsia"/>
            <w:rPrChange w:id="5136" w:author="Mosi Adesina Ifatunji" w:date="2025-07-25T13:25:00Z" w16du:dateUtc="2025-07-25T18:25:00Z">
              <w:rPr>
                <w:rFonts w:ascii="Arial" w:eastAsiaTheme="minorEastAsia" w:hAnsi="Arial"/>
                <w:sz w:val="22"/>
                <w:szCs w:val="22"/>
              </w:rPr>
            </w:rPrChange>
          </w:rPr>
          <w:t>mechanistically</w:t>
        </w:r>
        <w:r w:rsidR="00F76733" w:rsidRPr="00102D70">
          <w:rPr>
            <w:rFonts w:eastAsiaTheme="minorEastAsia"/>
            <w:rPrChange w:id="5137" w:author="Mosi Adesina Ifatunji" w:date="2025-07-25T13:25:00Z" w16du:dateUtc="2025-07-25T18:25:00Z">
              <w:rPr>
                <w:rFonts w:ascii="Arial" w:eastAsiaTheme="minorEastAsia" w:hAnsi="Arial"/>
                <w:sz w:val="22"/>
                <w:szCs w:val="22"/>
              </w:rPr>
            </w:rPrChange>
          </w:rPr>
          <w:t xml:space="preserve"> re</w:t>
        </w:r>
        <w:r w:rsidR="00CF2F1A" w:rsidRPr="00102D70">
          <w:rPr>
            <w:rFonts w:eastAsiaTheme="minorEastAsia"/>
            <w:rPrChange w:id="5138" w:author="Mosi Adesina Ifatunji" w:date="2025-07-25T13:25:00Z" w16du:dateUtc="2025-07-25T18:25:00Z">
              <w:rPr>
                <w:rFonts w:ascii="Arial" w:eastAsiaTheme="minorEastAsia" w:hAnsi="Arial"/>
                <w:sz w:val="22"/>
                <w:szCs w:val="22"/>
              </w:rPr>
            </w:rPrChange>
          </w:rPr>
          <w:t>ductionist</w:t>
        </w:r>
      </w:ins>
      <w:ins w:id="5139" w:author="Mosi Adesina Ifatunji" w:date="2025-03-10T16:00:00Z" w16du:dateUtc="2025-03-10T21:00:00Z">
        <w:r w:rsidR="00C63411" w:rsidRPr="00102D70">
          <w:rPr>
            <w:rFonts w:eastAsiaTheme="minorEastAsia"/>
            <w:rPrChange w:id="5140" w:author="Mosi Adesina Ifatunji" w:date="2025-07-25T13:25:00Z" w16du:dateUtc="2025-07-25T18:25:00Z">
              <w:rPr>
                <w:rFonts w:ascii="Arial" w:eastAsiaTheme="minorEastAsia" w:hAnsi="Arial"/>
                <w:sz w:val="22"/>
                <w:szCs w:val="22"/>
              </w:rPr>
            </w:rPrChange>
          </w:rPr>
          <w:t xml:space="preserve"> </w:t>
        </w:r>
      </w:ins>
      <w:ins w:id="5141" w:author="Mosi Adesina Ifatunji" w:date="2025-02-16T14:30:00Z" w16du:dateUtc="2025-02-16T20:30:00Z">
        <w:r w:rsidR="00CE135D" w:rsidRPr="00102D70">
          <w:rPr>
            <w:rFonts w:eastAsiaTheme="minorEastAsia"/>
            <w:rPrChange w:id="5142" w:author="Mosi Adesina Ifatunji" w:date="2025-07-25T13:25:00Z" w16du:dateUtc="2025-07-25T18:25:00Z">
              <w:rPr>
                <w:rFonts w:ascii="Arial" w:eastAsiaTheme="minorEastAsia" w:hAnsi="Arial"/>
                <w:sz w:val="22"/>
                <w:szCs w:val="22"/>
              </w:rPr>
            </w:rPrChange>
          </w:rPr>
          <w:t xml:space="preserve">neo-classical </w:t>
        </w:r>
      </w:ins>
      <w:ins w:id="5143" w:author="Mosi Adesina Ifatunji" w:date="2025-02-15T09:54:00Z" w16du:dateUtc="2025-02-15T15:54:00Z">
        <w:r w:rsidR="00F1530A" w:rsidRPr="00102D70">
          <w:rPr>
            <w:rFonts w:eastAsiaTheme="minorEastAsia"/>
          </w:rPr>
          <w:t>‘individual-level model</w:t>
        </w:r>
      </w:ins>
      <w:ins w:id="5144" w:author="Mosi Adesina Ifatunji" w:date="2025-03-07T15:21:00Z" w16du:dateUtc="2025-03-07T21:21:00Z">
        <w:r w:rsidR="0046373E" w:rsidRPr="00102D70">
          <w:rPr>
            <w:rFonts w:eastAsiaTheme="minorEastAsia"/>
            <w:rPrChange w:id="5145" w:author="Mosi Adesina Ifatunji" w:date="2025-07-25T13:25:00Z" w16du:dateUtc="2025-07-25T18:25:00Z">
              <w:rPr>
                <w:rFonts w:ascii="Arial" w:eastAsiaTheme="minorEastAsia" w:hAnsi="Arial"/>
                <w:sz w:val="22"/>
                <w:szCs w:val="22"/>
              </w:rPr>
            </w:rPrChange>
          </w:rPr>
          <w:t>’</w:t>
        </w:r>
      </w:ins>
      <w:ins w:id="5146" w:author="Mosi Adesina Ifatunji" w:date="2025-03-07T15:27:00Z" w16du:dateUtc="2025-03-07T21:27:00Z">
        <w:r w:rsidR="0046373E" w:rsidRPr="00102D70">
          <w:rPr>
            <w:rFonts w:eastAsiaTheme="minorEastAsia"/>
            <w:rPrChange w:id="5147" w:author="Mosi Adesina Ifatunji" w:date="2025-07-25T13:25:00Z" w16du:dateUtc="2025-07-25T18:25:00Z">
              <w:rPr>
                <w:rFonts w:ascii="Arial" w:eastAsiaTheme="minorEastAsia" w:hAnsi="Arial"/>
                <w:sz w:val="22"/>
                <w:szCs w:val="22"/>
              </w:rPr>
            </w:rPrChange>
          </w:rPr>
          <w:t xml:space="preserve"> </w:t>
        </w:r>
      </w:ins>
      <w:r w:rsidR="00EC2778" w:rsidRPr="00102D70">
        <w:rPr>
          <w:rFonts w:eastAsiaTheme="minorEastAsia"/>
          <w:rPrChange w:id="5148" w:author="Mosi Adesina Ifatunji" w:date="2025-07-25T13:25:00Z" w16du:dateUtc="2025-07-25T18:25:00Z">
            <w:rPr>
              <w:rFonts w:ascii="Arial" w:eastAsiaTheme="minorEastAsia" w:hAnsi="Arial"/>
              <w:sz w:val="22"/>
              <w:szCs w:val="22"/>
            </w:rPr>
          </w:rPrChange>
        </w:rPr>
        <w:fldChar w:fldCharType="begin">
          <w:fldData xml:space="preserve">PEVuZE5vdGU+PENpdGU+PEF1dGhvcj5CZWNrZXI8L0F1dGhvcj48WWVhcj4xOTU3IFsyMDEwXTwv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</w:fldData>
        </w:fldChar>
      </w:r>
      <w:r w:rsidR="00EC2778" w:rsidRPr="00102D70">
        <w:rPr>
          <w:rFonts w:eastAsiaTheme="minorEastAsia"/>
          <w:rPrChange w:id="5149" w:author="Mosi Adesina Ifatunji" w:date="2025-07-25T13:25:00Z" w16du:dateUtc="2025-07-25T18:25:00Z">
            <w:rPr>
              <w:rFonts w:ascii="Arial" w:eastAsiaTheme="minorEastAsia" w:hAnsi="Arial"/>
              <w:sz w:val="22"/>
              <w:szCs w:val="22"/>
            </w:rPr>
          </w:rPrChange>
        </w:rPr>
        <w:instrText xml:space="preserve"> ADDIN EN.JS.CITE </w:instrText>
      </w:r>
      <w:r w:rsidR="00EC2778" w:rsidRPr="005D6882">
        <w:rPr>
          <w:rFonts w:eastAsiaTheme="minorEastAsia"/>
        </w:rPr>
      </w:r>
      <w:r w:rsidR="00EC2778" w:rsidRPr="00102D70">
        <w:rPr>
          <w:rFonts w:eastAsiaTheme="minorEastAsia"/>
          <w:rPrChange w:id="5150" w:author="Mosi Adesina Ifatunji" w:date="2025-07-25T13:25:00Z" w16du:dateUtc="2025-07-25T18:25:00Z">
            <w:rPr>
              <w:rFonts w:ascii="Arial" w:eastAsiaTheme="minorEastAsia" w:hAnsi="Arial"/>
              <w:sz w:val="22"/>
              <w:szCs w:val="22"/>
            </w:rPr>
          </w:rPrChange>
        </w:rPr>
        <w:fldChar w:fldCharType="separate"/>
      </w:r>
      <w:r w:rsidR="00167D9D">
        <w:rPr>
          <w:rFonts w:eastAsiaTheme="minorEastAsia"/>
          <w:noProof/>
        </w:rPr>
        <w:t>(Becker 1957 [2010], Arrow 1973)</w:t>
      </w:r>
      <w:r w:rsidR="00EC2778" w:rsidRPr="00102D70">
        <w:rPr>
          <w:rFonts w:eastAsiaTheme="minorEastAsia"/>
          <w:rPrChange w:id="5151" w:author="Mosi Adesina Ifatunji" w:date="2025-07-25T13:25:00Z" w16du:dateUtc="2025-07-25T18:25:00Z">
            <w:rPr>
              <w:rFonts w:ascii="Arial" w:eastAsiaTheme="minorEastAsia" w:hAnsi="Arial"/>
              <w:sz w:val="22"/>
              <w:szCs w:val="22"/>
            </w:rPr>
          </w:rPrChange>
        </w:rPr>
        <w:fldChar w:fldCharType="end"/>
      </w:r>
      <w:ins w:id="5152" w:author="Mosi Adesina Ifatunji" w:date="2025-03-07T20:41:00Z" w16du:dateUtc="2025-03-08T02:41:00Z">
        <w:r w:rsidR="00930365" w:rsidRPr="00102D70">
          <w:rPr>
            <w:rFonts w:eastAsiaTheme="minorEastAsia"/>
            <w:rPrChange w:id="5153" w:author="Mosi Adesina Ifatunji" w:date="2025-07-25T13:25:00Z" w16du:dateUtc="2025-07-25T18:25:00Z">
              <w:rPr>
                <w:rFonts w:ascii="Arial" w:eastAsiaTheme="minorEastAsia" w:hAnsi="Arial"/>
                <w:sz w:val="22"/>
                <w:szCs w:val="22"/>
              </w:rPr>
            </w:rPrChange>
          </w:rPr>
          <w:t>.</w:t>
        </w:r>
      </w:ins>
      <w:ins w:id="5154" w:author="Mosi Adesina Ifatunji" w:date="2025-02-15T09:57:00Z" w16du:dateUtc="2025-02-15T15:57:00Z">
        <w:r w:rsidR="005B0569" w:rsidRPr="00102D70">
          <w:rPr>
            <w:rFonts w:eastAsia="Arial"/>
            <w:rPrChange w:id="5155" w:author="Mosi Adesina Ifatunji" w:date="2025-07-25T13:25:00Z" w16du:dateUtc="2025-07-25T18:25:00Z">
              <w:rPr>
                <w:rStyle w:val="FootnoteReference"/>
                <w:rFonts w:eastAsiaTheme="minorEastAsia"/>
              </w:rPr>
            </w:rPrChange>
          </w:rPr>
          <w:footnoteReference w:id="7"/>
        </w:r>
      </w:ins>
    </w:p>
    <w:p w14:paraId="06032149" w14:textId="77777777" w:rsidR="00F1530A" w:rsidRPr="00102D70" w:rsidRDefault="00F1530A" w:rsidP="007B100A">
      <w:pPr>
        <w:rPr>
          <w:ins w:id="5160" w:author="Mosi Adesina Ifatunji" w:date="2025-02-15T09:54:00Z" w16du:dateUtc="2025-02-15T15:54:00Z"/>
        </w:rPr>
      </w:pPr>
    </w:p>
    <w:p w14:paraId="6CC0D1D1" w14:textId="2BB67F9C" w:rsidR="003250A0" w:rsidRPr="00102D70" w:rsidRDefault="0046373E" w:rsidP="007B100A">
      <w:pPr>
        <w:rPr>
          <w:ins w:id="5161" w:author="Mosi Adesina Ifatunji" w:date="2025-06-13T10:48:00Z" w16du:dateUtc="2025-06-13T15:48:00Z"/>
          <w:rPrChange w:id="5162" w:author="Mosi Adesina Ifatunji" w:date="2025-07-25T13:25:00Z" w16du:dateUtc="2025-07-25T18:25:00Z">
            <w:rPr>
              <w:ins w:id="5163" w:author="Mosi Adesina Ifatunji" w:date="2025-06-13T10:48:00Z" w16du:dateUtc="2025-06-13T15:48:00Z"/>
              <w:rStyle w:val="s1"/>
            </w:rPr>
          </w:rPrChange>
        </w:rPr>
      </w:pPr>
      <w:ins w:id="5164" w:author="Mosi Adesina Ifatunji" w:date="2025-03-07T15:24:00Z" w16du:dateUtc="2025-03-07T21:24:00Z">
        <w:r w:rsidRPr="00102D70">
          <w:rPr>
            <w:rPrChange w:id="5165" w:author="Mosi Adesina Ifatunji" w:date="2025-07-25T13:25:00Z" w16du:dateUtc="2025-07-25T18:25:00Z">
              <w:rPr>
                <w:sz w:val="22"/>
                <w:szCs w:val="22"/>
              </w:rPr>
            </w:rPrChange>
          </w:rPr>
          <w:t>That is,</w:t>
        </w:r>
      </w:ins>
      <w:ins w:id="5166" w:author="Mosi Adesina Ifatunji" w:date="2025-02-16T10:46:00Z" w16du:dateUtc="2025-02-16T16:46:00Z">
        <w:r w:rsidR="00736B2F" w:rsidRPr="00102D70">
          <w:rPr>
            <w:rPrChange w:id="5167" w:author="Mosi Adesina Ifatunji" w:date="2025-07-25T13:25:00Z" w16du:dateUtc="2025-07-25T18:25:00Z">
              <w:rPr>
                <w:sz w:val="22"/>
                <w:szCs w:val="22"/>
              </w:rPr>
            </w:rPrChange>
          </w:rPr>
          <w:t xml:space="preserve"> </w:t>
        </w:r>
        <w:r w:rsidR="00736B2F" w:rsidRPr="00102D70">
          <w:t>studies of</w:t>
        </w:r>
      </w:ins>
      <w:ins w:id="5168" w:author="Mosi Adesina Ifatunji" w:date="2025-02-15T10:01:00Z" w16du:dateUtc="2025-02-15T16:01:00Z">
        <w:r w:rsidR="005D4AEC" w:rsidRPr="00102D70">
          <w:t xml:space="preserve"> ‘labor market </w:t>
        </w:r>
        <w:bookmarkStart w:id="5169" w:name="_Int_U556ynA2"/>
        <w:proofErr w:type="gramStart"/>
        <w:r w:rsidR="005D4AEC" w:rsidRPr="00102D70">
          <w:t>economics</w:t>
        </w:r>
      </w:ins>
      <w:ins w:id="5170" w:author="Mosi Adesina Ifatunji" w:date="2025-02-16T10:46:00Z" w16du:dateUtc="2025-02-16T16:46:00Z">
        <w:r w:rsidR="00736B2F" w:rsidRPr="00102D70">
          <w:t>’</w:t>
        </w:r>
      </w:ins>
      <w:bookmarkEnd w:id="5169"/>
      <w:proofErr w:type="gramEnd"/>
      <w:ins w:id="5171" w:author="Mosi Adesina Ifatunji" w:date="2025-02-15T15:15:00Z" w16du:dateUtc="2025-02-15T21:15:00Z">
        <w:r w:rsidR="00836452" w:rsidRPr="00102D70">
          <w:rPr>
            <w:rPrChange w:id="5172" w:author="Mosi Adesina Ifatunji" w:date="2025-07-25T13:25:00Z" w16du:dateUtc="2025-07-25T18:25:00Z">
              <w:rPr>
                <w:sz w:val="22"/>
                <w:szCs w:val="22"/>
              </w:rPr>
            </w:rPrChange>
          </w:rPr>
          <w:t xml:space="preserve"> </w:t>
        </w:r>
        <w:r w:rsidR="00836452" w:rsidRPr="00102D70">
          <w:t xml:space="preserve">assume </w:t>
        </w:r>
        <w:r w:rsidR="00836452" w:rsidRPr="00102D70">
          <w:rPr>
            <w:rPrChange w:id="5173" w:author="Mosi Adesina Ifatunji" w:date="2025-07-25T13:25:00Z" w16du:dateUtc="2025-07-25T18:25:00Z">
              <w:rPr>
                <w:sz w:val="22"/>
                <w:szCs w:val="22"/>
              </w:rPr>
            </w:rPrChange>
          </w:rPr>
          <w:t xml:space="preserve">a </w:t>
        </w:r>
      </w:ins>
      <w:ins w:id="5174" w:author="Mosi Adesina Ifatunji" w:date="2025-02-15T15:16:00Z" w16du:dateUtc="2025-02-15T21:16:00Z">
        <w:r w:rsidR="0051766D" w:rsidRPr="00102D70">
          <w:rPr>
            <w:rPrChange w:id="5175" w:author="Mosi Adesina Ifatunji" w:date="2025-07-25T13:25:00Z" w16du:dateUtc="2025-07-25T18:25:00Z">
              <w:rPr>
                <w:sz w:val="22"/>
                <w:szCs w:val="22"/>
              </w:rPr>
            </w:rPrChange>
          </w:rPr>
          <w:t xml:space="preserve">multivariate distribution of </w:t>
        </w:r>
      </w:ins>
      <w:ins w:id="5176" w:author="Mosi Adesina Ifatunji" w:date="2025-02-16T10:51:00Z" w16du:dateUtc="2025-02-16T16:51:00Z">
        <w:r w:rsidR="00EB5A78" w:rsidRPr="00102D70">
          <w:rPr>
            <w:rPrChange w:id="5177" w:author="Mosi Adesina Ifatunji" w:date="2025-07-25T13:25:00Z" w16du:dateUtc="2025-07-25T18:25:00Z">
              <w:rPr>
                <w:sz w:val="22"/>
                <w:szCs w:val="22"/>
              </w:rPr>
            </w:rPrChange>
          </w:rPr>
          <w:t>‘</w:t>
        </w:r>
      </w:ins>
      <w:ins w:id="5178" w:author="Mosi Adesina Ifatunji" w:date="2025-02-15T15:16:00Z" w16du:dateUtc="2025-02-15T21:16:00Z">
        <w:r w:rsidR="0051766D" w:rsidRPr="00102D70">
          <w:rPr>
            <w:rPrChange w:id="5179" w:author="Mosi Adesina Ifatunji" w:date="2025-07-25T13:25:00Z" w16du:dateUtc="2025-07-25T18:25:00Z">
              <w:rPr>
                <w:sz w:val="22"/>
                <w:szCs w:val="22"/>
              </w:rPr>
            </w:rPrChange>
          </w:rPr>
          <w:t>hard and soft skills</w:t>
        </w:r>
      </w:ins>
      <w:ins w:id="5180" w:author="Mosi Adesina Ifatunji" w:date="2025-02-16T10:51:00Z" w16du:dateUtc="2025-02-16T16:51:00Z">
        <w:r w:rsidR="00EB5A78" w:rsidRPr="00102D70">
          <w:rPr>
            <w:rPrChange w:id="5181" w:author="Mosi Adesina Ifatunji" w:date="2025-07-25T13:25:00Z" w16du:dateUtc="2025-07-25T18:25:00Z">
              <w:rPr>
                <w:sz w:val="22"/>
                <w:szCs w:val="22"/>
              </w:rPr>
            </w:rPrChange>
          </w:rPr>
          <w:t>’</w:t>
        </w:r>
      </w:ins>
      <w:ins w:id="5182" w:author="Mosi Adesina Ifatunji" w:date="2025-02-16T10:48:00Z" w16du:dateUtc="2025-02-16T16:48:00Z">
        <w:r w:rsidR="007347FC" w:rsidRPr="00102D70">
          <w:rPr>
            <w:rPrChange w:id="5183" w:author="Mosi Adesina Ifatunji" w:date="2025-07-25T13:25:00Z" w16du:dateUtc="2025-07-25T18:25:00Z">
              <w:rPr>
                <w:sz w:val="22"/>
                <w:szCs w:val="22"/>
              </w:rPr>
            </w:rPrChange>
          </w:rPr>
          <w:t xml:space="preserve"> within </w:t>
        </w:r>
      </w:ins>
      <w:ins w:id="5184" w:author="Mosi Adesina Ifatunji" w:date="2025-03-07T15:22:00Z" w16du:dateUtc="2025-03-07T21:22:00Z">
        <w:r w:rsidRPr="00102D70">
          <w:rPr>
            <w:rPrChange w:id="5185" w:author="Mosi Adesina Ifatunji" w:date="2025-07-25T13:25:00Z" w16du:dateUtc="2025-07-25T18:25:00Z">
              <w:rPr>
                <w:sz w:val="22"/>
                <w:szCs w:val="22"/>
              </w:rPr>
            </w:rPrChange>
          </w:rPr>
          <w:t>a</w:t>
        </w:r>
      </w:ins>
      <w:ins w:id="5186" w:author="Mosi Adesina Ifatunji" w:date="2025-02-15T15:15:00Z" w16du:dateUtc="2025-02-15T21:15:00Z">
        <w:r w:rsidR="00836452" w:rsidRPr="00102D70">
          <w:t xml:space="preserve"> </w:t>
        </w:r>
      </w:ins>
      <w:ins w:id="5187" w:author="Mosi Adesina Ifatunji" w:date="2025-02-16T10:47:00Z" w16du:dateUtc="2025-02-16T16:47:00Z">
        <w:r w:rsidR="009155FA" w:rsidRPr="00102D70">
          <w:t>‘</w:t>
        </w:r>
      </w:ins>
      <w:ins w:id="5188" w:author="Mosi Adesina Ifatunji" w:date="2025-02-15T15:15:00Z" w16du:dateUtc="2025-02-15T21:15:00Z">
        <w:r w:rsidR="00836452" w:rsidRPr="00102D70">
          <w:t xml:space="preserve">labor </w:t>
        </w:r>
      </w:ins>
      <w:ins w:id="5189" w:author="Mosi Adesina Ifatunji" w:date="2025-02-16T10:46:00Z" w16du:dateUtc="2025-02-16T16:46:00Z">
        <w:r w:rsidR="009155FA" w:rsidRPr="00102D70">
          <w:t>p</w:t>
        </w:r>
      </w:ins>
      <w:ins w:id="5190" w:author="Mosi Adesina Ifatunji" w:date="2025-02-16T10:47:00Z" w16du:dateUtc="2025-02-16T16:47:00Z">
        <w:r w:rsidR="009155FA" w:rsidRPr="00102D70">
          <w:t>ool’</w:t>
        </w:r>
      </w:ins>
      <w:ins w:id="5191" w:author="Mosi Adesina Ifatunji" w:date="2025-02-15T15:15:00Z" w16du:dateUtc="2025-02-15T21:15:00Z">
        <w:r w:rsidR="00836452" w:rsidRPr="00102D70">
          <w:t xml:space="preserve"> </w:t>
        </w:r>
      </w:ins>
      <w:ins w:id="5192" w:author="Mosi Adesina Ifatunji" w:date="2025-03-07T15:25:00Z" w16du:dateUtc="2025-03-07T21:25:00Z">
        <w:r w:rsidRPr="00102D70">
          <w:rPr>
            <w:rPrChange w:id="5193" w:author="Mosi Adesina Ifatunji" w:date="2025-07-25T13:25:00Z" w16du:dateUtc="2025-07-25T18:25:00Z">
              <w:rPr>
                <w:sz w:val="22"/>
                <w:szCs w:val="22"/>
              </w:rPr>
            </w:rPrChange>
          </w:rPr>
          <w:t>of</w:t>
        </w:r>
      </w:ins>
      <w:ins w:id="5194" w:author="Mosi Adesina Ifatunji" w:date="2025-03-07T15:24:00Z" w16du:dateUtc="2025-03-07T21:24:00Z">
        <w:r w:rsidRPr="00102D70">
          <w:rPr>
            <w:rPrChange w:id="5195" w:author="Mosi Adesina Ifatunji" w:date="2025-07-25T13:25:00Z" w16du:dateUtc="2025-07-25T18:25:00Z">
              <w:rPr>
                <w:sz w:val="22"/>
                <w:szCs w:val="22"/>
              </w:rPr>
            </w:rPrChange>
          </w:rPr>
          <w:t xml:space="preserve"> </w:t>
        </w:r>
      </w:ins>
      <w:ins w:id="5196" w:author="Mosi Adesina Ifatunji" w:date="2025-02-16T10:51:00Z" w16du:dateUtc="2025-02-16T16:51:00Z">
        <w:r w:rsidR="00E0226D" w:rsidRPr="00102D70">
          <w:t>‘</w:t>
        </w:r>
      </w:ins>
      <w:ins w:id="5197" w:author="Mosi Adesina Ifatunji" w:date="2025-02-15T15:15:00Z" w16du:dateUtc="2025-02-15T21:15:00Z">
        <w:r w:rsidR="00A60743" w:rsidRPr="00102D70">
          <w:t>unrelated individuals</w:t>
        </w:r>
      </w:ins>
      <w:ins w:id="5198" w:author="Mosi Adesina Ifatunji" w:date="2025-02-16T10:51:00Z" w16du:dateUtc="2025-02-16T16:51:00Z">
        <w:r w:rsidR="00E0226D" w:rsidRPr="00102D70">
          <w:t>’</w:t>
        </w:r>
      </w:ins>
      <w:ins w:id="5199" w:author="Mosi Adesina Ifatunji" w:date="2025-02-15T15:15:00Z" w16du:dateUtc="2025-02-15T21:15:00Z">
        <w:r w:rsidR="00A60743" w:rsidRPr="00102D70">
          <w:t xml:space="preserve"> </w:t>
        </w:r>
      </w:ins>
      <w:ins w:id="5200" w:author="Mosi Adesina Ifatunji" w:date="2025-02-15T15:17:00Z" w16du:dateUtc="2025-02-15T21:17:00Z">
        <w:r w:rsidR="0088393E" w:rsidRPr="00102D70">
          <w:t xml:space="preserve">– </w:t>
        </w:r>
      </w:ins>
      <w:ins w:id="5201" w:author="Mosi Adesina Ifatunji" w:date="2025-02-15T15:22:00Z" w16du:dateUtc="2025-02-15T21:22:00Z">
        <w:r w:rsidR="00ED4565" w:rsidRPr="00102D70">
          <w:t>i.e.,</w:t>
        </w:r>
      </w:ins>
      <w:ins w:id="5202" w:author="Mosi Adesina Ifatunji" w:date="2025-02-15T15:17:00Z" w16du:dateUtc="2025-02-15T21:17:00Z">
        <w:r w:rsidR="0088393E" w:rsidRPr="00102D70">
          <w:t xml:space="preserve"> </w:t>
        </w:r>
      </w:ins>
      <w:ins w:id="5203" w:author="Mosi Adesina Ifatunji" w:date="2025-03-07T15:25:00Z" w16du:dateUtc="2025-03-07T21:25:00Z">
        <w:r w:rsidRPr="00102D70">
          <w:rPr>
            <w:rPrChange w:id="5204" w:author="Mosi Adesina Ifatunji" w:date="2025-07-25T13:25:00Z" w16du:dateUtc="2025-07-25T18:25:00Z">
              <w:rPr>
                <w:sz w:val="22"/>
                <w:szCs w:val="22"/>
              </w:rPr>
            </w:rPrChange>
          </w:rPr>
          <w:t xml:space="preserve">on </w:t>
        </w:r>
      </w:ins>
      <w:ins w:id="5205" w:author="Mosi Adesina Ifatunji" w:date="2025-02-16T10:51:00Z" w16du:dateUtc="2025-02-16T16:51:00Z">
        <w:r w:rsidR="00EB5A78" w:rsidRPr="00102D70">
          <w:rPr>
            <w:rPrChange w:id="5206" w:author="Mosi Adesina Ifatunji" w:date="2025-07-25T13:25:00Z" w16du:dateUtc="2025-07-25T18:25:00Z">
              <w:rPr>
                <w:rStyle w:val="s1"/>
              </w:rPr>
            </w:rPrChange>
          </w:rPr>
          <w:t>the ‘</w:t>
        </w:r>
      </w:ins>
      <w:ins w:id="5207" w:author="Mosi Adesina Ifatunji" w:date="2025-02-16T10:52:00Z" w16du:dateUtc="2025-02-16T16:52:00Z">
        <w:r w:rsidR="00911078" w:rsidRPr="00102D70">
          <w:rPr>
            <w:rPrChange w:id="5208" w:author="Mosi Adesina Ifatunji" w:date="2025-07-25T13:25:00Z" w16du:dateUtc="2025-07-25T18:25:00Z">
              <w:rPr>
                <w:rStyle w:val="s1"/>
              </w:rPr>
            </w:rPrChange>
          </w:rPr>
          <w:t>characteristics’ of people and</w:t>
        </w:r>
      </w:ins>
      <w:ins w:id="5209" w:author="Mosi Adesina Ifatunji" w:date="2025-03-07T15:23:00Z" w16du:dateUtc="2025-03-07T21:23:00Z">
        <w:r w:rsidRPr="00102D70">
          <w:rPr>
            <w:rPrChange w:id="5210" w:author="Mosi Adesina Ifatunji" w:date="2025-07-25T13:25:00Z" w16du:dateUtc="2025-07-25T18:25:00Z">
              <w:rPr>
                <w:rStyle w:val="s1"/>
                <w:sz w:val="22"/>
                <w:szCs w:val="22"/>
              </w:rPr>
            </w:rPrChange>
          </w:rPr>
          <w:t>/or</w:t>
        </w:r>
      </w:ins>
      <w:ins w:id="5211" w:author="Mosi Adesina Ifatunji" w:date="2025-02-16T10:52:00Z" w16du:dateUtc="2025-02-16T16:52:00Z">
        <w:r w:rsidR="00911078" w:rsidRPr="00102D70">
          <w:rPr>
            <w:rPrChange w:id="5212" w:author="Mosi Adesina Ifatunji" w:date="2025-07-25T13:25:00Z" w16du:dateUtc="2025-07-25T18:25:00Z">
              <w:rPr>
                <w:rStyle w:val="s1"/>
              </w:rPr>
            </w:rPrChange>
          </w:rPr>
          <w:t xml:space="preserve"> populations</w:t>
        </w:r>
      </w:ins>
      <w:ins w:id="5213" w:author="Mosi Adesina Ifatunji" w:date="2025-03-07T15:23:00Z" w16du:dateUtc="2025-03-07T21:23:00Z">
        <w:r w:rsidRPr="00102D70">
          <w:rPr>
            <w:rPrChange w:id="5214" w:author="Mosi Adesina Ifatunji" w:date="2025-07-25T13:25:00Z" w16du:dateUtc="2025-07-25T18:25:00Z">
              <w:rPr>
                <w:rStyle w:val="s1"/>
                <w:sz w:val="22"/>
                <w:szCs w:val="22"/>
              </w:rPr>
            </w:rPrChange>
          </w:rPr>
          <w:t xml:space="preserve">, not </w:t>
        </w:r>
      </w:ins>
      <w:ins w:id="5215" w:author="Mosi Adesina Ifatunji" w:date="2025-03-07T15:25:00Z" w16du:dateUtc="2025-03-07T21:25:00Z">
        <w:r w:rsidRPr="00102D70">
          <w:rPr>
            <w:rPrChange w:id="5216" w:author="Mosi Adesina Ifatunji" w:date="2025-07-25T13:25:00Z" w16du:dateUtc="2025-07-25T18:25:00Z">
              <w:rPr>
                <w:rStyle w:val="s1"/>
                <w:sz w:val="22"/>
                <w:szCs w:val="22"/>
              </w:rPr>
            </w:rPrChange>
          </w:rPr>
          <w:t xml:space="preserve">the rules and practices of </w:t>
        </w:r>
      </w:ins>
      <w:ins w:id="5217" w:author="Mosi Adesina Ifatunji" w:date="2025-03-07T15:23:00Z" w16du:dateUtc="2025-03-07T21:23:00Z">
        <w:r w:rsidRPr="00102D70">
          <w:rPr>
            <w:rPrChange w:id="5218" w:author="Mosi Adesina Ifatunji" w:date="2025-07-25T13:25:00Z" w16du:dateUtc="2025-07-25T18:25:00Z">
              <w:rPr>
                <w:rStyle w:val="s1"/>
                <w:sz w:val="22"/>
                <w:szCs w:val="22"/>
              </w:rPr>
            </w:rPrChange>
          </w:rPr>
          <w:t>organizations and/or firms).</w:t>
        </w:r>
      </w:ins>
    </w:p>
    <w:p w14:paraId="2C9E2752" w14:textId="77777777" w:rsidR="007E275B" w:rsidRPr="00102D70" w:rsidRDefault="007E275B" w:rsidP="007B100A">
      <w:pPr>
        <w:rPr>
          <w:ins w:id="5219" w:author="Mosi Adesina Ifatunji" w:date="2025-02-15T15:16:00Z" w16du:dateUtc="2025-02-15T21:16:00Z"/>
        </w:rPr>
      </w:pPr>
    </w:p>
    <w:p w14:paraId="0FD6D996" w14:textId="1DF30536" w:rsidR="00417F64" w:rsidRPr="00102D70" w:rsidRDefault="00FB5950" w:rsidP="007B100A">
      <w:pPr>
        <w:rPr>
          <w:ins w:id="5220" w:author="Mosi Adesina Ifatunji" w:date="2025-06-13T17:28:00Z" w16du:dateUtc="2025-06-13T22:28:00Z"/>
        </w:rPr>
      </w:pPr>
      <w:ins w:id="5221" w:author="Mosi Adesina Ifatunji" w:date="2025-02-16T10:55:00Z" w16du:dateUtc="2025-02-16T16:55:00Z">
        <w:r w:rsidRPr="00102D70">
          <w:t>Accor</w:t>
        </w:r>
        <w:r w:rsidR="00A20371" w:rsidRPr="00102D70">
          <w:t>ding to original formulations of this perspective</w:t>
        </w:r>
      </w:ins>
      <w:ins w:id="5222" w:author="Mosi Adesina Ifatunji" w:date="2025-02-16T10:50:00Z" w16du:dateUtc="2025-02-16T16:50:00Z">
        <w:r w:rsidR="00E67614" w:rsidRPr="00102D70">
          <w:t xml:space="preserve">, </w:t>
        </w:r>
      </w:ins>
      <w:ins w:id="5223" w:author="Mosi Adesina Ifatunji" w:date="2025-02-16T10:52:00Z" w16du:dateUtc="2025-02-16T16:52:00Z">
        <w:r w:rsidR="0020694A" w:rsidRPr="00102D70">
          <w:t xml:space="preserve">it is </w:t>
        </w:r>
      </w:ins>
      <w:ins w:id="5224" w:author="Mosi Adesina Ifatunji" w:date="2025-02-15T15:16:00Z" w16du:dateUtc="2025-02-15T21:16:00Z">
        <w:r w:rsidR="007E275B" w:rsidRPr="00102D70">
          <w:t>hard (e.g., education, training and experience) and soft</w:t>
        </w:r>
        <w:r w:rsidR="00C37DCE" w:rsidRPr="00102D70">
          <w:t xml:space="preserve"> skills</w:t>
        </w:r>
      </w:ins>
      <w:ins w:id="5225" w:author="Mosi Adesina Ifatunji" w:date="2025-02-15T15:17:00Z" w16du:dateUtc="2025-02-15T21:17:00Z">
        <w:r w:rsidR="00C37DCE" w:rsidRPr="00102D70">
          <w:t xml:space="preserve"> </w:t>
        </w:r>
      </w:ins>
      <w:ins w:id="5226" w:author="Mosi Adesina Ifatunji" w:date="2025-02-15T15:22:00Z" w16du:dateUtc="2025-02-15T21:22:00Z">
        <w:r w:rsidR="00C01747" w:rsidRPr="00102D70">
          <w:t xml:space="preserve">(e.g., motivation, </w:t>
        </w:r>
      </w:ins>
      <w:ins w:id="5227" w:author="Mosi Adesina Ifatunji" w:date="2025-02-16T11:22:00Z" w16du:dateUtc="2025-02-16T17:22:00Z">
        <w:r w:rsidR="00AB5AE2" w:rsidRPr="00102D70">
          <w:t xml:space="preserve">effort, </w:t>
        </w:r>
      </w:ins>
      <w:ins w:id="5228" w:author="Mosi Adesina Ifatunji" w:date="2025-02-16T10:48:00Z" w16du:dateUtc="2025-02-16T16:48:00Z">
        <w:r w:rsidR="00941612" w:rsidRPr="00102D70">
          <w:t>compliance</w:t>
        </w:r>
      </w:ins>
      <w:ins w:id="5229" w:author="Mosi Adesina Ifatunji" w:date="2025-02-15T15:24:00Z" w16du:dateUtc="2025-02-15T21:24:00Z">
        <w:r w:rsidR="00CE3894" w:rsidRPr="00102D70">
          <w:t xml:space="preserve">, occupational </w:t>
        </w:r>
        <w:r w:rsidR="00631F87" w:rsidRPr="00102D70">
          <w:t>choice</w:t>
        </w:r>
      </w:ins>
      <w:ins w:id="5230" w:author="Mosi Adesina Ifatunji" w:date="2025-02-15T15:22:00Z" w16du:dateUtc="2025-02-15T21:22:00Z">
        <w:r w:rsidR="007B1813" w:rsidRPr="00102D70">
          <w:t>)</w:t>
        </w:r>
      </w:ins>
      <w:ins w:id="5231" w:author="Mosi Adesina Ifatunji" w:date="2025-02-15T15:23:00Z" w16du:dateUtc="2025-02-15T21:23:00Z">
        <w:r w:rsidR="008C203C" w:rsidRPr="00102D70">
          <w:t xml:space="preserve"> </w:t>
        </w:r>
      </w:ins>
      <w:ins w:id="5232" w:author="Mosi Adesina Ifatunji" w:date="2025-02-16T10:49:00Z" w16du:dateUtc="2025-02-16T16:49:00Z">
        <w:r w:rsidR="00127779" w:rsidRPr="00102D70">
          <w:t xml:space="preserve">alone </w:t>
        </w:r>
      </w:ins>
      <w:ins w:id="5233" w:author="Mosi Adesina Ifatunji" w:date="2025-02-16T10:53:00Z" w16du:dateUtc="2025-02-16T16:53:00Z">
        <w:r w:rsidR="00160526" w:rsidRPr="00102D70">
          <w:t>that</w:t>
        </w:r>
      </w:ins>
      <w:ins w:id="5234" w:author="Mosi Adesina Ifatunji" w:date="2025-02-15T15:23:00Z" w16du:dateUtc="2025-02-15T21:23:00Z">
        <w:r w:rsidR="00E17F10" w:rsidRPr="00102D70">
          <w:t xml:space="preserve"> de</w:t>
        </w:r>
      </w:ins>
      <w:ins w:id="5235" w:author="Mosi Adesina Ifatunji" w:date="2025-02-15T15:24:00Z" w16du:dateUtc="2025-02-15T21:24:00Z">
        <w:r w:rsidR="00E17F10" w:rsidRPr="00102D70">
          <w:t>termine who gets the job</w:t>
        </w:r>
      </w:ins>
      <w:ins w:id="5236" w:author="Mosi Adesina Ifatunji" w:date="2025-02-15T15:25:00Z" w16du:dateUtc="2025-02-15T21:25:00Z">
        <w:r w:rsidR="00AD01DA" w:rsidRPr="00102D70">
          <w:t xml:space="preserve">, </w:t>
        </w:r>
      </w:ins>
      <w:ins w:id="5237" w:author="Mosi Adesina Ifatunji" w:date="2025-03-07T15:26:00Z" w16du:dateUtc="2025-03-07T21:26:00Z">
        <w:r w:rsidR="0046373E" w:rsidRPr="00102D70">
          <w:rPr>
            <w:rFonts w:eastAsia="Arial"/>
            <w:rPrChange w:id="5238" w:author="Mosi Adesina Ifatunji" w:date="2025-07-25T13:25:00Z" w16du:dateUtc="2025-07-25T18:25:00Z">
              <w:rPr>
                <w:rFonts w:eastAsiaTheme="minorEastAsia"/>
                <w:sz w:val="22"/>
                <w:szCs w:val="22"/>
              </w:rPr>
            </w:rPrChange>
          </w:rPr>
          <w:t xml:space="preserve">their occupation or tasks and </w:t>
        </w:r>
      </w:ins>
      <w:ins w:id="5239" w:author="Mosi Adesina Ifatunji" w:date="2025-02-15T15:25:00Z" w16du:dateUtc="2025-02-15T21:25:00Z">
        <w:r w:rsidR="00AD01DA" w:rsidRPr="00102D70">
          <w:t xml:space="preserve">how much </w:t>
        </w:r>
      </w:ins>
      <w:ins w:id="5240" w:author="Mosi Adesina Ifatunji" w:date="2025-03-07T15:26:00Z" w16du:dateUtc="2025-03-07T21:26:00Z">
        <w:r w:rsidR="0046373E" w:rsidRPr="00102D70">
          <w:rPr>
            <w:rFonts w:eastAsia="Arial"/>
            <w:rPrChange w:id="5241" w:author="Mosi Adesina Ifatunji" w:date="2025-07-25T13:25:00Z" w16du:dateUtc="2025-07-25T18:25:00Z">
              <w:rPr>
                <w:rFonts w:eastAsiaTheme="minorEastAsia"/>
                <w:sz w:val="22"/>
                <w:szCs w:val="22"/>
              </w:rPr>
            </w:rPrChange>
          </w:rPr>
          <w:t>workers earn</w:t>
        </w:r>
      </w:ins>
      <w:ins w:id="5242" w:author="Mosi Adesina Ifatunji" w:date="2025-06-13T17:28:00Z" w16du:dateUtc="2025-06-13T22:28:00Z">
        <w:r w:rsidR="00241EB4" w:rsidRPr="00102D70">
          <w:t>.</w:t>
        </w:r>
      </w:ins>
    </w:p>
    <w:p w14:paraId="225C2EA3" w14:textId="77777777" w:rsidR="00241EB4" w:rsidRPr="00102D70" w:rsidRDefault="00241EB4" w:rsidP="007B100A">
      <w:pPr>
        <w:rPr>
          <w:ins w:id="5243" w:author="Mosi Adesina Ifatunji" w:date="2025-06-13T17:28:00Z" w16du:dateUtc="2025-06-13T22:28:00Z"/>
        </w:rPr>
      </w:pPr>
    </w:p>
    <w:p w14:paraId="58F6AF74" w14:textId="7E57D9AA" w:rsidR="00241EB4" w:rsidRPr="00102D70" w:rsidRDefault="00241EB4" w:rsidP="007B100A">
      <w:pPr>
        <w:rPr>
          <w:ins w:id="5244" w:author="Mosi Adesina Ifatunji" w:date="2025-06-14T15:03:00Z" w16du:dateUtc="2025-06-14T20:03:00Z"/>
          <w:rPrChange w:id="5245" w:author="Mosi Adesina Ifatunji" w:date="2025-07-25T13:25:00Z" w16du:dateUtc="2025-07-25T18:25:00Z">
            <w:rPr>
              <w:ins w:id="5246" w:author="Mosi Adesina Ifatunji" w:date="2025-06-14T15:03:00Z" w16du:dateUtc="2025-06-14T20:03:00Z"/>
              <w:rStyle w:val="s1"/>
            </w:rPr>
          </w:rPrChange>
        </w:rPr>
      </w:pPr>
      <w:ins w:id="5247" w:author="Mosi Adesina Ifatunji" w:date="2025-06-13T17:28:00Z" w16du:dateUtc="2025-06-13T22:28:00Z">
        <w:r w:rsidRPr="00102D70">
          <w:rPr>
            <w:rPrChange w:id="5248" w:author="Mosi Adesina Ifatunji" w:date="2025-07-25T13:25:00Z" w16du:dateUtc="2025-07-25T18:25:00Z">
              <w:rPr>
                <w:rStyle w:val="s1"/>
              </w:rPr>
            </w:rPrChange>
          </w:rPr>
          <w:t xml:space="preserve">Soft skills and race in hiring </w:t>
        </w:r>
        <w:r w:rsidRPr="00102D70">
          <w:rPr>
            <w:rPrChange w:id="5249" w:author="Mosi Adesina Ifatunji" w:date="2025-07-25T13:25:00Z" w16du:dateUtc="2025-07-25T18:25:00Z">
              <w:rPr>
                <w:rStyle w:val="s1"/>
              </w:rPr>
            </w:rPrChange>
          </w:rPr>
          <w:fldChar w:fldCharType="begin">
            <w:fldData xml:space="preserve">PEVuZE5vdGU+PENpdGU+PEF1dGhvcj5Nb3NzPC9BdXRob3I+PFllYXI+MTk5NTwvWWVhcj48UmVj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</w:fldData>
          </w:fldChar>
        </w:r>
        <w:r w:rsidRPr="00102D70">
          <w:rPr>
            <w:rPrChange w:id="5250" w:author="Mosi Adesina Ifatunji" w:date="2025-07-25T13:25:00Z" w16du:dateUtc="2025-07-25T18:25:00Z">
              <w:rPr>
                <w:rStyle w:val="s1"/>
              </w:rPr>
            </w:rPrChange>
          </w:rPr>
          <w:instrText xml:space="preserve"> ADDIN EN.JS.CITE </w:instrText>
        </w:r>
        <w:r w:rsidRPr="00102D70">
          <w:rPr>
            <w:rPrChange w:id="5251" w:author="Mosi Adesina Ifatunji" w:date="2025-07-25T13:25:00Z" w16du:dateUtc="2025-07-25T18:25:00Z">
              <w:rPr>
                <w:rStyle w:val="s1"/>
              </w:rPr>
            </w:rPrChange>
          </w:rPr>
          <w:fldChar w:fldCharType="separate"/>
        </w:r>
      </w:ins>
      <w:r w:rsidR="008B7FC0" w:rsidRPr="00102D70">
        <w:rPr>
          <w:rPrChange w:id="5252" w:author="Mosi Adesina Ifatunji" w:date="2025-07-25T13:25:00Z" w16du:dateUtc="2025-07-25T18:25:00Z">
            <w:rPr>
              <w:rStyle w:val="s1"/>
              <w:noProof/>
            </w:rPr>
          </w:rPrChange>
        </w:rPr>
        <w:t>(Moss and Tilly 1995, Moss and Tilly 1996)</w:t>
      </w:r>
      <w:ins w:id="5253" w:author="Mosi Adesina Ifatunji" w:date="2025-06-13T17:28:00Z" w16du:dateUtc="2025-06-13T22:28:00Z">
        <w:r w:rsidRPr="00102D70">
          <w:rPr>
            <w:rPrChange w:id="5254" w:author="Mosi Adesina Ifatunji" w:date="2025-07-25T13:25:00Z" w16du:dateUtc="2025-07-25T18:25:00Z">
              <w:rPr>
                <w:rStyle w:val="s1"/>
              </w:rPr>
            </w:rPrChange>
          </w:rPr>
          <w:fldChar w:fldCharType="end"/>
        </w:r>
        <w:r w:rsidRPr="00102D70">
          <w:rPr>
            <w:rPrChange w:id="5255" w:author="Mosi Adesina Ifatunji" w:date="2025-07-25T13:25:00Z" w16du:dateUtc="2025-07-25T18:25:00Z">
              <w:rPr>
                <w:rStyle w:val="s1"/>
              </w:rPr>
            </w:rPrChange>
          </w:rPr>
          <w:t>.</w:t>
        </w:r>
      </w:ins>
    </w:p>
    <w:p w14:paraId="3A266CEF" w14:textId="77777777" w:rsidR="001A2A56" w:rsidRPr="00102D70" w:rsidRDefault="001A2A56" w:rsidP="007B100A">
      <w:pPr>
        <w:rPr>
          <w:ins w:id="5256" w:author="Mosi Adesina Ifatunji" w:date="2025-06-14T15:03:00Z" w16du:dateUtc="2025-06-14T20:03:00Z"/>
        </w:rPr>
      </w:pPr>
    </w:p>
    <w:p w14:paraId="2FFE4FD4" w14:textId="77777777" w:rsidR="001A2A56" w:rsidRPr="00E83AB7" w:rsidRDefault="001A2A56" w:rsidP="007B100A">
      <w:pPr>
        <w:rPr>
          <w:ins w:id="5257" w:author="Mosi Adesina Ifatunji" w:date="2025-06-14T15:03:00Z" w16du:dateUtc="2025-06-14T20:03:00Z"/>
          <w:rPrChange w:id="5258" w:author="Mosi Adesina Ifatunji" w:date="2025-07-29T09:15:00Z" w16du:dateUtc="2025-07-29T14:15:00Z">
            <w:rPr>
              <w:ins w:id="5259" w:author="Mosi Adesina Ifatunji" w:date="2025-06-14T15:03:00Z" w16du:dateUtc="2025-06-14T20:03:00Z"/>
              <w:rStyle w:val="s1"/>
            </w:rPr>
          </w:rPrChange>
        </w:rPr>
      </w:pPr>
      <w:ins w:id="5260" w:author="Mosi Adesina Ifatunji" w:date="2025-06-14T15:03:00Z" w16du:dateUtc="2025-06-14T20:03:00Z">
        <w:r w:rsidRPr="00102D70">
          <w:rPr>
            <w:highlight w:val="yellow"/>
            <w:rPrChange w:id="5261" w:author="Mosi Adesina Ifatunji" w:date="2025-07-25T13:25:00Z" w16du:dateUtc="2025-07-25T18:25:00Z">
              <w:rPr>
                <w:rStyle w:val="s1"/>
                <w:highlight w:val="yellow"/>
              </w:rPr>
            </w:rPrChange>
          </w:rPr>
          <w:t>Educational differences.</w:t>
        </w:r>
      </w:ins>
    </w:p>
    <w:p w14:paraId="6EFE61E4" w14:textId="77777777" w:rsidR="001A2A56" w:rsidRPr="00E83AB7" w:rsidRDefault="001A2A56" w:rsidP="007B100A">
      <w:pPr>
        <w:rPr>
          <w:ins w:id="5262" w:author="Mosi Adesina Ifatunji" w:date="2025-06-13T17:36:00Z" w16du:dateUtc="2025-06-13T22:36:00Z"/>
          <w:rPrChange w:id="5263" w:author="Mosi Adesina Ifatunji" w:date="2025-07-29T09:15:00Z" w16du:dateUtc="2025-07-29T14:15:00Z">
            <w:rPr>
              <w:ins w:id="5264" w:author="Mosi Adesina Ifatunji" w:date="2025-06-13T17:36:00Z" w16du:dateUtc="2025-06-13T22:36:00Z"/>
              <w:rStyle w:val="s1"/>
            </w:rPr>
          </w:rPrChange>
        </w:rPr>
      </w:pPr>
    </w:p>
    <w:p w14:paraId="7948369E" w14:textId="32ACB803" w:rsidR="00102D70" w:rsidRPr="00EE090F" w:rsidRDefault="00102D70" w:rsidP="007B100A">
      <w:pPr>
        <w:rPr>
          <w:ins w:id="5265" w:author="Mosi Adesina Ifatunji" w:date="2025-07-25T13:26:00Z" w16du:dateUtc="2025-07-25T18:26:00Z"/>
        </w:rPr>
      </w:pPr>
    </w:p>
    <w:p w14:paraId="3F7C8CC1" w14:textId="77777777" w:rsidR="00E83AB7" w:rsidRDefault="00E83AB7" w:rsidP="007B100A">
      <w:pPr>
        <w:rPr>
          <w:ins w:id="5266" w:author="Mosi Adesina Ifatunji" w:date="2025-07-29T09:16:00Z" w16du:dateUtc="2025-07-29T14:16:00Z"/>
          <w:b/>
          <w:bCs/>
        </w:rPr>
      </w:pPr>
      <w:ins w:id="5267" w:author="Mosi Adesina Ifatunji" w:date="2025-07-29T09:16:00Z" w16du:dateUtc="2025-07-29T14:16:00Z">
        <w:r>
          <w:rPr>
            <w:b/>
            <w:bCs/>
          </w:rPr>
          <w:br w:type="page"/>
        </w:r>
      </w:ins>
    </w:p>
    <w:p w14:paraId="42002121" w14:textId="7F140E7B" w:rsidR="00265DB4" w:rsidRPr="00E83AB7" w:rsidRDefault="00102D70" w:rsidP="007B100A">
      <w:pPr>
        <w:rPr>
          <w:ins w:id="5268" w:author="Mosi Adesina Ifatunji" w:date="2025-06-13T17:36:00Z" w16du:dateUtc="2025-06-13T22:36:00Z"/>
          <w:b/>
          <w:bCs/>
          <w:rPrChange w:id="5269" w:author="Mosi Adesina Ifatunji" w:date="2025-07-29T09:15:00Z" w16du:dateUtc="2025-07-29T14:15:00Z">
            <w:rPr>
              <w:ins w:id="5270" w:author="Mosi Adesina Ifatunji" w:date="2025-06-13T17:36:00Z" w16du:dateUtc="2025-06-13T22:36:00Z"/>
              <w:rStyle w:val="s1"/>
            </w:rPr>
          </w:rPrChange>
        </w:rPr>
      </w:pPr>
      <w:ins w:id="5271" w:author="Mosi Adesina Ifatunji" w:date="2025-07-25T13:25:00Z" w16du:dateUtc="2025-07-25T18:25:00Z">
        <w:r w:rsidRPr="00EE090F">
          <w:rPr>
            <w:b/>
            <w:bCs/>
          </w:rPr>
          <w:lastRenderedPageBreak/>
          <w:t>References</w:t>
        </w:r>
      </w:ins>
    </w:p>
    <w:p w14:paraId="275B774D" w14:textId="77777777" w:rsidR="00C57F21" w:rsidRPr="00E83AB7" w:rsidRDefault="00C57F21">
      <w:pPr>
        <w:rPr>
          <w:ins w:id="5272" w:author="Mosi Adesina Ifatunji" w:date="2025-06-17T17:04:00Z" w16du:dateUtc="2025-06-17T22:04:00Z"/>
          <w:rPrChange w:id="5273" w:author="Mosi Adesina Ifatunji" w:date="2025-07-29T09:15:00Z" w16du:dateUtc="2025-07-29T14:15:00Z">
            <w:rPr>
              <w:ins w:id="5274" w:author="Mosi Adesina Ifatunji" w:date="2025-06-17T17:04:00Z" w16du:dateUtc="2025-06-17T22:04:00Z"/>
              <w:rFonts w:ascii="Helvetica Neue" w:hAnsi="Helvetica Neue" w:cs="Helvetica Neue"/>
              <w:sz w:val="26"/>
              <w:szCs w:val="26"/>
            </w:rPr>
          </w:rPrChange>
        </w:rPr>
        <w:pPrChange w:id="5275" w:author="Mosi Adesina Ifatunji" w:date="2025-10-21T19:50:00Z" w16du:dateUtc="2025-10-22T00:50:00Z">
          <w:pPr>
            <w:autoSpaceDE w:val="0"/>
            <w:autoSpaceDN w:val="0"/>
            <w:adjustRightInd w:val="0"/>
            <w:ind w:left="720" w:right="-720" w:hanging="720"/>
          </w:pPr>
        </w:pPrChange>
      </w:pPr>
    </w:p>
    <w:p w14:paraId="34027258" w14:textId="4EAEEA33" w:rsidR="00C57F21" w:rsidRPr="00E83AB7" w:rsidRDefault="00C57F21">
      <w:pPr>
        <w:rPr>
          <w:ins w:id="5276" w:author="Mosi Adesina Ifatunji" w:date="2025-06-17T17:04:00Z" w16du:dateUtc="2025-06-17T22:04:00Z"/>
          <w:rPrChange w:id="5277" w:author="Mosi Adesina Ifatunji" w:date="2025-07-29T09:15:00Z" w16du:dateUtc="2025-07-29T14:15:00Z">
            <w:rPr>
              <w:ins w:id="5278" w:author="Mosi Adesina Ifatunji" w:date="2025-06-17T17:04:00Z" w16du:dateUtc="2025-06-17T22:04:00Z"/>
              <w:rFonts w:ascii="Helvetica Neue" w:hAnsi="Helvetica Neue" w:cs="Helvetica Neue"/>
              <w:sz w:val="26"/>
              <w:szCs w:val="26"/>
            </w:rPr>
          </w:rPrChange>
        </w:rPr>
        <w:pPrChange w:id="5279" w:author="Mosi Adesina Ifatunji" w:date="2025-10-21T19:50:00Z" w16du:dateUtc="2025-10-22T00:50:00Z">
          <w:pPr>
            <w:autoSpaceDE w:val="0"/>
            <w:autoSpaceDN w:val="0"/>
            <w:adjustRightInd w:val="0"/>
            <w:ind w:left="720" w:right="-720" w:hanging="720"/>
          </w:pPr>
        </w:pPrChange>
      </w:pPr>
      <w:ins w:id="5280" w:author="Mosi Adesina Ifatunji" w:date="2025-06-17T17:04:00Z" w16du:dateUtc="2025-06-17T22:04:00Z">
        <w:r w:rsidRPr="00E83AB7">
          <w:rPr>
            <w:rPrChange w:id="5281" w:author="Mosi Adesina Ifatunji" w:date="2025-07-29T09:15:00Z" w16du:dateUtc="2025-07-29T14:15:00Z">
              <w:rPr>
                <w:rFonts w:ascii="Helvetica Neue" w:hAnsi="Helvetica Neue" w:cs="Helvetica Neue"/>
                <w:sz w:val="26"/>
                <w:szCs w:val="26"/>
              </w:rPr>
            </w:rPrChange>
          </w:rPr>
          <w:t xml:space="preserve">Moss, Philip, and Chris Tilly. 1996. "“Soft” skills and race: An investigation of black men's employment problems." </w:t>
        </w:r>
        <w:r w:rsidRPr="00E83AB7">
          <w:rPr>
            <w:rPrChange w:id="5282" w:author="Mosi Adesina Ifatunji" w:date="2025-07-29T09:15:00Z" w16du:dateUtc="2025-07-29T14:15:00Z">
              <w:rPr>
                <w:rFonts w:ascii="Helvetica Neue" w:hAnsi="Helvetica Neue" w:cs="Helvetica Neue"/>
                <w:i/>
                <w:iCs/>
                <w:sz w:val="26"/>
                <w:szCs w:val="26"/>
              </w:rPr>
            </w:rPrChange>
          </w:rPr>
          <w:t>Work and Occupations</w:t>
        </w:r>
        <w:r w:rsidRPr="00E83AB7">
          <w:rPr>
            <w:rPrChange w:id="5283" w:author="Mosi Adesina Ifatunji" w:date="2025-07-29T09:15:00Z" w16du:dateUtc="2025-07-29T14:15:00Z">
              <w:rPr>
                <w:rFonts w:ascii="Helvetica Neue" w:hAnsi="Helvetica Neue" w:cs="Helvetica Neue"/>
                <w:sz w:val="26"/>
                <w:szCs w:val="26"/>
              </w:rPr>
            </w:rPrChange>
          </w:rPr>
          <w:t xml:space="preserve"> 23(3):252–76.</w:t>
        </w:r>
      </w:ins>
    </w:p>
    <w:p w14:paraId="588E49DF" w14:textId="7A890266" w:rsidR="00241EB4" w:rsidRPr="00E83AB7" w:rsidRDefault="007F3A1E">
      <w:pPr>
        <w:rPr>
          <w:ins w:id="5284" w:author="Mosi Adesina Ifatunji" w:date="2025-06-17T17:07:00Z" w16du:dateUtc="2025-06-17T22:07:00Z"/>
          <w:rPrChange w:id="5285" w:author="Mosi Adesina Ifatunji" w:date="2025-07-29T09:15:00Z" w16du:dateUtc="2025-07-29T14:15:00Z">
            <w:rPr>
              <w:ins w:id="5286" w:author="Mosi Adesina Ifatunji" w:date="2025-06-17T17:07:00Z" w16du:dateUtc="2025-06-17T22:07:00Z"/>
              <w:rStyle w:val="s1"/>
              <w:color w:val="auto"/>
            </w:rPr>
          </w:rPrChange>
        </w:rPr>
        <w:pPrChange w:id="5287" w:author="Mosi Adesina Ifatunji" w:date="2025-10-21T19:50:00Z" w16du:dateUtc="2025-10-22T00:50:00Z">
          <w:pPr>
            <w:pStyle w:val="NoSpacing"/>
          </w:pPr>
        </w:pPrChange>
      </w:pPr>
      <w:del w:id="5288" w:author="Mosi Adesina Ifatunji" w:date="2025-06-13T17:38:00Z" w16du:dateUtc="2025-06-13T22:38:00Z">
        <w:r w:rsidRPr="00E83AB7" w:rsidDel="006B27BE">
          <w:rPr>
            <w:rPrChange w:id="5289" w:author="Mosi Adesina Ifatunji" w:date="2025-07-29T09:15:00Z" w16du:dateUtc="2025-07-29T14:15:00Z">
              <w:rPr>
                <w:rStyle w:val="s1"/>
                <w:color w:val="000000" w:themeColor="text1"/>
              </w:rPr>
            </w:rPrChange>
          </w:rPr>
          <w:fldChar w:fldCharType="begin">
            <w:fldData xml:space="preserve">PEVuZE5vdGU+PENpdGU+PEF1dGhvcj5IdXJzdDwvQXV0aG9yPjxZZWFyPjIwMjQ8L1llYXI+PFJl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</w:fldData>
          </w:fldChar>
        </w:r>
        <w:r w:rsidRPr="00E83AB7" w:rsidDel="006B27BE">
          <w:rPr>
            <w:rPrChange w:id="5290" w:author="Mosi Adesina Ifatunji" w:date="2025-07-29T09:15:00Z" w16du:dateUtc="2025-07-29T14:15:00Z">
              <w:rPr>
                <w:rStyle w:val="s1"/>
                <w:color w:val="000000" w:themeColor="text1"/>
              </w:rPr>
            </w:rPrChange>
          </w:rPr>
          <w:delInstrText xml:space="preserve"> ADDIN EN.JS.CITE </w:delInstrText>
        </w:r>
        <w:r w:rsidRPr="00E83AB7" w:rsidDel="006B27BE">
          <w:rPr>
            <w:rPrChange w:id="5291" w:author="Mosi Adesina Ifatunji" w:date="2025-07-29T09:15:00Z" w16du:dateUtc="2025-07-29T14:15:00Z">
              <w:rPr>
                <w:rStyle w:val="s1"/>
                <w:color w:val="000000" w:themeColor="text1"/>
              </w:rPr>
            </w:rPrChange>
          </w:rPr>
          <w:fldChar w:fldCharType="separate"/>
        </w:r>
        <w:r w:rsidRPr="00E83AB7" w:rsidDel="006B27BE">
          <w:rPr>
            <w:rPrChange w:id="5292" w:author="Mosi Adesina Ifatunji" w:date="2025-07-29T09:15:00Z" w16du:dateUtc="2025-07-29T14:15:00Z">
              <w:rPr>
                <w:rStyle w:val="s1"/>
                <w:color w:val="000000" w:themeColor="text1"/>
              </w:rPr>
            </w:rPrChange>
          </w:rPr>
          <w:fldChar w:fldCharType="end"/>
        </w:r>
      </w:del>
    </w:p>
    <w:p w14:paraId="573B6BD4" w14:textId="65DA0AD4" w:rsidR="00BE71C9" w:rsidRPr="00E83AB7" w:rsidRDefault="00024E9F">
      <w:pPr>
        <w:rPr>
          <w:ins w:id="5293" w:author="Mosi Adesina Ifatunji" w:date="2025-06-17T17:07:00Z" w16du:dateUtc="2025-06-17T22:07:00Z"/>
          <w:rPrChange w:id="5294" w:author="Mosi Adesina Ifatunji" w:date="2025-07-29T09:15:00Z" w16du:dateUtc="2025-07-29T14:15:00Z">
            <w:rPr>
              <w:ins w:id="5295" w:author="Mosi Adesina Ifatunji" w:date="2025-06-17T17:07:00Z" w16du:dateUtc="2025-06-17T22:07:00Z"/>
              <w:rFonts w:ascii="Helvetica Neue" w:hAnsi="Helvetica Neue" w:cs="Helvetica Neue"/>
              <w:sz w:val="26"/>
              <w:szCs w:val="26"/>
            </w:rPr>
          </w:rPrChange>
        </w:rPr>
        <w:pPrChange w:id="5296" w:author="Mosi Adesina Ifatunji" w:date="2025-10-21T19:50:00Z" w16du:dateUtc="2025-10-22T00:50:00Z">
          <w:pPr>
            <w:autoSpaceDE w:val="0"/>
            <w:autoSpaceDN w:val="0"/>
            <w:adjustRightInd w:val="0"/>
            <w:ind w:left="720" w:right="-720" w:hanging="720"/>
          </w:pPr>
        </w:pPrChange>
      </w:pPr>
      <w:ins w:id="5297" w:author="Mosi Adesina Ifatunji" w:date="2025-07-03T19:21:00Z" w16du:dateUtc="2025-07-04T00:21:00Z">
        <w:r w:rsidRPr="00E83AB7">
          <w:rPr>
            <w:rPrChange w:id="5298" w:author="Mosi Adesina Ifatunji" w:date="2025-07-29T09:15:00Z" w16du:dateUtc="2025-07-29T14:15:00Z">
              <w:rPr>
                <w:rFonts w:ascii="Helvetica Neue" w:hAnsi="Helvetica Neue" w:cs="Helvetica Neue"/>
                <w:sz w:val="26"/>
                <w:szCs w:val="26"/>
              </w:rPr>
            </w:rPrChange>
          </w:rPr>
          <w:t xml:space="preserve">Goldsmith, Arthur H., Johnathan R. Veum, and William Darity. 1997. "The impact of psychological and human capital on wages." </w:t>
        </w:r>
        <w:r w:rsidRPr="00E83AB7">
          <w:rPr>
            <w:rPrChange w:id="5299" w:author="Mosi Adesina Ifatunji" w:date="2025-07-29T09:15:00Z" w16du:dateUtc="2025-07-29T14:15:00Z">
              <w:rPr>
                <w:rFonts w:ascii="Helvetica Neue" w:hAnsi="Helvetica Neue" w:cs="Helvetica Neue"/>
                <w:i/>
                <w:iCs/>
                <w:sz w:val="26"/>
                <w:szCs w:val="26"/>
              </w:rPr>
            </w:rPrChange>
          </w:rPr>
          <w:t>Economic Inquiry</w:t>
        </w:r>
        <w:r w:rsidRPr="00E83AB7">
          <w:rPr>
            <w:rPrChange w:id="5300" w:author="Mosi Adesina Ifatunji" w:date="2025-07-29T09:15:00Z" w16du:dateUtc="2025-07-29T14:15:00Z">
              <w:rPr>
                <w:rFonts w:ascii="Helvetica Neue" w:hAnsi="Helvetica Neue" w:cs="Helvetica Neue"/>
                <w:sz w:val="26"/>
                <w:szCs w:val="26"/>
              </w:rPr>
            </w:rPrChange>
          </w:rPr>
          <w:t xml:space="preserve"> 35(4):815–</w:t>
        </w:r>
        <w:proofErr w:type="gramStart"/>
        <w:r w:rsidRPr="00E83AB7">
          <w:rPr>
            <w:rPrChange w:id="5301" w:author="Mosi Adesina Ifatunji" w:date="2025-07-29T09:15:00Z" w16du:dateUtc="2025-07-29T14:15:00Z">
              <w:rPr>
                <w:rFonts w:ascii="Helvetica Neue" w:hAnsi="Helvetica Neue" w:cs="Helvetica Neue"/>
                <w:sz w:val="26"/>
                <w:szCs w:val="26"/>
              </w:rPr>
            </w:rPrChange>
          </w:rPr>
          <w:t>29.</w:t>
        </w:r>
      </w:ins>
      <w:ins w:id="5302" w:author="Mosi Adesina Ifatunji" w:date="2025-06-17T17:07:00Z" w16du:dateUtc="2025-06-17T22:07:00Z">
        <w:r w:rsidR="00BE71C9" w:rsidRPr="00E83AB7">
          <w:rPr>
            <w:rPrChange w:id="5303" w:author="Mosi Adesina Ifatunji" w:date="2025-07-29T09:15:00Z" w16du:dateUtc="2025-07-29T14:15:00Z">
              <w:rPr>
                <w:rFonts w:ascii="Helvetica Neue" w:hAnsi="Helvetica Neue" w:cs="Helvetica Neue"/>
                <w:sz w:val="26"/>
                <w:szCs w:val="26"/>
              </w:rPr>
            </w:rPrChange>
          </w:rPr>
          <w:t>Goldsmith</w:t>
        </w:r>
        <w:proofErr w:type="gramEnd"/>
        <w:r w:rsidR="00BE71C9" w:rsidRPr="00E83AB7">
          <w:rPr>
            <w:rPrChange w:id="5304" w:author="Mosi Adesina Ifatunji" w:date="2025-07-29T09:15:00Z" w16du:dateUtc="2025-07-29T14:15:00Z">
              <w:rPr>
                <w:rFonts w:ascii="Helvetica Neue" w:hAnsi="Helvetica Neue" w:cs="Helvetica Neue"/>
                <w:sz w:val="26"/>
                <w:szCs w:val="26"/>
              </w:rPr>
            </w:rPrChange>
          </w:rPr>
          <w:t xml:space="preserve">, Arthur H, Jonathan R Veum, and William Darity. 2000. "Motivation and Labor Market Outcomes." Pp. 109–46 in </w:t>
        </w:r>
        <w:r w:rsidR="00BE71C9" w:rsidRPr="00E83AB7">
          <w:rPr>
            <w:rPrChange w:id="5305" w:author="Mosi Adesina Ifatunji" w:date="2025-07-29T09:15:00Z" w16du:dateUtc="2025-07-29T14:15:00Z">
              <w:rPr>
                <w:rFonts w:ascii="Helvetica Neue" w:hAnsi="Helvetica Neue" w:cs="Helvetica Neue"/>
                <w:i/>
                <w:iCs/>
                <w:sz w:val="26"/>
                <w:szCs w:val="26"/>
              </w:rPr>
            </w:rPrChange>
          </w:rPr>
          <w:t>Worker Well-Being</w:t>
        </w:r>
        <w:r w:rsidR="00BE71C9" w:rsidRPr="00E83AB7">
          <w:rPr>
            <w:rPrChange w:id="5306" w:author="Mosi Adesina Ifatunji" w:date="2025-07-29T09:15:00Z" w16du:dateUtc="2025-07-29T14:15:00Z">
              <w:rPr>
                <w:rFonts w:ascii="Helvetica Neue" w:hAnsi="Helvetica Neue" w:cs="Helvetica Neue"/>
                <w:sz w:val="26"/>
                <w:szCs w:val="26"/>
              </w:rPr>
            </w:rPrChange>
          </w:rPr>
          <w:t>. Leeds: Emerald Group Publishing Limited.</w:t>
        </w:r>
      </w:ins>
    </w:p>
    <w:p w14:paraId="1DA496CF" w14:textId="77777777" w:rsidR="00BE71C9" w:rsidRPr="00E83AB7" w:rsidRDefault="00BE71C9">
      <w:pPr>
        <w:rPr>
          <w:ins w:id="5307" w:author="Mosi Adesina Ifatunji" w:date="2025-06-17T17:18:00Z" w16du:dateUtc="2025-06-17T22:18:00Z"/>
          <w:rPrChange w:id="5308" w:author="Mosi Adesina Ifatunji" w:date="2025-07-29T09:15:00Z" w16du:dateUtc="2025-07-29T14:15:00Z">
            <w:rPr>
              <w:ins w:id="5309" w:author="Mosi Adesina Ifatunji" w:date="2025-06-17T17:18:00Z" w16du:dateUtc="2025-06-17T22:18:00Z"/>
              <w:rFonts w:ascii="Helvetica Neue" w:hAnsi="Helvetica Neue" w:cs="Helvetica Neue"/>
              <w:sz w:val="26"/>
              <w:szCs w:val="26"/>
            </w:rPr>
          </w:rPrChange>
        </w:rPr>
        <w:pPrChange w:id="5310" w:author="Mosi Adesina Ifatunji" w:date="2025-10-21T19:50:00Z" w16du:dateUtc="2025-10-22T00:50:00Z">
          <w:pPr>
            <w:autoSpaceDE w:val="0"/>
            <w:autoSpaceDN w:val="0"/>
            <w:adjustRightInd w:val="0"/>
            <w:ind w:right="-720"/>
          </w:pPr>
        </w:pPrChange>
      </w:pPr>
    </w:p>
    <w:p w14:paraId="46D946AE" w14:textId="77777777" w:rsidR="00AE28A1" w:rsidRPr="00E83AB7" w:rsidRDefault="00AE28A1">
      <w:pPr>
        <w:rPr>
          <w:ins w:id="5311" w:author="Mosi Adesina Ifatunji" w:date="2025-06-17T17:18:00Z" w16du:dateUtc="2025-06-17T22:18:00Z"/>
          <w:rPrChange w:id="5312" w:author="Mosi Adesina Ifatunji" w:date="2025-07-29T09:15:00Z" w16du:dateUtc="2025-07-29T14:15:00Z">
            <w:rPr>
              <w:ins w:id="5313" w:author="Mosi Adesina Ifatunji" w:date="2025-06-17T17:18:00Z" w16du:dateUtc="2025-06-17T22:18:00Z"/>
              <w:rFonts w:ascii="Helvetica Neue" w:hAnsi="Helvetica Neue" w:cs="Helvetica Neue"/>
              <w:sz w:val="26"/>
              <w:szCs w:val="26"/>
            </w:rPr>
          </w:rPrChange>
        </w:rPr>
        <w:pPrChange w:id="5314" w:author="Mosi Adesina Ifatunji" w:date="2025-10-21T19:50:00Z" w16du:dateUtc="2025-10-22T00:50:00Z">
          <w:pPr>
            <w:autoSpaceDE w:val="0"/>
            <w:autoSpaceDN w:val="0"/>
            <w:adjustRightInd w:val="0"/>
            <w:ind w:left="720" w:right="-720" w:hanging="720"/>
          </w:pPr>
        </w:pPrChange>
      </w:pPr>
      <w:ins w:id="5315" w:author="Mosi Adesina Ifatunji" w:date="2025-06-17T17:18:00Z" w16du:dateUtc="2025-06-17T22:18:00Z">
        <w:r w:rsidRPr="00E83AB7">
          <w:rPr>
            <w:rPrChange w:id="5316" w:author="Mosi Adesina Ifatunji" w:date="2025-07-29T09:15:00Z" w16du:dateUtc="2025-07-29T14:15:00Z">
              <w:rPr>
                <w:rFonts w:ascii="Helvetica Neue" w:hAnsi="Helvetica Neue" w:cs="Helvetica Neue"/>
                <w:sz w:val="26"/>
                <w:szCs w:val="26"/>
              </w:rPr>
            </w:rPrChange>
          </w:rPr>
          <w:t xml:space="preserve">Blank, Rebecca M., Marilyn Dabady, and Constance Citro (Eds.). 2004. </w:t>
        </w:r>
        <w:r w:rsidRPr="00E83AB7">
          <w:rPr>
            <w:rPrChange w:id="5317" w:author="Mosi Adesina Ifatunji" w:date="2025-07-29T09:15:00Z" w16du:dateUtc="2025-07-29T14:15:00Z">
              <w:rPr>
                <w:rFonts w:ascii="Helvetica Neue" w:hAnsi="Helvetica Neue" w:cs="Helvetica Neue"/>
                <w:i/>
                <w:iCs/>
                <w:sz w:val="26"/>
                <w:szCs w:val="26"/>
              </w:rPr>
            </w:rPrChange>
          </w:rPr>
          <w:t>Measuring Racial Discrimination</w:t>
        </w:r>
        <w:r w:rsidRPr="00E83AB7">
          <w:rPr>
            <w:rPrChange w:id="5318" w:author="Mosi Adesina Ifatunji" w:date="2025-07-29T09:15:00Z" w16du:dateUtc="2025-07-29T14:15:00Z">
              <w:rPr>
                <w:rFonts w:ascii="Helvetica Neue" w:hAnsi="Helvetica Neue" w:cs="Helvetica Neue"/>
                <w:sz w:val="26"/>
                <w:szCs w:val="26"/>
              </w:rPr>
            </w:rPrChange>
          </w:rPr>
          <w:t>. Washington, DC: National Academies Press.</w:t>
        </w:r>
      </w:ins>
    </w:p>
    <w:p w14:paraId="18794CAB" w14:textId="77777777" w:rsidR="00AE28A1" w:rsidRPr="00E83AB7" w:rsidRDefault="00AE28A1">
      <w:pPr>
        <w:rPr>
          <w:ins w:id="5319" w:author="Mosi Adesina Ifatunji" w:date="2025-06-17T17:42:00Z" w16du:dateUtc="2025-06-17T22:42:00Z"/>
          <w:rPrChange w:id="5320" w:author="Mosi Adesina Ifatunji" w:date="2025-07-29T09:15:00Z" w16du:dateUtc="2025-07-29T14:15:00Z">
            <w:rPr>
              <w:ins w:id="5321" w:author="Mosi Adesina Ifatunji" w:date="2025-06-17T17:42:00Z" w16du:dateUtc="2025-06-17T22:42:00Z"/>
              <w:rFonts w:ascii="Helvetica Neue" w:hAnsi="Helvetica Neue" w:cs="Helvetica Neue"/>
              <w:sz w:val="26"/>
              <w:szCs w:val="26"/>
            </w:rPr>
          </w:rPrChange>
        </w:rPr>
        <w:pPrChange w:id="5322" w:author="Mosi Adesina Ifatunji" w:date="2025-10-21T19:50:00Z" w16du:dateUtc="2025-10-22T00:50:00Z">
          <w:pPr>
            <w:autoSpaceDE w:val="0"/>
            <w:autoSpaceDN w:val="0"/>
            <w:adjustRightInd w:val="0"/>
            <w:ind w:right="-720"/>
          </w:pPr>
        </w:pPrChange>
      </w:pPr>
    </w:p>
    <w:p w14:paraId="4F9640B0" w14:textId="77777777" w:rsidR="00096B2C" w:rsidRPr="00E83AB7" w:rsidRDefault="00096B2C">
      <w:pPr>
        <w:rPr>
          <w:ins w:id="5323" w:author="Mosi Adesina Ifatunji" w:date="2025-06-17T17:42:00Z" w16du:dateUtc="2025-06-17T22:42:00Z"/>
          <w:rPrChange w:id="5324" w:author="Mosi Adesina Ifatunji" w:date="2025-07-29T09:15:00Z" w16du:dateUtc="2025-07-29T14:15:00Z">
            <w:rPr>
              <w:ins w:id="5325" w:author="Mosi Adesina Ifatunji" w:date="2025-06-17T17:42:00Z" w16du:dateUtc="2025-06-17T22:42:00Z"/>
              <w:rFonts w:ascii="Helvetica Neue" w:hAnsi="Helvetica Neue" w:cs="Helvetica Neue"/>
              <w:sz w:val="26"/>
              <w:szCs w:val="26"/>
            </w:rPr>
          </w:rPrChange>
        </w:rPr>
        <w:pPrChange w:id="5326" w:author="Mosi Adesina Ifatunji" w:date="2025-10-21T19:50:00Z" w16du:dateUtc="2025-10-22T00:50:00Z">
          <w:pPr>
            <w:autoSpaceDE w:val="0"/>
            <w:autoSpaceDN w:val="0"/>
            <w:adjustRightInd w:val="0"/>
            <w:ind w:left="720" w:right="-720" w:hanging="720"/>
          </w:pPr>
        </w:pPrChange>
      </w:pPr>
      <w:ins w:id="5327" w:author="Mosi Adesina Ifatunji" w:date="2025-06-17T17:42:00Z" w16du:dateUtc="2025-06-17T22:42:00Z">
        <w:r w:rsidRPr="00E83AB7">
          <w:rPr>
            <w:rPrChange w:id="5328" w:author="Mosi Adesina Ifatunji" w:date="2025-07-29T09:15:00Z" w16du:dateUtc="2025-07-29T14:15:00Z">
              <w:rPr>
                <w:rFonts w:ascii="Helvetica Neue" w:hAnsi="Helvetica Neue" w:cs="Helvetica Neue"/>
                <w:sz w:val="26"/>
                <w:szCs w:val="26"/>
              </w:rPr>
            </w:rPrChange>
          </w:rPr>
          <w:t xml:space="preserve">Heckman, James J., and Tim Kautz. 2012. "Hard evidence on soft skills." </w:t>
        </w:r>
        <w:proofErr w:type="spellStart"/>
        <w:r w:rsidRPr="00E83AB7">
          <w:rPr>
            <w:rPrChange w:id="5329" w:author="Mosi Adesina Ifatunji" w:date="2025-07-29T09:15:00Z" w16du:dateUtc="2025-07-29T14:15:00Z">
              <w:rPr>
                <w:rFonts w:ascii="Helvetica Neue" w:hAnsi="Helvetica Neue" w:cs="Helvetica Neue"/>
                <w:i/>
                <w:iCs/>
                <w:sz w:val="26"/>
                <w:szCs w:val="26"/>
              </w:rPr>
            </w:rPrChange>
          </w:rPr>
          <w:t>Labour</w:t>
        </w:r>
        <w:proofErr w:type="spellEnd"/>
        <w:r w:rsidRPr="00E83AB7">
          <w:rPr>
            <w:rPrChange w:id="5330" w:author="Mosi Adesina Ifatunji" w:date="2025-07-29T09:15:00Z" w16du:dateUtc="2025-07-29T14:15:00Z">
              <w:rPr>
                <w:rFonts w:ascii="Helvetica Neue" w:hAnsi="Helvetica Neue" w:cs="Helvetica Neue"/>
                <w:i/>
                <w:iCs/>
                <w:sz w:val="26"/>
                <w:szCs w:val="26"/>
              </w:rPr>
            </w:rPrChange>
          </w:rPr>
          <w:t xml:space="preserve"> economics</w:t>
        </w:r>
        <w:r w:rsidRPr="00E83AB7">
          <w:rPr>
            <w:rPrChange w:id="5331" w:author="Mosi Adesina Ifatunji" w:date="2025-07-29T09:15:00Z" w16du:dateUtc="2025-07-29T14:15:00Z">
              <w:rPr>
                <w:rFonts w:ascii="Helvetica Neue" w:hAnsi="Helvetica Neue" w:cs="Helvetica Neue"/>
                <w:sz w:val="26"/>
                <w:szCs w:val="26"/>
              </w:rPr>
            </w:rPrChange>
          </w:rPr>
          <w:t xml:space="preserve"> 19(4):451–64.</w:t>
        </w:r>
      </w:ins>
    </w:p>
    <w:p w14:paraId="523C865D" w14:textId="77777777" w:rsidR="00096B2C" w:rsidRPr="00E83AB7" w:rsidRDefault="00096B2C">
      <w:pPr>
        <w:rPr>
          <w:ins w:id="5332" w:author="Mosi Adesina Ifatunji" w:date="2025-06-17T17:45:00Z" w16du:dateUtc="2025-06-17T22:45:00Z"/>
          <w:rPrChange w:id="5333" w:author="Mosi Adesina Ifatunji" w:date="2025-07-29T09:15:00Z" w16du:dateUtc="2025-07-29T14:15:00Z">
            <w:rPr>
              <w:ins w:id="5334" w:author="Mosi Adesina Ifatunji" w:date="2025-06-17T17:45:00Z" w16du:dateUtc="2025-06-17T22:45:00Z"/>
              <w:rFonts w:ascii="Helvetica Neue" w:hAnsi="Helvetica Neue" w:cs="Helvetica Neue"/>
              <w:sz w:val="26"/>
              <w:szCs w:val="26"/>
            </w:rPr>
          </w:rPrChange>
        </w:rPr>
        <w:pPrChange w:id="5335" w:author="Mosi Adesina Ifatunji" w:date="2025-10-21T19:50:00Z" w16du:dateUtc="2025-10-22T00:50:00Z">
          <w:pPr>
            <w:autoSpaceDE w:val="0"/>
            <w:autoSpaceDN w:val="0"/>
            <w:adjustRightInd w:val="0"/>
            <w:ind w:right="-720"/>
          </w:pPr>
        </w:pPrChange>
      </w:pPr>
    </w:p>
    <w:p w14:paraId="20E4DC3A" w14:textId="77777777" w:rsidR="005742F2" w:rsidRPr="00E83AB7" w:rsidRDefault="005742F2">
      <w:pPr>
        <w:rPr>
          <w:ins w:id="5336" w:author="Mosi Adesina Ifatunji" w:date="2025-06-17T18:11:00Z" w16du:dateUtc="2025-06-17T23:11:00Z"/>
          <w:rPrChange w:id="5337" w:author="Mosi Adesina Ifatunji" w:date="2025-07-29T09:15:00Z" w16du:dateUtc="2025-07-29T14:15:00Z">
            <w:rPr>
              <w:ins w:id="5338" w:author="Mosi Adesina Ifatunji" w:date="2025-06-17T18:11:00Z" w16du:dateUtc="2025-06-17T23:11:00Z"/>
              <w:rFonts w:ascii="Helvetica Neue" w:hAnsi="Helvetica Neue" w:cs="Helvetica Neue"/>
              <w:sz w:val="26"/>
              <w:szCs w:val="26"/>
            </w:rPr>
          </w:rPrChange>
        </w:rPr>
        <w:pPrChange w:id="5339" w:author="Mosi Adesina Ifatunji" w:date="2025-10-21T19:50:00Z" w16du:dateUtc="2025-10-22T00:50:00Z">
          <w:pPr>
            <w:autoSpaceDE w:val="0"/>
            <w:autoSpaceDN w:val="0"/>
            <w:adjustRightInd w:val="0"/>
            <w:ind w:left="720" w:right="-720" w:hanging="720"/>
          </w:pPr>
        </w:pPrChange>
      </w:pPr>
      <w:ins w:id="5340" w:author="Mosi Adesina Ifatunji" w:date="2025-06-17T17:45:00Z" w16du:dateUtc="2025-06-17T22:45:00Z">
        <w:r w:rsidRPr="00E83AB7">
          <w:rPr>
            <w:rPrChange w:id="5341" w:author="Mosi Adesina Ifatunji" w:date="2025-07-29T09:15:00Z" w16du:dateUtc="2025-07-29T14:15:00Z">
              <w:rPr>
                <w:rFonts w:ascii="Helvetica Neue" w:hAnsi="Helvetica Neue" w:cs="Helvetica Neue"/>
                <w:sz w:val="26"/>
                <w:szCs w:val="26"/>
              </w:rPr>
            </w:rPrChange>
          </w:rPr>
          <w:t xml:space="preserve">Johnson, Monica Kirkpatrick, and John R. Reynolds. 2013. "Educational expectation trajectories and attainment in the transition to adulthood." </w:t>
        </w:r>
        <w:r w:rsidRPr="00E83AB7">
          <w:rPr>
            <w:rPrChange w:id="5342" w:author="Mosi Adesina Ifatunji" w:date="2025-07-29T09:15:00Z" w16du:dateUtc="2025-07-29T14:15:00Z">
              <w:rPr>
                <w:rFonts w:ascii="Helvetica Neue" w:hAnsi="Helvetica Neue" w:cs="Helvetica Neue"/>
                <w:i/>
                <w:iCs/>
                <w:sz w:val="26"/>
                <w:szCs w:val="26"/>
              </w:rPr>
            </w:rPrChange>
          </w:rPr>
          <w:t>Social Science Research</w:t>
        </w:r>
        <w:r w:rsidRPr="00E83AB7">
          <w:rPr>
            <w:rPrChange w:id="5343" w:author="Mosi Adesina Ifatunji" w:date="2025-07-29T09:15:00Z" w16du:dateUtc="2025-07-29T14:15:00Z">
              <w:rPr>
                <w:rFonts w:ascii="Helvetica Neue" w:hAnsi="Helvetica Neue" w:cs="Helvetica Neue"/>
                <w:sz w:val="26"/>
                <w:szCs w:val="26"/>
              </w:rPr>
            </w:rPrChange>
          </w:rPr>
          <w:t xml:space="preserve"> 42(3):818–35.</w:t>
        </w:r>
      </w:ins>
    </w:p>
    <w:p w14:paraId="72EEFAFF" w14:textId="77777777" w:rsidR="00081261" w:rsidRPr="00E83AB7" w:rsidRDefault="00081261">
      <w:pPr>
        <w:rPr>
          <w:ins w:id="5344" w:author="Mosi Adesina Ifatunji" w:date="2025-06-17T18:08:00Z" w16du:dateUtc="2025-06-17T23:08:00Z"/>
          <w:rPrChange w:id="5345" w:author="Mosi Adesina Ifatunji" w:date="2025-07-29T09:15:00Z" w16du:dateUtc="2025-07-29T14:15:00Z">
            <w:rPr>
              <w:ins w:id="5346" w:author="Mosi Adesina Ifatunji" w:date="2025-06-17T18:08:00Z" w16du:dateUtc="2025-06-17T23:08:00Z"/>
              <w:rFonts w:ascii="Helvetica Neue" w:hAnsi="Helvetica Neue" w:cs="Helvetica Neue"/>
              <w:sz w:val="26"/>
              <w:szCs w:val="26"/>
            </w:rPr>
          </w:rPrChange>
        </w:rPr>
        <w:pPrChange w:id="5347" w:author="Mosi Adesina Ifatunji" w:date="2025-10-21T19:50:00Z" w16du:dateUtc="2025-10-22T00:50:00Z">
          <w:pPr>
            <w:autoSpaceDE w:val="0"/>
            <w:autoSpaceDN w:val="0"/>
            <w:adjustRightInd w:val="0"/>
            <w:ind w:left="720" w:right="-720" w:hanging="720"/>
          </w:pPr>
        </w:pPrChange>
      </w:pPr>
    </w:p>
    <w:p w14:paraId="0F5CD685" w14:textId="77777777" w:rsidR="00B266BC" w:rsidRPr="00E83AB7" w:rsidRDefault="00B266BC">
      <w:pPr>
        <w:rPr>
          <w:ins w:id="5348" w:author="Mosi Adesina Ifatunji" w:date="2025-06-17T18:08:00Z" w16du:dateUtc="2025-06-17T23:08:00Z"/>
          <w:rPrChange w:id="5349" w:author="Mosi Adesina Ifatunji" w:date="2025-07-29T09:15:00Z" w16du:dateUtc="2025-07-29T14:15:00Z">
            <w:rPr>
              <w:ins w:id="5350" w:author="Mosi Adesina Ifatunji" w:date="2025-06-17T18:08:00Z" w16du:dateUtc="2025-06-17T23:08:00Z"/>
              <w:rFonts w:ascii="Helvetica Neue" w:hAnsi="Helvetica Neue" w:cs="Helvetica Neue"/>
              <w:sz w:val="26"/>
              <w:szCs w:val="26"/>
            </w:rPr>
          </w:rPrChange>
        </w:rPr>
        <w:pPrChange w:id="5351" w:author="Mosi Adesina Ifatunji" w:date="2025-10-21T19:50:00Z" w16du:dateUtc="2025-10-22T00:50:00Z">
          <w:pPr>
            <w:autoSpaceDE w:val="0"/>
            <w:autoSpaceDN w:val="0"/>
            <w:adjustRightInd w:val="0"/>
            <w:ind w:left="720" w:right="-720" w:hanging="720"/>
          </w:pPr>
        </w:pPrChange>
      </w:pPr>
      <w:ins w:id="5352" w:author="Mosi Adesina Ifatunji" w:date="2025-06-17T18:08:00Z" w16du:dateUtc="2025-06-17T23:08:00Z">
        <w:r w:rsidRPr="00E83AB7">
          <w:rPr>
            <w:rPrChange w:id="5353" w:author="Mosi Adesina Ifatunji" w:date="2025-07-29T09:15:00Z" w16du:dateUtc="2025-07-29T14:15:00Z">
              <w:rPr>
                <w:rFonts w:ascii="Helvetica Neue" w:hAnsi="Helvetica Neue" w:cs="Helvetica Neue"/>
                <w:sz w:val="26"/>
                <w:szCs w:val="26"/>
              </w:rPr>
            </w:rPrChange>
          </w:rPr>
          <w:t xml:space="preserve">Sakamoto, Arthur, Christopher R. Tamborini, and </w:t>
        </w:r>
        <w:proofErr w:type="spellStart"/>
        <w:r w:rsidRPr="00E83AB7">
          <w:rPr>
            <w:rPrChange w:id="5354" w:author="Mosi Adesina Ifatunji" w:date="2025-07-29T09:15:00Z" w16du:dateUtc="2025-07-29T14:15:00Z">
              <w:rPr>
                <w:rFonts w:ascii="Helvetica Neue" w:hAnsi="Helvetica Neue" w:cs="Helvetica Neue"/>
                <w:sz w:val="26"/>
                <w:szCs w:val="26"/>
              </w:rPr>
            </w:rPrChange>
          </w:rPr>
          <w:t>ChangHwan</w:t>
        </w:r>
        <w:proofErr w:type="spellEnd"/>
        <w:r w:rsidRPr="00E83AB7">
          <w:rPr>
            <w:rPrChange w:id="5355" w:author="Mosi Adesina Ifatunji" w:date="2025-07-29T09:15:00Z" w16du:dateUtc="2025-07-29T14:15:00Z">
              <w:rPr>
                <w:rFonts w:ascii="Helvetica Neue" w:hAnsi="Helvetica Neue" w:cs="Helvetica Neue"/>
                <w:sz w:val="26"/>
                <w:szCs w:val="26"/>
              </w:rPr>
            </w:rPrChange>
          </w:rPr>
          <w:t xml:space="preserve"> Kim. 2018. "Long-Term Earnings Differentials Between African American and White Men by Educational Level." </w:t>
        </w:r>
        <w:r w:rsidRPr="00E83AB7">
          <w:rPr>
            <w:rPrChange w:id="5356" w:author="Mosi Adesina Ifatunji" w:date="2025-07-29T09:15:00Z" w16du:dateUtc="2025-07-29T14:15:00Z">
              <w:rPr>
                <w:rFonts w:ascii="Helvetica Neue" w:hAnsi="Helvetica Neue" w:cs="Helvetica Neue"/>
                <w:i/>
                <w:iCs/>
                <w:sz w:val="26"/>
                <w:szCs w:val="26"/>
              </w:rPr>
            </w:rPrChange>
          </w:rPr>
          <w:t>Population Research and Policy Review</w:t>
        </w:r>
        <w:r w:rsidRPr="00E83AB7">
          <w:rPr>
            <w:rPrChange w:id="5357" w:author="Mosi Adesina Ifatunji" w:date="2025-07-29T09:15:00Z" w16du:dateUtc="2025-07-29T14:15:00Z">
              <w:rPr>
                <w:rFonts w:ascii="Helvetica Neue" w:hAnsi="Helvetica Neue" w:cs="Helvetica Neue"/>
                <w:sz w:val="26"/>
                <w:szCs w:val="26"/>
              </w:rPr>
            </w:rPrChange>
          </w:rPr>
          <w:t xml:space="preserve"> 37(1):91–116.</w:t>
        </w:r>
      </w:ins>
    </w:p>
    <w:p w14:paraId="779E7405" w14:textId="77777777" w:rsidR="00B266BC" w:rsidRPr="00E83AB7" w:rsidRDefault="00B266BC">
      <w:pPr>
        <w:rPr>
          <w:ins w:id="5358" w:author="Mosi Adesina Ifatunji" w:date="2025-06-17T18:11:00Z" w16du:dateUtc="2025-06-17T23:11:00Z"/>
          <w:rPrChange w:id="5359" w:author="Mosi Adesina Ifatunji" w:date="2025-07-29T09:15:00Z" w16du:dateUtc="2025-07-29T14:15:00Z">
            <w:rPr>
              <w:ins w:id="5360" w:author="Mosi Adesina Ifatunji" w:date="2025-06-17T18:11:00Z" w16du:dateUtc="2025-06-17T23:11:00Z"/>
              <w:rFonts w:ascii="Helvetica Neue" w:hAnsi="Helvetica Neue" w:cs="Helvetica Neue"/>
              <w:sz w:val="26"/>
              <w:szCs w:val="26"/>
            </w:rPr>
          </w:rPrChange>
        </w:rPr>
        <w:pPrChange w:id="5361" w:author="Mosi Adesina Ifatunji" w:date="2025-10-21T19:50:00Z" w16du:dateUtc="2025-10-22T00:50:00Z">
          <w:pPr>
            <w:autoSpaceDE w:val="0"/>
            <w:autoSpaceDN w:val="0"/>
            <w:adjustRightInd w:val="0"/>
            <w:ind w:right="-720"/>
          </w:pPr>
        </w:pPrChange>
      </w:pPr>
    </w:p>
    <w:p w14:paraId="28610CA0" w14:textId="77777777" w:rsidR="00081261" w:rsidRPr="00E83AB7" w:rsidRDefault="00081261">
      <w:pPr>
        <w:rPr>
          <w:ins w:id="5362" w:author="Mosi Adesina Ifatunji" w:date="2025-06-17T18:11:00Z" w16du:dateUtc="2025-06-17T23:11:00Z"/>
          <w:rPrChange w:id="5363" w:author="Mosi Adesina Ifatunji" w:date="2025-07-29T09:15:00Z" w16du:dateUtc="2025-07-29T14:15:00Z">
            <w:rPr>
              <w:ins w:id="5364" w:author="Mosi Adesina Ifatunji" w:date="2025-06-17T18:11:00Z" w16du:dateUtc="2025-06-17T23:11:00Z"/>
              <w:rFonts w:ascii="Helvetica Neue" w:hAnsi="Helvetica Neue" w:cs="Helvetica Neue"/>
              <w:sz w:val="26"/>
              <w:szCs w:val="26"/>
            </w:rPr>
          </w:rPrChange>
        </w:rPr>
        <w:pPrChange w:id="5365" w:author="Mosi Adesina Ifatunji" w:date="2025-10-21T19:50:00Z" w16du:dateUtc="2025-10-22T00:50:00Z">
          <w:pPr>
            <w:autoSpaceDE w:val="0"/>
            <w:autoSpaceDN w:val="0"/>
            <w:adjustRightInd w:val="0"/>
            <w:ind w:left="720" w:right="-720" w:hanging="720"/>
          </w:pPr>
        </w:pPrChange>
      </w:pPr>
      <w:ins w:id="5366" w:author="Mosi Adesina Ifatunji" w:date="2025-06-17T18:11:00Z" w16du:dateUtc="2025-06-17T23:11:00Z">
        <w:r w:rsidRPr="00E83AB7">
          <w:rPr>
            <w:rPrChange w:id="5367" w:author="Mosi Adesina Ifatunji" w:date="2025-07-29T09:15:00Z" w16du:dateUtc="2025-07-29T14:15:00Z">
              <w:rPr>
                <w:rFonts w:ascii="Helvetica Neue" w:hAnsi="Helvetica Neue" w:cs="Helvetica Neue"/>
                <w:sz w:val="26"/>
                <w:szCs w:val="26"/>
              </w:rPr>
            </w:rPrChange>
          </w:rPr>
          <w:t xml:space="preserve">Cheng, Siwei, Christopher R. Tamborini, </w:t>
        </w:r>
        <w:proofErr w:type="spellStart"/>
        <w:r w:rsidRPr="00E83AB7">
          <w:rPr>
            <w:rPrChange w:id="5368" w:author="Mosi Adesina Ifatunji" w:date="2025-07-29T09:15:00Z" w16du:dateUtc="2025-07-29T14:15:00Z">
              <w:rPr>
                <w:rFonts w:ascii="Helvetica Neue" w:hAnsi="Helvetica Neue" w:cs="Helvetica Neue"/>
                <w:sz w:val="26"/>
                <w:szCs w:val="26"/>
              </w:rPr>
            </w:rPrChange>
          </w:rPr>
          <w:t>ChangHwan</w:t>
        </w:r>
        <w:proofErr w:type="spellEnd"/>
        <w:r w:rsidRPr="00E83AB7">
          <w:rPr>
            <w:rPrChange w:id="5369" w:author="Mosi Adesina Ifatunji" w:date="2025-07-29T09:15:00Z" w16du:dateUtc="2025-07-29T14:15:00Z">
              <w:rPr>
                <w:rFonts w:ascii="Helvetica Neue" w:hAnsi="Helvetica Neue" w:cs="Helvetica Neue"/>
                <w:sz w:val="26"/>
                <w:szCs w:val="26"/>
              </w:rPr>
            </w:rPrChange>
          </w:rPr>
          <w:t xml:space="preserve"> Kim, and Arthur Sakamoto. 2019. "Educational Variations in Cohort Trends in the Black-White Earnings Gap Among Men: Evidence From Administrative Earnings Data." </w:t>
        </w:r>
        <w:r w:rsidRPr="00E83AB7">
          <w:rPr>
            <w:rPrChange w:id="5370" w:author="Mosi Adesina Ifatunji" w:date="2025-07-29T09:15:00Z" w16du:dateUtc="2025-07-29T14:15:00Z">
              <w:rPr>
                <w:rFonts w:ascii="Helvetica Neue" w:hAnsi="Helvetica Neue" w:cs="Helvetica Neue"/>
                <w:i/>
                <w:iCs/>
                <w:sz w:val="26"/>
                <w:szCs w:val="26"/>
              </w:rPr>
            </w:rPrChange>
          </w:rPr>
          <w:t>Demography</w:t>
        </w:r>
        <w:r w:rsidRPr="00E83AB7">
          <w:rPr>
            <w:rPrChange w:id="5371" w:author="Mosi Adesina Ifatunji" w:date="2025-07-29T09:15:00Z" w16du:dateUtc="2025-07-29T14:15:00Z">
              <w:rPr>
                <w:rFonts w:ascii="Helvetica Neue" w:hAnsi="Helvetica Neue" w:cs="Helvetica Neue"/>
                <w:sz w:val="26"/>
                <w:szCs w:val="26"/>
              </w:rPr>
            </w:rPrChange>
          </w:rPr>
          <w:t xml:space="preserve"> 56(6):2253–77.</w:t>
        </w:r>
      </w:ins>
    </w:p>
    <w:p w14:paraId="2E2E1E22" w14:textId="77777777" w:rsidR="00081261" w:rsidRPr="00E83AB7" w:rsidRDefault="00081261">
      <w:pPr>
        <w:rPr>
          <w:ins w:id="5372" w:author="Mosi Adesina Ifatunji" w:date="2025-06-17T18:20:00Z" w16du:dateUtc="2025-06-17T23:20:00Z"/>
          <w:rPrChange w:id="5373" w:author="Mosi Adesina Ifatunji" w:date="2025-07-29T09:15:00Z" w16du:dateUtc="2025-07-29T14:15:00Z">
            <w:rPr>
              <w:ins w:id="5374" w:author="Mosi Adesina Ifatunji" w:date="2025-06-17T18:20:00Z" w16du:dateUtc="2025-06-17T23:20:00Z"/>
              <w:rFonts w:ascii="Helvetica Neue" w:hAnsi="Helvetica Neue" w:cs="Helvetica Neue"/>
              <w:sz w:val="26"/>
              <w:szCs w:val="26"/>
            </w:rPr>
          </w:rPrChange>
        </w:rPr>
        <w:pPrChange w:id="5375" w:author="Mosi Adesina Ifatunji" w:date="2025-10-21T19:50:00Z" w16du:dateUtc="2025-10-22T00:50:00Z">
          <w:pPr>
            <w:autoSpaceDE w:val="0"/>
            <w:autoSpaceDN w:val="0"/>
            <w:adjustRightInd w:val="0"/>
            <w:ind w:right="-720"/>
          </w:pPr>
        </w:pPrChange>
      </w:pPr>
    </w:p>
    <w:p w14:paraId="137EF93B" w14:textId="77777777" w:rsidR="003C0E37" w:rsidRPr="00E83AB7" w:rsidRDefault="003C0E37">
      <w:pPr>
        <w:rPr>
          <w:ins w:id="5376" w:author="Mosi Adesina Ifatunji" w:date="2025-06-17T18:20:00Z" w16du:dateUtc="2025-06-17T23:20:00Z"/>
          <w:rPrChange w:id="5377" w:author="Mosi Adesina Ifatunji" w:date="2025-07-29T09:15:00Z" w16du:dateUtc="2025-07-29T14:15:00Z">
            <w:rPr>
              <w:ins w:id="5378" w:author="Mosi Adesina Ifatunji" w:date="2025-06-17T18:20:00Z" w16du:dateUtc="2025-06-17T23:20:00Z"/>
              <w:rFonts w:ascii="Helvetica Neue" w:hAnsi="Helvetica Neue" w:cs="Helvetica Neue"/>
              <w:sz w:val="26"/>
              <w:szCs w:val="26"/>
            </w:rPr>
          </w:rPrChange>
        </w:rPr>
        <w:pPrChange w:id="5379" w:author="Mosi Adesina Ifatunji" w:date="2025-10-21T19:50:00Z" w16du:dateUtc="2025-10-22T00:50:00Z">
          <w:pPr>
            <w:autoSpaceDE w:val="0"/>
            <w:autoSpaceDN w:val="0"/>
            <w:adjustRightInd w:val="0"/>
            <w:ind w:left="720" w:right="-720" w:hanging="720"/>
          </w:pPr>
        </w:pPrChange>
      </w:pPr>
      <w:ins w:id="5380" w:author="Mosi Adesina Ifatunji" w:date="2025-06-17T18:20:00Z" w16du:dateUtc="2025-06-17T23:20:00Z">
        <w:r w:rsidRPr="00E83AB7">
          <w:rPr>
            <w:rPrChange w:id="5381" w:author="Mosi Adesina Ifatunji" w:date="2025-07-29T09:15:00Z" w16du:dateUtc="2025-07-29T14:15:00Z">
              <w:rPr>
                <w:rFonts w:ascii="Helvetica Neue" w:hAnsi="Helvetica Neue" w:cs="Helvetica Neue"/>
                <w:sz w:val="26"/>
                <w:szCs w:val="26"/>
              </w:rPr>
            </w:rPrChange>
          </w:rPr>
          <w:t xml:space="preserve">Lise, Jeremy, and Fabien Postel-Vinay. 2020. "Multidimensional Skills, Sorting, and Human Capital Accumulation." </w:t>
        </w:r>
        <w:r w:rsidRPr="00E83AB7">
          <w:rPr>
            <w:rPrChange w:id="5382" w:author="Mosi Adesina Ifatunji" w:date="2025-07-29T09:15:00Z" w16du:dateUtc="2025-07-29T14:15:00Z">
              <w:rPr>
                <w:rFonts w:ascii="Helvetica Neue" w:hAnsi="Helvetica Neue" w:cs="Helvetica Neue"/>
                <w:i/>
                <w:iCs/>
                <w:sz w:val="26"/>
                <w:szCs w:val="26"/>
              </w:rPr>
            </w:rPrChange>
          </w:rPr>
          <w:t>American Economic Review</w:t>
        </w:r>
        <w:r w:rsidRPr="00E83AB7">
          <w:rPr>
            <w:rPrChange w:id="5383" w:author="Mosi Adesina Ifatunji" w:date="2025-07-29T09:15:00Z" w16du:dateUtc="2025-07-29T14:15:00Z">
              <w:rPr>
                <w:rFonts w:ascii="Helvetica Neue" w:hAnsi="Helvetica Neue" w:cs="Helvetica Neue"/>
                <w:sz w:val="26"/>
                <w:szCs w:val="26"/>
              </w:rPr>
            </w:rPrChange>
          </w:rPr>
          <w:t xml:space="preserve"> 110(8):2328–76.</w:t>
        </w:r>
      </w:ins>
    </w:p>
    <w:p w14:paraId="092C0BE7" w14:textId="77777777" w:rsidR="003C0E37" w:rsidRPr="00E83AB7" w:rsidRDefault="003C0E37">
      <w:pPr>
        <w:rPr>
          <w:ins w:id="5384" w:author="Mosi Adesina Ifatunji" w:date="2025-06-17T18:28:00Z" w16du:dateUtc="2025-06-17T23:28:00Z"/>
          <w:rPrChange w:id="5385" w:author="Mosi Adesina Ifatunji" w:date="2025-07-29T09:15:00Z" w16du:dateUtc="2025-07-29T14:15:00Z">
            <w:rPr>
              <w:ins w:id="5386" w:author="Mosi Adesina Ifatunji" w:date="2025-06-17T18:28:00Z" w16du:dateUtc="2025-06-17T23:28:00Z"/>
              <w:rFonts w:ascii="Helvetica Neue" w:hAnsi="Helvetica Neue" w:cs="Helvetica Neue"/>
              <w:sz w:val="26"/>
              <w:szCs w:val="26"/>
            </w:rPr>
          </w:rPrChange>
        </w:rPr>
        <w:pPrChange w:id="5387" w:author="Mosi Adesina Ifatunji" w:date="2025-10-21T19:50:00Z" w16du:dateUtc="2025-10-22T00:50:00Z">
          <w:pPr>
            <w:autoSpaceDE w:val="0"/>
            <w:autoSpaceDN w:val="0"/>
            <w:adjustRightInd w:val="0"/>
            <w:ind w:right="-720"/>
          </w:pPr>
        </w:pPrChange>
      </w:pPr>
    </w:p>
    <w:p w14:paraId="5DB5EF5B" w14:textId="77777777" w:rsidR="00010F51" w:rsidRPr="00E83AB7" w:rsidRDefault="00010F51">
      <w:pPr>
        <w:rPr>
          <w:ins w:id="5388" w:author="Mosi Adesina Ifatunji" w:date="2025-06-17T18:28:00Z" w16du:dateUtc="2025-06-17T23:28:00Z"/>
          <w:rPrChange w:id="5389" w:author="Mosi Adesina Ifatunji" w:date="2025-07-29T09:15:00Z" w16du:dateUtc="2025-07-29T14:15:00Z">
            <w:rPr>
              <w:ins w:id="5390" w:author="Mosi Adesina Ifatunji" w:date="2025-06-17T18:28:00Z" w16du:dateUtc="2025-06-17T23:28:00Z"/>
              <w:rFonts w:ascii="Helvetica Neue" w:hAnsi="Helvetica Neue" w:cs="Helvetica Neue"/>
              <w:sz w:val="26"/>
              <w:szCs w:val="26"/>
            </w:rPr>
          </w:rPrChange>
        </w:rPr>
        <w:pPrChange w:id="5391" w:author="Mosi Adesina Ifatunji" w:date="2025-10-21T19:50:00Z" w16du:dateUtc="2025-10-22T00:50:00Z">
          <w:pPr>
            <w:autoSpaceDE w:val="0"/>
            <w:autoSpaceDN w:val="0"/>
            <w:adjustRightInd w:val="0"/>
            <w:ind w:left="720" w:right="-720" w:hanging="720"/>
          </w:pPr>
        </w:pPrChange>
      </w:pPr>
      <w:ins w:id="5392" w:author="Mosi Adesina Ifatunji" w:date="2025-06-17T18:28:00Z" w16du:dateUtc="2025-06-17T23:28:00Z">
        <w:r w:rsidRPr="00E83AB7">
          <w:rPr>
            <w:rPrChange w:id="5393" w:author="Mosi Adesina Ifatunji" w:date="2025-07-29T09:15:00Z" w16du:dateUtc="2025-07-29T14:15:00Z">
              <w:rPr>
                <w:rFonts w:ascii="Helvetica Neue" w:hAnsi="Helvetica Neue" w:cs="Helvetica Neue"/>
                <w:sz w:val="26"/>
                <w:szCs w:val="26"/>
              </w:rPr>
            </w:rPrChange>
          </w:rPr>
          <w:t xml:space="preserve">Ren, Chunhui. 2021. "A Dynamic Framework for Earnings Inequality between Black and White Men." </w:t>
        </w:r>
        <w:r w:rsidRPr="00E83AB7">
          <w:rPr>
            <w:rPrChange w:id="5394" w:author="Mosi Adesina Ifatunji" w:date="2025-07-29T09:15:00Z" w16du:dateUtc="2025-07-29T14:15:00Z">
              <w:rPr>
                <w:rFonts w:ascii="Helvetica Neue" w:hAnsi="Helvetica Neue" w:cs="Helvetica Neue"/>
                <w:i/>
                <w:iCs/>
                <w:sz w:val="26"/>
                <w:szCs w:val="26"/>
              </w:rPr>
            </w:rPrChange>
          </w:rPr>
          <w:t>Social Forces</w:t>
        </w:r>
        <w:r w:rsidRPr="00E83AB7">
          <w:rPr>
            <w:rPrChange w:id="5395" w:author="Mosi Adesina Ifatunji" w:date="2025-07-29T09:15:00Z" w16du:dateUtc="2025-07-29T14:15:00Z">
              <w:rPr>
                <w:rFonts w:ascii="Helvetica Neue" w:hAnsi="Helvetica Neue" w:cs="Helvetica Neue"/>
                <w:sz w:val="26"/>
                <w:szCs w:val="26"/>
              </w:rPr>
            </w:rPrChange>
          </w:rPr>
          <w:t xml:space="preserve"> 100(4):1449–78.</w:t>
        </w:r>
      </w:ins>
    </w:p>
    <w:p w14:paraId="27AC6FE5" w14:textId="77777777" w:rsidR="00010F51" w:rsidRPr="00E83AB7" w:rsidRDefault="00010F51">
      <w:pPr>
        <w:rPr>
          <w:ins w:id="5396" w:author="Mosi Adesina Ifatunji" w:date="2025-06-17T18:29:00Z" w16du:dateUtc="2025-06-17T23:29:00Z"/>
          <w:rPrChange w:id="5397" w:author="Mosi Adesina Ifatunji" w:date="2025-07-29T09:15:00Z" w16du:dateUtc="2025-07-29T14:15:00Z">
            <w:rPr>
              <w:ins w:id="5398" w:author="Mosi Adesina Ifatunji" w:date="2025-06-17T18:29:00Z" w16du:dateUtc="2025-06-17T23:29:00Z"/>
              <w:rFonts w:ascii="Helvetica Neue" w:hAnsi="Helvetica Neue" w:cs="Helvetica Neue"/>
              <w:sz w:val="26"/>
              <w:szCs w:val="26"/>
            </w:rPr>
          </w:rPrChange>
        </w:rPr>
        <w:pPrChange w:id="5399" w:author="Mosi Adesina Ifatunji" w:date="2025-10-21T19:50:00Z" w16du:dateUtc="2025-10-22T00:50:00Z">
          <w:pPr>
            <w:autoSpaceDE w:val="0"/>
            <w:autoSpaceDN w:val="0"/>
            <w:adjustRightInd w:val="0"/>
            <w:ind w:right="-720"/>
          </w:pPr>
        </w:pPrChange>
      </w:pPr>
    </w:p>
    <w:p w14:paraId="3B61B8DD" w14:textId="2D046CAD" w:rsidR="00434594" w:rsidRPr="00E83AB7" w:rsidRDefault="00434594">
      <w:pPr>
        <w:rPr>
          <w:ins w:id="5400" w:author="Mosi Adesina Ifatunji" w:date="2025-06-17T18:28:00Z" w16du:dateUtc="2025-06-17T23:28:00Z"/>
          <w:rPrChange w:id="5401" w:author="Mosi Adesina Ifatunji" w:date="2025-07-29T09:15:00Z" w16du:dateUtc="2025-07-29T14:15:00Z">
            <w:rPr>
              <w:ins w:id="5402" w:author="Mosi Adesina Ifatunji" w:date="2025-06-17T18:28:00Z" w16du:dateUtc="2025-06-17T23:28:00Z"/>
              <w:rFonts w:ascii="Helvetica Neue" w:hAnsi="Helvetica Neue" w:cs="Helvetica Neue"/>
              <w:sz w:val="26"/>
              <w:szCs w:val="26"/>
            </w:rPr>
          </w:rPrChange>
        </w:rPr>
        <w:pPrChange w:id="5403" w:author="Mosi Adesina Ifatunji" w:date="2025-10-21T19:50:00Z" w16du:dateUtc="2025-10-22T00:50:00Z">
          <w:pPr>
            <w:autoSpaceDE w:val="0"/>
            <w:autoSpaceDN w:val="0"/>
            <w:adjustRightInd w:val="0"/>
            <w:ind w:right="-720"/>
          </w:pPr>
        </w:pPrChange>
      </w:pPr>
      <w:ins w:id="5404" w:author="Mosi Adesina Ifatunji" w:date="2025-06-17T18:29:00Z" w16du:dateUtc="2025-06-17T23:29:00Z">
        <w:r w:rsidRPr="00E83AB7">
          <w:rPr>
            <w:rPrChange w:id="5405" w:author="Mosi Adesina Ifatunji" w:date="2025-07-29T09:15:00Z" w16du:dateUtc="2025-07-29T14:15:00Z">
              <w:rPr>
                <w:rFonts w:ascii="Helvetica Neue" w:hAnsi="Helvetica Neue" w:cs="Helvetica Neue"/>
                <w:sz w:val="26"/>
                <w:szCs w:val="26"/>
              </w:rPr>
            </w:rPrChange>
          </w:rPr>
          <w:t>Thompson, Owen. 2021. "Human Capital and Black-White Earnings Gaps, 1966-2017." Cambridge, Massachusetts: National Bureau of Economic Research.</w:t>
        </w:r>
      </w:ins>
    </w:p>
    <w:p w14:paraId="3E94E436" w14:textId="36A2AB23" w:rsidR="00102D70" w:rsidRPr="00E83AB7" w:rsidRDefault="00102D70" w:rsidP="007B100A">
      <w:pPr>
        <w:rPr>
          <w:ins w:id="5406" w:author="Mosi Adesina Ifatunji" w:date="2025-07-25T13:24:00Z" w16du:dateUtc="2025-07-25T18:24:00Z"/>
          <w:highlight w:val="lightGray"/>
          <w:rPrChange w:id="5407" w:author="Mosi Adesina Ifatunji" w:date="2025-07-29T09:15:00Z" w16du:dateUtc="2025-07-29T14:15:00Z">
            <w:rPr>
              <w:ins w:id="5408" w:author="Mosi Adesina Ifatunji" w:date="2025-07-25T13:24:00Z" w16du:dateUtc="2025-07-25T18:24:00Z"/>
              <w:b/>
              <w:color w:val="070707"/>
              <w:szCs w:val="28"/>
              <w:highlight w:val="lightGray"/>
            </w:rPr>
          </w:rPrChange>
        </w:rPr>
      </w:pPr>
    </w:p>
    <w:p w14:paraId="3A9051F9" w14:textId="77777777" w:rsidR="00102D70" w:rsidRPr="00E83AB7" w:rsidRDefault="00102D70">
      <w:pPr>
        <w:rPr>
          <w:ins w:id="5409" w:author="Mosi Adesina Ifatunji" w:date="2025-07-25T13:25:00Z" w16du:dateUtc="2025-07-25T18:25:00Z"/>
          <w:highlight w:val="lightGray"/>
        </w:rPr>
        <w:pPrChange w:id="5410" w:author="Mosi Adesina Ifatunji" w:date="2025-10-21T19:50:00Z" w16du:dateUtc="2025-10-22T00:50:00Z">
          <w:pPr>
            <w:pStyle w:val="Heading3"/>
          </w:pPr>
        </w:pPrChange>
      </w:pPr>
    </w:p>
    <w:p w14:paraId="612378E3" w14:textId="77777777" w:rsidR="00102D70" w:rsidRPr="00E83AB7" w:rsidRDefault="00102D70">
      <w:pPr>
        <w:rPr>
          <w:ins w:id="5411" w:author="Mosi Adesina Ifatunji" w:date="2025-07-25T13:25:00Z" w16du:dateUtc="2025-07-25T18:25:00Z"/>
          <w:highlight w:val="lightGray"/>
        </w:rPr>
        <w:pPrChange w:id="5412" w:author="Mosi Adesina Ifatunji" w:date="2025-10-21T19:50:00Z" w16du:dateUtc="2025-10-22T00:50:00Z">
          <w:pPr>
            <w:pStyle w:val="Heading3"/>
          </w:pPr>
        </w:pPrChange>
      </w:pPr>
    </w:p>
    <w:p w14:paraId="70A6306A" w14:textId="77777777" w:rsidR="00102D70" w:rsidRPr="00E83AB7" w:rsidRDefault="00102D70">
      <w:pPr>
        <w:rPr>
          <w:ins w:id="5413" w:author="Mosi Adesina Ifatunji" w:date="2025-07-25T13:25:00Z" w16du:dateUtc="2025-07-25T18:25:00Z"/>
          <w:highlight w:val="lightGray"/>
        </w:rPr>
        <w:pPrChange w:id="5414" w:author="Mosi Adesina Ifatunji" w:date="2025-10-21T19:50:00Z" w16du:dateUtc="2025-10-22T00:50:00Z">
          <w:pPr>
            <w:pStyle w:val="Heading3"/>
          </w:pPr>
        </w:pPrChange>
      </w:pPr>
    </w:p>
    <w:p w14:paraId="28065C9C" w14:textId="77777777" w:rsidR="00102D70" w:rsidRPr="00E83AB7" w:rsidRDefault="00102D70">
      <w:pPr>
        <w:rPr>
          <w:ins w:id="5415" w:author="Mosi Adesina Ifatunji" w:date="2025-07-25T13:25:00Z" w16du:dateUtc="2025-07-25T18:25:00Z"/>
          <w:highlight w:val="lightGray"/>
        </w:rPr>
        <w:pPrChange w:id="5416" w:author="Mosi Adesina Ifatunji" w:date="2025-10-21T19:50:00Z" w16du:dateUtc="2025-10-22T00:50:00Z">
          <w:pPr>
            <w:pStyle w:val="Heading3"/>
          </w:pPr>
        </w:pPrChange>
      </w:pPr>
    </w:p>
    <w:p w14:paraId="3F3333C2" w14:textId="77777777" w:rsidR="00102D70" w:rsidRPr="00E83AB7" w:rsidRDefault="00102D70" w:rsidP="007B100A">
      <w:pPr>
        <w:rPr>
          <w:ins w:id="5417" w:author="Mosi Adesina Ifatunji" w:date="2025-07-25T13:25:00Z" w16du:dateUtc="2025-07-25T18:25:00Z"/>
          <w:highlight w:val="lightGray"/>
          <w:rPrChange w:id="5418" w:author="Mosi Adesina Ifatunji" w:date="2025-07-29T09:15:00Z" w16du:dateUtc="2025-07-29T14:15:00Z">
            <w:rPr>
              <w:ins w:id="5419" w:author="Mosi Adesina Ifatunji" w:date="2025-07-25T13:25:00Z" w16du:dateUtc="2025-07-25T18:25:00Z"/>
              <w:b/>
              <w:color w:val="070707"/>
              <w:szCs w:val="28"/>
              <w:highlight w:val="lightGray"/>
            </w:rPr>
          </w:rPrChange>
        </w:rPr>
      </w:pPr>
      <w:ins w:id="5420" w:author="Mosi Adesina Ifatunji" w:date="2025-07-25T13:25:00Z" w16du:dateUtc="2025-07-25T18:25:00Z">
        <w:r w:rsidRPr="00E83AB7">
          <w:rPr>
            <w:highlight w:val="lightGray"/>
          </w:rPr>
          <w:br w:type="page"/>
        </w:r>
      </w:ins>
    </w:p>
    <w:p w14:paraId="1DD5B43C" w14:textId="5C262A57" w:rsidR="00732491" w:rsidRPr="00B92532" w:rsidRDefault="000E2C87" w:rsidP="007B100A">
      <w:pPr>
        <w:pStyle w:val="Heading3"/>
        <w:rPr>
          <w:ins w:id="5421" w:author="Mosi Adesina Ifatunji" w:date="2025-06-14T14:48:00Z" w16du:dateUtc="2025-06-14T19:48:00Z"/>
        </w:rPr>
      </w:pPr>
      <w:ins w:id="5422" w:author="Mosi Adesina Ifatunji" w:date="2025-06-13T16:53:00Z" w16du:dateUtc="2025-06-13T21:53:00Z">
        <w:r w:rsidRPr="00B92532">
          <w:rPr>
            <w:highlight w:val="lightGray"/>
          </w:rPr>
          <w:lastRenderedPageBreak/>
          <w:t>[</w:t>
        </w:r>
      </w:ins>
      <w:ins w:id="5423" w:author="Mosi Adesina Ifatunji" w:date="2025-06-13T16:08:00Z" w16du:dateUtc="2025-06-13T21:08:00Z">
        <w:r w:rsidR="009A7CE6" w:rsidRPr="006B17C5">
          <w:rPr>
            <w:rFonts w:eastAsia="Arial"/>
            <w:highlight w:val="lightGray"/>
            <w:rPrChange w:id="5424" w:author="Mosi Adesina Ifatunji" w:date="2025-07-17T11:52:00Z" w16du:dateUtc="2025-07-17T16:52:00Z">
              <w:rPr>
                <w:rFonts w:eastAsiaTheme="minorEastAsia"/>
                <w:color w:val="000000"/>
                <w:szCs w:val="24"/>
                <w:highlight w:val="yellow"/>
              </w:rPr>
            </w:rPrChange>
          </w:rPr>
          <w:t>Credentialing</w:t>
        </w:r>
        <w:r w:rsidR="009A7CE6" w:rsidRPr="006B17C5">
          <w:rPr>
            <w:rFonts w:eastAsia="Arial"/>
            <w:highlight w:val="lightGray"/>
            <w:rPrChange w:id="5425" w:author="Mosi Adesina Ifatunji" w:date="2025-07-17T11:52:00Z" w16du:dateUtc="2025-07-17T16:52:00Z">
              <w:rPr>
                <w:rFonts w:eastAsiaTheme="minorEastAsia"/>
                <w:color w:val="000000"/>
                <w:szCs w:val="24"/>
              </w:rPr>
            </w:rPrChange>
          </w:rPr>
          <w:t xml:space="preserve"> </w:t>
        </w:r>
      </w:ins>
      <w:ins w:id="5426" w:author="Mosi Adesina Ifatunji" w:date="2025-06-13T16:28:00Z" w16du:dateUtc="2025-06-13T21:28:00Z">
        <w:r w:rsidR="00E16B96" w:rsidRPr="006B17C5">
          <w:rPr>
            <w:rFonts w:eastAsia="Arial"/>
            <w:highlight w:val="lightGray"/>
            <w:rPrChange w:id="5427" w:author="Mosi Adesina Ifatunji" w:date="2025-07-17T11:52:00Z" w16du:dateUtc="2025-07-17T16:52:00Z">
              <w:rPr>
                <w:rFonts w:eastAsiaTheme="minorEastAsia"/>
                <w:color w:val="000000"/>
                <w:szCs w:val="24"/>
              </w:rPr>
            </w:rPrChange>
          </w:rPr>
          <w:t xml:space="preserve">and </w:t>
        </w:r>
      </w:ins>
      <w:ins w:id="5428" w:author="Mosi Adesina Ifatunji" w:date="2025-06-13T16:53:00Z" w16du:dateUtc="2025-06-13T21:53:00Z">
        <w:r w:rsidRPr="00B92532">
          <w:rPr>
            <w:highlight w:val="lightGray"/>
          </w:rPr>
          <w:t>O</w:t>
        </w:r>
      </w:ins>
      <w:ins w:id="5429" w:author="Mosi Adesina Ifatunji" w:date="2025-06-13T16:29:00Z" w16du:dateUtc="2025-06-13T21:29:00Z">
        <w:r w:rsidR="00D40787" w:rsidRPr="006B17C5">
          <w:rPr>
            <w:rFonts w:eastAsia="Arial"/>
            <w:highlight w:val="lightGray"/>
            <w:rPrChange w:id="5430" w:author="Mosi Adesina Ifatunji" w:date="2025-07-17T11:52:00Z" w16du:dateUtc="2025-07-17T16:52:00Z">
              <w:rPr>
                <w:rFonts w:eastAsiaTheme="minorEastAsia"/>
                <w:color w:val="000000"/>
                <w:szCs w:val="24"/>
              </w:rPr>
            </w:rPrChange>
          </w:rPr>
          <w:t>ccupations</w:t>
        </w:r>
      </w:ins>
      <w:ins w:id="5431" w:author="Mosi Adesina Ifatunji" w:date="2025-06-13T16:53:00Z" w16du:dateUtc="2025-06-13T21:53:00Z">
        <w:r w:rsidRPr="006B17C5">
          <w:rPr>
            <w:rFonts w:eastAsia="Arial"/>
            <w:highlight w:val="lightGray"/>
            <w:rPrChange w:id="5432" w:author="Mosi Adesina Ifatunji" w:date="2025-07-17T11:52:00Z" w16du:dateUtc="2025-07-17T16:52:00Z">
              <w:rPr>
                <w:rFonts w:eastAsiaTheme="minorEastAsia"/>
                <w:color w:val="000000"/>
                <w:szCs w:val="24"/>
              </w:rPr>
            </w:rPrChange>
          </w:rPr>
          <w:t>]</w:t>
        </w:r>
      </w:ins>
    </w:p>
    <w:p w14:paraId="77479CAF" w14:textId="77777777" w:rsidR="00732491" w:rsidRPr="00E83AB7" w:rsidRDefault="00732491" w:rsidP="007B100A">
      <w:pPr>
        <w:rPr>
          <w:ins w:id="5433" w:author="Mosi Adesina Ifatunji" w:date="2025-06-14T15:03:00Z" w16du:dateUtc="2025-06-14T20:03:00Z"/>
        </w:rPr>
      </w:pPr>
    </w:p>
    <w:p w14:paraId="15C6FA60" w14:textId="0DFCA579" w:rsidR="00BC6449" w:rsidRPr="00E83AB7" w:rsidRDefault="00BC6449" w:rsidP="007B100A">
      <w:pPr>
        <w:rPr>
          <w:ins w:id="5434" w:author="Mosi Adesina Ifatunji" w:date="2025-06-14T15:03:00Z" w16du:dateUtc="2025-06-14T20:03:00Z"/>
        </w:rPr>
      </w:pPr>
      <w:ins w:id="5435" w:author="Mosi Adesina Ifatunji" w:date="2025-06-14T15:03:00Z" w16du:dateUtc="2025-06-14T20:03:00Z">
        <w:r w:rsidRPr="00E83AB7">
          <w:t xml:space="preserve">While there are substantial levels of occupational segregation </w:t>
        </w:r>
        <w:r w:rsidRPr="00E83AB7">
          <w:rPr>
            <w:rPrChange w:id="5436" w:author="Mosi Adesina Ifatunji" w:date="2025-07-29T09:16:00Z" w16du:dateUtc="2025-07-29T14:16:00Z">
              <w:rPr>
                <w:i/>
              </w:rPr>
            </w:rPrChange>
          </w:rPr>
          <w:t>within</w:t>
        </w:r>
        <w:r w:rsidRPr="00E83AB7">
          <w:t xml:space="preserve"> firms </w:t>
        </w:r>
      </w:ins>
    </w:p>
    <w:p w14:paraId="46E66C59" w14:textId="77777777" w:rsidR="00BC6449" w:rsidRPr="00E83AB7" w:rsidRDefault="00BC6449">
      <w:pPr>
        <w:rPr>
          <w:ins w:id="5437" w:author="Mosi Adesina Ifatunji" w:date="2025-06-14T14:48:00Z" w16du:dateUtc="2025-06-14T19:48:00Z"/>
        </w:rPr>
        <w:pPrChange w:id="5438" w:author="Mosi Adesina Ifatunji" w:date="2025-10-21T19:50:00Z" w16du:dateUtc="2025-10-22T00:50:00Z">
          <w:pPr>
            <w:pStyle w:val="Heading3"/>
          </w:pPr>
        </w:pPrChange>
      </w:pPr>
    </w:p>
    <w:p w14:paraId="1F81C494" w14:textId="7E2547FC" w:rsidR="00AE27E9" w:rsidRPr="00E83AB7" w:rsidRDefault="00D84E79" w:rsidP="007B100A">
      <w:pPr>
        <w:rPr>
          <w:ins w:id="5439" w:author="Mosi Adesina Ifatunji" w:date="2025-06-13T17:10:00Z" w16du:dateUtc="2025-06-13T22:10:00Z"/>
        </w:rPr>
      </w:pPr>
      <w:ins w:id="5440" w:author="Mosi Adesina Ifatunji" w:date="2025-06-13T15:42:00Z" w16du:dateUtc="2025-06-13T20:42:00Z">
        <w:r w:rsidRPr="00E83AB7">
          <w:t>Since differences in hard skills and training</w:t>
        </w:r>
        <w:r w:rsidR="00A471A1" w:rsidRPr="00E83AB7">
          <w:t xml:space="preserve"> do not seem to account for </w:t>
        </w:r>
      </w:ins>
      <w:ins w:id="5441" w:author="Mosi Adesina Ifatunji" w:date="2025-06-13T15:43:00Z" w16du:dateUtc="2025-06-13T20:43:00Z">
        <w:r w:rsidR="00A471A1" w:rsidRPr="00E83AB7">
          <w:t xml:space="preserve">ethnoracial differences in wages and earnings growth, </w:t>
        </w:r>
        <w:r w:rsidR="002E6ED3" w:rsidRPr="00E83AB7">
          <w:t xml:space="preserve">many have investigated another individual-level view: that </w:t>
        </w:r>
      </w:ins>
      <w:ins w:id="5442" w:author="Mosi Adesina Ifatunji" w:date="2025-06-13T15:44:00Z" w16du:dateUtc="2025-06-13T20:44:00Z">
        <w:r w:rsidR="00FD1B64" w:rsidRPr="00E83AB7">
          <w:t>different groups have different values for different occupations</w:t>
        </w:r>
        <w:r w:rsidR="00AE27E9" w:rsidRPr="00E83AB7">
          <w:t>, which provide different earnings.</w:t>
        </w:r>
      </w:ins>
    </w:p>
    <w:p w14:paraId="50FA458C" w14:textId="77777777" w:rsidR="00D84E79" w:rsidRPr="00E83AB7" w:rsidRDefault="00D84E79" w:rsidP="007B100A">
      <w:pPr>
        <w:rPr>
          <w:ins w:id="5443" w:author="Mosi Adesina Ifatunji" w:date="2025-06-13T15:44:00Z" w16du:dateUtc="2025-06-13T20:44:00Z"/>
        </w:rPr>
      </w:pPr>
    </w:p>
    <w:p w14:paraId="5D0C0C30" w14:textId="77777777" w:rsidR="00FD1B64" w:rsidRPr="00E83AB7" w:rsidRDefault="00FD1B64" w:rsidP="007B100A">
      <w:pPr>
        <w:rPr>
          <w:ins w:id="5444" w:author="Mosi Adesina Ifatunji" w:date="2025-06-13T15:24:00Z" w16du:dateUtc="2025-06-13T20:24:00Z"/>
        </w:rPr>
      </w:pPr>
    </w:p>
    <w:p w14:paraId="27A1E27A" w14:textId="77777777" w:rsidR="006D53EF" w:rsidRPr="00E83AB7" w:rsidRDefault="006D53EF" w:rsidP="007B100A">
      <w:pPr>
        <w:rPr>
          <w:ins w:id="5445" w:author="Mosi Adesina Ifatunji" w:date="2025-06-13T16:28:00Z" w16du:dateUtc="2025-06-13T21:28:00Z"/>
        </w:rPr>
      </w:pPr>
    </w:p>
    <w:p w14:paraId="49A8A799" w14:textId="77777777" w:rsidR="00102D70" w:rsidRPr="00EE090F" w:rsidRDefault="00102D70" w:rsidP="007B100A">
      <w:pPr>
        <w:rPr>
          <w:ins w:id="5446" w:author="Mosi Adesina Ifatunji" w:date="2025-07-25T13:26:00Z" w16du:dateUtc="2025-07-25T18:26:00Z"/>
        </w:rPr>
      </w:pPr>
      <w:ins w:id="5447" w:author="Mosi Adesina Ifatunji" w:date="2025-07-25T13:26:00Z" w16du:dateUtc="2025-07-25T18:26:00Z">
        <w:r w:rsidRPr="00EE090F">
          <w:br w:type="page"/>
        </w:r>
      </w:ins>
    </w:p>
    <w:p w14:paraId="21BA9400" w14:textId="12EA82CD" w:rsidR="00102D70" w:rsidRPr="00E83AB7" w:rsidRDefault="00102D70">
      <w:pPr>
        <w:rPr>
          <w:ins w:id="5448" w:author="Mosi Adesina Ifatunji" w:date="2025-07-25T13:26:00Z" w16du:dateUtc="2025-07-25T18:26:00Z"/>
          <w:b/>
          <w:bCs/>
          <w:rPrChange w:id="5449" w:author="Mosi Adesina Ifatunji" w:date="2025-07-29T09:16:00Z" w16du:dateUtc="2025-07-29T14:16:00Z">
            <w:rPr>
              <w:ins w:id="5450" w:author="Mosi Adesina Ifatunji" w:date="2025-07-25T13:26:00Z" w16du:dateUtc="2025-07-25T18:26:00Z"/>
            </w:rPr>
          </w:rPrChange>
        </w:rPr>
        <w:pPrChange w:id="5451" w:author="Mosi Adesina Ifatunji" w:date="2025-10-21T19:50:00Z" w16du:dateUtc="2025-10-22T00:50:00Z">
          <w:pPr>
            <w:keepNext/>
            <w:keepLines/>
          </w:pPr>
        </w:pPrChange>
      </w:pPr>
      <w:ins w:id="5452" w:author="Mosi Adesina Ifatunji" w:date="2025-07-25T13:26:00Z" w16du:dateUtc="2025-07-25T18:26:00Z">
        <w:r w:rsidRPr="00EE090F">
          <w:rPr>
            <w:b/>
            <w:bCs/>
          </w:rPr>
          <w:lastRenderedPageBreak/>
          <w:t>References</w:t>
        </w:r>
      </w:ins>
    </w:p>
    <w:p w14:paraId="79A63E5A" w14:textId="77777777" w:rsidR="00102D70" w:rsidRPr="00E83AB7" w:rsidRDefault="00102D70">
      <w:pPr>
        <w:rPr>
          <w:ins w:id="5453" w:author="Mosi Adesina Ifatunji" w:date="2025-07-25T13:26:00Z" w16du:dateUtc="2025-07-25T18:26:00Z"/>
        </w:rPr>
        <w:pPrChange w:id="5454" w:author="Mosi Adesina Ifatunji" w:date="2025-10-21T19:50:00Z" w16du:dateUtc="2025-10-22T00:50:00Z">
          <w:pPr>
            <w:keepNext/>
            <w:keepLines/>
          </w:pPr>
        </w:pPrChange>
      </w:pPr>
    </w:p>
    <w:p w14:paraId="4FB8ED3C" w14:textId="26828E9F" w:rsidR="00CC0F85" w:rsidRPr="005A5265" w:rsidRDefault="00CC0F85">
      <w:pPr>
        <w:rPr>
          <w:ins w:id="5455" w:author="Mosi Adesina Ifatunji" w:date="2025-06-17T16:48:00Z" w16du:dateUtc="2025-06-17T21:48:00Z"/>
          <w:rPrChange w:id="5456" w:author="Mosi Adesina Ifatunji" w:date="2025-08-12T10:45:00Z" w16du:dateUtc="2025-08-12T15:45:00Z">
            <w:rPr>
              <w:ins w:id="5457" w:author="Mosi Adesina Ifatunji" w:date="2025-06-17T16:48:00Z" w16du:dateUtc="2025-06-17T21:48:00Z"/>
              <w:rFonts w:ascii="Helvetica Neue" w:hAnsi="Helvetica Neue" w:cs="Helvetica Neue"/>
              <w:sz w:val="26"/>
              <w:szCs w:val="26"/>
            </w:rPr>
          </w:rPrChange>
        </w:rPr>
        <w:pPrChange w:id="5458" w:author="Mosi Adesina Ifatunji" w:date="2025-10-21T19:50:00Z" w16du:dateUtc="2025-10-22T00:50:00Z">
          <w:pPr>
            <w:autoSpaceDE w:val="0"/>
            <w:autoSpaceDN w:val="0"/>
            <w:adjustRightInd w:val="0"/>
            <w:ind w:left="720" w:right="-720" w:hanging="720"/>
          </w:pPr>
        </w:pPrChange>
      </w:pPr>
      <w:ins w:id="5459" w:author="Mosi Adesina Ifatunji" w:date="2025-06-17T16:48:00Z" w16du:dateUtc="2025-06-17T21:48:00Z">
        <w:r w:rsidRPr="005A5265">
          <w:rPr>
            <w:rPrChange w:id="5460" w:author="Mosi Adesina Ifatunji" w:date="2025-08-12T10:45:00Z" w16du:dateUtc="2025-08-12T15:45:00Z">
              <w:rPr>
                <w:rFonts w:ascii="Helvetica Neue" w:hAnsi="Helvetica Neue" w:cs="Helvetica Neue"/>
                <w:sz w:val="26"/>
                <w:szCs w:val="26"/>
              </w:rPr>
            </w:rPrChange>
          </w:rPr>
          <w:t xml:space="preserve">Collins, Randall. 1979 [2019]. </w:t>
        </w:r>
        <w:r w:rsidRPr="005A5265">
          <w:rPr>
            <w:rPrChange w:id="5461" w:author="Mosi Adesina Ifatunji" w:date="2025-08-12T10:45:00Z" w16du:dateUtc="2025-08-12T15:45:00Z">
              <w:rPr>
                <w:rFonts w:ascii="Helvetica Neue" w:hAnsi="Helvetica Neue" w:cs="Helvetica Neue"/>
                <w:i/>
                <w:iCs/>
                <w:sz w:val="26"/>
                <w:szCs w:val="26"/>
              </w:rPr>
            </w:rPrChange>
          </w:rPr>
          <w:t>The credential society: An historical sociology of education and stratification</w:t>
        </w:r>
        <w:r w:rsidRPr="005A5265">
          <w:rPr>
            <w:rPrChange w:id="5462" w:author="Mosi Adesina Ifatunji" w:date="2025-08-12T10:45:00Z" w16du:dateUtc="2025-08-12T15:45:00Z">
              <w:rPr>
                <w:rFonts w:ascii="Helvetica Neue" w:hAnsi="Helvetica Neue" w:cs="Helvetica Neue"/>
                <w:sz w:val="26"/>
                <w:szCs w:val="26"/>
              </w:rPr>
            </w:rPrChange>
          </w:rPr>
          <w:t>: Columbia University Press.</w:t>
        </w:r>
      </w:ins>
    </w:p>
    <w:p w14:paraId="0471F8BB" w14:textId="77777777" w:rsidR="00CC0F85" w:rsidRPr="005A5265" w:rsidRDefault="00CC0F85">
      <w:pPr>
        <w:rPr>
          <w:ins w:id="5463" w:author="Mosi Adesina Ifatunji" w:date="2025-06-17T16:48:00Z" w16du:dateUtc="2025-06-17T21:48:00Z"/>
          <w:rPrChange w:id="5464" w:author="Mosi Adesina Ifatunji" w:date="2025-08-12T10:45:00Z" w16du:dateUtc="2025-08-12T15:45:00Z">
            <w:rPr>
              <w:ins w:id="5465" w:author="Mosi Adesina Ifatunji" w:date="2025-06-17T16:48:00Z" w16du:dateUtc="2025-06-17T21:48:00Z"/>
              <w:rFonts w:ascii="Helvetica Neue" w:hAnsi="Helvetica Neue" w:cs="Helvetica Neue"/>
              <w:sz w:val="26"/>
              <w:szCs w:val="26"/>
            </w:rPr>
          </w:rPrChange>
        </w:rPr>
        <w:pPrChange w:id="5466" w:author="Mosi Adesina Ifatunji" w:date="2025-10-21T19:50:00Z" w16du:dateUtc="2025-10-22T00:50:00Z">
          <w:pPr>
            <w:autoSpaceDE w:val="0"/>
            <w:autoSpaceDN w:val="0"/>
            <w:adjustRightInd w:val="0"/>
            <w:ind w:right="-720"/>
          </w:pPr>
        </w:pPrChange>
      </w:pPr>
    </w:p>
    <w:p w14:paraId="0FD4810B" w14:textId="77777777" w:rsidR="007D1C73" w:rsidRPr="005A5265" w:rsidRDefault="007D1C73">
      <w:pPr>
        <w:rPr>
          <w:ins w:id="5467" w:author="Mosi Adesina Ifatunji" w:date="2025-06-17T17:36:00Z" w16du:dateUtc="2025-06-17T22:36:00Z"/>
          <w:rPrChange w:id="5468" w:author="Mosi Adesina Ifatunji" w:date="2025-08-12T10:45:00Z" w16du:dateUtc="2025-08-12T15:45:00Z">
            <w:rPr>
              <w:ins w:id="5469" w:author="Mosi Adesina Ifatunji" w:date="2025-06-17T17:36:00Z" w16du:dateUtc="2025-06-17T22:36:00Z"/>
              <w:rFonts w:ascii="Helvetica Neue" w:hAnsi="Helvetica Neue" w:cs="Helvetica Neue"/>
              <w:sz w:val="26"/>
              <w:szCs w:val="26"/>
            </w:rPr>
          </w:rPrChange>
        </w:rPr>
        <w:pPrChange w:id="5470" w:author="Mosi Adesina Ifatunji" w:date="2025-10-21T19:50:00Z" w16du:dateUtc="2025-10-22T00:50:00Z">
          <w:pPr>
            <w:autoSpaceDE w:val="0"/>
            <w:autoSpaceDN w:val="0"/>
            <w:adjustRightInd w:val="0"/>
            <w:ind w:left="720" w:right="-720" w:hanging="720"/>
          </w:pPr>
        </w:pPrChange>
      </w:pPr>
      <w:ins w:id="5471" w:author="Mosi Adesina Ifatunji" w:date="2025-06-17T17:36:00Z" w16du:dateUtc="2025-06-17T22:36:00Z">
        <w:r w:rsidRPr="005A5265">
          <w:rPr>
            <w:rPrChange w:id="5472" w:author="Mosi Adesina Ifatunji" w:date="2025-08-12T10:45:00Z" w16du:dateUtc="2025-08-12T15:45:00Z">
              <w:rPr>
                <w:rFonts w:ascii="Helvetica Neue" w:hAnsi="Helvetica Neue" w:cs="Helvetica Neue"/>
                <w:sz w:val="26"/>
                <w:szCs w:val="26"/>
              </w:rPr>
            </w:rPrChange>
          </w:rPr>
          <w:t xml:space="preserve">Mouw, Ted, and Arne L Kalleberg. 2010. "Occupations and the Structure of Wage Inequality in the United States, 1980s to 2000s." </w:t>
        </w:r>
        <w:r w:rsidRPr="005A5265">
          <w:rPr>
            <w:rPrChange w:id="5473" w:author="Mosi Adesina Ifatunji" w:date="2025-08-12T10:45:00Z" w16du:dateUtc="2025-08-12T15:45:00Z">
              <w:rPr>
                <w:rFonts w:ascii="Helvetica Neue" w:hAnsi="Helvetica Neue" w:cs="Helvetica Neue"/>
                <w:i/>
                <w:iCs/>
                <w:sz w:val="26"/>
                <w:szCs w:val="26"/>
              </w:rPr>
            </w:rPrChange>
          </w:rPr>
          <w:t>American Sociological Review</w:t>
        </w:r>
        <w:r w:rsidRPr="005A5265">
          <w:rPr>
            <w:rPrChange w:id="5474" w:author="Mosi Adesina Ifatunji" w:date="2025-08-12T10:45:00Z" w16du:dateUtc="2025-08-12T15:45:00Z">
              <w:rPr>
                <w:rFonts w:ascii="Helvetica Neue" w:hAnsi="Helvetica Neue" w:cs="Helvetica Neue"/>
                <w:sz w:val="26"/>
                <w:szCs w:val="26"/>
              </w:rPr>
            </w:rPrChange>
          </w:rPr>
          <w:t xml:space="preserve"> 75(3):402–31.</w:t>
        </w:r>
      </w:ins>
    </w:p>
    <w:p w14:paraId="666735F2" w14:textId="77777777" w:rsidR="007D1C73" w:rsidRPr="005A5265" w:rsidRDefault="007D1C73">
      <w:pPr>
        <w:rPr>
          <w:ins w:id="5475" w:author="Mosi Adesina Ifatunji" w:date="2025-06-17T17:36:00Z" w16du:dateUtc="2025-06-17T22:36:00Z"/>
          <w:rPrChange w:id="5476" w:author="Mosi Adesina Ifatunji" w:date="2025-08-12T10:45:00Z" w16du:dateUtc="2025-08-12T15:45:00Z">
            <w:rPr>
              <w:ins w:id="5477" w:author="Mosi Adesina Ifatunji" w:date="2025-06-17T17:36:00Z" w16du:dateUtc="2025-06-17T22:36:00Z"/>
              <w:rFonts w:ascii="Helvetica Neue" w:hAnsi="Helvetica Neue" w:cs="Helvetica Neue"/>
              <w:sz w:val="26"/>
              <w:szCs w:val="26"/>
            </w:rPr>
          </w:rPrChange>
        </w:rPr>
        <w:pPrChange w:id="5478" w:author="Mosi Adesina Ifatunji" w:date="2025-10-21T19:50:00Z" w16du:dateUtc="2025-10-22T00:50:00Z">
          <w:pPr>
            <w:autoSpaceDE w:val="0"/>
            <w:autoSpaceDN w:val="0"/>
            <w:adjustRightInd w:val="0"/>
            <w:ind w:right="-720"/>
          </w:pPr>
        </w:pPrChange>
      </w:pPr>
    </w:p>
    <w:p w14:paraId="6EA9DD74" w14:textId="77777777" w:rsidR="008A3902" w:rsidRPr="005A5265" w:rsidRDefault="008A3902">
      <w:pPr>
        <w:rPr>
          <w:ins w:id="5479" w:author="Mosi Adesina Ifatunji" w:date="2025-06-17T17:53:00Z" w16du:dateUtc="2025-06-17T22:53:00Z"/>
          <w:rPrChange w:id="5480" w:author="Mosi Adesina Ifatunji" w:date="2025-08-12T10:45:00Z" w16du:dateUtc="2025-08-12T15:45:00Z">
            <w:rPr>
              <w:ins w:id="5481" w:author="Mosi Adesina Ifatunji" w:date="2025-06-17T17:53:00Z" w16du:dateUtc="2025-06-17T22:53:00Z"/>
              <w:rFonts w:ascii="Helvetica Neue" w:hAnsi="Helvetica Neue" w:cs="Helvetica Neue"/>
              <w:sz w:val="26"/>
              <w:szCs w:val="26"/>
            </w:rPr>
          </w:rPrChange>
        </w:rPr>
        <w:pPrChange w:id="5482" w:author="Mosi Adesina Ifatunji" w:date="2025-10-21T19:50:00Z" w16du:dateUtc="2025-10-22T00:50:00Z">
          <w:pPr>
            <w:autoSpaceDE w:val="0"/>
            <w:autoSpaceDN w:val="0"/>
            <w:adjustRightInd w:val="0"/>
            <w:ind w:left="720" w:right="-720" w:hanging="720"/>
          </w:pPr>
        </w:pPrChange>
      </w:pPr>
      <w:ins w:id="5483" w:author="Mosi Adesina Ifatunji" w:date="2025-06-17T17:53:00Z" w16du:dateUtc="2025-06-17T22:53:00Z">
        <w:r w:rsidRPr="005A5265">
          <w:rPr>
            <w:rPrChange w:id="5484" w:author="Mosi Adesina Ifatunji" w:date="2025-08-12T10:45:00Z" w16du:dateUtc="2025-08-12T15:45:00Z">
              <w:rPr>
                <w:rFonts w:ascii="Helvetica Neue" w:hAnsi="Helvetica Neue" w:cs="Helvetica Neue"/>
                <w:sz w:val="26"/>
                <w:szCs w:val="26"/>
              </w:rPr>
            </w:rPrChange>
          </w:rPr>
          <w:t xml:space="preserve">Gaddis, S. Michael. 2015. "Discrimination in the Credential Society: An Audit Study of Race and College Selectivity in the Labor Market." </w:t>
        </w:r>
        <w:r w:rsidRPr="005A5265">
          <w:rPr>
            <w:rPrChange w:id="5485" w:author="Mosi Adesina Ifatunji" w:date="2025-08-12T10:45:00Z" w16du:dateUtc="2025-08-12T15:45:00Z">
              <w:rPr>
                <w:rFonts w:ascii="Helvetica Neue" w:hAnsi="Helvetica Neue" w:cs="Helvetica Neue"/>
                <w:i/>
                <w:iCs/>
                <w:sz w:val="26"/>
                <w:szCs w:val="26"/>
              </w:rPr>
            </w:rPrChange>
          </w:rPr>
          <w:t>Social Forces</w:t>
        </w:r>
        <w:r w:rsidRPr="005A5265">
          <w:rPr>
            <w:rPrChange w:id="5486" w:author="Mosi Adesina Ifatunji" w:date="2025-08-12T10:45:00Z" w16du:dateUtc="2025-08-12T15:45:00Z">
              <w:rPr>
                <w:rFonts w:ascii="Helvetica Neue" w:hAnsi="Helvetica Neue" w:cs="Helvetica Neue"/>
                <w:sz w:val="26"/>
                <w:szCs w:val="26"/>
              </w:rPr>
            </w:rPrChange>
          </w:rPr>
          <w:t xml:space="preserve"> 93(4):1451–79.</w:t>
        </w:r>
      </w:ins>
    </w:p>
    <w:p w14:paraId="05A18B6D" w14:textId="77777777" w:rsidR="008A3902" w:rsidRPr="005A5265" w:rsidRDefault="008A3902">
      <w:pPr>
        <w:rPr>
          <w:ins w:id="5487" w:author="Mosi Adesina Ifatunji" w:date="2025-06-17T17:53:00Z" w16du:dateUtc="2025-06-17T22:53:00Z"/>
          <w:rPrChange w:id="5488" w:author="Mosi Adesina Ifatunji" w:date="2025-08-12T10:45:00Z" w16du:dateUtc="2025-08-12T15:45:00Z">
            <w:rPr>
              <w:ins w:id="5489" w:author="Mosi Adesina Ifatunji" w:date="2025-06-17T17:53:00Z" w16du:dateUtc="2025-06-17T22:53:00Z"/>
              <w:rFonts w:ascii="Helvetica Neue" w:hAnsi="Helvetica Neue" w:cs="Helvetica Neue"/>
              <w:sz w:val="26"/>
              <w:szCs w:val="26"/>
            </w:rPr>
          </w:rPrChange>
        </w:rPr>
        <w:pPrChange w:id="5490" w:author="Mosi Adesina Ifatunji" w:date="2025-10-21T19:50:00Z" w16du:dateUtc="2025-10-22T00:50:00Z">
          <w:pPr>
            <w:autoSpaceDE w:val="0"/>
            <w:autoSpaceDN w:val="0"/>
            <w:adjustRightInd w:val="0"/>
            <w:ind w:right="-720"/>
          </w:pPr>
        </w:pPrChange>
      </w:pPr>
    </w:p>
    <w:p w14:paraId="2C49A4B9" w14:textId="77777777" w:rsidR="0058475A" w:rsidRPr="005A5265" w:rsidRDefault="0058475A">
      <w:pPr>
        <w:rPr>
          <w:ins w:id="5491" w:author="Mosi Adesina Ifatunji" w:date="2025-06-17T17:58:00Z" w16du:dateUtc="2025-06-17T22:58:00Z"/>
          <w:rPrChange w:id="5492" w:author="Mosi Adesina Ifatunji" w:date="2025-08-12T10:45:00Z" w16du:dateUtc="2025-08-12T15:45:00Z">
            <w:rPr>
              <w:ins w:id="5493" w:author="Mosi Adesina Ifatunji" w:date="2025-06-17T17:58:00Z" w16du:dateUtc="2025-06-17T22:58:00Z"/>
              <w:rFonts w:ascii="Helvetica Neue" w:hAnsi="Helvetica Neue" w:cs="Helvetica Neue"/>
              <w:sz w:val="26"/>
              <w:szCs w:val="26"/>
            </w:rPr>
          </w:rPrChange>
        </w:rPr>
        <w:pPrChange w:id="5494" w:author="Mosi Adesina Ifatunji" w:date="2025-10-21T19:50:00Z" w16du:dateUtc="2025-10-22T00:50:00Z">
          <w:pPr>
            <w:autoSpaceDE w:val="0"/>
            <w:autoSpaceDN w:val="0"/>
            <w:adjustRightInd w:val="0"/>
            <w:ind w:left="720" w:right="-720" w:hanging="720"/>
          </w:pPr>
        </w:pPrChange>
      </w:pPr>
      <w:ins w:id="5495" w:author="Mosi Adesina Ifatunji" w:date="2025-06-17T17:58:00Z" w16du:dateUtc="2025-06-17T22:58:00Z">
        <w:r w:rsidRPr="005A5265">
          <w:rPr>
            <w:rPrChange w:id="5496" w:author="Mosi Adesina Ifatunji" w:date="2025-08-12T10:45:00Z" w16du:dateUtc="2025-08-12T15:45:00Z">
              <w:rPr>
                <w:rFonts w:ascii="Helvetica Neue" w:hAnsi="Helvetica Neue" w:cs="Helvetica Neue"/>
                <w:sz w:val="26"/>
                <w:szCs w:val="26"/>
              </w:rPr>
            </w:rPrChange>
          </w:rPr>
          <w:t xml:space="preserve">Rivera, Lauren A. 2016. </w:t>
        </w:r>
        <w:r w:rsidRPr="005A5265">
          <w:rPr>
            <w:rPrChange w:id="5497" w:author="Mosi Adesina Ifatunji" w:date="2025-08-12T10:45:00Z" w16du:dateUtc="2025-08-12T15:45:00Z">
              <w:rPr>
                <w:rFonts w:ascii="Helvetica Neue" w:hAnsi="Helvetica Neue" w:cs="Helvetica Neue"/>
                <w:i/>
                <w:iCs/>
                <w:sz w:val="26"/>
                <w:szCs w:val="26"/>
              </w:rPr>
            </w:rPrChange>
          </w:rPr>
          <w:t>Pedigree: How elite students get elite jobs</w:t>
        </w:r>
        <w:r w:rsidRPr="005A5265">
          <w:rPr>
            <w:rPrChange w:id="5498" w:author="Mosi Adesina Ifatunji" w:date="2025-08-12T10:45:00Z" w16du:dateUtc="2025-08-12T15:45:00Z">
              <w:rPr>
                <w:rFonts w:ascii="Helvetica Neue" w:hAnsi="Helvetica Neue" w:cs="Helvetica Neue"/>
                <w:sz w:val="26"/>
                <w:szCs w:val="26"/>
              </w:rPr>
            </w:rPrChange>
          </w:rPr>
          <w:t>: Princeton University Press.</w:t>
        </w:r>
      </w:ins>
    </w:p>
    <w:p w14:paraId="204123D4" w14:textId="77777777" w:rsidR="0058475A" w:rsidRPr="005A5265" w:rsidRDefault="0058475A">
      <w:pPr>
        <w:rPr>
          <w:ins w:id="5499" w:author="Mosi Adesina Ifatunji" w:date="2025-06-17T18:20:00Z" w16du:dateUtc="2025-06-17T23:20:00Z"/>
          <w:rPrChange w:id="5500" w:author="Mosi Adesina Ifatunji" w:date="2025-08-12T10:45:00Z" w16du:dateUtc="2025-08-12T15:45:00Z">
            <w:rPr>
              <w:ins w:id="5501" w:author="Mosi Adesina Ifatunji" w:date="2025-06-17T18:20:00Z" w16du:dateUtc="2025-06-17T23:20:00Z"/>
              <w:rFonts w:ascii="Helvetica Neue" w:hAnsi="Helvetica Neue" w:cs="Helvetica Neue"/>
              <w:sz w:val="26"/>
              <w:szCs w:val="26"/>
            </w:rPr>
          </w:rPrChange>
        </w:rPr>
        <w:pPrChange w:id="5502" w:author="Mosi Adesina Ifatunji" w:date="2025-10-21T19:50:00Z" w16du:dateUtc="2025-10-22T00:50:00Z">
          <w:pPr>
            <w:autoSpaceDE w:val="0"/>
            <w:autoSpaceDN w:val="0"/>
            <w:adjustRightInd w:val="0"/>
            <w:ind w:right="-720"/>
          </w:pPr>
        </w:pPrChange>
      </w:pPr>
    </w:p>
    <w:p w14:paraId="37536DB2" w14:textId="77777777" w:rsidR="003C0E37" w:rsidRPr="005A5265" w:rsidRDefault="003C0E37">
      <w:pPr>
        <w:rPr>
          <w:ins w:id="5503" w:author="Mosi Adesina Ifatunji" w:date="2025-06-17T18:20:00Z" w16du:dateUtc="2025-06-17T23:20:00Z"/>
          <w:rPrChange w:id="5504" w:author="Mosi Adesina Ifatunji" w:date="2025-08-12T10:45:00Z" w16du:dateUtc="2025-08-12T15:45:00Z">
            <w:rPr>
              <w:ins w:id="5505" w:author="Mosi Adesina Ifatunji" w:date="2025-06-17T18:20:00Z" w16du:dateUtc="2025-06-17T23:20:00Z"/>
              <w:rFonts w:ascii="Helvetica Neue" w:hAnsi="Helvetica Neue" w:cs="Helvetica Neue"/>
              <w:sz w:val="26"/>
              <w:szCs w:val="26"/>
            </w:rPr>
          </w:rPrChange>
        </w:rPr>
        <w:pPrChange w:id="5506" w:author="Mosi Adesina Ifatunji" w:date="2025-10-21T19:50:00Z" w16du:dateUtc="2025-10-22T00:50:00Z">
          <w:pPr>
            <w:autoSpaceDE w:val="0"/>
            <w:autoSpaceDN w:val="0"/>
            <w:adjustRightInd w:val="0"/>
            <w:ind w:left="720" w:right="-720" w:hanging="720"/>
          </w:pPr>
        </w:pPrChange>
      </w:pPr>
      <w:ins w:id="5507" w:author="Mosi Adesina Ifatunji" w:date="2025-06-17T18:20:00Z" w16du:dateUtc="2025-06-17T23:20:00Z">
        <w:r w:rsidRPr="005A5265">
          <w:rPr>
            <w:rPrChange w:id="5508" w:author="Mosi Adesina Ifatunji" w:date="2025-08-12T10:45:00Z" w16du:dateUtc="2025-08-12T15:45:00Z">
              <w:rPr>
                <w:rFonts w:ascii="Helvetica Neue" w:hAnsi="Helvetica Neue" w:cs="Helvetica Neue"/>
                <w:sz w:val="26"/>
                <w:szCs w:val="26"/>
              </w:rPr>
            </w:rPrChange>
          </w:rPr>
          <w:t xml:space="preserve">Lise, Jeremy, and Fabien Postel-Vinay. 2020. "Multidimensional Skills, Sorting, and Human Capital Accumulation." </w:t>
        </w:r>
        <w:r w:rsidRPr="005A5265">
          <w:rPr>
            <w:rPrChange w:id="5509" w:author="Mosi Adesina Ifatunji" w:date="2025-08-12T10:45:00Z" w16du:dateUtc="2025-08-12T15:45:00Z">
              <w:rPr>
                <w:rFonts w:ascii="Helvetica Neue" w:hAnsi="Helvetica Neue" w:cs="Helvetica Neue"/>
                <w:i/>
                <w:iCs/>
                <w:sz w:val="26"/>
                <w:szCs w:val="26"/>
              </w:rPr>
            </w:rPrChange>
          </w:rPr>
          <w:t>American Economic Review</w:t>
        </w:r>
        <w:r w:rsidRPr="005A5265">
          <w:rPr>
            <w:rPrChange w:id="5510" w:author="Mosi Adesina Ifatunji" w:date="2025-08-12T10:45:00Z" w16du:dateUtc="2025-08-12T15:45:00Z">
              <w:rPr>
                <w:rFonts w:ascii="Helvetica Neue" w:hAnsi="Helvetica Neue" w:cs="Helvetica Neue"/>
                <w:sz w:val="26"/>
                <w:szCs w:val="26"/>
              </w:rPr>
            </w:rPrChange>
          </w:rPr>
          <w:t xml:space="preserve"> 110(8):2328–76.</w:t>
        </w:r>
      </w:ins>
    </w:p>
    <w:p w14:paraId="16A41CA9" w14:textId="77777777" w:rsidR="003C0E37" w:rsidRPr="005A5265" w:rsidRDefault="003C0E37">
      <w:pPr>
        <w:rPr>
          <w:ins w:id="5511" w:author="Mosi Adesina Ifatunji" w:date="2025-06-17T18:28:00Z" w16du:dateUtc="2025-06-17T23:28:00Z"/>
          <w:rPrChange w:id="5512" w:author="Mosi Adesina Ifatunji" w:date="2025-08-12T10:45:00Z" w16du:dateUtc="2025-08-12T15:45:00Z">
            <w:rPr>
              <w:ins w:id="5513" w:author="Mosi Adesina Ifatunji" w:date="2025-06-17T18:28:00Z" w16du:dateUtc="2025-06-17T23:28:00Z"/>
              <w:rFonts w:ascii="Helvetica Neue" w:hAnsi="Helvetica Neue" w:cs="Helvetica Neue"/>
              <w:sz w:val="26"/>
              <w:szCs w:val="26"/>
            </w:rPr>
          </w:rPrChange>
        </w:rPr>
        <w:pPrChange w:id="5514" w:author="Mosi Adesina Ifatunji" w:date="2025-10-21T19:50:00Z" w16du:dateUtc="2025-10-22T00:50:00Z">
          <w:pPr>
            <w:autoSpaceDE w:val="0"/>
            <w:autoSpaceDN w:val="0"/>
            <w:adjustRightInd w:val="0"/>
            <w:ind w:right="-720"/>
          </w:pPr>
        </w:pPrChange>
      </w:pPr>
    </w:p>
    <w:p w14:paraId="2A68CF6F" w14:textId="77777777" w:rsidR="00010F51" w:rsidRPr="005A5265" w:rsidRDefault="00010F51">
      <w:pPr>
        <w:rPr>
          <w:ins w:id="5515" w:author="Mosi Adesina Ifatunji" w:date="2025-06-17T18:28:00Z" w16du:dateUtc="2025-06-17T23:28:00Z"/>
          <w:rPrChange w:id="5516" w:author="Mosi Adesina Ifatunji" w:date="2025-08-12T10:45:00Z" w16du:dateUtc="2025-08-12T15:45:00Z">
            <w:rPr>
              <w:ins w:id="5517" w:author="Mosi Adesina Ifatunji" w:date="2025-06-17T18:28:00Z" w16du:dateUtc="2025-06-17T23:28:00Z"/>
              <w:rFonts w:ascii="Helvetica Neue" w:hAnsi="Helvetica Neue" w:cs="Helvetica Neue"/>
              <w:sz w:val="26"/>
              <w:szCs w:val="26"/>
            </w:rPr>
          </w:rPrChange>
        </w:rPr>
        <w:pPrChange w:id="5518" w:author="Mosi Adesina Ifatunji" w:date="2025-10-21T19:50:00Z" w16du:dateUtc="2025-10-22T00:50:00Z">
          <w:pPr>
            <w:autoSpaceDE w:val="0"/>
            <w:autoSpaceDN w:val="0"/>
            <w:adjustRightInd w:val="0"/>
            <w:ind w:left="720" w:right="-720" w:hanging="720"/>
          </w:pPr>
        </w:pPrChange>
      </w:pPr>
      <w:ins w:id="5519" w:author="Mosi Adesina Ifatunji" w:date="2025-06-17T18:28:00Z" w16du:dateUtc="2025-06-17T23:28:00Z">
        <w:r w:rsidRPr="005A5265">
          <w:rPr>
            <w:rPrChange w:id="5520" w:author="Mosi Adesina Ifatunji" w:date="2025-08-12T10:45:00Z" w16du:dateUtc="2025-08-12T15:45:00Z">
              <w:rPr>
                <w:rFonts w:ascii="Helvetica Neue" w:hAnsi="Helvetica Neue" w:cs="Helvetica Neue"/>
                <w:sz w:val="26"/>
                <w:szCs w:val="26"/>
              </w:rPr>
            </w:rPrChange>
          </w:rPr>
          <w:t xml:space="preserve">Ren, Chunhui. 2021. "A Dynamic Framework for Earnings Inequality between Black and White Men." </w:t>
        </w:r>
        <w:r w:rsidRPr="005A5265">
          <w:rPr>
            <w:rPrChange w:id="5521" w:author="Mosi Adesina Ifatunji" w:date="2025-08-12T10:45:00Z" w16du:dateUtc="2025-08-12T15:45:00Z">
              <w:rPr>
                <w:rFonts w:ascii="Helvetica Neue" w:hAnsi="Helvetica Neue" w:cs="Helvetica Neue"/>
                <w:i/>
                <w:iCs/>
                <w:sz w:val="26"/>
                <w:szCs w:val="26"/>
              </w:rPr>
            </w:rPrChange>
          </w:rPr>
          <w:t>Social Forces</w:t>
        </w:r>
        <w:r w:rsidRPr="005A5265">
          <w:rPr>
            <w:rPrChange w:id="5522" w:author="Mosi Adesina Ifatunji" w:date="2025-08-12T10:45:00Z" w16du:dateUtc="2025-08-12T15:45:00Z">
              <w:rPr>
                <w:rFonts w:ascii="Helvetica Neue" w:hAnsi="Helvetica Neue" w:cs="Helvetica Neue"/>
                <w:sz w:val="26"/>
                <w:szCs w:val="26"/>
              </w:rPr>
            </w:rPrChange>
          </w:rPr>
          <w:t xml:space="preserve"> 100(4):1449–78.</w:t>
        </w:r>
      </w:ins>
    </w:p>
    <w:p w14:paraId="11EA9F48" w14:textId="77777777" w:rsidR="00010F51" w:rsidRPr="005A5265" w:rsidRDefault="00010F51" w:rsidP="007B100A">
      <w:pPr>
        <w:rPr>
          <w:ins w:id="5523" w:author="Mosi Adesina Ifatunji" w:date="2025-08-12T10:43:00Z" w16du:dateUtc="2025-08-12T15:43:00Z"/>
        </w:rPr>
      </w:pPr>
    </w:p>
    <w:p w14:paraId="5243B41D" w14:textId="77777777" w:rsidR="005A5265" w:rsidRPr="005A5265" w:rsidRDefault="005A5265">
      <w:pPr>
        <w:rPr>
          <w:ins w:id="5524" w:author="Mosi Adesina Ifatunji" w:date="2025-08-12T10:43:00Z" w16du:dateUtc="2025-08-12T15:43:00Z"/>
          <w:rPrChange w:id="5525" w:author="Mosi Adesina Ifatunji" w:date="2025-08-12T10:45:00Z" w16du:dateUtc="2025-08-12T15:45:00Z">
            <w:rPr>
              <w:ins w:id="5526" w:author="Mosi Adesina Ifatunji" w:date="2025-08-12T10:43:00Z" w16du:dateUtc="2025-08-12T15:43:00Z"/>
              <w:rFonts w:ascii="Helvetica Neue" w:hAnsi="Helvetica Neue" w:cs="Helvetica Neue"/>
              <w:sz w:val="28"/>
              <w:szCs w:val="28"/>
            </w:rPr>
          </w:rPrChange>
        </w:rPr>
        <w:pPrChange w:id="5527" w:author="Mosi Adesina Ifatunji" w:date="2025-10-21T19:50:00Z" w16du:dateUtc="2025-10-22T00:50:00Z">
          <w:pPr>
            <w:autoSpaceDE w:val="0"/>
            <w:autoSpaceDN w:val="0"/>
            <w:adjustRightInd w:val="0"/>
            <w:ind w:left="720" w:right="-720" w:hanging="720"/>
          </w:pPr>
        </w:pPrChange>
      </w:pPr>
      <w:ins w:id="5528" w:author="Mosi Adesina Ifatunji" w:date="2025-08-12T10:43:00Z" w16du:dateUtc="2025-08-12T15:43:00Z">
        <w:r w:rsidRPr="005A5265">
          <w:rPr>
            <w:rPrChange w:id="5529" w:author="Mosi Adesina Ifatunji" w:date="2025-08-12T10:45:00Z" w16du:dateUtc="2025-08-12T15:45:00Z">
              <w:rPr>
                <w:rFonts w:ascii="Helvetica Neue" w:hAnsi="Helvetica Neue" w:cs="Helvetica Neue"/>
                <w:sz w:val="28"/>
                <w:szCs w:val="28"/>
              </w:rPr>
            </w:rPrChange>
          </w:rPr>
          <w:t xml:space="preserve">Zhang, Liang. 2008. "Gender and racial gaps in earnings among recent college graduates." </w:t>
        </w:r>
        <w:r w:rsidRPr="005A5265">
          <w:rPr>
            <w:i/>
            <w:iCs/>
            <w:rPrChange w:id="5530" w:author="Mosi Adesina Ifatunji" w:date="2025-08-12T10:45:00Z" w16du:dateUtc="2025-08-12T15:45:00Z">
              <w:rPr>
                <w:rFonts w:ascii="Helvetica Neue" w:hAnsi="Helvetica Neue" w:cs="Helvetica Neue"/>
                <w:i/>
                <w:iCs/>
                <w:sz w:val="28"/>
                <w:szCs w:val="28"/>
              </w:rPr>
            </w:rPrChange>
          </w:rPr>
          <w:t>The Review of Higher Education</w:t>
        </w:r>
        <w:r w:rsidRPr="005A5265">
          <w:rPr>
            <w:rPrChange w:id="5531" w:author="Mosi Adesina Ifatunji" w:date="2025-08-12T10:45:00Z" w16du:dateUtc="2025-08-12T15:45:00Z">
              <w:rPr>
                <w:rFonts w:ascii="Helvetica Neue" w:hAnsi="Helvetica Neue" w:cs="Helvetica Neue"/>
                <w:sz w:val="28"/>
                <w:szCs w:val="28"/>
              </w:rPr>
            </w:rPrChange>
          </w:rPr>
          <w:t xml:space="preserve"> 32(1):51–72.</w:t>
        </w:r>
      </w:ins>
    </w:p>
    <w:p w14:paraId="0A6198A0" w14:textId="77777777" w:rsidR="005A5265" w:rsidRDefault="005A5265" w:rsidP="007B100A">
      <w:pPr>
        <w:autoSpaceDE w:val="0"/>
        <w:autoSpaceDN w:val="0"/>
        <w:adjustRightInd w:val="0"/>
        <w:ind w:right="-720"/>
        <w:rPr>
          <w:ins w:id="5532" w:author="Mosi Adesina Ifatunji" w:date="2025-08-12T10:43:00Z" w16du:dateUtc="2025-08-12T15:43:00Z"/>
          <w:rFonts w:ascii="Helvetica Neue" w:hAnsi="Helvetica Neue" w:cs="Helvetica Neue"/>
          <w:sz w:val="28"/>
          <w:szCs w:val="28"/>
        </w:rPr>
      </w:pPr>
    </w:p>
    <w:p w14:paraId="7C4DCDB1" w14:textId="77777777" w:rsidR="005A5265" w:rsidRPr="00E83AB7" w:rsidRDefault="005A5265">
      <w:pPr>
        <w:rPr>
          <w:ins w:id="5533" w:author="Mosi Adesina Ifatunji" w:date="2025-06-17T18:28:00Z" w16du:dateUtc="2025-06-17T23:28:00Z"/>
          <w:rPrChange w:id="5534" w:author="Mosi Adesina Ifatunji" w:date="2025-07-29T09:16:00Z" w16du:dateUtc="2025-07-29T14:16:00Z">
            <w:rPr>
              <w:ins w:id="5535" w:author="Mosi Adesina Ifatunji" w:date="2025-06-17T18:28:00Z" w16du:dateUtc="2025-06-17T23:28:00Z"/>
              <w:rFonts w:ascii="Helvetica Neue" w:hAnsi="Helvetica Neue" w:cs="Helvetica Neue"/>
              <w:sz w:val="26"/>
              <w:szCs w:val="26"/>
            </w:rPr>
          </w:rPrChange>
        </w:rPr>
        <w:pPrChange w:id="5536" w:author="Mosi Adesina Ifatunji" w:date="2025-10-21T19:50:00Z" w16du:dateUtc="2025-10-22T00:50:00Z">
          <w:pPr>
            <w:autoSpaceDE w:val="0"/>
            <w:autoSpaceDN w:val="0"/>
            <w:adjustRightInd w:val="0"/>
            <w:ind w:right="-720"/>
          </w:pPr>
        </w:pPrChange>
      </w:pPr>
    </w:p>
    <w:p w14:paraId="59B83F74" w14:textId="77777777" w:rsidR="00010F51" w:rsidRPr="00E83AB7" w:rsidRDefault="00010F51">
      <w:pPr>
        <w:rPr>
          <w:ins w:id="5537" w:author="Mosi Adesina Ifatunji" w:date="2025-06-17T18:20:00Z" w16du:dateUtc="2025-06-17T23:20:00Z"/>
          <w:rPrChange w:id="5538" w:author="Mosi Adesina Ifatunji" w:date="2025-07-29T09:16:00Z" w16du:dateUtc="2025-07-29T14:16:00Z">
            <w:rPr>
              <w:ins w:id="5539" w:author="Mosi Adesina Ifatunji" w:date="2025-06-17T18:20:00Z" w16du:dateUtc="2025-06-17T23:20:00Z"/>
              <w:rFonts w:ascii="Helvetica Neue" w:hAnsi="Helvetica Neue" w:cs="Helvetica Neue"/>
              <w:sz w:val="26"/>
              <w:szCs w:val="26"/>
            </w:rPr>
          </w:rPrChange>
        </w:rPr>
        <w:pPrChange w:id="5540" w:author="Mosi Adesina Ifatunji" w:date="2025-10-21T19:50:00Z" w16du:dateUtc="2025-10-22T00:50:00Z">
          <w:pPr>
            <w:autoSpaceDE w:val="0"/>
            <w:autoSpaceDN w:val="0"/>
            <w:adjustRightInd w:val="0"/>
            <w:ind w:right="-720"/>
          </w:pPr>
        </w:pPrChange>
      </w:pPr>
    </w:p>
    <w:p w14:paraId="2B8FC1E0" w14:textId="77777777" w:rsidR="003C0E37" w:rsidRPr="00E83AB7" w:rsidRDefault="003C0E37">
      <w:pPr>
        <w:rPr>
          <w:ins w:id="5541" w:author="Mosi Adesina Ifatunji" w:date="2025-06-17T17:58:00Z" w16du:dateUtc="2025-06-17T22:58:00Z"/>
          <w:rPrChange w:id="5542" w:author="Mosi Adesina Ifatunji" w:date="2025-07-29T09:16:00Z" w16du:dateUtc="2025-07-29T14:16:00Z">
            <w:rPr>
              <w:ins w:id="5543" w:author="Mosi Adesina Ifatunji" w:date="2025-06-17T17:58:00Z" w16du:dateUtc="2025-06-17T22:58:00Z"/>
              <w:rFonts w:ascii="Helvetica Neue" w:hAnsi="Helvetica Neue" w:cs="Helvetica Neue"/>
              <w:sz w:val="26"/>
              <w:szCs w:val="26"/>
            </w:rPr>
          </w:rPrChange>
        </w:rPr>
        <w:pPrChange w:id="5544" w:author="Mosi Adesina Ifatunji" w:date="2025-10-21T19:50:00Z" w16du:dateUtc="2025-10-22T00:50:00Z">
          <w:pPr>
            <w:autoSpaceDE w:val="0"/>
            <w:autoSpaceDN w:val="0"/>
            <w:adjustRightInd w:val="0"/>
            <w:ind w:right="-720"/>
          </w:pPr>
        </w:pPrChange>
      </w:pPr>
    </w:p>
    <w:p w14:paraId="2A8C487C" w14:textId="77777777" w:rsidR="0088589A" w:rsidRPr="00E83AB7" w:rsidRDefault="0088589A" w:rsidP="007B100A">
      <w:pPr>
        <w:rPr>
          <w:ins w:id="5545" w:author="Mosi Adesina Ifatunji" w:date="2025-06-13T16:28:00Z" w16du:dateUtc="2025-06-13T21:28:00Z"/>
        </w:rPr>
      </w:pPr>
    </w:p>
    <w:p w14:paraId="4DFE7962" w14:textId="77777777" w:rsidR="0088589A" w:rsidRPr="00E83AB7" w:rsidRDefault="0088589A" w:rsidP="007B100A">
      <w:pPr>
        <w:rPr>
          <w:ins w:id="5546" w:author="Mosi Adesina Ifatunji" w:date="2025-06-13T16:28:00Z" w16du:dateUtc="2025-06-13T21:28:00Z"/>
        </w:rPr>
      </w:pPr>
    </w:p>
    <w:p w14:paraId="2573706D" w14:textId="77777777" w:rsidR="002F50FD" w:rsidRPr="00E83AB7" w:rsidRDefault="002F50FD" w:rsidP="007B100A">
      <w:pPr>
        <w:rPr>
          <w:ins w:id="5547" w:author="Mosi Adesina Ifatunji" w:date="2025-06-13T17:27:00Z" w16du:dateUtc="2025-06-13T22:27:00Z"/>
          <w:highlight w:val="lightGray"/>
        </w:rPr>
      </w:pPr>
      <w:ins w:id="5548" w:author="Mosi Adesina Ifatunji" w:date="2025-06-13T17:27:00Z" w16du:dateUtc="2025-06-13T22:27:00Z">
        <w:r w:rsidRPr="00E83AB7">
          <w:rPr>
            <w:highlight w:val="lightGray"/>
          </w:rPr>
          <w:br w:type="page"/>
        </w:r>
      </w:ins>
    </w:p>
    <w:p w14:paraId="657A162B" w14:textId="412EE1D4" w:rsidR="00732491" w:rsidRPr="00B92532" w:rsidRDefault="00FC22E8" w:rsidP="007B100A">
      <w:pPr>
        <w:pStyle w:val="Heading3"/>
        <w:rPr>
          <w:ins w:id="5549" w:author="Mosi Adesina Ifatunji" w:date="2025-06-14T14:48:00Z" w16du:dateUtc="2025-06-14T19:48:00Z"/>
        </w:rPr>
      </w:pPr>
      <w:ins w:id="5550" w:author="Mosi Adesina Ifatunji" w:date="2025-06-14T13:33:00Z" w16du:dateUtc="2025-06-14T18:33:00Z">
        <w:r w:rsidRPr="00B92532">
          <w:rPr>
            <w:highlight w:val="lightGray"/>
          </w:rPr>
          <w:lastRenderedPageBreak/>
          <w:t>[Prejudice</w:t>
        </w:r>
      </w:ins>
      <w:ins w:id="5551" w:author="Mosi Adesina Ifatunji" w:date="2025-06-17T18:10:00Z" w16du:dateUtc="2025-06-17T23:10:00Z">
        <w:r w:rsidR="00C10817" w:rsidRPr="00B92532">
          <w:rPr>
            <w:highlight w:val="lightGray"/>
          </w:rPr>
          <w:t xml:space="preserve"> and Discrimination</w:t>
        </w:r>
      </w:ins>
      <w:ins w:id="5552" w:author="Mosi Adesina Ifatunji" w:date="2025-06-14T13:33:00Z" w16du:dateUtc="2025-06-14T18:33:00Z">
        <w:r w:rsidRPr="00B92532">
          <w:rPr>
            <w:highlight w:val="lightGray"/>
          </w:rPr>
          <w:t>]</w:t>
        </w:r>
      </w:ins>
    </w:p>
    <w:p w14:paraId="09FCA748" w14:textId="77777777" w:rsidR="00732491" w:rsidRPr="00B92532" w:rsidRDefault="00732491">
      <w:pPr>
        <w:rPr>
          <w:ins w:id="5553" w:author="Mosi Adesina Ifatunji" w:date="2025-06-14T14:48:00Z" w16du:dateUtc="2025-06-14T19:48:00Z"/>
        </w:rPr>
        <w:pPrChange w:id="5554" w:author="Mosi Adesina Ifatunji" w:date="2025-10-21T19:50:00Z" w16du:dateUtc="2025-10-22T00:50:00Z">
          <w:pPr>
            <w:pStyle w:val="Heading3"/>
          </w:pPr>
        </w:pPrChange>
      </w:pPr>
    </w:p>
    <w:p w14:paraId="429E8AE3" w14:textId="21AF37CB" w:rsidR="00FC22E8" w:rsidRPr="000D2632" w:rsidRDefault="00FC22E8" w:rsidP="007B100A">
      <w:pPr>
        <w:rPr>
          <w:ins w:id="5555" w:author="Mosi Adesina Ifatunji" w:date="2025-06-14T13:33:00Z" w16du:dateUtc="2025-06-14T18:33:00Z"/>
        </w:rPr>
      </w:pPr>
      <w:ins w:id="5556" w:author="Mosi Adesina Ifatunji" w:date="2025-06-14T13:33:00Z" w16du:dateUtc="2025-06-14T18:33:00Z">
        <w:r w:rsidRPr="000D2632">
          <w:t xml:space="preserve">The trouble with the classical models is that they assume that firms are ‘kept honest’ by economic imperatives, but </w:t>
        </w:r>
      </w:ins>
      <w:ins w:id="5557" w:author="Mosi Adesina Ifatunji" w:date="2025-06-17T16:09:00Z" w16du:dateUtc="2025-06-17T21:09:00Z">
        <w:r w:rsidR="00CA1542" w:rsidRPr="000D2632">
          <w:t xml:space="preserve">others argue that </w:t>
        </w:r>
      </w:ins>
      <w:ins w:id="5558" w:author="Mosi Adesina Ifatunji" w:date="2025-06-14T13:33:00Z" w16du:dateUtc="2025-06-14T18:33:00Z">
        <w:r w:rsidRPr="000D2632">
          <w:t xml:space="preserve">people </w:t>
        </w:r>
      </w:ins>
      <w:ins w:id="5559" w:author="Mosi Adesina Ifatunji" w:date="2025-06-17T16:09:00Z" w16du:dateUtc="2025-06-17T21:09:00Z">
        <w:r w:rsidR="00CA1542" w:rsidRPr="000D2632">
          <w:t xml:space="preserve">‘price’ their </w:t>
        </w:r>
      </w:ins>
      <w:ins w:id="5560" w:author="Mosi Adesina Ifatunji" w:date="2025-06-14T13:33:00Z" w16du:dateUtc="2025-06-14T18:33:00Z">
        <w:r w:rsidRPr="000D2632">
          <w:t>group status</w:t>
        </w:r>
      </w:ins>
      <w:ins w:id="5561" w:author="Mosi Adesina Ifatunji" w:date="2025-06-17T16:09:00Z" w16du:dateUtc="2025-06-17T21:09:00Z">
        <w:r w:rsidR="00CA1542" w:rsidRPr="000D2632">
          <w:t xml:space="preserve"> and position</w:t>
        </w:r>
        <w:r w:rsidR="002A1C85" w:rsidRPr="000D2632">
          <w:t xml:space="preserve"> – possibly over and above ‘firm profits’ </w:t>
        </w:r>
      </w:ins>
      <w:r w:rsidR="002A1C85" w:rsidRPr="000D2632">
        <w:fldChar w:fldCharType="begin">
          <w:fldData xml:space="preserve">PEVuZE5vdGU+PENpdGU+PEF1dGhvcj5TdGFtcHA8L0F1dGhvcj48WWVhcj4xOTU3PC9ZZWFyPjxS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</w:fldData>
        </w:fldChar>
      </w:r>
      <w:r w:rsidR="002A1C85" w:rsidRPr="000D2632">
        <w:instrText xml:space="preserve"> ADDIN EN.JS.CITE </w:instrText>
      </w:r>
      <w:r w:rsidR="002A1C85" w:rsidRPr="000D2632">
        <w:fldChar w:fldCharType="separate"/>
      </w:r>
      <w:r w:rsidR="00167D9D">
        <w:rPr>
          <w:noProof/>
        </w:rPr>
        <w:t>(Stampp 1957, Blumer 1958)</w:t>
      </w:r>
      <w:r w:rsidR="002A1C85" w:rsidRPr="000D2632">
        <w:fldChar w:fldCharType="end"/>
      </w:r>
      <w:ins w:id="5562" w:author="Mosi Adesina Ifatunji" w:date="2025-06-17T16:10:00Z" w16du:dateUtc="2025-06-17T21:10:00Z">
        <w:r w:rsidR="00974241" w:rsidRPr="000D2632">
          <w:t>.</w:t>
        </w:r>
      </w:ins>
    </w:p>
    <w:p w14:paraId="57431163" w14:textId="77777777" w:rsidR="00FC22E8" w:rsidRPr="000D2632" w:rsidRDefault="00FC22E8" w:rsidP="007B100A">
      <w:pPr>
        <w:rPr>
          <w:ins w:id="5563" w:author="Mosi Adesina Ifatunji" w:date="2025-06-14T13:33:00Z" w16du:dateUtc="2025-06-14T18:33:00Z"/>
        </w:rPr>
      </w:pPr>
    </w:p>
    <w:p w14:paraId="42FEE486" w14:textId="0EB7D151" w:rsidR="00FC22E8" w:rsidRPr="000D2632" w:rsidRDefault="00FC22E8" w:rsidP="007B100A">
      <w:pPr>
        <w:rPr>
          <w:ins w:id="5564" w:author="Mosi Adesina Ifatunji" w:date="2025-06-14T13:33:00Z" w16du:dateUtc="2025-06-14T18:33:00Z"/>
        </w:rPr>
      </w:pPr>
      <w:ins w:id="5565" w:author="Mosi Adesina Ifatunji" w:date="2025-06-14T13:33:00Z" w16du:dateUtc="2025-06-14T18:33:00Z">
        <w:r w:rsidRPr="000D2632">
          <w:t xml:space="preserve">With respect to ethnoracial differences in wages, many economists continue to argue that discrimination results from either anti-Black animus </w:t>
        </w:r>
        <w:r w:rsidRPr="000D2632">
          <w:fldChar w:fldCharType="begin">
            <w:fldData xml:space="preserve">PEVuZE5vdGU+PENpdGU+PEF1dGhvcj5CZWNrZXI8L0F1dGhvcj48WWVhcj4xOTU3IFsyMDEwXTwv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</w:fldData>
          </w:fldChar>
        </w:r>
      </w:ins>
      <w:r w:rsidRPr="000D2632">
        <w:rPr>
          <w:rPrChange w:id="5566" w:author="Mosi Adesina Ifatunji" w:date="2025-07-29T09:16:00Z" w16du:dateUtc="2025-07-29T14:16:00Z">
            <w:rPr>
              <w:color w:val="000000"/>
            </w:rPr>
          </w:rPrChange>
        </w:rPr>
        <w:instrText xml:space="preserve"> ADDIN EN.JS.CITE </w:instrText>
      </w:r>
      <w:ins w:id="5567" w:author="Mosi Adesina Ifatunji" w:date="2025-06-14T13:33:00Z" w16du:dateUtc="2025-06-14T18:33:00Z">
        <w:r w:rsidRPr="000D2632">
          <w:fldChar w:fldCharType="separate"/>
        </w:r>
      </w:ins>
      <w:r w:rsidR="00167D9D">
        <w:rPr>
          <w:noProof/>
        </w:rPr>
        <w:t>(a la “taste” discrimination; Becker 1957 [2010], Phelps 1972, or “statistical discrimination” Arrow 1973)</w:t>
      </w:r>
      <w:ins w:id="5568" w:author="Mosi Adesina Ifatunji" w:date="2025-06-14T13:33:00Z" w16du:dateUtc="2025-06-14T18:33:00Z">
        <w:r w:rsidRPr="000D2632">
          <w:fldChar w:fldCharType="end"/>
        </w:r>
        <w:r w:rsidRPr="000D2632">
          <w:t xml:space="preserve">, whereby individual employers make hiring decisions based on their priors about the different characteristics of ethnoracial groups </w:t>
        </w:r>
        <w:r w:rsidRPr="000D2632">
          <w:fldChar w:fldCharType="begin">
            <w:fldData xml:space="preserve">PEVuZE5vdGU+PENpdGU+PEF1dGhvcj5CZXJ0cmFuZDwvQXV0aG9yPjxZZWFyPjIwMTc8L1llYXI+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</w:fldData>
          </w:fldChar>
        </w:r>
      </w:ins>
      <w:r w:rsidRPr="000D2632">
        <w:rPr>
          <w:rPrChange w:id="5569" w:author="Mosi Adesina Ifatunji" w:date="2025-07-29T09:16:00Z" w16du:dateUtc="2025-07-29T14:16:00Z">
            <w:rPr>
              <w:color w:val="000000"/>
            </w:rPr>
          </w:rPrChange>
        </w:rPr>
        <w:instrText xml:space="preserve"> ADDIN EN.JS.CITE </w:instrText>
      </w:r>
      <w:ins w:id="5570" w:author="Mosi Adesina Ifatunji" w:date="2025-06-14T13:33:00Z" w16du:dateUtc="2025-06-14T18:33:00Z">
        <w:r w:rsidRPr="000D2632">
          <w:fldChar w:fldCharType="separate"/>
        </w:r>
      </w:ins>
      <w:r w:rsidR="00167D9D">
        <w:rPr>
          <w:noProof/>
        </w:rPr>
        <w:t>(Fang and Moro 2011, Bertrand and Duflo 2017, Bohren, Imas and Rosenberg 2019, Lang and Kahn-Lang Spitzer 2020)</w:t>
      </w:r>
      <w:ins w:id="5571" w:author="Mosi Adesina Ifatunji" w:date="2025-06-14T13:33:00Z" w16du:dateUtc="2025-06-14T18:33:00Z">
        <w:r w:rsidRPr="000D2632">
          <w:fldChar w:fldCharType="end"/>
        </w:r>
        <w:r w:rsidRPr="000D2632">
          <w:t>.</w:t>
        </w:r>
      </w:ins>
    </w:p>
    <w:p w14:paraId="4791AF30" w14:textId="77777777" w:rsidR="00FC22E8" w:rsidRPr="000D2632" w:rsidRDefault="00FC22E8" w:rsidP="007B100A">
      <w:pPr>
        <w:rPr>
          <w:ins w:id="5572" w:author="Mosi Adesina Ifatunji" w:date="2025-06-14T13:33:00Z" w16du:dateUtc="2025-06-14T18:33:00Z"/>
        </w:rPr>
      </w:pPr>
    </w:p>
    <w:p w14:paraId="3AFA9B5B" w14:textId="01E821DD" w:rsidR="00FC22E8" w:rsidRPr="000D2632" w:rsidRDefault="00FC22E8" w:rsidP="007B100A">
      <w:pPr>
        <w:rPr>
          <w:ins w:id="5573" w:author="Mosi Adesina Ifatunji" w:date="2025-06-14T13:33:00Z" w16du:dateUtc="2025-06-14T18:33:00Z"/>
        </w:rPr>
      </w:pPr>
      <w:ins w:id="5574" w:author="Mosi Adesina Ifatunji" w:date="2025-06-14T13:33:00Z" w16du:dateUtc="2025-06-14T18:33:00Z">
        <w:r w:rsidRPr="000D2632">
          <w:t xml:space="preserve">Taste-based explanations for discrimination argue that lower wage costs for non-discriminatory firms should drive discriminatory firms out of business or force them to alter their practices </w:t>
        </w:r>
        <w:r w:rsidRPr="000D2632">
          <w:fldChar w:fldCharType="begin">
            <w:fldData xml:space="preserve">PEVuZE5vdGU+PENpdGU+PEF1dGhvcj5CZWNrZXI8L0F1dGhvcj48WWVhcj4xOTU3IFsyMDEwXTwv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</w:fldData>
          </w:fldChar>
        </w:r>
      </w:ins>
      <w:r w:rsidRPr="000D2632">
        <w:rPr>
          <w:rPrChange w:id="5575" w:author="Mosi Adesina Ifatunji" w:date="2025-07-29T09:16:00Z" w16du:dateUtc="2025-07-29T14:16:00Z">
            <w:rPr>
              <w:color w:val="000000"/>
            </w:rPr>
          </w:rPrChange>
        </w:rPr>
        <w:instrText xml:space="preserve"> ADDIN EN.JS.CITE </w:instrText>
      </w:r>
      <w:ins w:id="5576" w:author="Mosi Adesina Ifatunji" w:date="2025-06-14T13:33:00Z" w16du:dateUtc="2025-06-14T18:33:00Z">
        <w:r w:rsidRPr="000D2632">
          <w:fldChar w:fldCharType="separate"/>
        </w:r>
        <w:r w:rsidRPr="008036F8">
          <w:rPr>
            <w:noProof/>
          </w:rPr>
          <w:t>(Becker 1957 [2010])</w:t>
        </w:r>
        <w:r w:rsidRPr="000D2632">
          <w:fldChar w:fldCharType="end"/>
        </w:r>
        <w:r w:rsidRPr="000D2632">
          <w:t xml:space="preserve">, and models of statistical discrimination assume that employers would revise their stereotypical beliefs as they acquire more information </w:t>
        </w:r>
        <w:r w:rsidRPr="000D2632">
          <w:fldChar w:fldCharType="begin">
            <w:fldData xml:space="preserve">PEVuZE5vdGU+PENpdGU+PEF1dGhvcj5Cb2hyZW48L0F1dGhvcj48WWVhcj4yMDE5PC9ZZWFyPjxS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</w:fldData>
          </w:fldChar>
        </w:r>
        <w:r w:rsidRPr="000D2632">
          <w:instrText xml:space="preserve"> ADDIN EN.JS.CITE </w:instrText>
        </w:r>
        <w:r w:rsidRPr="000D2632">
          <w:fldChar w:fldCharType="separate"/>
        </w:r>
      </w:ins>
      <w:r w:rsidR="00167D9D">
        <w:rPr>
          <w:noProof/>
        </w:rPr>
        <w:t>(Pager, Western and Bonikowski 2009, Bohren et al. 2019)</w:t>
      </w:r>
      <w:ins w:id="5577" w:author="Mosi Adesina Ifatunji" w:date="2025-06-14T13:33:00Z" w16du:dateUtc="2025-06-14T18:33:00Z">
        <w:r w:rsidRPr="000D2632">
          <w:fldChar w:fldCharType="end"/>
        </w:r>
        <w:r w:rsidRPr="000D2632">
          <w:t>.</w:t>
        </w:r>
      </w:ins>
    </w:p>
    <w:p w14:paraId="3B26C082" w14:textId="77777777" w:rsidR="00FC22E8" w:rsidRPr="000D2632" w:rsidRDefault="00FC22E8" w:rsidP="007B100A">
      <w:pPr>
        <w:rPr>
          <w:ins w:id="5578" w:author="Mosi Adesina Ifatunji" w:date="2025-06-14T13:33:00Z" w16du:dateUtc="2025-06-14T18:33:00Z"/>
        </w:rPr>
      </w:pPr>
    </w:p>
    <w:p w14:paraId="58B41BE2" w14:textId="77777777" w:rsidR="00FC22E8" w:rsidRPr="000D2632" w:rsidRDefault="00FC22E8" w:rsidP="007B100A">
      <w:pPr>
        <w:rPr>
          <w:ins w:id="5579" w:author="Mosi Adesina Ifatunji" w:date="2025-06-14T13:33:00Z" w16du:dateUtc="2025-06-14T18:33:00Z"/>
        </w:rPr>
      </w:pPr>
      <w:ins w:id="5580" w:author="Mosi Adesina Ifatunji" w:date="2025-06-14T13:33:00Z" w16du:dateUtc="2025-06-14T18:33:00Z">
        <w:r w:rsidRPr="000D2632">
          <w:t>However, these perspectives cannot explain the persistence of discrimination because they maintain that the primary aim of firms is to maximize profits, not replicate the ethnoracial order.</w:t>
        </w:r>
      </w:ins>
    </w:p>
    <w:p w14:paraId="109E9315" w14:textId="77777777" w:rsidR="00FC22E8" w:rsidRPr="000D2632" w:rsidRDefault="00FC22E8" w:rsidP="007B100A">
      <w:pPr>
        <w:rPr>
          <w:ins w:id="5581" w:author="Mosi Adesina Ifatunji" w:date="2025-06-14T13:33:00Z" w16du:dateUtc="2025-06-14T18:33:00Z"/>
        </w:rPr>
      </w:pPr>
    </w:p>
    <w:p w14:paraId="2E7D4846" w14:textId="451DCFE7" w:rsidR="00FC22E8" w:rsidRPr="000D2632" w:rsidRDefault="00FC22E8" w:rsidP="007B100A">
      <w:pPr>
        <w:rPr>
          <w:ins w:id="5582" w:author="Mosi Adesina Ifatunji" w:date="2025-06-14T13:33:00Z" w16du:dateUtc="2025-06-14T18:33:00Z"/>
        </w:rPr>
      </w:pPr>
      <w:ins w:id="5583" w:author="Mosi Adesina Ifatunji" w:date="2025-06-14T13:33:00Z" w16du:dateUtc="2025-06-14T18:33:00Z">
        <w:r w:rsidRPr="000D2632">
          <w:t>That is, they fail to account for the peculiar history of efficiency and profitability suffering as to allow Whites to maintain a ‘sense of group position’</w:t>
        </w:r>
        <w:r w:rsidRPr="000D2632">
          <w:fldChar w:fldCharType="begin">
            <w:fldData xml:space="preserve">PEVuZE5vdGU+PENpdGU+PEF1dGhvcj5TdGFtcHA8L0F1dGhvcj48WWVhcj4xOTU3PC9ZZWFyPjxS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</w:fldData>
          </w:fldChar>
        </w:r>
      </w:ins>
      <w:r w:rsidRPr="000D2632">
        <w:instrText xml:space="preserve"> ADDIN EN.JS.CITE </w:instrText>
      </w:r>
      <w:ins w:id="5584" w:author="Mosi Adesina Ifatunji" w:date="2025-06-14T13:33:00Z" w16du:dateUtc="2025-06-14T18:33:00Z">
        <w:r w:rsidRPr="000D2632">
          <w:fldChar w:fldCharType="separate"/>
        </w:r>
      </w:ins>
      <w:r w:rsidR="00167D9D">
        <w:rPr>
          <w:noProof/>
        </w:rPr>
        <w:t>(Stampp 1957, Blumer 1958)</w:t>
      </w:r>
      <w:ins w:id="5585" w:author="Mosi Adesina Ifatunji" w:date="2025-06-14T13:33:00Z" w16du:dateUtc="2025-06-14T18:33:00Z">
        <w:r w:rsidRPr="000D2632">
          <w:fldChar w:fldCharType="end"/>
        </w:r>
        <w:r w:rsidRPr="000D2632">
          <w:t xml:space="preserve"> </w:t>
        </w:r>
        <w:r w:rsidRPr="000D2632">
          <w:rPr>
            <w:highlight w:val="yellow"/>
          </w:rPr>
          <w:t>[add the ‘prison industrial complex’]</w:t>
        </w:r>
        <w:r w:rsidRPr="000D2632">
          <w:t>.</w:t>
        </w:r>
      </w:ins>
    </w:p>
    <w:p w14:paraId="174A6F63" w14:textId="77777777" w:rsidR="00FC22E8" w:rsidRPr="000D2632" w:rsidRDefault="00FC22E8" w:rsidP="007B100A">
      <w:pPr>
        <w:rPr>
          <w:ins w:id="5586" w:author="Mosi Adesina Ifatunji" w:date="2025-06-14T13:33:00Z" w16du:dateUtc="2025-06-14T18:33:00Z"/>
        </w:rPr>
      </w:pPr>
    </w:p>
    <w:p w14:paraId="1D9FE728" w14:textId="406ECD94" w:rsidR="00FC22E8" w:rsidRPr="000D2632" w:rsidRDefault="00FC22E8" w:rsidP="007B100A">
      <w:pPr>
        <w:rPr>
          <w:ins w:id="5587" w:author="Mosi Adesina Ifatunji" w:date="2025-06-14T13:33:00Z" w16du:dateUtc="2025-06-14T18:33:00Z"/>
          <w:rPrChange w:id="5588" w:author="Mosi Adesina Ifatunji" w:date="2025-07-29T09:16:00Z" w16du:dateUtc="2025-07-29T14:16:00Z">
            <w:rPr>
              <w:ins w:id="5589" w:author="Mosi Adesina Ifatunji" w:date="2025-06-14T13:33:00Z" w16du:dateUtc="2025-06-14T18:33:00Z"/>
              <w:rStyle w:val="s1"/>
            </w:rPr>
          </w:rPrChange>
        </w:rPr>
      </w:pPr>
      <w:ins w:id="5590" w:author="Mosi Adesina Ifatunji" w:date="2025-06-14T13:33:00Z" w16du:dateUtc="2025-06-14T18:33:00Z">
        <w:r w:rsidRPr="000D2632">
          <w:rPr>
            <w:rPrChange w:id="5591" w:author="Mosi Adesina Ifatunji" w:date="2025-07-29T09:16:00Z" w16du:dateUtc="2025-07-29T14:16:00Z">
              <w:rPr>
                <w:rStyle w:val="s1"/>
              </w:rPr>
            </w:rPrChange>
          </w:rPr>
          <w:t xml:space="preserve">More discrimination for soft skilled work </w:t>
        </w:r>
        <w:r w:rsidRPr="000D2632">
          <w:rPr>
            <w:rPrChange w:id="5592" w:author="Mosi Adesina Ifatunji" w:date="2025-07-29T09:16:00Z" w16du:dateUtc="2025-07-29T14:16:00Z">
              <w:rPr>
                <w:rStyle w:val="s1"/>
              </w:rPr>
            </w:rPrChange>
          </w:rPr>
          <w:fldChar w:fldCharType="begin">
            <w:fldData xml:space="preserve">PEVuZE5vdGU+PENpdGU+PEF1dGhvcj5IdXJzdDwvQXV0aG9yPjxZZWFyPjIwMjQ8L1llYXI+PFJl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</w:fldData>
          </w:fldChar>
        </w:r>
        <w:r w:rsidRPr="000D2632">
          <w:rPr>
            <w:rPrChange w:id="5593" w:author="Mosi Adesina Ifatunji" w:date="2025-07-29T09:16:00Z" w16du:dateUtc="2025-07-29T14:16:00Z">
              <w:rPr>
                <w:rStyle w:val="s1"/>
              </w:rPr>
            </w:rPrChange>
          </w:rPr>
          <w:instrText xml:space="preserve"> ADDIN EN.JS.CITE </w:instrText>
        </w:r>
        <w:r w:rsidRPr="000D2632">
          <w:rPr>
            <w:rPrChange w:id="5594" w:author="Mosi Adesina Ifatunji" w:date="2025-07-29T09:16:00Z" w16du:dateUtc="2025-07-29T14:16:00Z">
              <w:rPr>
                <w:rStyle w:val="s1"/>
              </w:rPr>
            </w:rPrChange>
          </w:rPr>
          <w:fldChar w:fldCharType="separate"/>
        </w:r>
        <w:r w:rsidRPr="000D2632">
          <w:rPr>
            <w:rPrChange w:id="5595" w:author="Mosi Adesina Ifatunji" w:date="2025-07-29T09:16:00Z" w16du:dateUtc="2025-07-29T14:16:00Z">
              <w:rPr>
                <w:rStyle w:val="s1"/>
                <w:noProof/>
              </w:rPr>
            </w:rPrChange>
          </w:rPr>
          <w:t>(Hurst, Rubinstein and Shimizu 2024)</w:t>
        </w:r>
        <w:r w:rsidRPr="000D2632">
          <w:rPr>
            <w:rPrChange w:id="5596" w:author="Mosi Adesina Ifatunji" w:date="2025-07-29T09:16:00Z" w16du:dateUtc="2025-07-29T14:16:00Z">
              <w:rPr>
                <w:rStyle w:val="s1"/>
              </w:rPr>
            </w:rPrChange>
          </w:rPr>
          <w:fldChar w:fldCharType="end"/>
        </w:r>
        <w:r w:rsidRPr="000D2632">
          <w:rPr>
            <w:rPrChange w:id="5597" w:author="Mosi Adesina Ifatunji" w:date="2025-07-29T09:16:00Z" w16du:dateUtc="2025-07-29T14:16:00Z">
              <w:rPr>
                <w:rStyle w:val="s1"/>
              </w:rPr>
            </w:rPrChange>
          </w:rPr>
          <w:t>.</w:t>
        </w:r>
      </w:ins>
    </w:p>
    <w:p w14:paraId="1A73BA3B" w14:textId="77777777" w:rsidR="00FC22E8" w:rsidRPr="000D2632" w:rsidRDefault="00FC22E8" w:rsidP="007B100A">
      <w:pPr>
        <w:rPr>
          <w:ins w:id="5598" w:author="Mosi Adesina Ifatunji" w:date="2025-06-14T13:33:00Z" w16du:dateUtc="2025-06-14T18:33:00Z"/>
          <w:rPrChange w:id="5599" w:author="Mosi Adesina Ifatunji" w:date="2025-07-29T09:16:00Z" w16du:dateUtc="2025-07-29T14:16:00Z">
            <w:rPr>
              <w:ins w:id="5600" w:author="Mosi Adesina Ifatunji" w:date="2025-06-14T13:33:00Z" w16du:dateUtc="2025-06-14T18:33:00Z"/>
              <w:rStyle w:val="s1"/>
            </w:rPr>
          </w:rPrChange>
        </w:rPr>
      </w:pPr>
    </w:p>
    <w:p w14:paraId="14D8EC17" w14:textId="77777777" w:rsidR="00D32104" w:rsidRPr="000D2632" w:rsidRDefault="00FC22E8" w:rsidP="007B100A">
      <w:pPr>
        <w:rPr>
          <w:ins w:id="5601" w:author="Mosi Adesina Ifatunji" w:date="2025-06-14T13:34:00Z" w16du:dateUtc="2025-06-14T18:34:00Z"/>
          <w:rPrChange w:id="5602" w:author="Mosi Adesina Ifatunji" w:date="2025-07-29T09:16:00Z" w16du:dateUtc="2025-07-29T14:16:00Z">
            <w:rPr>
              <w:ins w:id="5603" w:author="Mosi Adesina Ifatunji" w:date="2025-06-14T13:34:00Z" w16du:dateUtc="2025-06-14T18:34:00Z"/>
              <w:rStyle w:val="s1"/>
            </w:rPr>
          </w:rPrChange>
        </w:rPr>
      </w:pPr>
      <w:ins w:id="5604" w:author="Mosi Adesina Ifatunji" w:date="2025-06-14T13:33:00Z" w16du:dateUtc="2025-06-14T18:33:00Z">
        <w:r w:rsidRPr="000D2632">
          <w:rPr>
            <w:rPrChange w:id="5605" w:author="Mosi Adesina Ifatunji" w:date="2025-07-29T09:16:00Z" w16du:dateUtc="2025-07-29T14:16:00Z">
              <w:rPr>
                <w:rStyle w:val="s1"/>
              </w:rPr>
            </w:rPrChange>
          </w:rPr>
          <w:t>But studies show lower rates of racial prejudice and perceived discrimination.</w:t>
        </w:r>
      </w:ins>
    </w:p>
    <w:p w14:paraId="37BE1248" w14:textId="77777777" w:rsidR="00D32104" w:rsidRPr="000D2632" w:rsidRDefault="00D32104" w:rsidP="007B100A">
      <w:pPr>
        <w:rPr>
          <w:ins w:id="5606" w:author="Mosi Adesina Ifatunji" w:date="2025-06-17T18:43:00Z" w16du:dateUtc="2025-06-17T23:43:00Z"/>
          <w:rPrChange w:id="5607" w:author="Mosi Adesina Ifatunji" w:date="2025-07-29T09:16:00Z" w16du:dateUtc="2025-07-29T14:16:00Z">
            <w:rPr>
              <w:ins w:id="5608" w:author="Mosi Adesina Ifatunji" w:date="2025-06-17T18:43:00Z" w16du:dateUtc="2025-06-17T23:43:00Z"/>
              <w:rStyle w:val="s1"/>
            </w:rPr>
          </w:rPrChange>
        </w:rPr>
      </w:pPr>
    </w:p>
    <w:p w14:paraId="50357C09" w14:textId="7ED2A7E9" w:rsidR="00301BCC" w:rsidRPr="000D2632" w:rsidRDefault="00301BCC" w:rsidP="007B100A">
      <w:pPr>
        <w:rPr>
          <w:ins w:id="5609" w:author="Mosi Adesina Ifatunji" w:date="2025-07-03T19:28:00Z" w16du:dateUtc="2025-07-04T00:28:00Z"/>
        </w:rPr>
      </w:pPr>
      <w:ins w:id="5610" w:author="Mosi Adesina Ifatunji" w:date="2025-07-03T19:12:00Z" w16du:dateUtc="2025-07-04T00:12:00Z">
        <w:r w:rsidRPr="000D2632">
          <w:t xml:space="preserve">“The puzzle of interpreting the residuals in earnings equations strongly suggests that status quo economic research on race and ethnicity is inadequate” </w:t>
        </w:r>
        <w:r w:rsidRPr="000D2632">
          <w:fldChar w:fldCharType="begin">
            <w:fldData xml:space="preserve">PEVuZE5vdGU+PENpdGU+PEF1dGhvcj5EYXJpdHk8L0F1dGhvcj48WWVhcj4xOTg5PC9ZZWFyPjxS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</w:fldData>
          </w:fldChar>
        </w:r>
        <w:r w:rsidRPr="000D2632">
          <w:instrText xml:space="preserve"> ADDIN EN.JS.CITE </w:instrText>
        </w:r>
        <w:r w:rsidRPr="000D2632">
          <w:fldChar w:fldCharType="separate"/>
        </w:r>
        <w:r w:rsidRPr="008036F8">
          <w:rPr>
            <w:noProof/>
          </w:rPr>
          <w:t>(Darity 1989: 336)</w:t>
        </w:r>
        <w:r w:rsidRPr="000D2632">
          <w:fldChar w:fldCharType="end"/>
        </w:r>
        <w:r w:rsidRPr="000D2632">
          <w:t>.</w:t>
        </w:r>
      </w:ins>
    </w:p>
    <w:p w14:paraId="10A2C485" w14:textId="77777777" w:rsidR="000F3D5B" w:rsidRPr="000D2632" w:rsidRDefault="000F3D5B">
      <w:pPr>
        <w:rPr>
          <w:ins w:id="5611" w:author="Mosi Adesina Ifatunji" w:date="2025-07-03T19:28:00Z" w16du:dateUtc="2025-07-04T00:28:00Z"/>
        </w:rPr>
        <w:pPrChange w:id="5612" w:author="Mosi Adesina Ifatunji" w:date="2025-10-21T19:50:00Z" w16du:dateUtc="2025-10-22T00:50:00Z">
          <w:pPr>
            <w:pStyle w:val="BodyText"/>
          </w:pPr>
        </w:pPrChange>
      </w:pPr>
    </w:p>
    <w:p w14:paraId="12B643B7" w14:textId="4B1B2AE8" w:rsidR="00990BD3" w:rsidRPr="000D2632" w:rsidRDefault="000F3D5B" w:rsidP="007B100A">
      <w:pPr>
        <w:rPr>
          <w:ins w:id="5613" w:author="Mosi Adesina Ifatunji" w:date="2025-07-03T19:48:00Z" w16du:dateUtc="2025-07-04T00:48:00Z"/>
        </w:rPr>
      </w:pPr>
      <w:ins w:id="5614" w:author="Mosi Adesina Ifatunji" w:date="2025-07-03T19:28:00Z" w16du:dateUtc="2025-07-04T00:28:00Z">
        <w:r w:rsidRPr="000D2632">
          <w:rPr>
            <w:rPrChange w:id="5615" w:author="Mosi Adesina Ifatunji" w:date="2025-07-29T09:16:00Z" w16du:dateUtc="2025-07-29T14:16:00Z">
              <w:rPr>
                <w:rFonts w:ascii="Helvetica Neue" w:hAnsi="Helvetica Neue" w:cs="Helvetica Neue"/>
                <w:color w:val="000000"/>
                <w:sz w:val="26"/>
                <w:szCs w:val="26"/>
              </w:rPr>
            </w:rPrChange>
          </w:rPr>
          <w:t>“</w:t>
        </w:r>
      </w:ins>
      <w:ins w:id="5616" w:author="Mosi Adesina Ifatunji" w:date="2025-07-03T19:49:00Z" w16du:dateUtc="2025-07-04T00:49:00Z">
        <w:r w:rsidR="00A66AB5" w:rsidRPr="000D2632">
          <w:rPr>
            <w:rPrChange w:id="5617" w:author="Mosi Adesina Ifatunji" w:date="2025-07-29T09:16:00Z" w16du:dateUtc="2025-07-29T14:16:00Z">
              <w:rPr>
                <w:color w:val="000000"/>
              </w:rPr>
            </w:rPrChange>
          </w:rPr>
          <w:t xml:space="preserve">… </w:t>
        </w:r>
      </w:ins>
      <w:ins w:id="5618" w:author="Mosi Adesina Ifatunji" w:date="2025-07-03T19:28:00Z" w16du:dateUtc="2025-07-04T00:28:00Z">
        <w:r w:rsidRPr="000D2632">
          <w:rPr>
            <w:rPrChange w:id="5619" w:author="Mosi Adesina Ifatunji" w:date="2025-07-29T09:16:00Z" w16du:dateUtc="2025-07-29T14:16:00Z">
              <w:rPr>
                <w:rFonts w:ascii="Helvetica Neue" w:hAnsi="Helvetica Neue" w:cs="Helvetica Neue"/>
                <w:color w:val="000000"/>
                <w:sz w:val="26"/>
                <w:szCs w:val="26"/>
              </w:rPr>
            </w:rPrChange>
          </w:rPr>
          <w:t>there is a staggering gap between the list of</w:t>
        </w:r>
      </w:ins>
      <w:ins w:id="5620" w:author="Mosi Adesina Ifatunji" w:date="2025-07-03T19:47:00Z" w16du:dateUtc="2025-07-04T00:47:00Z">
        <w:r w:rsidR="005E0E3D" w:rsidRPr="000D2632">
          <w:rPr>
            <w:rPrChange w:id="5621" w:author="Mosi Adesina Ifatunji" w:date="2025-07-29T09:16:00Z" w16du:dateUtc="2025-07-29T14:16:00Z">
              <w:rPr>
                <w:rFonts w:ascii="Helvetica Neue" w:hAnsi="Helvetica Neue" w:cs="Helvetica Neue"/>
                <w:color w:val="000000"/>
                <w:sz w:val="26"/>
                <w:szCs w:val="26"/>
              </w:rPr>
            </w:rPrChange>
          </w:rPr>
          <w:t xml:space="preserve"> </w:t>
        </w:r>
      </w:ins>
      <w:ins w:id="5622" w:author="Mosi Adesina Ifatunji" w:date="2025-07-03T19:28:00Z" w16du:dateUtc="2025-07-04T00:28:00Z">
        <w:r w:rsidRPr="000D2632">
          <w:rPr>
            <w:rPrChange w:id="5623" w:author="Mosi Adesina Ifatunji" w:date="2025-07-29T09:16:00Z" w16du:dateUtc="2025-07-29T14:16:00Z">
              <w:rPr>
                <w:rFonts w:ascii="Helvetica Neue" w:hAnsi="Helvetica Neue" w:cs="Helvetica Neue"/>
                <w:color w:val="000000"/>
                <w:sz w:val="26"/>
                <w:szCs w:val="26"/>
              </w:rPr>
            </w:rPrChange>
          </w:rPr>
          <w:t>productivity characteristics available to economic analysts in standard data sources</w:t>
        </w:r>
      </w:ins>
      <w:ins w:id="5624" w:author="Mosi Adesina Ifatunji" w:date="2025-07-03T19:47:00Z" w16du:dateUtc="2025-07-04T00:47:00Z">
        <w:r w:rsidR="005E0E3D" w:rsidRPr="000D2632">
          <w:rPr>
            <w:rPrChange w:id="5625" w:author="Mosi Adesina Ifatunji" w:date="2025-07-29T09:16:00Z" w16du:dateUtc="2025-07-29T14:16:00Z">
              <w:rPr>
                <w:rFonts w:ascii="Helvetica Neue" w:hAnsi="Helvetica Neue" w:cs="Helvetica Neue"/>
                <w:color w:val="000000"/>
                <w:sz w:val="26"/>
                <w:szCs w:val="26"/>
              </w:rPr>
            </w:rPrChange>
          </w:rPr>
          <w:t xml:space="preserve"> </w:t>
        </w:r>
      </w:ins>
      <w:ins w:id="5626" w:author="Mosi Adesina Ifatunji" w:date="2025-07-03T19:28:00Z" w16du:dateUtc="2025-07-04T00:28:00Z">
        <w:r w:rsidRPr="000D2632">
          <w:rPr>
            <w:rPrChange w:id="5627" w:author="Mosi Adesina Ifatunji" w:date="2025-07-29T09:16:00Z" w16du:dateUtc="2025-07-29T14:16:00Z">
              <w:rPr>
                <w:rFonts w:ascii="Helvetica Neue" w:hAnsi="Helvetica Neue" w:cs="Helvetica Neue"/>
                <w:color w:val="000000"/>
                <w:sz w:val="26"/>
                <w:szCs w:val="26"/>
              </w:rPr>
            </w:rPrChange>
          </w:rPr>
          <w:t>and what is available to personnel departments of firms. Regressions based on the</w:t>
        </w:r>
      </w:ins>
      <w:ins w:id="5628" w:author="Mosi Adesina Ifatunji" w:date="2025-07-03T19:47:00Z" w16du:dateUtc="2025-07-04T00:47:00Z">
        <w:r w:rsidR="005E0E3D" w:rsidRPr="000D2632">
          <w:rPr>
            <w:rPrChange w:id="5629" w:author="Mosi Adesina Ifatunji" w:date="2025-07-29T09:16:00Z" w16du:dateUtc="2025-07-29T14:16:00Z">
              <w:rPr>
                <w:rFonts w:ascii="Helvetica Neue" w:hAnsi="Helvetica Neue" w:cs="Helvetica Neue"/>
                <w:color w:val="000000"/>
                <w:sz w:val="26"/>
                <w:szCs w:val="26"/>
              </w:rPr>
            </w:rPrChange>
          </w:rPr>
          <w:t xml:space="preserve"> </w:t>
        </w:r>
      </w:ins>
      <w:ins w:id="5630" w:author="Mosi Adesina Ifatunji" w:date="2025-07-03T19:28:00Z" w16du:dateUtc="2025-07-04T00:28:00Z">
        <w:r w:rsidRPr="000D2632">
          <w:rPr>
            <w:rPrChange w:id="5631" w:author="Mosi Adesina Ifatunji" w:date="2025-07-29T09:16:00Z" w16du:dateUtc="2025-07-29T14:16:00Z">
              <w:rPr>
                <w:rFonts w:ascii="Helvetica Neue" w:hAnsi="Helvetica Neue" w:cs="Helvetica Neue"/>
                <w:color w:val="000000"/>
                <w:sz w:val="26"/>
                <w:szCs w:val="26"/>
              </w:rPr>
            </w:rPrChange>
          </w:rPr>
          <w:t>Census and/or CPS data can typically explain 20 to 30 percent of the variation in</w:t>
        </w:r>
      </w:ins>
      <w:ins w:id="5632" w:author="Mosi Adesina Ifatunji" w:date="2025-07-03T19:48:00Z" w16du:dateUtc="2025-07-04T00:48:00Z">
        <w:r w:rsidR="00990BD3" w:rsidRPr="000D2632">
          <w:rPr>
            <w:rPrChange w:id="5633" w:author="Mosi Adesina Ifatunji" w:date="2025-07-29T09:16:00Z" w16du:dateUtc="2025-07-29T14:16:00Z">
              <w:rPr>
                <w:color w:val="000000"/>
              </w:rPr>
            </w:rPrChange>
          </w:rPr>
          <w:t xml:space="preserve"> </w:t>
        </w:r>
      </w:ins>
      <w:ins w:id="5634" w:author="Mosi Adesina Ifatunji" w:date="2025-07-03T19:28:00Z" w16du:dateUtc="2025-07-04T00:28:00Z">
        <w:r w:rsidRPr="000D2632">
          <w:rPr>
            <w:rPrChange w:id="5635" w:author="Mosi Adesina Ifatunji" w:date="2025-07-29T09:16:00Z" w16du:dateUtc="2025-07-29T14:16:00Z">
              <w:rPr>
                <w:rFonts w:ascii="Helvetica Neue" w:hAnsi="Helvetica Neue" w:cs="Helvetica Neue"/>
                <w:color w:val="000000"/>
                <w:sz w:val="26"/>
                <w:szCs w:val="26"/>
              </w:rPr>
            </w:rPrChange>
          </w:rPr>
          <w:t>wages</w:t>
        </w:r>
      </w:ins>
      <w:ins w:id="5636" w:author="Mosi Adesina Ifatunji" w:date="2025-07-03T19:48:00Z" w16du:dateUtc="2025-07-04T00:48:00Z">
        <w:r w:rsidR="00990BD3" w:rsidRPr="000D2632">
          <w:rPr>
            <w:rPrChange w:id="5637" w:author="Mosi Adesina Ifatunji" w:date="2025-07-29T09:16:00Z" w16du:dateUtc="2025-07-29T14:16:00Z">
              <w:rPr>
                <w:color w:val="000000"/>
              </w:rPr>
            </w:rPrChange>
          </w:rPr>
          <w:t xml:space="preserve">” </w:t>
        </w:r>
        <w:r w:rsidR="00990BD3" w:rsidRPr="000D2632">
          <w:rPr>
            <w:rPrChange w:id="5638" w:author="Mosi Adesina Ifatunji" w:date="2025-07-29T09:16:00Z" w16du:dateUtc="2025-07-29T14:16:00Z">
              <w:rPr>
                <w:color w:val="000000"/>
              </w:rPr>
            </w:rPrChange>
          </w:rPr>
          <w:fldChar w:fldCharType="begin">
            <w:fldData xml:space="preserve">PEVuZE5vdGU+PENpdGU+PEF1dGhvcj5IZWNrbWFuPC9BdXRob3I+PFllYXI+MTk5ODwvWWVhcj48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</w:fldData>
          </w:fldChar>
        </w:r>
        <w:r w:rsidR="00990BD3" w:rsidRPr="000D2632">
          <w:rPr>
            <w:rPrChange w:id="5639" w:author="Mosi Adesina Ifatunji" w:date="2025-07-29T09:16:00Z" w16du:dateUtc="2025-07-29T14:16:00Z">
              <w:rPr>
                <w:color w:val="000000"/>
              </w:rPr>
            </w:rPrChange>
          </w:rPr>
          <w:instrText xml:space="preserve"> ADDIN EN.JS.CITE </w:instrText>
        </w:r>
        <w:r w:rsidR="00990BD3" w:rsidRPr="000D2632">
          <w:rPr>
            <w:rPrChange w:id="5640" w:author="Mosi Adesina Ifatunji" w:date="2025-07-29T09:16:00Z" w16du:dateUtc="2025-07-29T14:16:00Z">
              <w:rPr>
                <w:color w:val="000000"/>
              </w:rPr>
            </w:rPrChange>
          </w:rPr>
          <w:fldChar w:fldCharType="separate"/>
        </w:r>
      </w:ins>
      <w:r w:rsidR="00FF7A46" w:rsidRPr="000D2632">
        <w:rPr>
          <w:noProof/>
          <w:rPrChange w:id="5641" w:author="Mosi Adesina Ifatunji" w:date="2025-07-29T09:16:00Z" w16du:dateUtc="2025-07-29T14:16:00Z">
            <w:rPr>
              <w:noProof/>
              <w:color w:val="000000"/>
            </w:rPr>
          </w:rPrChange>
        </w:rPr>
        <w:t>(Heckman 1998: 103)</w:t>
      </w:r>
      <w:ins w:id="5642" w:author="Mosi Adesina Ifatunji" w:date="2025-07-03T19:48:00Z" w16du:dateUtc="2025-07-04T00:48:00Z">
        <w:r w:rsidR="00990BD3" w:rsidRPr="000D2632">
          <w:rPr>
            <w:rPrChange w:id="5643" w:author="Mosi Adesina Ifatunji" w:date="2025-07-29T09:16:00Z" w16du:dateUtc="2025-07-29T14:16:00Z">
              <w:rPr>
                <w:color w:val="000000"/>
              </w:rPr>
            </w:rPrChange>
          </w:rPr>
          <w:fldChar w:fldCharType="end"/>
        </w:r>
      </w:ins>
      <w:ins w:id="5644" w:author="Mosi Adesina Ifatunji" w:date="2025-07-03T19:49:00Z" w16du:dateUtc="2025-07-04T00:49:00Z">
        <w:r w:rsidR="00826D58" w:rsidRPr="000D2632">
          <w:rPr>
            <w:rPrChange w:id="5645" w:author="Mosi Adesina Ifatunji" w:date="2025-07-29T09:16:00Z" w16du:dateUtc="2025-07-29T14:16:00Z">
              <w:rPr>
                <w:color w:val="000000"/>
              </w:rPr>
            </w:rPrChange>
          </w:rPr>
          <w:t>.</w:t>
        </w:r>
      </w:ins>
    </w:p>
    <w:p w14:paraId="52C83BF9" w14:textId="7550759B" w:rsidR="005E0E3D" w:rsidRPr="000D2632" w:rsidRDefault="005E0E3D">
      <w:pPr>
        <w:rPr>
          <w:ins w:id="5646" w:author="Mosi Adesina Ifatunji" w:date="2025-07-03T19:47:00Z" w16du:dateUtc="2025-07-04T00:47:00Z"/>
          <w:rPrChange w:id="5647" w:author="Mosi Adesina Ifatunji" w:date="2025-07-29T09:16:00Z" w16du:dateUtc="2025-07-29T14:16:00Z">
            <w:rPr>
              <w:ins w:id="5648" w:author="Mosi Adesina Ifatunji" w:date="2025-07-03T19:47:00Z" w16du:dateUtc="2025-07-04T00:47:00Z"/>
              <w:rFonts w:ascii="Helvetica Neue" w:hAnsi="Helvetica Neue" w:cs="Helvetica Neue"/>
              <w:color w:val="000000"/>
              <w:sz w:val="26"/>
              <w:szCs w:val="26"/>
            </w:rPr>
          </w:rPrChange>
        </w:rPr>
        <w:pPrChange w:id="5649"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863B27C" w14:textId="77777777" w:rsidR="005E0E3D" w:rsidRPr="000D2632" w:rsidRDefault="005E0E3D">
      <w:pPr>
        <w:rPr>
          <w:ins w:id="5650" w:author="Mosi Adesina Ifatunji" w:date="2025-07-03T19:47:00Z" w16du:dateUtc="2025-07-04T00:47:00Z"/>
          <w:rPrChange w:id="5651" w:author="Mosi Adesina Ifatunji" w:date="2025-07-29T09:16:00Z" w16du:dateUtc="2025-07-29T14:16:00Z">
            <w:rPr>
              <w:ins w:id="5652" w:author="Mosi Adesina Ifatunji" w:date="2025-07-03T19:47:00Z" w16du:dateUtc="2025-07-04T00:47:00Z"/>
              <w:rFonts w:ascii="Helvetica Neue" w:hAnsi="Helvetica Neue" w:cs="Helvetica Neue"/>
              <w:color w:val="000000"/>
              <w:sz w:val="26"/>
              <w:szCs w:val="26"/>
            </w:rPr>
          </w:rPrChange>
        </w:rPr>
        <w:pPrChange w:id="5653"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72EBE9B" w14:textId="58A675EA" w:rsidR="000F3D5B" w:rsidRPr="000D2632" w:rsidRDefault="000F3D5B" w:rsidP="007B100A">
      <w:pPr>
        <w:rPr>
          <w:ins w:id="5654" w:author="Mosi Adesina Ifatunji" w:date="2025-07-05T20:55:00Z" w16du:dateUtc="2025-07-06T01:55:00Z"/>
          <w:rPrChange w:id="5655" w:author="Mosi Adesina Ifatunji" w:date="2025-07-29T09:16:00Z" w16du:dateUtc="2025-07-29T14:16:00Z">
            <w:rPr>
              <w:ins w:id="5656" w:author="Mosi Adesina Ifatunji" w:date="2025-07-05T20:55:00Z" w16du:dateUtc="2025-07-06T01:55:00Z"/>
              <w:color w:val="000000"/>
            </w:rPr>
          </w:rPrChange>
        </w:rPr>
      </w:pPr>
      <w:ins w:id="5657" w:author="Mosi Adesina Ifatunji" w:date="2025-07-03T19:28:00Z" w16du:dateUtc="2025-07-04T00:28:00Z">
        <w:r w:rsidRPr="000D2632">
          <w:rPr>
            <w:rPrChange w:id="5658" w:author="Mosi Adesina Ifatunji" w:date="2025-07-29T09:16:00Z" w16du:dateUtc="2025-07-29T14:16:00Z">
              <w:rPr>
                <w:rFonts w:ascii="Helvetica Neue" w:hAnsi="Helvetica Neue" w:cs="Helvetica Neue"/>
                <w:color w:val="000000"/>
                <w:sz w:val="26"/>
                <w:szCs w:val="26"/>
              </w:rPr>
            </w:rPrChange>
          </w:rPr>
          <w:t>However, regressions based on personnel data can explain a substantially</w:t>
        </w:r>
      </w:ins>
      <w:ins w:id="5659" w:author="Mosi Adesina Ifatunji" w:date="2025-07-05T20:55:00Z" w16du:dateUtc="2025-07-06T01:55:00Z">
        <w:r w:rsidR="00127F86" w:rsidRPr="000D2632">
          <w:rPr>
            <w:rPrChange w:id="5660" w:author="Mosi Adesina Ifatunji" w:date="2025-07-29T09:16:00Z" w16du:dateUtc="2025-07-29T14:16:00Z">
              <w:rPr>
                <w:color w:val="000000"/>
              </w:rPr>
            </w:rPrChange>
          </w:rPr>
          <w:t xml:space="preserve"> </w:t>
        </w:r>
      </w:ins>
      <w:ins w:id="5661" w:author="Mosi Adesina Ifatunji" w:date="2025-07-03T19:28:00Z" w16du:dateUtc="2025-07-04T00:28:00Z">
        <w:r w:rsidRPr="000D2632">
          <w:rPr>
            <w:rPrChange w:id="5662" w:author="Mosi Adesina Ifatunji" w:date="2025-07-29T09:16:00Z" w16du:dateUtc="2025-07-29T14:16:00Z">
              <w:rPr>
                <w:rFonts w:ascii="Helvetica Neue" w:hAnsi="Helvetica Neue" w:cs="Helvetica Neue"/>
                <w:color w:val="000000"/>
                <w:sz w:val="26"/>
                <w:szCs w:val="26"/>
              </w:rPr>
            </w:rPrChange>
          </w:rPr>
          <w:t>higher share of the variation in wages; 60-80 percent in professional labor markets</w:t>
        </w:r>
      </w:ins>
      <w:ins w:id="5663" w:author="Mosi Adesina Ifatunji" w:date="2025-07-05T20:55:00Z" w16du:dateUtc="2025-07-06T01:55:00Z">
        <w:r w:rsidR="00127F86" w:rsidRPr="000D2632">
          <w:rPr>
            <w:rPrChange w:id="5664" w:author="Mosi Adesina Ifatunji" w:date="2025-07-29T09:16:00Z" w16du:dateUtc="2025-07-29T14:16:00Z">
              <w:rPr>
                <w:color w:val="000000"/>
              </w:rPr>
            </w:rPrChange>
          </w:rPr>
          <w:t xml:space="preserve"> </w:t>
        </w:r>
      </w:ins>
      <w:ins w:id="5665" w:author="Mosi Adesina Ifatunji" w:date="2025-07-03T19:28:00Z" w16du:dateUtc="2025-07-04T00:28:00Z">
        <w:r w:rsidRPr="000D2632">
          <w:rPr>
            <w:rPrChange w:id="5666" w:author="Mosi Adesina Ifatunji" w:date="2025-07-29T09:16:00Z" w16du:dateUtc="2025-07-29T14:16:00Z">
              <w:rPr>
                <w:rFonts w:ascii="Helvetica Neue" w:hAnsi="Helvetica Neue" w:cs="Helvetica Neue"/>
                <w:color w:val="000000"/>
                <w:sz w:val="26"/>
                <w:szCs w:val="26"/>
              </w:rPr>
            </w:rPrChange>
          </w:rPr>
          <w:t>(for example, see Abowd and Killingsworth, 1983)</w:t>
        </w:r>
      </w:ins>
      <w:del w:id="5667" w:author="Mosi Adesina Ifatunji" w:date="2025-07-03T19:48:00Z" w16du:dateUtc="2025-07-04T00:48:00Z">
        <w:r w:rsidRPr="000D2632" w:rsidDel="00990BD3">
          <w:rPr>
            <w:rPrChange w:id="5668" w:author="Mosi Adesina Ifatunji" w:date="2025-07-29T09:16:00Z" w16du:dateUtc="2025-07-29T14:16:00Z">
              <w:rPr>
                <w:rFonts w:ascii="Helvetica Neue" w:hAnsi="Helvetica Neue" w:cs="Helvetica Neue"/>
                <w:color w:val="000000"/>
                <w:sz w:val="26"/>
                <w:szCs w:val="26"/>
              </w:rPr>
            </w:rPrChange>
          </w:rPr>
          <w:fldChar w:fldCharType="begin">
            <w:fldData xml:space="preserve">PEVuZE5vdGU+PENpdGU+PEF1dGhvcj5IZWNrbWFuPC9BdXRob3I+PFllYXI+MTk5ODwvWWVhcj48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</w:fldData>
          </w:fldChar>
        </w:r>
        <w:r w:rsidRPr="000D2632" w:rsidDel="00990BD3">
          <w:rPr>
            <w:rPrChange w:id="5669" w:author="Mosi Adesina Ifatunji" w:date="2025-07-29T09:16:00Z" w16du:dateUtc="2025-07-29T14:16:00Z">
              <w:rPr>
                <w:rFonts w:ascii="Helvetica Neue" w:hAnsi="Helvetica Neue" w:cs="Helvetica Neue"/>
                <w:color w:val="000000"/>
                <w:sz w:val="26"/>
                <w:szCs w:val="26"/>
              </w:rPr>
            </w:rPrChange>
          </w:rPr>
          <w:delInstrText xml:space="preserve"> ADDIN EN.JS.CITE </w:delInstrText>
        </w:r>
        <w:r w:rsidRPr="000D2632" w:rsidDel="00990BD3">
          <w:rPr>
            <w:rPrChange w:id="5670" w:author="Mosi Adesina Ifatunji" w:date="2025-07-29T09:16:00Z" w16du:dateUtc="2025-07-29T14:16:00Z">
              <w:rPr>
                <w:rFonts w:ascii="Helvetica Neue" w:hAnsi="Helvetica Neue" w:cs="Helvetica Neue"/>
                <w:color w:val="000000"/>
                <w:sz w:val="26"/>
                <w:szCs w:val="26"/>
              </w:rPr>
            </w:rPrChange>
          </w:rPr>
          <w:fldChar w:fldCharType="separate"/>
        </w:r>
        <w:r w:rsidRPr="000D2632" w:rsidDel="00990BD3">
          <w:rPr>
            <w:rPrChange w:id="5671" w:author="Mosi Adesina Ifatunji" w:date="2025-07-29T09:16:00Z" w16du:dateUtc="2025-07-29T14:16:00Z">
              <w:rPr>
                <w:rFonts w:ascii="Helvetica Neue" w:hAnsi="Helvetica Neue" w:cs="Helvetica Neue"/>
                <w:noProof/>
                <w:color w:val="000000"/>
                <w:sz w:val="26"/>
                <w:szCs w:val="26"/>
              </w:rPr>
            </w:rPrChange>
          </w:rPr>
          <w:delText>(Heckman 1998)</w:delText>
        </w:r>
        <w:r w:rsidRPr="000D2632" w:rsidDel="00990BD3">
          <w:rPr>
            <w:rPrChange w:id="5672" w:author="Mosi Adesina Ifatunji" w:date="2025-07-29T09:16:00Z" w16du:dateUtc="2025-07-29T14:16:00Z">
              <w:rPr>
                <w:rFonts w:ascii="Helvetica Neue" w:hAnsi="Helvetica Neue" w:cs="Helvetica Neue"/>
                <w:color w:val="000000"/>
                <w:sz w:val="26"/>
                <w:szCs w:val="26"/>
              </w:rPr>
            </w:rPrChange>
          </w:rPr>
          <w:fldChar w:fldCharType="end"/>
        </w:r>
      </w:del>
    </w:p>
    <w:p w14:paraId="5609E6A7" w14:textId="77777777" w:rsidR="00B961AF" w:rsidRPr="000D2632" w:rsidRDefault="00B961AF">
      <w:pPr>
        <w:rPr>
          <w:ins w:id="5673" w:author="Mosi Adesina Ifatunji" w:date="2025-07-05T20:55:00Z" w16du:dateUtc="2025-07-06T01:55:00Z"/>
        </w:rPr>
        <w:pPrChange w:id="5674" w:author="Mosi Adesina Ifatunji" w:date="2025-10-21T19:50:00Z" w16du:dateUtc="2025-10-22T00:50:00Z">
          <w:pPr>
            <w:pStyle w:val="BodyText"/>
          </w:pPr>
        </w:pPrChange>
      </w:pPr>
    </w:p>
    <w:p w14:paraId="62288501" w14:textId="671CAE78" w:rsidR="00B961AF" w:rsidRPr="000D2632" w:rsidRDefault="00B961AF">
      <w:pPr>
        <w:rPr>
          <w:ins w:id="5675" w:author="Mosi Adesina Ifatunji" w:date="2025-07-05T20:55:00Z" w16du:dateUtc="2025-07-06T01:55:00Z"/>
          <w:rPrChange w:id="5676" w:author="Mosi Adesina Ifatunji" w:date="2025-07-29T09:16:00Z" w16du:dateUtc="2025-07-29T14:16:00Z">
            <w:rPr>
              <w:ins w:id="5677" w:author="Mosi Adesina Ifatunji" w:date="2025-07-05T20:55:00Z" w16du:dateUtc="2025-07-06T01:55:00Z"/>
              <w:rFonts w:ascii="Helvetica Neue" w:hAnsi="Helvetica Neue" w:cs="Helvetica Neue"/>
              <w:color w:val="000000"/>
              <w:sz w:val="26"/>
              <w:szCs w:val="26"/>
            </w:rPr>
          </w:rPrChange>
        </w:rPr>
        <w:pPrChange w:id="5678"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679" w:author="Mosi Adesina Ifatunji" w:date="2025-07-05T20:55:00Z" w16du:dateUtc="2025-07-06T01:55:00Z">
        <w:r w:rsidRPr="000D2632">
          <w:rPr>
            <w:rPrChange w:id="5680" w:author="Mosi Adesina Ifatunji" w:date="2025-07-29T09:16:00Z" w16du:dateUtc="2025-07-29T14:16:00Z">
              <w:rPr>
                <w:rFonts w:ascii="Helvetica Neue" w:hAnsi="Helvetica Neue" w:cs="Helvetica Neue"/>
                <w:color w:val="000000"/>
                <w:sz w:val="26"/>
                <w:szCs w:val="26"/>
              </w:rPr>
            </w:rPrChange>
          </w:rPr>
          <w:lastRenderedPageBreak/>
          <w:t>“Turnover associated with perceived bias and discrimination can be extremely costly for organizations”</w:t>
        </w:r>
      </w:ins>
      <w:ins w:id="5681" w:author="Mosi Adesina Ifatunji" w:date="2025-07-05T20:56:00Z" w16du:dateUtc="2025-07-06T01:56:00Z">
        <w:r w:rsidR="00C41262" w:rsidRPr="000D2632">
          <w:rPr>
            <w:rPrChange w:id="5682" w:author="Mosi Adesina Ifatunji" w:date="2025-07-29T09:16:00Z" w16du:dateUtc="2025-07-29T14:16:00Z">
              <w:rPr>
                <w:color w:val="000000"/>
              </w:rPr>
            </w:rPrChange>
          </w:rPr>
          <w:t xml:space="preserve"> </w:t>
        </w:r>
      </w:ins>
      <w:r w:rsidR="00C41262" w:rsidRPr="000D2632">
        <w:rPr>
          <w:rPrChange w:id="5683" w:author="Mosi Adesina Ifatunji" w:date="2025-07-29T09:16:00Z" w16du:dateUtc="2025-07-29T14:16:00Z">
            <w:rPr>
              <w:color w:val="000000"/>
            </w:rPr>
          </w:rPrChange>
        </w:rPr>
        <w:fldChar w:fldCharType="begin">
          <w:fldData xml:space="preserve">PEVuZE5vdGU+PENpdGU+PEF1dGhvcj5HZWxmYW5kPC9BdXRob3I+PFllYXI+MjAwNTwvWWVhcj48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==
</w:fldData>
        </w:fldChar>
      </w:r>
      <w:r w:rsidR="00C41262" w:rsidRPr="000D2632">
        <w:rPr>
          <w:rPrChange w:id="5684" w:author="Mosi Adesina Ifatunji" w:date="2025-07-29T09:16:00Z" w16du:dateUtc="2025-07-29T14:16:00Z">
            <w:rPr>
              <w:color w:val="000000"/>
            </w:rPr>
          </w:rPrChange>
        </w:rPr>
        <w:instrText xml:space="preserve"> ADDIN EN.JS.CITE </w:instrText>
      </w:r>
      <w:r w:rsidR="00C41262" w:rsidRPr="000D2632">
        <w:rPr>
          <w:rPrChange w:id="5685" w:author="Mosi Adesina Ifatunji" w:date="2025-07-29T09:16:00Z" w16du:dateUtc="2025-07-29T14:16:00Z">
            <w:rPr>
              <w:color w:val="000000"/>
            </w:rPr>
          </w:rPrChange>
        </w:rPr>
        <w:fldChar w:fldCharType="separate"/>
      </w:r>
      <w:r w:rsidR="008B7FC0" w:rsidRPr="000D2632">
        <w:rPr>
          <w:noProof/>
          <w:rPrChange w:id="5686" w:author="Mosi Adesina Ifatunji" w:date="2025-07-29T09:16:00Z" w16du:dateUtc="2025-07-29T14:16:00Z">
            <w:rPr>
              <w:noProof/>
              <w:color w:val="000000"/>
            </w:rPr>
          </w:rPrChange>
        </w:rPr>
        <w:t>(Gelfand et al. 2005: 24)</w:t>
      </w:r>
      <w:r w:rsidR="00C41262" w:rsidRPr="000D2632">
        <w:rPr>
          <w:rPrChange w:id="5687" w:author="Mosi Adesina Ifatunji" w:date="2025-07-29T09:16:00Z" w16du:dateUtc="2025-07-29T14:16:00Z">
            <w:rPr>
              <w:color w:val="000000"/>
            </w:rPr>
          </w:rPrChange>
        </w:rPr>
        <w:fldChar w:fldCharType="end"/>
      </w:r>
      <w:ins w:id="5688" w:author="Mosi Adesina Ifatunji" w:date="2025-07-05T20:57:00Z" w16du:dateUtc="2025-07-06T01:57:00Z">
        <w:r w:rsidR="002623B3" w:rsidRPr="000D2632">
          <w:rPr>
            <w:rPrChange w:id="5689" w:author="Mosi Adesina Ifatunji" w:date="2025-07-29T09:16:00Z" w16du:dateUtc="2025-07-29T14:16:00Z">
              <w:rPr>
                <w:color w:val="000000"/>
              </w:rPr>
            </w:rPrChange>
          </w:rPr>
          <w:t>.</w:t>
        </w:r>
      </w:ins>
    </w:p>
    <w:p w14:paraId="3E9F6B7A" w14:textId="77777777" w:rsidR="00B961AF" w:rsidRPr="000D2632" w:rsidRDefault="00B961AF" w:rsidP="007B100A">
      <w:pPr>
        <w:rPr>
          <w:ins w:id="5690" w:author="Mosi Adesina Ifatunji" w:date="2025-07-03T19:12:00Z" w16du:dateUtc="2025-07-04T00:12:00Z"/>
        </w:rPr>
      </w:pPr>
    </w:p>
    <w:p w14:paraId="26C6D411" w14:textId="77777777" w:rsidR="00301BCC" w:rsidRPr="000D2632" w:rsidRDefault="00301BCC">
      <w:pPr>
        <w:rPr>
          <w:ins w:id="5691" w:author="Mosi Adesina Ifatunji" w:date="2025-06-17T18:43:00Z" w16du:dateUtc="2025-06-17T23:43:00Z"/>
          <w:rPrChange w:id="5692" w:author="Mosi Adesina Ifatunji" w:date="2025-07-29T09:16:00Z" w16du:dateUtc="2025-07-29T14:16:00Z">
            <w:rPr>
              <w:ins w:id="5693" w:author="Mosi Adesina Ifatunji" w:date="2025-06-17T18:43:00Z" w16du:dateUtc="2025-06-17T23:43:00Z"/>
              <w:rStyle w:val="s1"/>
              <w:bCs/>
              <w:color w:val="auto"/>
            </w:rPr>
          </w:rPrChange>
        </w:rPr>
        <w:pPrChange w:id="5694" w:author="Mosi Adesina Ifatunji" w:date="2025-10-21T19:50:00Z" w16du:dateUtc="2025-10-22T00:50:00Z">
          <w:pPr>
            <w:pStyle w:val="NoSpacing"/>
          </w:pPr>
        </w:pPrChange>
      </w:pPr>
    </w:p>
    <w:p w14:paraId="1A7A8043" w14:textId="77777777" w:rsidR="00102D70" w:rsidRPr="00EE090F" w:rsidRDefault="00102D70" w:rsidP="007B100A">
      <w:pPr>
        <w:rPr>
          <w:ins w:id="5695" w:author="Mosi Adesina Ifatunji" w:date="2025-07-25T13:26:00Z" w16du:dateUtc="2025-07-25T18:26:00Z"/>
        </w:rPr>
      </w:pPr>
      <w:ins w:id="5696" w:author="Mosi Adesina Ifatunji" w:date="2025-07-25T13:26:00Z" w16du:dateUtc="2025-07-25T18:26:00Z">
        <w:r w:rsidRPr="00EE090F">
          <w:br w:type="page"/>
        </w:r>
      </w:ins>
    </w:p>
    <w:p w14:paraId="0DE8EF81" w14:textId="3D08ED0A" w:rsidR="00302360" w:rsidRPr="00D240A3" w:rsidRDefault="00102D70">
      <w:pPr>
        <w:rPr>
          <w:ins w:id="5697" w:author="Mosi Adesina Ifatunji" w:date="2025-06-17T18:43:00Z" w16du:dateUtc="2025-06-17T23:43:00Z"/>
          <w:b/>
          <w:bCs/>
          <w:rPrChange w:id="5698" w:author="Mosi Adesina Ifatunji" w:date="2025-07-29T09:17:00Z" w16du:dateUtc="2025-07-29T14:17:00Z">
            <w:rPr>
              <w:ins w:id="5699" w:author="Mosi Adesina Ifatunji" w:date="2025-06-17T18:43:00Z" w16du:dateUtc="2025-06-17T23:43:00Z"/>
            </w:rPr>
          </w:rPrChange>
        </w:rPr>
        <w:pPrChange w:id="5700" w:author="Mosi Adesina Ifatunji" w:date="2025-10-21T19:50:00Z" w16du:dateUtc="2025-10-22T00:50:00Z">
          <w:pPr>
            <w:pStyle w:val="BodyText"/>
          </w:pPr>
        </w:pPrChange>
      </w:pPr>
      <w:ins w:id="5701" w:author="Mosi Adesina Ifatunji" w:date="2025-07-25T13:26:00Z" w16du:dateUtc="2025-07-25T18:26:00Z">
        <w:r w:rsidRPr="00D240A3">
          <w:rPr>
            <w:b/>
            <w:bCs/>
            <w:rPrChange w:id="5702" w:author="Mosi Adesina Ifatunji" w:date="2025-07-29T09:17:00Z" w16du:dateUtc="2025-07-29T14:17:00Z">
              <w:rPr/>
            </w:rPrChange>
          </w:rPr>
          <w:lastRenderedPageBreak/>
          <w:t>References</w:t>
        </w:r>
      </w:ins>
    </w:p>
    <w:p w14:paraId="6A46A12A" w14:textId="77777777" w:rsidR="00302360" w:rsidRPr="000D2632" w:rsidRDefault="00302360" w:rsidP="007B100A">
      <w:pPr>
        <w:rPr>
          <w:ins w:id="5703" w:author="Mosi Adesina Ifatunji" w:date="2025-06-14T13:34:00Z" w16du:dateUtc="2025-06-14T18:34:00Z"/>
          <w:rPrChange w:id="5704" w:author="Mosi Adesina Ifatunji" w:date="2025-07-29T09:16:00Z" w16du:dateUtc="2025-07-29T14:16:00Z">
            <w:rPr>
              <w:ins w:id="5705" w:author="Mosi Adesina Ifatunji" w:date="2025-06-14T13:34:00Z" w16du:dateUtc="2025-06-14T18:34:00Z"/>
              <w:rStyle w:val="s1"/>
              <w:color w:val="070707"/>
            </w:rPr>
          </w:rPrChange>
        </w:rPr>
      </w:pPr>
    </w:p>
    <w:p w14:paraId="1331EC14" w14:textId="77777777" w:rsidR="00CF422E" w:rsidRPr="000D2632" w:rsidRDefault="00CF422E">
      <w:pPr>
        <w:rPr>
          <w:ins w:id="5706" w:author="Mosi Adesina Ifatunji" w:date="2025-06-17T16:05:00Z" w16du:dateUtc="2025-06-17T21:05:00Z"/>
        </w:rPr>
        <w:pPrChange w:id="5707" w:author="Mosi Adesina Ifatunji" w:date="2025-10-21T19:50:00Z" w16du:dateUtc="2025-10-22T00:50:00Z">
          <w:pPr>
            <w:autoSpaceDE w:val="0"/>
            <w:autoSpaceDN w:val="0"/>
            <w:adjustRightInd w:val="0"/>
            <w:ind w:left="720" w:right="-720" w:hanging="720"/>
          </w:pPr>
        </w:pPrChange>
      </w:pPr>
      <w:ins w:id="5708" w:author="Mosi Adesina Ifatunji" w:date="2025-06-17T16:05:00Z" w16du:dateUtc="2025-06-17T21:05:00Z">
        <w:r w:rsidRPr="000D2632">
          <w:t xml:space="preserve">Wilson, Logan, and Harlan Gilmore. 1943. "White Employers and Negro Workers." </w:t>
        </w:r>
        <w:r w:rsidRPr="000D2632">
          <w:rPr>
            <w:rPrChange w:id="5709" w:author="Mosi Adesina Ifatunji" w:date="2025-07-29T09:16:00Z" w16du:dateUtc="2025-07-29T14:16:00Z">
              <w:rPr>
                <w:i/>
                <w:iCs/>
              </w:rPr>
            </w:rPrChange>
          </w:rPr>
          <w:t>American Sociological Review</w:t>
        </w:r>
        <w:r w:rsidRPr="000D2632">
          <w:t xml:space="preserve"> 8(6):698–705.</w:t>
        </w:r>
      </w:ins>
    </w:p>
    <w:p w14:paraId="7D3A63CC" w14:textId="77777777" w:rsidR="00CF422E" w:rsidRPr="000D2632" w:rsidRDefault="00CF422E">
      <w:pPr>
        <w:rPr>
          <w:ins w:id="5710" w:author="Mosi Adesina Ifatunji" w:date="2025-06-17T16:05:00Z" w16du:dateUtc="2025-06-17T21:05:00Z"/>
        </w:rPr>
        <w:pPrChange w:id="5711" w:author="Mosi Adesina Ifatunji" w:date="2025-10-21T19:50:00Z" w16du:dateUtc="2025-10-22T00:50:00Z">
          <w:pPr>
            <w:autoSpaceDE w:val="0"/>
            <w:autoSpaceDN w:val="0"/>
            <w:adjustRightInd w:val="0"/>
            <w:ind w:right="-720"/>
          </w:pPr>
        </w:pPrChange>
      </w:pPr>
    </w:p>
    <w:p w14:paraId="250943D5" w14:textId="77777777" w:rsidR="008343DC" w:rsidRPr="000D2632" w:rsidRDefault="008343DC" w:rsidP="007B100A">
      <w:pPr>
        <w:rPr>
          <w:ins w:id="5712" w:author="Mosi Adesina Ifatunji" w:date="2025-06-17T16:10:00Z" w16du:dateUtc="2025-06-17T21:10:00Z"/>
        </w:rPr>
      </w:pPr>
      <w:ins w:id="5713" w:author="Mosi Adesina Ifatunji" w:date="2025-06-17T16:08:00Z" w16du:dateUtc="2025-06-17T21:08:00Z">
        <w:r w:rsidRPr="000D2632">
          <w:t xml:space="preserve">Stampp, Kenneth Milton. 1957. </w:t>
        </w:r>
        <w:r w:rsidRPr="000D2632">
          <w:rPr>
            <w:rPrChange w:id="5714" w:author="Mosi Adesina Ifatunji" w:date="2025-07-29T09:16:00Z" w16du:dateUtc="2025-07-29T14:16:00Z">
              <w:rPr>
                <w:i/>
                <w:iCs/>
              </w:rPr>
            </w:rPrChange>
          </w:rPr>
          <w:t>The peculiar institution: Slavery in the ante-bellum South</w:t>
        </w:r>
        <w:r w:rsidRPr="000D2632">
          <w:t>. New York, New York: Random House and Vintage Books.</w:t>
        </w:r>
      </w:ins>
    </w:p>
    <w:p w14:paraId="44A2ACB8" w14:textId="77777777" w:rsidR="00BE4D7E" w:rsidRPr="000D2632" w:rsidRDefault="00BE4D7E">
      <w:pPr>
        <w:rPr>
          <w:ins w:id="5715" w:author="Mosi Adesina Ifatunji" w:date="2025-06-17T16:10:00Z" w16du:dateUtc="2025-06-17T21:10:00Z"/>
        </w:rPr>
        <w:pPrChange w:id="5716" w:author="Mosi Adesina Ifatunji" w:date="2025-10-21T19:50:00Z" w16du:dateUtc="2025-10-22T00:50:00Z">
          <w:pPr>
            <w:pStyle w:val="BodyText"/>
          </w:pPr>
        </w:pPrChange>
      </w:pPr>
    </w:p>
    <w:p w14:paraId="6FEDAED0" w14:textId="77777777" w:rsidR="00BE4D7E" w:rsidRPr="000D2632" w:rsidRDefault="00BE4D7E">
      <w:pPr>
        <w:rPr>
          <w:ins w:id="5717" w:author="Mosi Adesina Ifatunji" w:date="2025-06-17T16:10:00Z" w16du:dateUtc="2025-06-17T21:10:00Z"/>
        </w:rPr>
        <w:pPrChange w:id="5718" w:author="Mosi Adesina Ifatunji" w:date="2025-10-21T19:50:00Z" w16du:dateUtc="2025-10-22T00:50:00Z">
          <w:pPr>
            <w:autoSpaceDE w:val="0"/>
            <w:autoSpaceDN w:val="0"/>
            <w:adjustRightInd w:val="0"/>
            <w:ind w:left="720" w:right="-720" w:hanging="720"/>
          </w:pPr>
        </w:pPrChange>
      </w:pPr>
      <w:ins w:id="5719" w:author="Mosi Adesina Ifatunji" w:date="2025-06-17T16:10:00Z" w16du:dateUtc="2025-06-17T21:10:00Z">
        <w:r w:rsidRPr="000D2632">
          <w:t xml:space="preserve">Becker, Gary Stanley. 1957 [2010]. </w:t>
        </w:r>
        <w:r w:rsidRPr="000D2632">
          <w:rPr>
            <w:rPrChange w:id="5720" w:author="Mosi Adesina Ifatunji" w:date="2025-07-29T09:16:00Z" w16du:dateUtc="2025-07-29T14:16:00Z">
              <w:rPr>
                <w:i/>
                <w:iCs/>
              </w:rPr>
            </w:rPrChange>
          </w:rPr>
          <w:t>The Economics of Discrimination</w:t>
        </w:r>
        <w:r w:rsidRPr="000D2632">
          <w:t>. Chicago, Illinois: University of Chicago Press.</w:t>
        </w:r>
      </w:ins>
    </w:p>
    <w:p w14:paraId="0C585A20" w14:textId="77777777" w:rsidR="00BE4D7E" w:rsidRPr="000D2632" w:rsidRDefault="00BE4D7E">
      <w:pPr>
        <w:rPr>
          <w:ins w:id="5721" w:author="Mosi Adesina Ifatunji" w:date="2025-06-17T16:11:00Z" w16du:dateUtc="2025-06-17T21:11:00Z"/>
        </w:rPr>
        <w:pPrChange w:id="5722" w:author="Mosi Adesina Ifatunji" w:date="2025-10-21T19:50:00Z" w16du:dateUtc="2025-10-22T00:50:00Z">
          <w:pPr>
            <w:autoSpaceDE w:val="0"/>
            <w:autoSpaceDN w:val="0"/>
            <w:adjustRightInd w:val="0"/>
            <w:ind w:right="-720"/>
          </w:pPr>
        </w:pPrChange>
      </w:pPr>
    </w:p>
    <w:p w14:paraId="7A4F75DF" w14:textId="77777777" w:rsidR="00FF71F7" w:rsidRPr="000D2632" w:rsidRDefault="00FF71F7">
      <w:pPr>
        <w:rPr>
          <w:ins w:id="5723" w:author="Mosi Adesina Ifatunji" w:date="2025-06-17T16:28:00Z" w16du:dateUtc="2025-06-17T21:28:00Z"/>
        </w:rPr>
        <w:pPrChange w:id="5724" w:author="Mosi Adesina Ifatunji" w:date="2025-10-21T19:50:00Z" w16du:dateUtc="2025-10-22T00:50:00Z">
          <w:pPr>
            <w:pStyle w:val="NoSpacing"/>
          </w:pPr>
        </w:pPrChange>
      </w:pPr>
      <w:ins w:id="5725" w:author="Mosi Adesina Ifatunji" w:date="2025-06-17T16:11:00Z" w16du:dateUtc="2025-06-17T21:11:00Z">
        <w:r w:rsidRPr="000D2632">
          <w:t xml:space="preserve">Blumer, Herbert. 1958. "Race Prejudice as a Sense of Group Position." </w:t>
        </w:r>
        <w:r w:rsidRPr="000D2632">
          <w:rPr>
            <w:rPrChange w:id="5726" w:author="Mosi Adesina Ifatunji" w:date="2025-07-29T09:16:00Z" w16du:dateUtc="2025-07-29T14:16:00Z">
              <w:rPr>
                <w:i/>
                <w:iCs/>
                <w:color w:val="000000" w:themeColor="text1"/>
              </w:rPr>
            </w:rPrChange>
          </w:rPr>
          <w:t>The Pacific Sociological Review</w:t>
        </w:r>
        <w:r w:rsidRPr="000D2632">
          <w:t xml:space="preserve"> 1(1):3–7.</w:t>
        </w:r>
      </w:ins>
    </w:p>
    <w:p w14:paraId="4D6D5707" w14:textId="77777777" w:rsidR="00243058" w:rsidRPr="000D2632" w:rsidRDefault="00243058">
      <w:pPr>
        <w:rPr>
          <w:ins w:id="5727" w:author="Mosi Adesina Ifatunji" w:date="2025-06-17T16:28:00Z" w16du:dateUtc="2025-06-17T21:28:00Z"/>
        </w:rPr>
        <w:pPrChange w:id="5728" w:author="Mosi Adesina Ifatunji" w:date="2025-10-21T19:50:00Z" w16du:dateUtc="2025-10-22T00:50:00Z">
          <w:pPr>
            <w:pStyle w:val="NoSpacing"/>
          </w:pPr>
        </w:pPrChange>
      </w:pPr>
    </w:p>
    <w:p w14:paraId="7228753B" w14:textId="77777777" w:rsidR="00243058" w:rsidRPr="000D2632" w:rsidRDefault="00243058">
      <w:pPr>
        <w:rPr>
          <w:ins w:id="5729" w:author="Mosi Adesina Ifatunji" w:date="2025-06-17T16:28:00Z" w16du:dateUtc="2025-06-17T21:28:00Z"/>
        </w:rPr>
        <w:pPrChange w:id="5730" w:author="Mosi Adesina Ifatunji" w:date="2025-10-21T19:50:00Z" w16du:dateUtc="2025-10-22T00:50:00Z">
          <w:pPr>
            <w:autoSpaceDE w:val="0"/>
            <w:autoSpaceDN w:val="0"/>
            <w:adjustRightInd w:val="0"/>
            <w:ind w:left="720" w:right="-720" w:hanging="720"/>
          </w:pPr>
        </w:pPrChange>
      </w:pPr>
      <w:ins w:id="5731" w:author="Mosi Adesina Ifatunji" w:date="2025-06-17T16:28:00Z" w16du:dateUtc="2025-06-17T21:28:00Z">
        <w:r w:rsidRPr="000D2632">
          <w:t xml:space="preserve">Wilson, William J. 1996. "The Meaning and Significance of Race: Employers and Inner-City Workers." Pp. 111–46 in </w:t>
        </w:r>
        <w:r w:rsidRPr="000D2632">
          <w:rPr>
            <w:rPrChange w:id="5732" w:author="Mosi Adesina Ifatunji" w:date="2025-07-29T09:16:00Z" w16du:dateUtc="2025-07-29T14:16:00Z">
              <w:rPr>
                <w:i/>
                <w:iCs/>
              </w:rPr>
            </w:rPrChange>
          </w:rPr>
          <w:t>When Work Disappears: The World of the New Urban Poor</w:t>
        </w:r>
        <w:r w:rsidRPr="000D2632">
          <w:t>. New York, New York: Vintage Books.</w:t>
        </w:r>
      </w:ins>
    </w:p>
    <w:p w14:paraId="15263E1D" w14:textId="77777777" w:rsidR="00243058" w:rsidRPr="000D2632" w:rsidRDefault="00243058">
      <w:pPr>
        <w:rPr>
          <w:ins w:id="5733" w:author="Mosi Adesina Ifatunji" w:date="2025-06-17T16:42:00Z" w16du:dateUtc="2025-06-17T21:42:00Z"/>
        </w:rPr>
        <w:pPrChange w:id="5734" w:author="Mosi Adesina Ifatunji" w:date="2025-10-21T19:50:00Z" w16du:dateUtc="2025-10-22T00:50:00Z">
          <w:pPr>
            <w:autoSpaceDE w:val="0"/>
            <w:autoSpaceDN w:val="0"/>
            <w:adjustRightInd w:val="0"/>
            <w:ind w:right="-720"/>
          </w:pPr>
        </w:pPrChange>
      </w:pPr>
    </w:p>
    <w:p w14:paraId="19FF65D7" w14:textId="77777777" w:rsidR="00C51CFB" w:rsidRPr="000D2632" w:rsidRDefault="00C51CFB">
      <w:pPr>
        <w:rPr>
          <w:ins w:id="5735" w:author="Mosi Adesina Ifatunji" w:date="2025-06-17T16:43:00Z" w16du:dateUtc="2025-06-17T21:43:00Z"/>
        </w:rPr>
        <w:pPrChange w:id="5736" w:author="Mosi Adesina Ifatunji" w:date="2025-10-21T19:50:00Z" w16du:dateUtc="2025-10-22T00:50:00Z">
          <w:pPr>
            <w:pStyle w:val="NoSpacing"/>
          </w:pPr>
        </w:pPrChange>
      </w:pPr>
      <w:ins w:id="5737" w:author="Mosi Adesina Ifatunji" w:date="2025-06-17T16:42:00Z" w16du:dateUtc="2025-06-17T21:42:00Z">
        <w:r w:rsidRPr="000D2632">
          <w:t xml:space="preserve">Phelps, Edmund S. 1972. "The Statistical Theory of Racism and Sexism." </w:t>
        </w:r>
        <w:r w:rsidRPr="000D2632">
          <w:rPr>
            <w:rPrChange w:id="5738" w:author="Mosi Adesina Ifatunji" w:date="2025-07-29T09:16:00Z" w16du:dateUtc="2025-07-29T14:16:00Z">
              <w:rPr>
                <w:i/>
                <w:iCs/>
                <w:color w:val="000000" w:themeColor="text1"/>
              </w:rPr>
            </w:rPrChange>
          </w:rPr>
          <w:t>American Economic Review</w:t>
        </w:r>
        <w:r w:rsidRPr="000D2632">
          <w:t xml:space="preserve"> 62(4):659–61.</w:t>
        </w:r>
      </w:ins>
    </w:p>
    <w:p w14:paraId="40256B02" w14:textId="77777777" w:rsidR="00FF676F" w:rsidRPr="000D2632" w:rsidRDefault="00FF676F">
      <w:pPr>
        <w:rPr>
          <w:ins w:id="5739" w:author="Mosi Adesina Ifatunji" w:date="2025-06-17T16:43:00Z" w16du:dateUtc="2025-06-17T21:43:00Z"/>
        </w:rPr>
        <w:pPrChange w:id="5740" w:author="Mosi Adesina Ifatunji" w:date="2025-10-21T19:50:00Z" w16du:dateUtc="2025-10-22T00:50:00Z">
          <w:pPr>
            <w:pStyle w:val="BodyText"/>
          </w:pPr>
        </w:pPrChange>
      </w:pPr>
    </w:p>
    <w:p w14:paraId="4A81005B" w14:textId="77777777" w:rsidR="00FF676F" w:rsidRPr="000D2632" w:rsidRDefault="00FF676F">
      <w:pPr>
        <w:rPr>
          <w:ins w:id="5741" w:author="Mosi Adesina Ifatunji" w:date="2025-06-17T16:45:00Z" w16du:dateUtc="2025-06-17T21:45:00Z"/>
          <w:rPrChange w:id="5742" w:author="Mosi Adesina Ifatunji" w:date="2025-07-29T09:16:00Z" w16du:dateUtc="2025-07-29T14:16:00Z">
            <w:rPr>
              <w:ins w:id="5743" w:author="Mosi Adesina Ifatunji" w:date="2025-06-17T16:45:00Z" w16du:dateUtc="2025-06-17T21:45:00Z"/>
              <w:rFonts w:ascii="Helvetica Neue" w:hAnsi="Helvetica Neue" w:cs="Helvetica Neue"/>
              <w:sz w:val="26"/>
              <w:szCs w:val="26"/>
            </w:rPr>
          </w:rPrChange>
        </w:rPr>
        <w:pPrChange w:id="5744" w:author="Mosi Adesina Ifatunji" w:date="2025-10-21T19:50:00Z" w16du:dateUtc="2025-10-22T00:50:00Z">
          <w:pPr>
            <w:autoSpaceDE w:val="0"/>
            <w:autoSpaceDN w:val="0"/>
            <w:adjustRightInd w:val="0"/>
            <w:ind w:left="720" w:right="-720" w:hanging="720"/>
          </w:pPr>
        </w:pPrChange>
      </w:pPr>
      <w:ins w:id="5745" w:author="Mosi Adesina Ifatunji" w:date="2025-06-17T16:43:00Z" w16du:dateUtc="2025-06-17T21:43:00Z">
        <w:r w:rsidRPr="000D2632">
          <w:rPr>
            <w:rPrChange w:id="5746" w:author="Mosi Adesina Ifatunji" w:date="2025-07-29T09:16:00Z" w16du:dateUtc="2025-07-29T14:16:00Z">
              <w:rPr>
                <w:rFonts w:ascii="Helvetica Neue" w:hAnsi="Helvetica Neue" w:cs="Helvetica Neue"/>
                <w:sz w:val="26"/>
                <w:szCs w:val="26"/>
              </w:rPr>
            </w:rPrChange>
          </w:rPr>
          <w:t xml:space="preserve">Arrow, Kennith J. 1973. "The Theory of Discrimination." in </w:t>
        </w:r>
        <w:r w:rsidRPr="000D2632">
          <w:rPr>
            <w:rPrChange w:id="5747" w:author="Mosi Adesina Ifatunji" w:date="2025-07-29T09:16:00Z" w16du:dateUtc="2025-07-29T14:16:00Z">
              <w:rPr>
                <w:rFonts w:ascii="Helvetica Neue" w:hAnsi="Helvetica Neue" w:cs="Helvetica Neue"/>
                <w:i/>
                <w:iCs/>
                <w:sz w:val="26"/>
                <w:szCs w:val="26"/>
              </w:rPr>
            </w:rPrChange>
          </w:rPr>
          <w:t>Discrimination in Labor Markets</w:t>
        </w:r>
        <w:r w:rsidRPr="000D2632">
          <w:rPr>
            <w:rPrChange w:id="5748" w:author="Mosi Adesina Ifatunji" w:date="2025-07-29T09:16:00Z" w16du:dateUtc="2025-07-29T14:16:00Z">
              <w:rPr>
                <w:rFonts w:ascii="Helvetica Neue" w:hAnsi="Helvetica Neue" w:cs="Helvetica Neue"/>
                <w:sz w:val="26"/>
                <w:szCs w:val="26"/>
              </w:rPr>
            </w:rPrChange>
          </w:rPr>
          <w:t>. Princeton, New Jersey: University of Princeton Press.</w:t>
        </w:r>
      </w:ins>
    </w:p>
    <w:p w14:paraId="31B09AA4" w14:textId="77777777" w:rsidR="00354CE0" w:rsidRPr="000D2632" w:rsidRDefault="00354CE0">
      <w:pPr>
        <w:rPr>
          <w:ins w:id="5749" w:author="Mosi Adesina Ifatunji" w:date="2025-06-17T16:45:00Z" w16du:dateUtc="2025-06-17T21:45:00Z"/>
        </w:rPr>
        <w:pPrChange w:id="5750" w:author="Mosi Adesina Ifatunji" w:date="2025-10-21T19:50:00Z" w16du:dateUtc="2025-10-22T00:50:00Z">
          <w:pPr>
            <w:pStyle w:val="BodyText"/>
          </w:pPr>
        </w:pPrChange>
      </w:pPr>
    </w:p>
    <w:p w14:paraId="6EB1625D" w14:textId="77777777" w:rsidR="00354CE0" w:rsidRPr="000D2632" w:rsidRDefault="00354CE0">
      <w:pPr>
        <w:rPr>
          <w:ins w:id="5751" w:author="Mosi Adesina Ifatunji" w:date="2025-06-17T16:45:00Z" w16du:dateUtc="2025-06-17T21:45:00Z"/>
          <w:rPrChange w:id="5752" w:author="Mosi Adesina Ifatunji" w:date="2025-07-29T09:16:00Z" w16du:dateUtc="2025-07-29T14:16:00Z">
            <w:rPr>
              <w:ins w:id="5753" w:author="Mosi Adesina Ifatunji" w:date="2025-06-17T16:45:00Z" w16du:dateUtc="2025-06-17T21:45:00Z"/>
              <w:rFonts w:ascii="Helvetica Neue" w:hAnsi="Helvetica Neue" w:cs="Helvetica Neue"/>
              <w:sz w:val="26"/>
              <w:szCs w:val="26"/>
            </w:rPr>
          </w:rPrChange>
        </w:rPr>
        <w:pPrChange w:id="5754" w:author="Mosi Adesina Ifatunji" w:date="2025-10-21T19:50:00Z" w16du:dateUtc="2025-10-22T00:50:00Z">
          <w:pPr>
            <w:autoSpaceDE w:val="0"/>
            <w:autoSpaceDN w:val="0"/>
            <w:adjustRightInd w:val="0"/>
            <w:ind w:left="720" w:right="-720" w:hanging="720"/>
          </w:pPr>
        </w:pPrChange>
      </w:pPr>
      <w:ins w:id="5755" w:author="Mosi Adesina Ifatunji" w:date="2025-06-17T16:45:00Z" w16du:dateUtc="2025-06-17T21:45:00Z">
        <w:r w:rsidRPr="000D2632">
          <w:rPr>
            <w:rPrChange w:id="5756" w:author="Mosi Adesina Ifatunji" w:date="2025-07-29T09:16:00Z" w16du:dateUtc="2025-07-29T14:16:00Z">
              <w:rPr>
                <w:rFonts w:ascii="Helvetica Neue" w:hAnsi="Helvetica Neue" w:cs="Helvetica Neue"/>
                <w:sz w:val="26"/>
                <w:szCs w:val="26"/>
              </w:rPr>
            </w:rPrChange>
          </w:rPr>
          <w:t xml:space="preserve">Aigner, Dennis J, and Glen G Cain. 1977. "Statistical theories of discrimination in labor markets." </w:t>
        </w:r>
        <w:r w:rsidRPr="000D2632">
          <w:rPr>
            <w:rPrChange w:id="5757" w:author="Mosi Adesina Ifatunji" w:date="2025-07-29T09:16:00Z" w16du:dateUtc="2025-07-29T14:16:00Z">
              <w:rPr>
                <w:rFonts w:ascii="Helvetica Neue" w:hAnsi="Helvetica Neue" w:cs="Helvetica Neue"/>
                <w:i/>
                <w:iCs/>
                <w:sz w:val="26"/>
                <w:szCs w:val="26"/>
              </w:rPr>
            </w:rPrChange>
          </w:rPr>
          <w:t>Industrial and Labor Relations Review</w:t>
        </w:r>
        <w:r w:rsidRPr="000D2632">
          <w:rPr>
            <w:rPrChange w:id="5758" w:author="Mosi Adesina Ifatunji" w:date="2025-07-29T09:16:00Z" w16du:dateUtc="2025-07-29T14:16:00Z">
              <w:rPr>
                <w:rFonts w:ascii="Helvetica Neue" w:hAnsi="Helvetica Neue" w:cs="Helvetica Neue"/>
                <w:sz w:val="26"/>
                <w:szCs w:val="26"/>
              </w:rPr>
            </w:rPrChange>
          </w:rPr>
          <w:t xml:space="preserve"> 30(2):175–87.</w:t>
        </w:r>
      </w:ins>
    </w:p>
    <w:p w14:paraId="26177EAD" w14:textId="77777777" w:rsidR="00354CE0" w:rsidRPr="000D2632" w:rsidRDefault="00354CE0">
      <w:pPr>
        <w:rPr>
          <w:ins w:id="5759" w:author="Mosi Adesina Ifatunji" w:date="2025-06-17T16:53:00Z" w16du:dateUtc="2025-06-17T21:53:00Z"/>
          <w:rPrChange w:id="5760" w:author="Mosi Adesina Ifatunji" w:date="2025-07-29T09:16:00Z" w16du:dateUtc="2025-07-29T14:16:00Z">
            <w:rPr>
              <w:ins w:id="5761" w:author="Mosi Adesina Ifatunji" w:date="2025-06-17T16:53:00Z" w16du:dateUtc="2025-06-17T21:53:00Z"/>
              <w:rFonts w:ascii="Helvetica Neue" w:hAnsi="Helvetica Neue" w:cs="Helvetica Neue"/>
              <w:sz w:val="26"/>
              <w:szCs w:val="26"/>
            </w:rPr>
          </w:rPrChange>
        </w:rPr>
        <w:pPrChange w:id="5762" w:author="Mosi Adesina Ifatunji" w:date="2025-10-21T19:50:00Z" w16du:dateUtc="2025-10-22T00:50:00Z">
          <w:pPr>
            <w:autoSpaceDE w:val="0"/>
            <w:autoSpaceDN w:val="0"/>
            <w:adjustRightInd w:val="0"/>
            <w:ind w:right="-720"/>
          </w:pPr>
        </w:pPrChange>
      </w:pPr>
    </w:p>
    <w:p w14:paraId="3237A14E" w14:textId="77777777" w:rsidR="00666758" w:rsidRPr="000D2632" w:rsidRDefault="00666758">
      <w:pPr>
        <w:rPr>
          <w:ins w:id="5763" w:author="Mosi Adesina Ifatunji" w:date="2025-06-17T16:53:00Z" w16du:dateUtc="2025-06-17T21:53:00Z"/>
          <w:rPrChange w:id="5764" w:author="Mosi Adesina Ifatunji" w:date="2025-07-29T09:16:00Z" w16du:dateUtc="2025-07-29T14:16:00Z">
            <w:rPr>
              <w:ins w:id="5765" w:author="Mosi Adesina Ifatunji" w:date="2025-06-17T16:53:00Z" w16du:dateUtc="2025-06-17T21:53:00Z"/>
              <w:rFonts w:ascii="Helvetica Neue" w:hAnsi="Helvetica Neue" w:cs="Helvetica Neue"/>
              <w:sz w:val="26"/>
              <w:szCs w:val="26"/>
            </w:rPr>
          </w:rPrChange>
        </w:rPr>
        <w:pPrChange w:id="5766" w:author="Mosi Adesina Ifatunji" w:date="2025-10-21T19:50:00Z" w16du:dateUtc="2025-10-22T00:50:00Z">
          <w:pPr>
            <w:autoSpaceDE w:val="0"/>
            <w:autoSpaceDN w:val="0"/>
            <w:adjustRightInd w:val="0"/>
            <w:ind w:left="720" w:right="-720" w:hanging="720"/>
          </w:pPr>
        </w:pPrChange>
      </w:pPr>
      <w:ins w:id="5767" w:author="Mosi Adesina Ifatunji" w:date="2025-06-17T16:53:00Z" w16du:dateUtc="2025-06-17T21:53:00Z">
        <w:r w:rsidRPr="000D2632">
          <w:rPr>
            <w:rPrChange w:id="5768" w:author="Mosi Adesina Ifatunji" w:date="2025-07-29T09:16:00Z" w16du:dateUtc="2025-07-29T14:16:00Z">
              <w:rPr>
                <w:rFonts w:ascii="Helvetica Neue" w:hAnsi="Helvetica Neue" w:cs="Helvetica Neue"/>
                <w:sz w:val="26"/>
                <w:szCs w:val="26"/>
              </w:rPr>
            </w:rPrChange>
          </w:rPr>
          <w:t xml:space="preserve">Braddock, </w:t>
        </w:r>
        <w:proofErr w:type="spellStart"/>
        <w:r w:rsidRPr="000D2632">
          <w:rPr>
            <w:rPrChange w:id="5769" w:author="Mosi Adesina Ifatunji" w:date="2025-07-29T09:16:00Z" w16du:dateUtc="2025-07-29T14:16:00Z">
              <w:rPr>
                <w:rFonts w:ascii="Helvetica Neue" w:hAnsi="Helvetica Neue" w:cs="Helvetica Neue"/>
                <w:sz w:val="26"/>
                <w:szCs w:val="26"/>
              </w:rPr>
            </w:rPrChange>
          </w:rPr>
          <w:t>Jomills</w:t>
        </w:r>
        <w:proofErr w:type="spellEnd"/>
        <w:r w:rsidRPr="000D2632">
          <w:rPr>
            <w:rPrChange w:id="5770" w:author="Mosi Adesina Ifatunji" w:date="2025-07-29T09:16:00Z" w16du:dateUtc="2025-07-29T14:16:00Z">
              <w:rPr>
                <w:rFonts w:ascii="Helvetica Neue" w:hAnsi="Helvetica Neue" w:cs="Helvetica Neue"/>
                <w:sz w:val="26"/>
                <w:szCs w:val="26"/>
              </w:rPr>
            </w:rPrChange>
          </w:rPr>
          <w:t xml:space="preserve"> Henry, and James M McPartland. 1987. "How minorities continue to be excluded from equal employment opportunities: Research on labor market and institutional barriers." </w:t>
        </w:r>
        <w:r w:rsidRPr="000D2632">
          <w:rPr>
            <w:rPrChange w:id="5771" w:author="Mosi Adesina Ifatunji" w:date="2025-07-29T09:16:00Z" w16du:dateUtc="2025-07-29T14:16:00Z">
              <w:rPr>
                <w:rFonts w:ascii="Helvetica Neue" w:hAnsi="Helvetica Neue" w:cs="Helvetica Neue"/>
                <w:i/>
                <w:iCs/>
                <w:sz w:val="26"/>
                <w:szCs w:val="26"/>
              </w:rPr>
            </w:rPrChange>
          </w:rPr>
          <w:t>Journal of Social Issues</w:t>
        </w:r>
        <w:r w:rsidRPr="000D2632">
          <w:rPr>
            <w:rPrChange w:id="5772" w:author="Mosi Adesina Ifatunji" w:date="2025-07-29T09:16:00Z" w16du:dateUtc="2025-07-29T14:16:00Z">
              <w:rPr>
                <w:rFonts w:ascii="Helvetica Neue" w:hAnsi="Helvetica Neue" w:cs="Helvetica Neue"/>
                <w:sz w:val="26"/>
                <w:szCs w:val="26"/>
              </w:rPr>
            </w:rPrChange>
          </w:rPr>
          <w:t xml:space="preserve"> 43(1):5–39.</w:t>
        </w:r>
      </w:ins>
    </w:p>
    <w:p w14:paraId="1B33F87E" w14:textId="77777777" w:rsidR="00666758" w:rsidRPr="000D2632" w:rsidRDefault="00666758">
      <w:pPr>
        <w:rPr>
          <w:ins w:id="5773" w:author="Mosi Adesina Ifatunji" w:date="2025-06-17T16:53:00Z" w16du:dateUtc="2025-06-17T21:53:00Z"/>
          <w:rPrChange w:id="5774" w:author="Mosi Adesina Ifatunji" w:date="2025-07-29T09:16:00Z" w16du:dateUtc="2025-07-29T14:16:00Z">
            <w:rPr>
              <w:ins w:id="5775" w:author="Mosi Adesina Ifatunji" w:date="2025-06-17T16:53:00Z" w16du:dateUtc="2025-06-17T21:53:00Z"/>
              <w:rFonts w:ascii="Helvetica Neue" w:hAnsi="Helvetica Neue" w:cs="Helvetica Neue"/>
              <w:sz w:val="26"/>
              <w:szCs w:val="26"/>
            </w:rPr>
          </w:rPrChange>
        </w:rPr>
        <w:pPrChange w:id="5776" w:author="Mosi Adesina Ifatunji" w:date="2025-10-21T19:50:00Z" w16du:dateUtc="2025-10-22T00:50:00Z">
          <w:pPr>
            <w:autoSpaceDE w:val="0"/>
            <w:autoSpaceDN w:val="0"/>
            <w:adjustRightInd w:val="0"/>
            <w:ind w:right="-720"/>
          </w:pPr>
        </w:pPrChange>
      </w:pPr>
    </w:p>
    <w:p w14:paraId="6FFF192E" w14:textId="77777777" w:rsidR="00666758" w:rsidRPr="000D2632" w:rsidRDefault="00666758">
      <w:pPr>
        <w:rPr>
          <w:ins w:id="5777" w:author="Mosi Adesina Ifatunji" w:date="2025-06-17T16:53:00Z" w16du:dateUtc="2025-06-17T21:53:00Z"/>
          <w:rPrChange w:id="5778" w:author="Mosi Adesina Ifatunji" w:date="2025-07-29T09:16:00Z" w16du:dateUtc="2025-07-29T14:16:00Z">
            <w:rPr>
              <w:ins w:id="5779" w:author="Mosi Adesina Ifatunji" w:date="2025-06-17T16:53:00Z" w16du:dateUtc="2025-06-17T21:53:00Z"/>
              <w:rFonts w:ascii="Helvetica Neue" w:hAnsi="Helvetica Neue" w:cs="Helvetica Neue"/>
              <w:sz w:val="26"/>
              <w:szCs w:val="26"/>
            </w:rPr>
          </w:rPrChange>
        </w:rPr>
        <w:pPrChange w:id="5780" w:author="Mosi Adesina Ifatunji" w:date="2025-10-21T19:50:00Z" w16du:dateUtc="2025-10-22T00:50:00Z">
          <w:pPr>
            <w:autoSpaceDE w:val="0"/>
            <w:autoSpaceDN w:val="0"/>
            <w:adjustRightInd w:val="0"/>
            <w:ind w:left="720" w:right="-720" w:hanging="720"/>
          </w:pPr>
        </w:pPrChange>
      </w:pPr>
      <w:ins w:id="5781" w:author="Mosi Adesina Ifatunji" w:date="2025-06-17T16:53:00Z" w16du:dateUtc="2025-06-17T21:53:00Z">
        <w:r w:rsidRPr="000D2632">
          <w:rPr>
            <w:rPrChange w:id="5782" w:author="Mosi Adesina Ifatunji" w:date="2025-07-29T09:16:00Z" w16du:dateUtc="2025-07-29T14:16:00Z">
              <w:rPr>
                <w:rFonts w:ascii="Helvetica Neue" w:hAnsi="Helvetica Neue" w:cs="Helvetica Neue"/>
                <w:sz w:val="26"/>
                <w:szCs w:val="26"/>
              </w:rPr>
            </w:rPrChange>
          </w:rPr>
          <w:t xml:space="preserve">Neumark, David. 1988. "Employers' Discriminatory Behavior and the Estimation of Wage </w:t>
        </w:r>
        <w:proofErr w:type="spellStart"/>
        <w:r w:rsidRPr="000D2632">
          <w:rPr>
            <w:rPrChange w:id="5783" w:author="Mosi Adesina Ifatunji" w:date="2025-07-29T09:16:00Z" w16du:dateUtc="2025-07-29T14:16:00Z">
              <w:rPr>
                <w:rFonts w:ascii="Helvetica Neue" w:hAnsi="Helvetica Neue" w:cs="Helvetica Neue"/>
                <w:sz w:val="26"/>
                <w:szCs w:val="26"/>
              </w:rPr>
            </w:rPrChange>
          </w:rPr>
          <w:t>Discriminaiton</w:t>
        </w:r>
        <w:proofErr w:type="spellEnd"/>
        <w:r w:rsidRPr="000D2632">
          <w:rPr>
            <w:rPrChange w:id="5784" w:author="Mosi Adesina Ifatunji" w:date="2025-07-29T09:16:00Z" w16du:dateUtc="2025-07-29T14:16:00Z">
              <w:rPr>
                <w:rFonts w:ascii="Helvetica Neue" w:hAnsi="Helvetica Neue" w:cs="Helvetica Neue"/>
                <w:sz w:val="26"/>
                <w:szCs w:val="26"/>
              </w:rPr>
            </w:rPrChange>
          </w:rPr>
          <w:t xml:space="preserve">." </w:t>
        </w:r>
        <w:r w:rsidRPr="000D2632">
          <w:rPr>
            <w:rPrChange w:id="5785" w:author="Mosi Adesina Ifatunji" w:date="2025-07-29T09:16:00Z" w16du:dateUtc="2025-07-29T14:16:00Z">
              <w:rPr>
                <w:rFonts w:ascii="Helvetica Neue" w:hAnsi="Helvetica Neue" w:cs="Helvetica Neue"/>
                <w:i/>
                <w:iCs/>
                <w:sz w:val="26"/>
                <w:szCs w:val="26"/>
              </w:rPr>
            </w:rPrChange>
          </w:rPr>
          <w:t>Journal of Human Resources</w:t>
        </w:r>
        <w:r w:rsidRPr="000D2632">
          <w:rPr>
            <w:rPrChange w:id="5786" w:author="Mosi Adesina Ifatunji" w:date="2025-07-29T09:16:00Z" w16du:dateUtc="2025-07-29T14:16:00Z">
              <w:rPr>
                <w:rFonts w:ascii="Helvetica Neue" w:hAnsi="Helvetica Neue" w:cs="Helvetica Neue"/>
                <w:sz w:val="26"/>
                <w:szCs w:val="26"/>
              </w:rPr>
            </w:rPrChange>
          </w:rPr>
          <w:t xml:space="preserve"> 23(3):279–95.</w:t>
        </w:r>
      </w:ins>
    </w:p>
    <w:p w14:paraId="2875FDE3" w14:textId="77777777" w:rsidR="00666758" w:rsidRPr="000D2632" w:rsidRDefault="00666758">
      <w:pPr>
        <w:rPr>
          <w:ins w:id="5787" w:author="Mosi Adesina Ifatunji" w:date="2025-06-17T16:53:00Z" w16du:dateUtc="2025-06-17T21:53:00Z"/>
          <w:rPrChange w:id="5788" w:author="Mosi Adesina Ifatunji" w:date="2025-07-29T09:16:00Z" w16du:dateUtc="2025-07-29T14:16:00Z">
            <w:rPr>
              <w:ins w:id="5789" w:author="Mosi Adesina Ifatunji" w:date="2025-06-17T16:53:00Z" w16du:dateUtc="2025-06-17T21:53:00Z"/>
              <w:rFonts w:ascii="Helvetica Neue" w:hAnsi="Helvetica Neue" w:cs="Helvetica Neue"/>
              <w:sz w:val="26"/>
              <w:szCs w:val="26"/>
            </w:rPr>
          </w:rPrChange>
        </w:rPr>
        <w:pPrChange w:id="5790" w:author="Mosi Adesina Ifatunji" w:date="2025-10-21T19:50:00Z" w16du:dateUtc="2025-10-22T00:50:00Z">
          <w:pPr>
            <w:autoSpaceDE w:val="0"/>
            <w:autoSpaceDN w:val="0"/>
            <w:adjustRightInd w:val="0"/>
            <w:ind w:right="-720"/>
          </w:pPr>
        </w:pPrChange>
      </w:pPr>
    </w:p>
    <w:p w14:paraId="330789FD" w14:textId="77777777" w:rsidR="00E71C65" w:rsidRPr="000D2632" w:rsidRDefault="00E71C65">
      <w:pPr>
        <w:rPr>
          <w:ins w:id="5791" w:author="Mosi Adesina Ifatunji" w:date="2025-06-17T16:53:00Z" w16du:dateUtc="2025-06-17T21:53:00Z"/>
          <w:rPrChange w:id="5792" w:author="Mosi Adesina Ifatunji" w:date="2025-07-29T09:16:00Z" w16du:dateUtc="2025-07-29T14:16:00Z">
            <w:rPr>
              <w:ins w:id="5793" w:author="Mosi Adesina Ifatunji" w:date="2025-06-17T16:53:00Z" w16du:dateUtc="2025-06-17T21:53:00Z"/>
              <w:rFonts w:ascii="Helvetica Neue" w:hAnsi="Helvetica Neue" w:cs="Helvetica Neue"/>
              <w:sz w:val="26"/>
              <w:szCs w:val="26"/>
            </w:rPr>
          </w:rPrChange>
        </w:rPr>
        <w:pPrChange w:id="5794" w:author="Mosi Adesina Ifatunji" w:date="2025-10-21T19:50:00Z" w16du:dateUtc="2025-10-22T00:50:00Z">
          <w:pPr>
            <w:autoSpaceDE w:val="0"/>
            <w:autoSpaceDN w:val="0"/>
            <w:adjustRightInd w:val="0"/>
            <w:ind w:left="720" w:right="-720" w:hanging="720"/>
          </w:pPr>
        </w:pPrChange>
      </w:pPr>
      <w:ins w:id="5795" w:author="Mosi Adesina Ifatunji" w:date="2025-06-17T16:53:00Z" w16du:dateUtc="2025-06-17T21:53:00Z">
        <w:r w:rsidRPr="000D2632">
          <w:rPr>
            <w:rPrChange w:id="5796" w:author="Mosi Adesina Ifatunji" w:date="2025-07-29T09:16:00Z" w16du:dateUtc="2025-07-29T14:16:00Z">
              <w:rPr>
                <w:rFonts w:ascii="Helvetica Neue" w:hAnsi="Helvetica Neue" w:cs="Helvetica Neue"/>
                <w:sz w:val="26"/>
                <w:szCs w:val="26"/>
              </w:rPr>
            </w:rPrChange>
          </w:rPr>
          <w:t xml:space="preserve">Darity, William A. 1989. "What's Left of the Economic Theory of Discrimination?" Pp. 335–74 in </w:t>
        </w:r>
        <w:r w:rsidRPr="000D2632">
          <w:rPr>
            <w:rPrChange w:id="5797" w:author="Mosi Adesina Ifatunji" w:date="2025-07-29T09:16:00Z" w16du:dateUtc="2025-07-29T14:16:00Z">
              <w:rPr>
                <w:rFonts w:ascii="Helvetica Neue" w:hAnsi="Helvetica Neue" w:cs="Helvetica Neue"/>
                <w:i/>
                <w:iCs/>
                <w:sz w:val="26"/>
                <w:szCs w:val="26"/>
              </w:rPr>
            </w:rPrChange>
          </w:rPr>
          <w:t>The Question of Discrimination: Racial Inequality in the U.S. Labor Market</w:t>
        </w:r>
        <w:r w:rsidRPr="000D2632">
          <w:rPr>
            <w:rPrChange w:id="5798" w:author="Mosi Adesina Ifatunji" w:date="2025-07-29T09:16:00Z" w16du:dateUtc="2025-07-29T14:16:00Z">
              <w:rPr>
                <w:rFonts w:ascii="Helvetica Neue" w:hAnsi="Helvetica Neue" w:cs="Helvetica Neue"/>
                <w:sz w:val="26"/>
                <w:szCs w:val="26"/>
              </w:rPr>
            </w:rPrChange>
          </w:rPr>
          <w:t>, edited by Steven Shulman and William Darity. Middletown, Connecticut: Wesleyan University Press.</w:t>
        </w:r>
      </w:ins>
    </w:p>
    <w:p w14:paraId="57736BBF" w14:textId="77777777" w:rsidR="00E71C65" w:rsidRPr="000D2632" w:rsidRDefault="00E71C65">
      <w:pPr>
        <w:rPr>
          <w:ins w:id="5799" w:author="Mosi Adesina Ifatunji" w:date="2025-06-17T16:55:00Z" w16du:dateUtc="2025-06-17T21:55:00Z"/>
        </w:rPr>
        <w:pPrChange w:id="5800" w:author="Mosi Adesina Ifatunji" w:date="2025-10-21T19:50:00Z" w16du:dateUtc="2025-10-22T00:50:00Z">
          <w:pPr>
            <w:pStyle w:val="BodyText"/>
          </w:pPr>
        </w:pPrChange>
      </w:pPr>
    </w:p>
    <w:p w14:paraId="55CD1F89" w14:textId="77777777" w:rsidR="004F0C4C" w:rsidRPr="000D2632" w:rsidRDefault="004F0C4C">
      <w:pPr>
        <w:rPr>
          <w:ins w:id="5801" w:author="Mosi Adesina Ifatunji" w:date="2025-06-17T16:55:00Z" w16du:dateUtc="2025-06-17T21:55:00Z"/>
          <w:rPrChange w:id="5802" w:author="Mosi Adesina Ifatunji" w:date="2025-07-29T09:16:00Z" w16du:dateUtc="2025-07-29T14:16:00Z">
            <w:rPr>
              <w:ins w:id="5803" w:author="Mosi Adesina Ifatunji" w:date="2025-06-17T16:55:00Z" w16du:dateUtc="2025-06-17T21:55:00Z"/>
              <w:rFonts w:ascii="Helvetica Neue" w:hAnsi="Helvetica Neue" w:cs="Helvetica Neue"/>
              <w:sz w:val="26"/>
              <w:szCs w:val="26"/>
            </w:rPr>
          </w:rPrChange>
        </w:rPr>
        <w:pPrChange w:id="5804" w:author="Mosi Adesina Ifatunji" w:date="2025-10-21T19:50:00Z" w16du:dateUtc="2025-10-22T00:50:00Z">
          <w:pPr>
            <w:autoSpaceDE w:val="0"/>
            <w:autoSpaceDN w:val="0"/>
            <w:adjustRightInd w:val="0"/>
            <w:ind w:left="720" w:right="-720" w:hanging="720"/>
          </w:pPr>
        </w:pPrChange>
      </w:pPr>
      <w:proofErr w:type="spellStart"/>
      <w:ins w:id="5805" w:author="Mosi Adesina Ifatunji" w:date="2025-06-17T16:55:00Z" w16du:dateUtc="2025-06-17T21:55:00Z">
        <w:r w:rsidRPr="000D2632">
          <w:rPr>
            <w:rPrChange w:id="5806" w:author="Mosi Adesina Ifatunji" w:date="2025-07-29T09:16:00Z" w16du:dateUtc="2025-07-29T14:16:00Z">
              <w:rPr>
                <w:rFonts w:ascii="Helvetica Neue" w:hAnsi="Helvetica Neue" w:cs="Helvetica Neue"/>
                <w:sz w:val="26"/>
                <w:szCs w:val="26"/>
              </w:rPr>
            </w:rPrChange>
          </w:rPr>
          <w:t>Neckerman</w:t>
        </w:r>
        <w:proofErr w:type="spellEnd"/>
        <w:r w:rsidRPr="000D2632">
          <w:rPr>
            <w:rPrChange w:id="5807" w:author="Mosi Adesina Ifatunji" w:date="2025-07-29T09:16:00Z" w16du:dateUtc="2025-07-29T14:16:00Z">
              <w:rPr>
                <w:rFonts w:ascii="Helvetica Neue" w:hAnsi="Helvetica Neue" w:cs="Helvetica Neue"/>
                <w:sz w:val="26"/>
                <w:szCs w:val="26"/>
              </w:rPr>
            </w:rPrChange>
          </w:rPr>
          <w:t xml:space="preserve">, Kathryn M, and Joleen Kirschenman. 1991. "Hiring Strategies, Racial Bias, and Inner-City Workers." </w:t>
        </w:r>
        <w:r w:rsidRPr="000D2632">
          <w:rPr>
            <w:rPrChange w:id="5808" w:author="Mosi Adesina Ifatunji" w:date="2025-07-29T09:16:00Z" w16du:dateUtc="2025-07-29T14:16:00Z">
              <w:rPr>
                <w:rFonts w:ascii="Helvetica Neue" w:hAnsi="Helvetica Neue" w:cs="Helvetica Neue"/>
                <w:i/>
                <w:iCs/>
                <w:sz w:val="26"/>
                <w:szCs w:val="26"/>
              </w:rPr>
            </w:rPrChange>
          </w:rPr>
          <w:t>Social Problems</w:t>
        </w:r>
        <w:r w:rsidRPr="000D2632">
          <w:rPr>
            <w:rPrChange w:id="5809" w:author="Mosi Adesina Ifatunji" w:date="2025-07-29T09:16:00Z" w16du:dateUtc="2025-07-29T14:16:00Z">
              <w:rPr>
                <w:rFonts w:ascii="Helvetica Neue" w:hAnsi="Helvetica Neue" w:cs="Helvetica Neue"/>
                <w:sz w:val="26"/>
                <w:szCs w:val="26"/>
              </w:rPr>
            </w:rPrChange>
          </w:rPr>
          <w:t xml:space="preserve"> 38(4):433–47.</w:t>
        </w:r>
      </w:ins>
    </w:p>
    <w:p w14:paraId="393FA97B" w14:textId="77777777" w:rsidR="004F0C4C" w:rsidRPr="000D2632" w:rsidRDefault="004F0C4C">
      <w:pPr>
        <w:rPr>
          <w:ins w:id="5810" w:author="Mosi Adesina Ifatunji" w:date="2025-06-17T16:55:00Z" w16du:dateUtc="2025-06-17T21:55:00Z"/>
          <w:rPrChange w:id="5811" w:author="Mosi Adesina Ifatunji" w:date="2025-07-29T09:16:00Z" w16du:dateUtc="2025-07-29T14:16:00Z">
            <w:rPr>
              <w:ins w:id="5812" w:author="Mosi Adesina Ifatunji" w:date="2025-06-17T16:55:00Z" w16du:dateUtc="2025-06-17T21:55:00Z"/>
              <w:rFonts w:ascii="Helvetica Neue" w:hAnsi="Helvetica Neue" w:cs="Helvetica Neue"/>
              <w:sz w:val="26"/>
              <w:szCs w:val="26"/>
            </w:rPr>
          </w:rPrChange>
        </w:rPr>
        <w:pPrChange w:id="5813" w:author="Mosi Adesina Ifatunji" w:date="2025-10-21T19:50:00Z" w16du:dateUtc="2025-10-22T00:50:00Z">
          <w:pPr>
            <w:autoSpaceDE w:val="0"/>
            <w:autoSpaceDN w:val="0"/>
            <w:adjustRightInd w:val="0"/>
            <w:ind w:right="-720"/>
          </w:pPr>
        </w:pPrChange>
      </w:pPr>
    </w:p>
    <w:p w14:paraId="73D46C9D" w14:textId="77777777" w:rsidR="004F0C4C" w:rsidRPr="000D2632" w:rsidRDefault="004F0C4C">
      <w:pPr>
        <w:rPr>
          <w:ins w:id="5814" w:author="Mosi Adesina Ifatunji" w:date="2025-06-17T16:55:00Z" w16du:dateUtc="2025-06-17T21:55:00Z"/>
          <w:rPrChange w:id="5815" w:author="Mosi Adesina Ifatunji" w:date="2025-07-29T09:16:00Z" w16du:dateUtc="2025-07-29T14:16:00Z">
            <w:rPr>
              <w:ins w:id="5816" w:author="Mosi Adesina Ifatunji" w:date="2025-06-17T16:55:00Z" w16du:dateUtc="2025-06-17T21:55:00Z"/>
              <w:rFonts w:ascii="Helvetica Neue" w:hAnsi="Helvetica Neue" w:cs="Helvetica Neue"/>
              <w:sz w:val="26"/>
              <w:szCs w:val="26"/>
            </w:rPr>
          </w:rPrChange>
        </w:rPr>
        <w:pPrChange w:id="5817" w:author="Mosi Adesina Ifatunji" w:date="2025-10-21T19:50:00Z" w16du:dateUtc="2025-10-22T00:50:00Z">
          <w:pPr>
            <w:autoSpaceDE w:val="0"/>
            <w:autoSpaceDN w:val="0"/>
            <w:adjustRightInd w:val="0"/>
            <w:ind w:left="720" w:right="-720" w:hanging="720"/>
          </w:pPr>
        </w:pPrChange>
      </w:pPr>
      <w:ins w:id="5818" w:author="Mosi Adesina Ifatunji" w:date="2025-06-17T16:55:00Z" w16du:dateUtc="2025-06-17T21:55:00Z">
        <w:r w:rsidRPr="000D2632">
          <w:rPr>
            <w:rPrChange w:id="5819" w:author="Mosi Adesina Ifatunji" w:date="2025-07-29T09:16:00Z" w16du:dateUtc="2025-07-29T14:16:00Z">
              <w:rPr>
                <w:rFonts w:ascii="Helvetica Neue" w:hAnsi="Helvetica Neue" w:cs="Helvetica Neue"/>
                <w:sz w:val="26"/>
                <w:szCs w:val="26"/>
              </w:rPr>
            </w:rPrChange>
          </w:rPr>
          <w:t>Kirschenman, Joleen, and Kathryn Neckerman. 1991 [2019]. "We'd Love to Hire Them, But</w:t>
        </w:r>
        <w:proofErr w:type="gramStart"/>
        <w:r w:rsidRPr="000D2632">
          <w:rPr>
            <w:rPrChange w:id="5820" w:author="Mosi Adesina Ifatunji" w:date="2025-07-29T09:16:00Z" w16du:dateUtc="2025-07-29T14:16:00Z">
              <w:rPr>
                <w:rFonts w:ascii="Helvetica Neue" w:hAnsi="Helvetica Neue" w:cs="Helvetica Neue"/>
                <w:sz w:val="26"/>
                <w:szCs w:val="26"/>
              </w:rPr>
            </w:rPrChange>
          </w:rPr>
          <w:t>... :The</w:t>
        </w:r>
        <w:proofErr w:type="gramEnd"/>
        <w:r w:rsidRPr="000D2632">
          <w:rPr>
            <w:rPrChange w:id="5821" w:author="Mosi Adesina Ifatunji" w:date="2025-07-29T09:16:00Z" w16du:dateUtc="2025-07-29T14:16:00Z">
              <w:rPr>
                <w:rFonts w:ascii="Helvetica Neue" w:hAnsi="Helvetica Neue" w:cs="Helvetica Neue"/>
                <w:sz w:val="26"/>
                <w:szCs w:val="26"/>
              </w:rPr>
            </w:rPrChange>
          </w:rPr>
          <w:t xml:space="preserve"> Meaning of Race for Employers." Pp. xx–xx in </w:t>
        </w:r>
        <w:r w:rsidRPr="000D2632">
          <w:rPr>
            <w:rPrChange w:id="5822" w:author="Mosi Adesina Ifatunji" w:date="2025-07-29T09:16:00Z" w16du:dateUtc="2025-07-29T14:16:00Z">
              <w:rPr>
                <w:rFonts w:ascii="Helvetica Neue" w:hAnsi="Helvetica Neue" w:cs="Helvetica Neue"/>
                <w:i/>
                <w:iCs/>
                <w:sz w:val="26"/>
                <w:szCs w:val="26"/>
              </w:rPr>
            </w:rPrChange>
          </w:rPr>
          <w:t xml:space="preserve">Race And Ethnic Conflict: </w:t>
        </w:r>
        <w:r w:rsidRPr="000D2632">
          <w:rPr>
            <w:rPrChange w:id="5823" w:author="Mosi Adesina Ifatunji" w:date="2025-07-29T09:16:00Z" w16du:dateUtc="2025-07-29T14:16:00Z">
              <w:rPr>
                <w:rFonts w:ascii="Helvetica Neue" w:hAnsi="Helvetica Neue" w:cs="Helvetica Neue"/>
                <w:i/>
                <w:iCs/>
                <w:sz w:val="26"/>
                <w:szCs w:val="26"/>
              </w:rPr>
            </w:rPrChange>
          </w:rPr>
          <w:lastRenderedPageBreak/>
          <w:t xml:space="preserve">Contending Views On Prejudice, Discrimination, And </w:t>
        </w:r>
        <w:proofErr w:type="spellStart"/>
        <w:r w:rsidRPr="000D2632">
          <w:rPr>
            <w:rPrChange w:id="5824" w:author="Mosi Adesina Ifatunji" w:date="2025-07-29T09:16:00Z" w16du:dateUtc="2025-07-29T14:16:00Z">
              <w:rPr>
                <w:rFonts w:ascii="Helvetica Neue" w:hAnsi="Helvetica Neue" w:cs="Helvetica Neue"/>
                <w:i/>
                <w:iCs/>
                <w:sz w:val="26"/>
                <w:szCs w:val="26"/>
              </w:rPr>
            </w:rPrChange>
          </w:rPr>
          <w:t>Ethnoviolence</w:t>
        </w:r>
        <w:proofErr w:type="spellEnd"/>
        <w:r w:rsidRPr="000D2632">
          <w:rPr>
            <w:rPrChange w:id="5825" w:author="Mosi Adesina Ifatunji" w:date="2025-07-29T09:16:00Z" w16du:dateUtc="2025-07-29T14:16:00Z">
              <w:rPr>
                <w:rFonts w:ascii="Helvetica Neue" w:hAnsi="Helvetica Neue" w:cs="Helvetica Neue"/>
                <w:sz w:val="26"/>
                <w:szCs w:val="26"/>
              </w:rPr>
            </w:rPrChange>
          </w:rPr>
          <w:t>. New York, New York: Routledge.</w:t>
        </w:r>
      </w:ins>
    </w:p>
    <w:p w14:paraId="3757BF0B" w14:textId="77777777" w:rsidR="004F0C4C" w:rsidRPr="000D2632" w:rsidRDefault="004F0C4C">
      <w:pPr>
        <w:rPr>
          <w:ins w:id="5826" w:author="Mosi Adesina Ifatunji" w:date="2025-06-17T17:02:00Z" w16du:dateUtc="2025-06-17T22:02:00Z"/>
          <w:rPrChange w:id="5827" w:author="Mosi Adesina Ifatunji" w:date="2025-07-29T09:16:00Z" w16du:dateUtc="2025-07-29T14:16:00Z">
            <w:rPr>
              <w:ins w:id="5828" w:author="Mosi Adesina Ifatunji" w:date="2025-06-17T17:02:00Z" w16du:dateUtc="2025-06-17T22:02:00Z"/>
              <w:rFonts w:ascii="Helvetica Neue" w:hAnsi="Helvetica Neue" w:cs="Helvetica Neue"/>
              <w:sz w:val="26"/>
              <w:szCs w:val="26"/>
            </w:rPr>
          </w:rPrChange>
        </w:rPr>
        <w:pPrChange w:id="5829" w:author="Mosi Adesina Ifatunji" w:date="2025-10-21T19:50:00Z" w16du:dateUtc="2025-10-22T00:50:00Z">
          <w:pPr>
            <w:autoSpaceDE w:val="0"/>
            <w:autoSpaceDN w:val="0"/>
            <w:adjustRightInd w:val="0"/>
            <w:ind w:right="-720"/>
          </w:pPr>
        </w:pPrChange>
      </w:pPr>
    </w:p>
    <w:p w14:paraId="4D6FBFD4" w14:textId="77777777" w:rsidR="00A16D33" w:rsidRPr="000D2632" w:rsidRDefault="00A16D33">
      <w:pPr>
        <w:rPr>
          <w:ins w:id="5830" w:author="Mosi Adesina Ifatunji" w:date="2025-06-17T17:02:00Z" w16du:dateUtc="2025-06-17T22:02:00Z"/>
          <w:rPrChange w:id="5831" w:author="Mosi Adesina Ifatunji" w:date="2025-07-29T09:16:00Z" w16du:dateUtc="2025-07-29T14:16:00Z">
            <w:rPr>
              <w:ins w:id="5832" w:author="Mosi Adesina Ifatunji" w:date="2025-06-17T17:02:00Z" w16du:dateUtc="2025-06-17T22:02:00Z"/>
              <w:rFonts w:ascii="Helvetica Neue" w:hAnsi="Helvetica Neue" w:cs="Helvetica Neue"/>
              <w:sz w:val="26"/>
              <w:szCs w:val="26"/>
            </w:rPr>
          </w:rPrChange>
        </w:rPr>
        <w:pPrChange w:id="5833" w:author="Mosi Adesina Ifatunji" w:date="2025-10-21T19:50:00Z" w16du:dateUtc="2025-10-22T00:50:00Z">
          <w:pPr>
            <w:autoSpaceDE w:val="0"/>
            <w:autoSpaceDN w:val="0"/>
            <w:adjustRightInd w:val="0"/>
            <w:ind w:left="720" w:right="-720" w:hanging="720"/>
          </w:pPr>
        </w:pPrChange>
      </w:pPr>
      <w:ins w:id="5834" w:author="Mosi Adesina Ifatunji" w:date="2025-06-17T17:02:00Z" w16du:dateUtc="2025-06-17T22:02:00Z">
        <w:r w:rsidRPr="000D2632">
          <w:rPr>
            <w:rPrChange w:id="5835" w:author="Mosi Adesina Ifatunji" w:date="2025-07-29T09:16:00Z" w16du:dateUtc="2025-07-29T14:16:00Z">
              <w:rPr>
                <w:rFonts w:ascii="Helvetica Neue" w:hAnsi="Helvetica Neue" w:cs="Helvetica Neue"/>
                <w:sz w:val="26"/>
                <w:szCs w:val="26"/>
              </w:rPr>
            </w:rPrChange>
          </w:rPr>
          <w:t xml:space="preserve">Moss, Philip, and Chris Tilly. 1995. "Skills and race in hiring: Quantitative findings from face-to-face interviews." </w:t>
        </w:r>
        <w:r w:rsidRPr="000D2632">
          <w:rPr>
            <w:rPrChange w:id="5836" w:author="Mosi Adesina Ifatunji" w:date="2025-07-29T09:16:00Z" w16du:dateUtc="2025-07-29T14:16:00Z">
              <w:rPr>
                <w:rFonts w:ascii="Helvetica Neue" w:hAnsi="Helvetica Neue" w:cs="Helvetica Neue"/>
                <w:i/>
                <w:iCs/>
                <w:sz w:val="26"/>
                <w:szCs w:val="26"/>
              </w:rPr>
            </w:rPrChange>
          </w:rPr>
          <w:t>Eastern Economic Journal</w:t>
        </w:r>
        <w:r w:rsidRPr="000D2632">
          <w:rPr>
            <w:rPrChange w:id="5837" w:author="Mosi Adesina Ifatunji" w:date="2025-07-29T09:16:00Z" w16du:dateUtc="2025-07-29T14:16:00Z">
              <w:rPr>
                <w:rFonts w:ascii="Helvetica Neue" w:hAnsi="Helvetica Neue" w:cs="Helvetica Neue"/>
                <w:sz w:val="26"/>
                <w:szCs w:val="26"/>
              </w:rPr>
            </w:rPrChange>
          </w:rPr>
          <w:t xml:space="preserve"> 21(3):357–74.</w:t>
        </w:r>
      </w:ins>
    </w:p>
    <w:p w14:paraId="531F01EE" w14:textId="77777777" w:rsidR="00A16D33" w:rsidRPr="000D2632" w:rsidRDefault="00A16D33">
      <w:pPr>
        <w:rPr>
          <w:ins w:id="5838" w:author="Mosi Adesina Ifatunji" w:date="2025-06-17T17:10:00Z" w16du:dateUtc="2025-06-17T22:10:00Z"/>
          <w:rPrChange w:id="5839" w:author="Mosi Adesina Ifatunji" w:date="2025-07-29T09:16:00Z" w16du:dateUtc="2025-07-29T14:16:00Z">
            <w:rPr>
              <w:ins w:id="5840" w:author="Mosi Adesina Ifatunji" w:date="2025-06-17T17:10:00Z" w16du:dateUtc="2025-06-17T22:10:00Z"/>
              <w:rFonts w:ascii="Helvetica Neue" w:hAnsi="Helvetica Neue" w:cs="Helvetica Neue"/>
              <w:sz w:val="26"/>
              <w:szCs w:val="26"/>
            </w:rPr>
          </w:rPrChange>
        </w:rPr>
        <w:pPrChange w:id="5841" w:author="Mosi Adesina Ifatunji" w:date="2025-10-21T19:50:00Z" w16du:dateUtc="2025-10-22T00:50:00Z">
          <w:pPr>
            <w:autoSpaceDE w:val="0"/>
            <w:autoSpaceDN w:val="0"/>
            <w:adjustRightInd w:val="0"/>
            <w:ind w:right="-720"/>
          </w:pPr>
        </w:pPrChange>
      </w:pPr>
    </w:p>
    <w:p w14:paraId="358EC132" w14:textId="77777777" w:rsidR="0065276D" w:rsidRPr="000D2632" w:rsidRDefault="0065276D">
      <w:pPr>
        <w:rPr>
          <w:ins w:id="5842" w:author="Mosi Adesina Ifatunji" w:date="2025-06-17T17:10:00Z" w16du:dateUtc="2025-06-17T22:10:00Z"/>
          <w:rPrChange w:id="5843" w:author="Mosi Adesina Ifatunji" w:date="2025-07-29T09:16:00Z" w16du:dateUtc="2025-07-29T14:16:00Z">
            <w:rPr>
              <w:ins w:id="5844" w:author="Mosi Adesina Ifatunji" w:date="2025-06-17T17:10:00Z" w16du:dateUtc="2025-06-17T22:10:00Z"/>
              <w:rFonts w:ascii="Helvetica Neue" w:hAnsi="Helvetica Neue" w:cs="Helvetica Neue"/>
              <w:sz w:val="26"/>
              <w:szCs w:val="26"/>
            </w:rPr>
          </w:rPrChange>
        </w:rPr>
        <w:pPrChange w:id="5845" w:author="Mosi Adesina Ifatunji" w:date="2025-10-21T19:50:00Z" w16du:dateUtc="2025-10-22T00:50:00Z">
          <w:pPr>
            <w:autoSpaceDE w:val="0"/>
            <w:autoSpaceDN w:val="0"/>
            <w:adjustRightInd w:val="0"/>
            <w:ind w:left="720" w:right="-720" w:hanging="720"/>
          </w:pPr>
        </w:pPrChange>
      </w:pPr>
      <w:ins w:id="5846" w:author="Mosi Adesina Ifatunji" w:date="2025-06-17T17:10:00Z" w16du:dateUtc="2025-06-17T22:10:00Z">
        <w:r w:rsidRPr="000D2632">
          <w:rPr>
            <w:rPrChange w:id="5847" w:author="Mosi Adesina Ifatunji" w:date="2025-07-29T09:16:00Z" w16du:dateUtc="2025-07-29T14:16:00Z">
              <w:rPr>
                <w:rFonts w:ascii="Helvetica Neue" w:hAnsi="Helvetica Neue" w:cs="Helvetica Neue"/>
                <w:sz w:val="26"/>
                <w:szCs w:val="26"/>
              </w:rPr>
            </w:rPrChange>
          </w:rPr>
          <w:t xml:space="preserve">Moss, Philip, and Chris Tilly. 2001. </w:t>
        </w:r>
        <w:r w:rsidRPr="000D2632">
          <w:rPr>
            <w:rPrChange w:id="5848" w:author="Mosi Adesina Ifatunji" w:date="2025-07-29T09:16:00Z" w16du:dateUtc="2025-07-29T14:16:00Z">
              <w:rPr>
                <w:rFonts w:ascii="Helvetica Neue" w:hAnsi="Helvetica Neue" w:cs="Helvetica Neue"/>
                <w:i/>
                <w:iCs/>
                <w:sz w:val="26"/>
                <w:szCs w:val="26"/>
              </w:rPr>
            </w:rPrChange>
          </w:rPr>
          <w:t>Stories Employers Tell: Race, Skill and Hiring in America</w:t>
        </w:r>
        <w:r w:rsidRPr="000D2632">
          <w:rPr>
            <w:rPrChange w:id="5849" w:author="Mosi Adesina Ifatunji" w:date="2025-07-29T09:16:00Z" w16du:dateUtc="2025-07-29T14:16:00Z">
              <w:rPr>
                <w:rFonts w:ascii="Helvetica Neue" w:hAnsi="Helvetica Neue" w:cs="Helvetica Neue"/>
                <w:sz w:val="26"/>
                <w:szCs w:val="26"/>
              </w:rPr>
            </w:rPrChange>
          </w:rPr>
          <w:t>. New York, New York: Russell Sage Foundation.</w:t>
        </w:r>
      </w:ins>
    </w:p>
    <w:p w14:paraId="40966AE3" w14:textId="77777777" w:rsidR="0065276D" w:rsidRPr="000D2632" w:rsidRDefault="0065276D">
      <w:pPr>
        <w:rPr>
          <w:ins w:id="5850" w:author="Mosi Adesina Ifatunji" w:date="2025-06-17T17:13:00Z" w16du:dateUtc="2025-06-17T22:13:00Z"/>
          <w:rPrChange w:id="5851" w:author="Mosi Adesina Ifatunji" w:date="2025-07-29T09:16:00Z" w16du:dateUtc="2025-07-29T14:16:00Z">
            <w:rPr>
              <w:ins w:id="5852" w:author="Mosi Adesina Ifatunji" w:date="2025-06-17T17:13:00Z" w16du:dateUtc="2025-06-17T22:13:00Z"/>
              <w:rFonts w:ascii="Helvetica Neue" w:hAnsi="Helvetica Neue" w:cs="Helvetica Neue"/>
              <w:sz w:val="26"/>
              <w:szCs w:val="26"/>
            </w:rPr>
          </w:rPrChange>
        </w:rPr>
        <w:pPrChange w:id="5853" w:author="Mosi Adesina Ifatunji" w:date="2025-10-21T19:50:00Z" w16du:dateUtc="2025-10-22T00:50:00Z">
          <w:pPr>
            <w:autoSpaceDE w:val="0"/>
            <w:autoSpaceDN w:val="0"/>
            <w:adjustRightInd w:val="0"/>
            <w:ind w:right="-720"/>
          </w:pPr>
        </w:pPrChange>
      </w:pPr>
    </w:p>
    <w:p w14:paraId="2200642C" w14:textId="77777777" w:rsidR="00C10D01" w:rsidRPr="000D2632" w:rsidRDefault="00C10D01">
      <w:pPr>
        <w:rPr>
          <w:ins w:id="5854" w:author="Mosi Adesina Ifatunji" w:date="2025-06-17T17:13:00Z" w16du:dateUtc="2025-06-17T22:13:00Z"/>
          <w:rPrChange w:id="5855" w:author="Mosi Adesina Ifatunji" w:date="2025-07-29T09:16:00Z" w16du:dateUtc="2025-07-29T14:16:00Z">
            <w:rPr>
              <w:ins w:id="5856" w:author="Mosi Adesina Ifatunji" w:date="2025-06-17T17:13:00Z" w16du:dateUtc="2025-06-17T22:13:00Z"/>
              <w:rFonts w:ascii="Helvetica Neue" w:hAnsi="Helvetica Neue" w:cs="Helvetica Neue"/>
              <w:sz w:val="26"/>
              <w:szCs w:val="26"/>
            </w:rPr>
          </w:rPrChange>
        </w:rPr>
        <w:pPrChange w:id="5857" w:author="Mosi Adesina Ifatunji" w:date="2025-10-21T19:50:00Z" w16du:dateUtc="2025-10-22T00:50:00Z">
          <w:pPr>
            <w:autoSpaceDE w:val="0"/>
            <w:autoSpaceDN w:val="0"/>
            <w:adjustRightInd w:val="0"/>
            <w:ind w:left="720" w:right="-720" w:hanging="720"/>
          </w:pPr>
        </w:pPrChange>
      </w:pPr>
      <w:ins w:id="5858" w:author="Mosi Adesina Ifatunji" w:date="2025-06-17T17:13:00Z" w16du:dateUtc="2025-06-17T22:13:00Z">
        <w:r w:rsidRPr="000D2632">
          <w:rPr>
            <w:rPrChange w:id="5859" w:author="Mosi Adesina Ifatunji" w:date="2025-07-29T09:16:00Z" w16du:dateUtc="2025-07-29T14:16:00Z">
              <w:rPr>
                <w:rFonts w:ascii="Helvetica Neue" w:hAnsi="Helvetica Neue" w:cs="Helvetica Neue"/>
                <w:sz w:val="26"/>
                <w:szCs w:val="26"/>
              </w:rPr>
            </w:rPrChange>
          </w:rPr>
          <w:t xml:space="preserve">Spence, Michael. 2002. "Signaling in retrospect and the informational structure of markets." </w:t>
        </w:r>
        <w:r w:rsidRPr="000D2632">
          <w:rPr>
            <w:rPrChange w:id="5860" w:author="Mosi Adesina Ifatunji" w:date="2025-07-29T09:16:00Z" w16du:dateUtc="2025-07-29T14:16:00Z">
              <w:rPr>
                <w:rFonts w:ascii="Helvetica Neue" w:hAnsi="Helvetica Neue" w:cs="Helvetica Neue"/>
                <w:i/>
                <w:iCs/>
                <w:sz w:val="26"/>
                <w:szCs w:val="26"/>
              </w:rPr>
            </w:rPrChange>
          </w:rPr>
          <w:t>American Economic Review</w:t>
        </w:r>
        <w:r w:rsidRPr="000D2632">
          <w:rPr>
            <w:rPrChange w:id="5861" w:author="Mosi Adesina Ifatunji" w:date="2025-07-29T09:16:00Z" w16du:dateUtc="2025-07-29T14:16:00Z">
              <w:rPr>
                <w:rFonts w:ascii="Helvetica Neue" w:hAnsi="Helvetica Neue" w:cs="Helvetica Neue"/>
                <w:sz w:val="26"/>
                <w:szCs w:val="26"/>
              </w:rPr>
            </w:rPrChange>
          </w:rPr>
          <w:t xml:space="preserve"> 92(3):434–59.</w:t>
        </w:r>
      </w:ins>
    </w:p>
    <w:p w14:paraId="040FBCD6" w14:textId="77777777" w:rsidR="00C10D01" w:rsidRPr="000D2632" w:rsidRDefault="00C10D01">
      <w:pPr>
        <w:rPr>
          <w:ins w:id="5862" w:author="Mosi Adesina Ifatunji" w:date="2025-06-17T17:14:00Z" w16du:dateUtc="2025-06-17T22:14:00Z"/>
          <w:rPrChange w:id="5863" w:author="Mosi Adesina Ifatunji" w:date="2025-07-29T09:16:00Z" w16du:dateUtc="2025-07-29T14:16:00Z">
            <w:rPr>
              <w:ins w:id="5864" w:author="Mosi Adesina Ifatunji" w:date="2025-06-17T17:14:00Z" w16du:dateUtc="2025-06-17T22:14:00Z"/>
              <w:rFonts w:ascii="Helvetica Neue" w:hAnsi="Helvetica Neue" w:cs="Helvetica Neue"/>
              <w:sz w:val="26"/>
              <w:szCs w:val="26"/>
            </w:rPr>
          </w:rPrChange>
        </w:rPr>
        <w:pPrChange w:id="5865" w:author="Mosi Adesina Ifatunji" w:date="2025-10-21T19:50:00Z" w16du:dateUtc="2025-10-22T00:50:00Z">
          <w:pPr>
            <w:autoSpaceDE w:val="0"/>
            <w:autoSpaceDN w:val="0"/>
            <w:adjustRightInd w:val="0"/>
            <w:ind w:right="-720"/>
          </w:pPr>
        </w:pPrChange>
      </w:pPr>
    </w:p>
    <w:p w14:paraId="6FE437FD" w14:textId="77777777" w:rsidR="00146771" w:rsidRPr="000D2632" w:rsidRDefault="00146771">
      <w:pPr>
        <w:rPr>
          <w:ins w:id="5866" w:author="Mosi Adesina Ifatunji" w:date="2025-06-17T17:14:00Z" w16du:dateUtc="2025-06-17T22:14:00Z"/>
          <w:rPrChange w:id="5867" w:author="Mosi Adesina Ifatunji" w:date="2025-07-29T09:16:00Z" w16du:dateUtc="2025-07-29T14:16:00Z">
            <w:rPr>
              <w:ins w:id="5868" w:author="Mosi Adesina Ifatunji" w:date="2025-06-17T17:14:00Z" w16du:dateUtc="2025-06-17T22:14:00Z"/>
              <w:rFonts w:ascii="Helvetica Neue" w:hAnsi="Helvetica Neue" w:cs="Helvetica Neue"/>
              <w:sz w:val="26"/>
              <w:szCs w:val="26"/>
            </w:rPr>
          </w:rPrChange>
        </w:rPr>
        <w:pPrChange w:id="5869" w:author="Mosi Adesina Ifatunji" w:date="2025-10-21T19:50:00Z" w16du:dateUtc="2025-10-22T00:50:00Z">
          <w:pPr>
            <w:autoSpaceDE w:val="0"/>
            <w:autoSpaceDN w:val="0"/>
            <w:adjustRightInd w:val="0"/>
            <w:ind w:left="720" w:right="-720" w:hanging="720"/>
          </w:pPr>
        </w:pPrChange>
      </w:pPr>
      <w:ins w:id="5870" w:author="Mosi Adesina Ifatunji" w:date="2025-06-17T17:14:00Z" w16du:dateUtc="2025-06-17T22:14:00Z">
        <w:r w:rsidRPr="000D2632">
          <w:rPr>
            <w:rPrChange w:id="5871" w:author="Mosi Adesina Ifatunji" w:date="2025-07-29T09:16:00Z" w16du:dateUtc="2025-07-29T14:16:00Z">
              <w:rPr>
                <w:rFonts w:ascii="Helvetica Neue" w:hAnsi="Helvetica Neue" w:cs="Helvetica Neue"/>
                <w:sz w:val="26"/>
                <w:szCs w:val="26"/>
              </w:rPr>
            </w:rPrChange>
          </w:rPr>
          <w:t xml:space="preserve">Royster, Deirdre A. 2003. </w:t>
        </w:r>
        <w:r w:rsidRPr="000D2632">
          <w:rPr>
            <w:rPrChange w:id="5872" w:author="Mosi Adesina Ifatunji" w:date="2025-07-29T09:16:00Z" w16du:dateUtc="2025-07-29T14:16:00Z">
              <w:rPr>
                <w:rFonts w:ascii="Helvetica Neue" w:hAnsi="Helvetica Neue" w:cs="Helvetica Neue"/>
                <w:i/>
                <w:iCs/>
                <w:sz w:val="26"/>
                <w:szCs w:val="26"/>
              </w:rPr>
            </w:rPrChange>
          </w:rPr>
          <w:t>Race and the Invisible Hand: How White Networks Exclude Black Men From Blue-Collar Jobs</w:t>
        </w:r>
        <w:r w:rsidRPr="000D2632">
          <w:rPr>
            <w:rPrChange w:id="5873" w:author="Mosi Adesina Ifatunji" w:date="2025-07-29T09:16:00Z" w16du:dateUtc="2025-07-29T14:16:00Z">
              <w:rPr>
                <w:rFonts w:ascii="Helvetica Neue" w:hAnsi="Helvetica Neue" w:cs="Helvetica Neue"/>
                <w:sz w:val="26"/>
                <w:szCs w:val="26"/>
              </w:rPr>
            </w:rPrChange>
          </w:rPr>
          <w:t>. Berkeley, Los Angeles and London: University of California Press.</w:t>
        </w:r>
      </w:ins>
    </w:p>
    <w:p w14:paraId="2144CEF0" w14:textId="77777777" w:rsidR="00146771" w:rsidRPr="000D2632" w:rsidRDefault="00146771">
      <w:pPr>
        <w:rPr>
          <w:ins w:id="5874" w:author="Mosi Adesina Ifatunji" w:date="2025-06-17T17:14:00Z" w16du:dateUtc="2025-06-17T22:14:00Z"/>
          <w:rPrChange w:id="5875" w:author="Mosi Adesina Ifatunji" w:date="2025-07-29T09:16:00Z" w16du:dateUtc="2025-07-29T14:16:00Z">
            <w:rPr>
              <w:ins w:id="5876" w:author="Mosi Adesina Ifatunji" w:date="2025-06-17T17:14:00Z" w16du:dateUtc="2025-06-17T22:14:00Z"/>
              <w:rFonts w:ascii="Helvetica Neue" w:hAnsi="Helvetica Neue" w:cs="Helvetica Neue"/>
              <w:sz w:val="26"/>
              <w:szCs w:val="26"/>
            </w:rPr>
          </w:rPrChange>
        </w:rPr>
        <w:pPrChange w:id="5877" w:author="Mosi Adesina Ifatunji" w:date="2025-10-21T19:50:00Z" w16du:dateUtc="2025-10-22T00:50:00Z">
          <w:pPr>
            <w:autoSpaceDE w:val="0"/>
            <w:autoSpaceDN w:val="0"/>
            <w:adjustRightInd w:val="0"/>
            <w:ind w:right="-720"/>
          </w:pPr>
        </w:pPrChange>
      </w:pPr>
    </w:p>
    <w:p w14:paraId="722818EF" w14:textId="77777777" w:rsidR="004A542E" w:rsidRPr="000D2632" w:rsidRDefault="004A542E">
      <w:pPr>
        <w:rPr>
          <w:ins w:id="5878" w:author="Mosi Adesina Ifatunji" w:date="2025-06-17T17:15:00Z" w16du:dateUtc="2025-06-17T22:15:00Z"/>
          <w:rPrChange w:id="5879" w:author="Mosi Adesina Ifatunji" w:date="2025-07-29T09:16:00Z" w16du:dateUtc="2025-07-29T14:16:00Z">
            <w:rPr>
              <w:ins w:id="5880" w:author="Mosi Adesina Ifatunji" w:date="2025-06-17T17:15:00Z" w16du:dateUtc="2025-06-17T22:15:00Z"/>
              <w:rFonts w:ascii="Helvetica Neue" w:hAnsi="Helvetica Neue" w:cs="Helvetica Neue"/>
              <w:sz w:val="26"/>
              <w:szCs w:val="26"/>
            </w:rPr>
          </w:rPrChange>
        </w:rPr>
        <w:pPrChange w:id="5881" w:author="Mosi Adesina Ifatunji" w:date="2025-10-21T19:50:00Z" w16du:dateUtc="2025-10-22T00:50:00Z">
          <w:pPr>
            <w:autoSpaceDE w:val="0"/>
            <w:autoSpaceDN w:val="0"/>
            <w:adjustRightInd w:val="0"/>
            <w:ind w:left="720" w:right="-720" w:hanging="720"/>
          </w:pPr>
        </w:pPrChange>
      </w:pPr>
      <w:ins w:id="5882" w:author="Mosi Adesina Ifatunji" w:date="2025-06-17T17:15:00Z" w16du:dateUtc="2025-06-17T22:15:00Z">
        <w:r w:rsidRPr="000D2632">
          <w:rPr>
            <w:rPrChange w:id="5883" w:author="Mosi Adesina Ifatunji" w:date="2025-07-29T09:16:00Z" w16du:dateUtc="2025-07-29T14:16:00Z">
              <w:rPr>
                <w:rFonts w:ascii="Helvetica Neue" w:hAnsi="Helvetica Neue" w:cs="Helvetica Neue"/>
                <w:sz w:val="26"/>
                <w:szCs w:val="26"/>
              </w:rPr>
            </w:rPrChange>
          </w:rPr>
          <w:t xml:space="preserve">Sears, David O., and P.J. Henry. 2003. "The Origins of Symbolic Racism." </w:t>
        </w:r>
        <w:r w:rsidRPr="000D2632">
          <w:rPr>
            <w:rPrChange w:id="5884" w:author="Mosi Adesina Ifatunji" w:date="2025-07-29T09:16:00Z" w16du:dateUtc="2025-07-29T14:16:00Z">
              <w:rPr>
                <w:rFonts w:ascii="Helvetica Neue" w:hAnsi="Helvetica Neue" w:cs="Helvetica Neue"/>
                <w:i/>
                <w:iCs/>
                <w:sz w:val="26"/>
                <w:szCs w:val="26"/>
              </w:rPr>
            </w:rPrChange>
          </w:rPr>
          <w:t>Journal of Personality &amp; Social Psychology</w:t>
        </w:r>
        <w:r w:rsidRPr="000D2632">
          <w:rPr>
            <w:rPrChange w:id="5885" w:author="Mosi Adesina Ifatunji" w:date="2025-07-29T09:16:00Z" w16du:dateUtc="2025-07-29T14:16:00Z">
              <w:rPr>
                <w:rFonts w:ascii="Helvetica Neue" w:hAnsi="Helvetica Neue" w:cs="Helvetica Neue"/>
                <w:sz w:val="26"/>
                <w:szCs w:val="26"/>
              </w:rPr>
            </w:rPrChange>
          </w:rPr>
          <w:t xml:space="preserve"> 85(2):259–75.</w:t>
        </w:r>
      </w:ins>
    </w:p>
    <w:p w14:paraId="07516D02" w14:textId="77777777" w:rsidR="004A542E" w:rsidRPr="000D2632" w:rsidRDefault="004A542E">
      <w:pPr>
        <w:rPr>
          <w:ins w:id="5886" w:author="Mosi Adesina Ifatunji" w:date="2025-06-17T17:15:00Z" w16du:dateUtc="2025-06-17T22:15:00Z"/>
          <w:rPrChange w:id="5887" w:author="Mosi Adesina Ifatunji" w:date="2025-07-29T09:16:00Z" w16du:dateUtc="2025-07-29T14:16:00Z">
            <w:rPr>
              <w:ins w:id="5888" w:author="Mosi Adesina Ifatunji" w:date="2025-06-17T17:15:00Z" w16du:dateUtc="2025-06-17T22:15:00Z"/>
              <w:rFonts w:ascii="Helvetica Neue" w:hAnsi="Helvetica Neue" w:cs="Helvetica Neue"/>
              <w:sz w:val="26"/>
              <w:szCs w:val="26"/>
            </w:rPr>
          </w:rPrChange>
        </w:rPr>
        <w:pPrChange w:id="5889" w:author="Mosi Adesina Ifatunji" w:date="2025-10-21T19:50:00Z" w16du:dateUtc="2025-10-22T00:50:00Z">
          <w:pPr>
            <w:autoSpaceDE w:val="0"/>
            <w:autoSpaceDN w:val="0"/>
            <w:adjustRightInd w:val="0"/>
            <w:ind w:right="-720"/>
          </w:pPr>
        </w:pPrChange>
      </w:pPr>
    </w:p>
    <w:p w14:paraId="3C338C2E" w14:textId="77777777" w:rsidR="00D51B4F" w:rsidRPr="000D2632" w:rsidRDefault="00D51B4F">
      <w:pPr>
        <w:rPr>
          <w:ins w:id="5890" w:author="Mosi Adesina Ifatunji" w:date="2025-06-17T17:16:00Z" w16du:dateUtc="2025-06-17T22:16:00Z"/>
          <w:rPrChange w:id="5891" w:author="Mosi Adesina Ifatunji" w:date="2025-07-29T09:16:00Z" w16du:dateUtc="2025-07-29T14:16:00Z">
            <w:rPr>
              <w:ins w:id="5892" w:author="Mosi Adesina Ifatunji" w:date="2025-06-17T17:16:00Z" w16du:dateUtc="2025-06-17T22:16:00Z"/>
              <w:rFonts w:ascii="Helvetica Neue" w:hAnsi="Helvetica Neue" w:cs="Helvetica Neue"/>
              <w:sz w:val="26"/>
              <w:szCs w:val="26"/>
            </w:rPr>
          </w:rPrChange>
        </w:rPr>
        <w:pPrChange w:id="5893" w:author="Mosi Adesina Ifatunji" w:date="2025-10-21T19:50:00Z" w16du:dateUtc="2025-10-22T00:50:00Z">
          <w:pPr>
            <w:autoSpaceDE w:val="0"/>
            <w:autoSpaceDN w:val="0"/>
            <w:adjustRightInd w:val="0"/>
            <w:ind w:left="720" w:right="-720" w:hanging="720"/>
          </w:pPr>
        </w:pPrChange>
      </w:pPr>
      <w:ins w:id="5894" w:author="Mosi Adesina Ifatunji" w:date="2025-06-17T17:16:00Z" w16du:dateUtc="2025-06-17T22:16:00Z">
        <w:r w:rsidRPr="000D2632">
          <w:rPr>
            <w:rPrChange w:id="5895" w:author="Mosi Adesina Ifatunji" w:date="2025-07-29T09:16:00Z" w16du:dateUtc="2025-07-29T14:16:00Z">
              <w:rPr>
                <w:rFonts w:ascii="Helvetica Neue" w:hAnsi="Helvetica Neue" w:cs="Helvetica Neue"/>
                <w:sz w:val="26"/>
                <w:szCs w:val="26"/>
              </w:rPr>
            </w:rPrChange>
          </w:rPr>
          <w:t xml:space="preserve">Bonilla-Silva, Eduardo. 2003 [2018]. </w:t>
        </w:r>
        <w:r w:rsidRPr="000D2632">
          <w:rPr>
            <w:rPrChange w:id="5896" w:author="Mosi Adesina Ifatunji" w:date="2025-07-29T09:16:00Z" w16du:dateUtc="2025-07-29T14:16:00Z">
              <w:rPr>
                <w:rFonts w:ascii="Helvetica Neue" w:hAnsi="Helvetica Neue" w:cs="Helvetica Neue"/>
                <w:i/>
                <w:iCs/>
                <w:sz w:val="26"/>
                <w:szCs w:val="26"/>
              </w:rPr>
            </w:rPrChange>
          </w:rPr>
          <w:t>Racism without Racists: Color-Blind Racism and the Persistence of Racial Inequality in the United States</w:t>
        </w:r>
        <w:r w:rsidRPr="000D2632">
          <w:rPr>
            <w:rPrChange w:id="5897" w:author="Mosi Adesina Ifatunji" w:date="2025-07-29T09:16:00Z" w16du:dateUtc="2025-07-29T14:16:00Z">
              <w:rPr>
                <w:rFonts w:ascii="Helvetica Neue" w:hAnsi="Helvetica Neue" w:cs="Helvetica Neue"/>
                <w:sz w:val="26"/>
                <w:szCs w:val="26"/>
              </w:rPr>
            </w:rPrChange>
          </w:rPr>
          <w:t>. Lanham, Maryland: Rowman &amp; Littlefield Publishers, Inc.</w:t>
        </w:r>
      </w:ins>
    </w:p>
    <w:p w14:paraId="20959B9A" w14:textId="77777777" w:rsidR="00D51B4F" w:rsidRPr="000D2632" w:rsidRDefault="00D51B4F">
      <w:pPr>
        <w:rPr>
          <w:ins w:id="5898" w:author="Mosi Adesina Ifatunji" w:date="2025-06-17T17:16:00Z" w16du:dateUtc="2025-06-17T22:16:00Z"/>
          <w:rPrChange w:id="5899" w:author="Mosi Adesina Ifatunji" w:date="2025-07-29T09:16:00Z" w16du:dateUtc="2025-07-29T14:16:00Z">
            <w:rPr>
              <w:ins w:id="5900" w:author="Mosi Adesina Ifatunji" w:date="2025-06-17T17:16:00Z" w16du:dateUtc="2025-06-17T22:16:00Z"/>
              <w:rFonts w:ascii="Helvetica Neue" w:hAnsi="Helvetica Neue" w:cs="Helvetica Neue"/>
              <w:sz w:val="26"/>
              <w:szCs w:val="26"/>
            </w:rPr>
          </w:rPrChange>
        </w:rPr>
        <w:pPrChange w:id="5901" w:author="Mosi Adesina Ifatunji" w:date="2025-10-21T19:50:00Z" w16du:dateUtc="2025-10-22T00:50:00Z">
          <w:pPr>
            <w:autoSpaceDE w:val="0"/>
            <w:autoSpaceDN w:val="0"/>
            <w:adjustRightInd w:val="0"/>
            <w:ind w:right="-720"/>
          </w:pPr>
        </w:pPrChange>
      </w:pPr>
    </w:p>
    <w:p w14:paraId="35AD1E7E" w14:textId="77777777" w:rsidR="00AE28A1" w:rsidRPr="000D2632" w:rsidRDefault="00AE28A1">
      <w:pPr>
        <w:rPr>
          <w:ins w:id="5902" w:author="Mosi Adesina Ifatunji" w:date="2025-06-17T17:17:00Z" w16du:dateUtc="2025-06-17T22:17:00Z"/>
          <w:rPrChange w:id="5903" w:author="Mosi Adesina Ifatunji" w:date="2025-07-29T09:16:00Z" w16du:dateUtc="2025-07-29T14:16:00Z">
            <w:rPr>
              <w:ins w:id="5904" w:author="Mosi Adesina Ifatunji" w:date="2025-06-17T17:17:00Z" w16du:dateUtc="2025-06-17T22:17:00Z"/>
              <w:rFonts w:ascii="Helvetica Neue" w:hAnsi="Helvetica Neue" w:cs="Helvetica Neue"/>
              <w:sz w:val="26"/>
              <w:szCs w:val="26"/>
            </w:rPr>
          </w:rPrChange>
        </w:rPr>
        <w:pPrChange w:id="5905" w:author="Mosi Adesina Ifatunji" w:date="2025-10-21T19:50:00Z" w16du:dateUtc="2025-10-22T00:50:00Z">
          <w:pPr>
            <w:autoSpaceDE w:val="0"/>
            <w:autoSpaceDN w:val="0"/>
            <w:adjustRightInd w:val="0"/>
            <w:ind w:left="720" w:right="-720" w:hanging="720"/>
          </w:pPr>
        </w:pPrChange>
      </w:pPr>
      <w:ins w:id="5906" w:author="Mosi Adesina Ifatunji" w:date="2025-06-17T17:17:00Z" w16du:dateUtc="2025-06-17T22:17:00Z">
        <w:r w:rsidRPr="000D2632">
          <w:rPr>
            <w:rPrChange w:id="5907" w:author="Mosi Adesina Ifatunji" w:date="2025-07-29T09:16:00Z" w16du:dateUtc="2025-07-29T14:16:00Z">
              <w:rPr>
                <w:rFonts w:ascii="Helvetica Neue" w:hAnsi="Helvetica Neue" w:cs="Helvetica Neue"/>
                <w:sz w:val="26"/>
                <w:szCs w:val="26"/>
              </w:rPr>
            </w:rPrChange>
          </w:rPr>
          <w:t xml:space="preserve">Blank, Rebecca M., Marilyn Dabady, and Constance Citro (Eds.). 2004. </w:t>
        </w:r>
        <w:r w:rsidRPr="000D2632">
          <w:rPr>
            <w:rPrChange w:id="5908" w:author="Mosi Adesina Ifatunji" w:date="2025-07-29T09:16:00Z" w16du:dateUtc="2025-07-29T14:16:00Z">
              <w:rPr>
                <w:rFonts w:ascii="Helvetica Neue" w:hAnsi="Helvetica Neue" w:cs="Helvetica Neue"/>
                <w:i/>
                <w:iCs/>
                <w:sz w:val="26"/>
                <w:szCs w:val="26"/>
              </w:rPr>
            </w:rPrChange>
          </w:rPr>
          <w:t>Measuring Racial Discrimination</w:t>
        </w:r>
        <w:r w:rsidRPr="000D2632">
          <w:rPr>
            <w:rPrChange w:id="5909" w:author="Mosi Adesina Ifatunji" w:date="2025-07-29T09:16:00Z" w16du:dateUtc="2025-07-29T14:16:00Z">
              <w:rPr>
                <w:rFonts w:ascii="Helvetica Neue" w:hAnsi="Helvetica Neue" w:cs="Helvetica Neue"/>
                <w:sz w:val="26"/>
                <w:szCs w:val="26"/>
              </w:rPr>
            </w:rPrChange>
          </w:rPr>
          <w:t>. Washington, DC: National Academies Press.</w:t>
        </w:r>
      </w:ins>
    </w:p>
    <w:p w14:paraId="4D778849" w14:textId="77777777" w:rsidR="00AE28A1" w:rsidRPr="000D2632" w:rsidRDefault="00AE28A1">
      <w:pPr>
        <w:rPr>
          <w:ins w:id="5910" w:author="Mosi Adesina Ifatunji" w:date="2025-06-17T17:17:00Z" w16du:dateUtc="2025-06-17T22:17:00Z"/>
          <w:rPrChange w:id="5911" w:author="Mosi Adesina Ifatunji" w:date="2025-07-29T09:16:00Z" w16du:dateUtc="2025-07-29T14:16:00Z">
            <w:rPr>
              <w:ins w:id="5912" w:author="Mosi Adesina Ifatunji" w:date="2025-06-17T17:17:00Z" w16du:dateUtc="2025-06-17T22:17:00Z"/>
              <w:rFonts w:ascii="Helvetica Neue" w:hAnsi="Helvetica Neue" w:cs="Helvetica Neue"/>
              <w:sz w:val="26"/>
              <w:szCs w:val="26"/>
            </w:rPr>
          </w:rPrChange>
        </w:rPr>
        <w:pPrChange w:id="5913" w:author="Mosi Adesina Ifatunji" w:date="2025-10-21T19:50:00Z" w16du:dateUtc="2025-10-22T00:50:00Z">
          <w:pPr>
            <w:autoSpaceDE w:val="0"/>
            <w:autoSpaceDN w:val="0"/>
            <w:adjustRightInd w:val="0"/>
            <w:ind w:right="-720"/>
          </w:pPr>
        </w:pPrChange>
      </w:pPr>
    </w:p>
    <w:p w14:paraId="6B1BF8FC" w14:textId="77777777" w:rsidR="004E2E60" w:rsidRPr="000D2632" w:rsidRDefault="004E2E60">
      <w:pPr>
        <w:rPr>
          <w:ins w:id="5914" w:author="Mosi Adesina Ifatunji" w:date="2025-06-17T17:23:00Z" w16du:dateUtc="2025-06-17T22:23:00Z"/>
          <w:rPrChange w:id="5915" w:author="Mosi Adesina Ifatunji" w:date="2025-07-29T09:16:00Z" w16du:dateUtc="2025-07-29T14:16:00Z">
            <w:rPr>
              <w:ins w:id="5916" w:author="Mosi Adesina Ifatunji" w:date="2025-06-17T17:23:00Z" w16du:dateUtc="2025-06-17T22:23:00Z"/>
              <w:rFonts w:ascii="Helvetica Neue" w:hAnsi="Helvetica Neue" w:cs="Helvetica Neue"/>
              <w:sz w:val="26"/>
              <w:szCs w:val="26"/>
            </w:rPr>
          </w:rPrChange>
        </w:rPr>
        <w:pPrChange w:id="5917" w:author="Mosi Adesina Ifatunji" w:date="2025-10-21T19:50:00Z" w16du:dateUtc="2025-10-22T00:50:00Z">
          <w:pPr>
            <w:autoSpaceDE w:val="0"/>
            <w:autoSpaceDN w:val="0"/>
            <w:adjustRightInd w:val="0"/>
            <w:ind w:left="720" w:right="-720" w:hanging="720"/>
          </w:pPr>
        </w:pPrChange>
      </w:pPr>
      <w:ins w:id="5918" w:author="Mosi Adesina Ifatunji" w:date="2025-06-17T17:23:00Z" w16du:dateUtc="2025-06-17T22:23:00Z">
        <w:r w:rsidRPr="000D2632">
          <w:rPr>
            <w:rPrChange w:id="5919" w:author="Mosi Adesina Ifatunji" w:date="2025-07-29T09:16:00Z" w16du:dateUtc="2025-07-29T14:16:00Z">
              <w:rPr>
                <w:rFonts w:ascii="Helvetica Neue" w:hAnsi="Helvetica Neue" w:cs="Helvetica Neue"/>
                <w:sz w:val="26"/>
                <w:szCs w:val="26"/>
              </w:rPr>
            </w:rPrChange>
          </w:rPr>
          <w:t xml:space="preserve">Sears, David O., and P.J. Henry. 2005. "Over Thirty Years Later: A Contemporary Look at Symbolic Racism and its Critics." Pp. 95–150 in </w:t>
        </w:r>
        <w:r w:rsidRPr="000D2632">
          <w:rPr>
            <w:rPrChange w:id="5920" w:author="Mosi Adesina Ifatunji" w:date="2025-07-29T09:16:00Z" w16du:dateUtc="2025-07-29T14:16:00Z">
              <w:rPr>
                <w:rFonts w:ascii="Helvetica Neue" w:hAnsi="Helvetica Neue" w:cs="Helvetica Neue"/>
                <w:i/>
                <w:iCs/>
                <w:sz w:val="26"/>
                <w:szCs w:val="26"/>
              </w:rPr>
            </w:rPrChange>
          </w:rPr>
          <w:t>Advances in experimental social psychology</w:t>
        </w:r>
        <w:r w:rsidRPr="000D2632">
          <w:rPr>
            <w:rPrChange w:id="5921" w:author="Mosi Adesina Ifatunji" w:date="2025-07-29T09:16:00Z" w16du:dateUtc="2025-07-29T14:16:00Z">
              <w:rPr>
                <w:rFonts w:ascii="Helvetica Neue" w:hAnsi="Helvetica Neue" w:cs="Helvetica Neue"/>
                <w:sz w:val="26"/>
                <w:szCs w:val="26"/>
              </w:rPr>
            </w:rPrChange>
          </w:rPr>
          <w:t>. San Diego: Elsevier Academic Press.</w:t>
        </w:r>
      </w:ins>
    </w:p>
    <w:p w14:paraId="2B2BCA25" w14:textId="77777777" w:rsidR="004E2E60" w:rsidRPr="000D2632" w:rsidRDefault="004E2E60">
      <w:pPr>
        <w:rPr>
          <w:ins w:id="5922" w:author="Mosi Adesina Ifatunji" w:date="2025-06-17T17:25:00Z" w16du:dateUtc="2025-06-17T22:25:00Z"/>
          <w:rPrChange w:id="5923" w:author="Mosi Adesina Ifatunji" w:date="2025-07-29T09:16:00Z" w16du:dateUtc="2025-07-29T14:16:00Z">
            <w:rPr>
              <w:ins w:id="5924" w:author="Mosi Adesina Ifatunji" w:date="2025-06-17T17:25:00Z" w16du:dateUtc="2025-06-17T22:25:00Z"/>
              <w:rFonts w:ascii="Helvetica Neue" w:hAnsi="Helvetica Neue" w:cs="Helvetica Neue"/>
              <w:sz w:val="26"/>
              <w:szCs w:val="26"/>
            </w:rPr>
          </w:rPrChange>
        </w:rPr>
        <w:pPrChange w:id="5925" w:author="Mosi Adesina Ifatunji" w:date="2025-10-21T19:50:00Z" w16du:dateUtc="2025-10-22T00:50:00Z">
          <w:pPr>
            <w:autoSpaceDE w:val="0"/>
            <w:autoSpaceDN w:val="0"/>
            <w:adjustRightInd w:val="0"/>
            <w:ind w:right="-720"/>
          </w:pPr>
        </w:pPrChange>
      </w:pPr>
    </w:p>
    <w:p w14:paraId="0F3F7BA7" w14:textId="77777777" w:rsidR="00EE2F3C" w:rsidRPr="000D2632" w:rsidRDefault="00EE2F3C">
      <w:pPr>
        <w:rPr>
          <w:ins w:id="5926" w:author="Mosi Adesina Ifatunji" w:date="2025-06-17T17:25:00Z" w16du:dateUtc="2025-06-17T22:25:00Z"/>
          <w:rPrChange w:id="5927" w:author="Mosi Adesina Ifatunji" w:date="2025-07-29T09:16:00Z" w16du:dateUtc="2025-07-29T14:16:00Z">
            <w:rPr>
              <w:ins w:id="5928" w:author="Mosi Adesina Ifatunji" w:date="2025-06-17T17:25:00Z" w16du:dateUtc="2025-06-17T22:25:00Z"/>
              <w:rFonts w:ascii="Helvetica Neue" w:hAnsi="Helvetica Neue" w:cs="Helvetica Neue"/>
              <w:sz w:val="26"/>
              <w:szCs w:val="26"/>
            </w:rPr>
          </w:rPrChange>
        </w:rPr>
        <w:pPrChange w:id="5929" w:author="Mosi Adesina Ifatunji" w:date="2025-10-21T19:50:00Z" w16du:dateUtc="2025-10-22T00:50:00Z">
          <w:pPr>
            <w:autoSpaceDE w:val="0"/>
            <w:autoSpaceDN w:val="0"/>
            <w:adjustRightInd w:val="0"/>
            <w:ind w:left="720" w:right="-720" w:hanging="720"/>
          </w:pPr>
        </w:pPrChange>
      </w:pPr>
      <w:ins w:id="5930" w:author="Mosi Adesina Ifatunji" w:date="2025-06-17T17:25:00Z" w16du:dateUtc="2025-06-17T22:25:00Z">
        <w:r w:rsidRPr="000D2632">
          <w:rPr>
            <w:rPrChange w:id="5931" w:author="Mosi Adesina Ifatunji" w:date="2025-07-29T09:16:00Z" w16du:dateUtc="2025-07-29T14:16:00Z">
              <w:rPr>
                <w:rFonts w:ascii="Helvetica Neue" w:hAnsi="Helvetica Neue" w:cs="Helvetica Neue"/>
                <w:sz w:val="26"/>
                <w:szCs w:val="26"/>
              </w:rPr>
            </w:rPrChange>
          </w:rPr>
          <w:t xml:space="preserve">Kmec, Julie A. 2006. "White hiring agents' organizational practices and out-group hiring." </w:t>
        </w:r>
        <w:r w:rsidRPr="000D2632">
          <w:rPr>
            <w:rPrChange w:id="5932" w:author="Mosi Adesina Ifatunji" w:date="2025-07-29T09:16:00Z" w16du:dateUtc="2025-07-29T14:16:00Z">
              <w:rPr>
                <w:rFonts w:ascii="Helvetica Neue" w:hAnsi="Helvetica Neue" w:cs="Helvetica Neue"/>
                <w:i/>
                <w:iCs/>
                <w:sz w:val="26"/>
                <w:szCs w:val="26"/>
              </w:rPr>
            </w:rPrChange>
          </w:rPr>
          <w:t>Social Science Research</w:t>
        </w:r>
        <w:r w:rsidRPr="000D2632">
          <w:rPr>
            <w:rPrChange w:id="5933" w:author="Mosi Adesina Ifatunji" w:date="2025-07-29T09:16:00Z" w16du:dateUtc="2025-07-29T14:16:00Z">
              <w:rPr>
                <w:rFonts w:ascii="Helvetica Neue" w:hAnsi="Helvetica Neue" w:cs="Helvetica Neue"/>
                <w:sz w:val="26"/>
                <w:szCs w:val="26"/>
              </w:rPr>
            </w:rPrChange>
          </w:rPr>
          <w:t xml:space="preserve"> 35(3):668–701.</w:t>
        </w:r>
      </w:ins>
    </w:p>
    <w:p w14:paraId="1177603B" w14:textId="77777777" w:rsidR="00EE2F3C" w:rsidRPr="000D2632" w:rsidRDefault="00EE2F3C">
      <w:pPr>
        <w:rPr>
          <w:ins w:id="5934" w:author="Mosi Adesina Ifatunji" w:date="2025-07-10T14:31:00Z" w16du:dateUtc="2025-07-10T19:31:00Z"/>
        </w:rPr>
        <w:pPrChange w:id="5935" w:author="Mosi Adesina Ifatunji" w:date="2025-10-21T19:50:00Z" w16du:dateUtc="2025-10-22T00:50:00Z">
          <w:pPr>
            <w:keepNext/>
            <w:keepLines/>
          </w:pPr>
        </w:pPrChange>
      </w:pPr>
    </w:p>
    <w:p w14:paraId="210AFC87" w14:textId="77777777" w:rsidR="00D82986" w:rsidRPr="000D2632" w:rsidRDefault="00D82986" w:rsidP="007B100A">
      <w:pPr>
        <w:rPr>
          <w:ins w:id="5936" w:author="Mosi Adesina Ifatunji" w:date="2025-07-10T14:31:00Z" w16du:dateUtc="2025-07-10T19:31:00Z"/>
        </w:rPr>
      </w:pPr>
      <w:ins w:id="5937" w:author="Mosi Adesina Ifatunji" w:date="2025-07-10T14:31:00Z" w16du:dateUtc="2025-07-10T19:31:00Z">
        <w:r w:rsidRPr="000D2632">
          <w:t xml:space="preserve">Fox, Suzy, and Lamont E. Stallworth. 2006. "How Effective Is an Apology in Resolving Workplace Bullying Disputes?" </w:t>
        </w:r>
        <w:r w:rsidRPr="000D2632">
          <w:rPr>
            <w:rPrChange w:id="5938" w:author="Mosi Adesina Ifatunji" w:date="2025-07-29T09:16:00Z" w16du:dateUtc="2025-07-29T14:16:00Z">
              <w:rPr>
                <w:i/>
                <w:iCs/>
              </w:rPr>
            </w:rPrChange>
          </w:rPr>
          <w:t>Dispute Resolution Journal</w:t>
        </w:r>
        <w:r w:rsidRPr="000D2632">
          <w:t xml:space="preserve"> 61(2):54–63.</w:t>
        </w:r>
      </w:ins>
    </w:p>
    <w:p w14:paraId="70DC8996" w14:textId="77777777" w:rsidR="00D82986" w:rsidRPr="000D2632" w:rsidRDefault="00D82986">
      <w:pPr>
        <w:rPr>
          <w:ins w:id="5939" w:author="Mosi Adesina Ifatunji" w:date="2025-06-17T17:25:00Z" w16du:dateUtc="2025-06-17T22:25:00Z"/>
          <w:rPrChange w:id="5940" w:author="Mosi Adesina Ifatunji" w:date="2025-07-29T09:16:00Z" w16du:dateUtc="2025-07-29T14:16:00Z">
            <w:rPr>
              <w:ins w:id="5941" w:author="Mosi Adesina Ifatunji" w:date="2025-06-17T17:25:00Z" w16du:dateUtc="2025-06-17T22:25:00Z"/>
              <w:rFonts w:ascii="Helvetica Neue" w:hAnsi="Helvetica Neue" w:cs="Helvetica Neue"/>
              <w:sz w:val="26"/>
              <w:szCs w:val="26"/>
            </w:rPr>
          </w:rPrChange>
        </w:rPr>
        <w:pPrChange w:id="5942" w:author="Mosi Adesina Ifatunji" w:date="2025-10-21T19:50:00Z" w16du:dateUtc="2025-10-22T00:50:00Z">
          <w:pPr>
            <w:autoSpaceDE w:val="0"/>
            <w:autoSpaceDN w:val="0"/>
            <w:adjustRightInd w:val="0"/>
            <w:ind w:right="-720"/>
          </w:pPr>
        </w:pPrChange>
      </w:pPr>
    </w:p>
    <w:p w14:paraId="68D3CA37" w14:textId="77777777" w:rsidR="00A92E29" w:rsidRPr="000D2632" w:rsidRDefault="00A92E29">
      <w:pPr>
        <w:rPr>
          <w:ins w:id="5943" w:author="Mosi Adesina Ifatunji" w:date="2025-06-17T17:28:00Z" w16du:dateUtc="2025-06-17T22:28:00Z"/>
          <w:rPrChange w:id="5944" w:author="Mosi Adesina Ifatunji" w:date="2025-07-29T09:16:00Z" w16du:dateUtc="2025-07-29T14:16:00Z">
            <w:rPr>
              <w:ins w:id="5945" w:author="Mosi Adesina Ifatunji" w:date="2025-06-17T17:28:00Z" w16du:dateUtc="2025-06-17T22:28:00Z"/>
              <w:rFonts w:ascii="Helvetica Neue" w:hAnsi="Helvetica Neue" w:cs="Helvetica Neue"/>
              <w:sz w:val="26"/>
              <w:szCs w:val="26"/>
            </w:rPr>
          </w:rPrChange>
        </w:rPr>
        <w:pPrChange w:id="5946" w:author="Mosi Adesina Ifatunji" w:date="2025-10-21T19:50:00Z" w16du:dateUtc="2025-10-22T00:50:00Z">
          <w:pPr>
            <w:autoSpaceDE w:val="0"/>
            <w:autoSpaceDN w:val="0"/>
            <w:adjustRightInd w:val="0"/>
            <w:ind w:left="720" w:right="-720" w:hanging="720"/>
          </w:pPr>
        </w:pPrChange>
      </w:pPr>
      <w:ins w:id="5947" w:author="Mosi Adesina Ifatunji" w:date="2025-06-17T17:28:00Z" w16du:dateUtc="2025-06-17T22:28:00Z">
        <w:r w:rsidRPr="000D2632">
          <w:rPr>
            <w:rPrChange w:id="5948" w:author="Mosi Adesina Ifatunji" w:date="2025-07-29T09:16:00Z" w16du:dateUtc="2025-07-29T14:16:00Z">
              <w:rPr>
                <w:rFonts w:ascii="Helvetica Neue" w:hAnsi="Helvetica Neue" w:cs="Helvetica Neue"/>
                <w:sz w:val="26"/>
                <w:szCs w:val="26"/>
              </w:rPr>
            </w:rPrChange>
          </w:rPr>
          <w:t>Corzine, Jay, Lin Huff‐Corzine, and James C. Creech. 2007. "The Tenant Labor Market and Lynching in the South: A Test of Split Labor Market Theory*." 58(3):261–78.</w:t>
        </w:r>
      </w:ins>
    </w:p>
    <w:p w14:paraId="0F8F89DF" w14:textId="77777777" w:rsidR="000B2339" w:rsidRPr="000D2632" w:rsidRDefault="000B2339">
      <w:pPr>
        <w:rPr>
          <w:ins w:id="5949" w:author="Mosi Adesina Ifatunji" w:date="2025-06-17T17:34:00Z" w16du:dateUtc="2025-06-17T22:34:00Z"/>
          <w:rPrChange w:id="5950" w:author="Mosi Adesina Ifatunji" w:date="2025-07-29T09:16:00Z" w16du:dateUtc="2025-07-29T14:16:00Z">
            <w:rPr>
              <w:ins w:id="5951" w:author="Mosi Adesina Ifatunji" w:date="2025-06-17T17:34:00Z" w16du:dateUtc="2025-06-17T22:34:00Z"/>
              <w:rFonts w:ascii="Helvetica Neue" w:hAnsi="Helvetica Neue" w:cs="Helvetica Neue"/>
              <w:sz w:val="26"/>
              <w:szCs w:val="26"/>
            </w:rPr>
          </w:rPrChange>
        </w:rPr>
        <w:pPrChange w:id="5952" w:author="Mosi Adesina Ifatunji" w:date="2025-10-21T19:50:00Z" w16du:dateUtc="2025-10-22T00:50:00Z">
          <w:pPr>
            <w:autoSpaceDE w:val="0"/>
            <w:autoSpaceDN w:val="0"/>
            <w:adjustRightInd w:val="0"/>
            <w:ind w:right="-720"/>
          </w:pPr>
        </w:pPrChange>
      </w:pPr>
    </w:p>
    <w:p w14:paraId="2F570FFE" w14:textId="77777777" w:rsidR="00C23C61" w:rsidRPr="000D2632" w:rsidRDefault="00C23C61">
      <w:pPr>
        <w:rPr>
          <w:ins w:id="5953" w:author="Mosi Adesina Ifatunji" w:date="2025-06-17T17:34:00Z" w16du:dateUtc="2025-06-17T22:34:00Z"/>
          <w:rPrChange w:id="5954" w:author="Mosi Adesina Ifatunji" w:date="2025-07-29T09:16:00Z" w16du:dateUtc="2025-07-29T14:16:00Z">
            <w:rPr>
              <w:ins w:id="5955" w:author="Mosi Adesina Ifatunji" w:date="2025-06-17T17:34:00Z" w16du:dateUtc="2025-06-17T22:34:00Z"/>
              <w:rFonts w:ascii="Helvetica Neue" w:hAnsi="Helvetica Neue" w:cs="Helvetica Neue"/>
              <w:sz w:val="26"/>
              <w:szCs w:val="26"/>
            </w:rPr>
          </w:rPrChange>
        </w:rPr>
        <w:pPrChange w:id="5956" w:author="Mosi Adesina Ifatunji" w:date="2025-10-21T19:50:00Z" w16du:dateUtc="2025-10-22T00:50:00Z">
          <w:pPr>
            <w:autoSpaceDE w:val="0"/>
            <w:autoSpaceDN w:val="0"/>
            <w:adjustRightInd w:val="0"/>
            <w:ind w:left="720" w:right="-720" w:hanging="720"/>
          </w:pPr>
        </w:pPrChange>
      </w:pPr>
      <w:ins w:id="5957" w:author="Mosi Adesina Ifatunji" w:date="2025-06-17T17:34:00Z" w16du:dateUtc="2025-06-17T22:34:00Z">
        <w:r w:rsidRPr="000D2632">
          <w:rPr>
            <w:rPrChange w:id="5958" w:author="Mosi Adesina Ifatunji" w:date="2025-07-29T09:16:00Z" w16du:dateUtc="2025-07-29T14:16:00Z">
              <w:rPr>
                <w:rFonts w:ascii="Helvetica Neue" w:hAnsi="Helvetica Neue" w:cs="Helvetica Neue"/>
                <w:sz w:val="26"/>
                <w:szCs w:val="26"/>
              </w:rPr>
            </w:rPrChange>
          </w:rPr>
          <w:t xml:space="preserve">Pager, Devah, and Diana Karafin. 2009. "Bayesian Bigot? Statistical Discrimination, Stereotypes, and Employer Decision Making." </w:t>
        </w:r>
        <w:r w:rsidRPr="000D2632">
          <w:rPr>
            <w:rPrChange w:id="5959" w:author="Mosi Adesina Ifatunji" w:date="2025-07-29T09:16:00Z" w16du:dateUtc="2025-07-29T14:16:00Z">
              <w:rPr>
                <w:rFonts w:ascii="Helvetica Neue" w:hAnsi="Helvetica Neue" w:cs="Helvetica Neue"/>
                <w:i/>
                <w:iCs/>
                <w:sz w:val="26"/>
                <w:szCs w:val="26"/>
              </w:rPr>
            </w:rPrChange>
          </w:rPr>
          <w:t>American Academy of Political and Social Science</w:t>
        </w:r>
        <w:r w:rsidRPr="000D2632">
          <w:rPr>
            <w:rPrChange w:id="5960" w:author="Mosi Adesina Ifatunji" w:date="2025-07-29T09:16:00Z" w16du:dateUtc="2025-07-29T14:16:00Z">
              <w:rPr>
                <w:rFonts w:ascii="Helvetica Neue" w:hAnsi="Helvetica Neue" w:cs="Helvetica Neue"/>
                <w:sz w:val="26"/>
                <w:szCs w:val="26"/>
              </w:rPr>
            </w:rPrChange>
          </w:rPr>
          <w:t xml:space="preserve"> 621(1):70–93.</w:t>
        </w:r>
      </w:ins>
    </w:p>
    <w:p w14:paraId="3A0D42F7" w14:textId="77777777" w:rsidR="00C23C61" w:rsidRPr="000D2632" w:rsidRDefault="00C23C61">
      <w:pPr>
        <w:rPr>
          <w:ins w:id="5961" w:author="Mosi Adesina Ifatunji" w:date="2025-06-17T17:34:00Z" w16du:dateUtc="2025-06-17T22:34:00Z"/>
          <w:rPrChange w:id="5962" w:author="Mosi Adesina Ifatunji" w:date="2025-07-29T09:16:00Z" w16du:dateUtc="2025-07-29T14:16:00Z">
            <w:rPr>
              <w:ins w:id="5963" w:author="Mosi Adesina Ifatunji" w:date="2025-06-17T17:34:00Z" w16du:dateUtc="2025-06-17T22:34:00Z"/>
              <w:rFonts w:ascii="Helvetica Neue" w:hAnsi="Helvetica Neue" w:cs="Helvetica Neue"/>
              <w:sz w:val="26"/>
              <w:szCs w:val="26"/>
            </w:rPr>
          </w:rPrChange>
        </w:rPr>
        <w:pPrChange w:id="5964" w:author="Mosi Adesina Ifatunji" w:date="2025-10-21T19:50:00Z" w16du:dateUtc="2025-10-22T00:50:00Z">
          <w:pPr>
            <w:autoSpaceDE w:val="0"/>
            <w:autoSpaceDN w:val="0"/>
            <w:adjustRightInd w:val="0"/>
            <w:ind w:right="-720"/>
          </w:pPr>
        </w:pPrChange>
      </w:pPr>
    </w:p>
    <w:p w14:paraId="0C945AA5" w14:textId="77777777" w:rsidR="007D1C73" w:rsidRPr="000D2632" w:rsidRDefault="007D1C73">
      <w:pPr>
        <w:rPr>
          <w:ins w:id="5965" w:author="Mosi Adesina Ifatunji" w:date="2025-06-17T17:36:00Z" w16du:dateUtc="2025-06-17T22:36:00Z"/>
          <w:rPrChange w:id="5966" w:author="Mosi Adesina Ifatunji" w:date="2025-07-29T09:16:00Z" w16du:dateUtc="2025-07-29T14:16:00Z">
            <w:rPr>
              <w:ins w:id="5967" w:author="Mosi Adesina Ifatunji" w:date="2025-06-17T17:36:00Z" w16du:dateUtc="2025-06-17T22:36:00Z"/>
              <w:rFonts w:ascii="Helvetica Neue" w:hAnsi="Helvetica Neue" w:cs="Helvetica Neue"/>
              <w:sz w:val="26"/>
              <w:szCs w:val="26"/>
            </w:rPr>
          </w:rPrChange>
        </w:rPr>
        <w:pPrChange w:id="5968" w:author="Mosi Adesina Ifatunji" w:date="2025-10-21T19:50:00Z" w16du:dateUtc="2025-10-22T00:50:00Z">
          <w:pPr>
            <w:autoSpaceDE w:val="0"/>
            <w:autoSpaceDN w:val="0"/>
            <w:adjustRightInd w:val="0"/>
            <w:ind w:left="720" w:right="-720" w:hanging="720"/>
          </w:pPr>
        </w:pPrChange>
      </w:pPr>
      <w:proofErr w:type="spellStart"/>
      <w:ins w:id="5969" w:author="Mosi Adesina Ifatunji" w:date="2025-06-17T17:36:00Z" w16du:dateUtc="2025-06-17T22:36:00Z">
        <w:r w:rsidRPr="000D2632">
          <w:rPr>
            <w:rPrChange w:id="5970" w:author="Mosi Adesina Ifatunji" w:date="2025-07-29T09:16:00Z" w16du:dateUtc="2025-07-29T14:16:00Z">
              <w:rPr>
                <w:rFonts w:ascii="Helvetica Neue" w:hAnsi="Helvetica Neue" w:cs="Helvetica Neue"/>
                <w:sz w:val="26"/>
                <w:szCs w:val="26"/>
              </w:rPr>
            </w:rPrChange>
          </w:rPr>
          <w:lastRenderedPageBreak/>
          <w:t>Mong</w:t>
        </w:r>
        <w:proofErr w:type="spellEnd"/>
        <w:r w:rsidRPr="000D2632">
          <w:rPr>
            <w:rPrChange w:id="5971" w:author="Mosi Adesina Ifatunji" w:date="2025-07-29T09:16:00Z" w16du:dateUtc="2025-07-29T14:16:00Z">
              <w:rPr>
                <w:rFonts w:ascii="Helvetica Neue" w:hAnsi="Helvetica Neue" w:cs="Helvetica Neue"/>
                <w:sz w:val="26"/>
                <w:szCs w:val="26"/>
              </w:rPr>
            </w:rPrChange>
          </w:rPr>
          <w:t xml:space="preserve">, Sherry N., and Vincent J. Roscigno. 2010. "African American Men and the Experience of Employment Discrimination." </w:t>
        </w:r>
        <w:r w:rsidRPr="000D2632">
          <w:rPr>
            <w:rPrChange w:id="5972" w:author="Mosi Adesina Ifatunji" w:date="2025-07-29T09:16:00Z" w16du:dateUtc="2025-07-29T14:16:00Z">
              <w:rPr>
                <w:rFonts w:ascii="Helvetica Neue" w:hAnsi="Helvetica Neue" w:cs="Helvetica Neue"/>
                <w:i/>
                <w:iCs/>
                <w:sz w:val="26"/>
                <w:szCs w:val="26"/>
              </w:rPr>
            </w:rPrChange>
          </w:rPr>
          <w:t>Qualitative Sociology</w:t>
        </w:r>
        <w:r w:rsidRPr="000D2632">
          <w:rPr>
            <w:rPrChange w:id="5973" w:author="Mosi Adesina Ifatunji" w:date="2025-07-29T09:16:00Z" w16du:dateUtc="2025-07-29T14:16:00Z">
              <w:rPr>
                <w:rFonts w:ascii="Helvetica Neue" w:hAnsi="Helvetica Neue" w:cs="Helvetica Neue"/>
                <w:sz w:val="26"/>
                <w:szCs w:val="26"/>
              </w:rPr>
            </w:rPrChange>
          </w:rPr>
          <w:t xml:space="preserve"> 33(1):1–21.</w:t>
        </w:r>
      </w:ins>
    </w:p>
    <w:p w14:paraId="3266317A" w14:textId="77777777" w:rsidR="007D1C73" w:rsidRPr="000D2632" w:rsidRDefault="007D1C73">
      <w:pPr>
        <w:rPr>
          <w:ins w:id="5974" w:author="Mosi Adesina Ifatunji" w:date="2025-06-17T17:39:00Z" w16du:dateUtc="2025-06-17T22:39:00Z"/>
          <w:rPrChange w:id="5975" w:author="Mosi Adesina Ifatunji" w:date="2025-07-29T09:16:00Z" w16du:dateUtc="2025-07-29T14:16:00Z">
            <w:rPr>
              <w:ins w:id="5976" w:author="Mosi Adesina Ifatunji" w:date="2025-06-17T17:39:00Z" w16du:dateUtc="2025-06-17T22:39:00Z"/>
              <w:rFonts w:ascii="Helvetica Neue" w:hAnsi="Helvetica Neue" w:cs="Helvetica Neue"/>
              <w:sz w:val="26"/>
              <w:szCs w:val="26"/>
            </w:rPr>
          </w:rPrChange>
        </w:rPr>
        <w:pPrChange w:id="5977" w:author="Mosi Adesina Ifatunji" w:date="2025-10-21T19:50:00Z" w16du:dateUtc="2025-10-22T00:50:00Z">
          <w:pPr>
            <w:autoSpaceDE w:val="0"/>
            <w:autoSpaceDN w:val="0"/>
            <w:adjustRightInd w:val="0"/>
            <w:ind w:right="-720"/>
          </w:pPr>
        </w:pPrChange>
      </w:pPr>
    </w:p>
    <w:p w14:paraId="6FE90A55" w14:textId="77777777" w:rsidR="00E84D08" w:rsidRPr="000D2632" w:rsidRDefault="00E84D08">
      <w:pPr>
        <w:rPr>
          <w:ins w:id="5978" w:author="Mosi Adesina Ifatunji" w:date="2025-06-17T17:40:00Z" w16du:dateUtc="2025-06-17T22:40:00Z"/>
          <w:rPrChange w:id="5979" w:author="Mosi Adesina Ifatunji" w:date="2025-07-29T09:16:00Z" w16du:dateUtc="2025-07-29T14:16:00Z">
            <w:rPr>
              <w:ins w:id="5980" w:author="Mosi Adesina Ifatunji" w:date="2025-06-17T17:40:00Z" w16du:dateUtc="2025-06-17T22:40:00Z"/>
              <w:rFonts w:ascii="Helvetica Neue" w:hAnsi="Helvetica Neue" w:cs="Helvetica Neue"/>
              <w:sz w:val="26"/>
              <w:szCs w:val="26"/>
            </w:rPr>
          </w:rPrChange>
        </w:rPr>
        <w:pPrChange w:id="5981" w:author="Mosi Adesina Ifatunji" w:date="2025-10-21T19:50:00Z" w16du:dateUtc="2025-10-22T00:50:00Z">
          <w:pPr>
            <w:autoSpaceDE w:val="0"/>
            <w:autoSpaceDN w:val="0"/>
            <w:adjustRightInd w:val="0"/>
            <w:ind w:left="720" w:right="-720" w:hanging="720"/>
          </w:pPr>
        </w:pPrChange>
      </w:pPr>
      <w:ins w:id="5982" w:author="Mosi Adesina Ifatunji" w:date="2025-06-17T17:40:00Z" w16du:dateUtc="2025-06-17T22:40:00Z">
        <w:r w:rsidRPr="000D2632">
          <w:rPr>
            <w:rPrChange w:id="5983" w:author="Mosi Adesina Ifatunji" w:date="2025-07-29T09:16:00Z" w16du:dateUtc="2025-07-29T14:16:00Z">
              <w:rPr>
                <w:rFonts w:ascii="Helvetica Neue" w:hAnsi="Helvetica Neue" w:cs="Helvetica Neue"/>
                <w:sz w:val="26"/>
                <w:szCs w:val="26"/>
              </w:rPr>
            </w:rPrChange>
          </w:rPr>
          <w:t xml:space="preserve">Fang, </w:t>
        </w:r>
        <w:proofErr w:type="spellStart"/>
        <w:r w:rsidRPr="000D2632">
          <w:rPr>
            <w:rPrChange w:id="5984" w:author="Mosi Adesina Ifatunji" w:date="2025-07-29T09:16:00Z" w16du:dateUtc="2025-07-29T14:16:00Z">
              <w:rPr>
                <w:rFonts w:ascii="Helvetica Neue" w:hAnsi="Helvetica Neue" w:cs="Helvetica Neue"/>
                <w:sz w:val="26"/>
                <w:szCs w:val="26"/>
              </w:rPr>
            </w:rPrChange>
          </w:rPr>
          <w:t>Hanming</w:t>
        </w:r>
        <w:proofErr w:type="spellEnd"/>
        <w:r w:rsidRPr="000D2632">
          <w:rPr>
            <w:rPrChange w:id="5985" w:author="Mosi Adesina Ifatunji" w:date="2025-07-29T09:16:00Z" w16du:dateUtc="2025-07-29T14:16:00Z">
              <w:rPr>
                <w:rFonts w:ascii="Helvetica Neue" w:hAnsi="Helvetica Neue" w:cs="Helvetica Neue"/>
                <w:sz w:val="26"/>
                <w:szCs w:val="26"/>
              </w:rPr>
            </w:rPrChange>
          </w:rPr>
          <w:t xml:space="preserve">, and Andrea Moro. 2011. "Theories of Statistical Discrimination and Affirmative Action: A Survey." Pp. 133–200 in </w:t>
        </w:r>
        <w:r w:rsidRPr="000D2632">
          <w:rPr>
            <w:rPrChange w:id="5986" w:author="Mosi Adesina Ifatunji" w:date="2025-07-29T09:16:00Z" w16du:dateUtc="2025-07-29T14:16:00Z">
              <w:rPr>
                <w:rFonts w:ascii="Helvetica Neue" w:hAnsi="Helvetica Neue" w:cs="Helvetica Neue"/>
                <w:i/>
                <w:iCs/>
                <w:sz w:val="26"/>
                <w:szCs w:val="26"/>
              </w:rPr>
            </w:rPrChange>
          </w:rPr>
          <w:t>Handbook of social economics</w:t>
        </w:r>
        <w:r w:rsidRPr="000D2632">
          <w:rPr>
            <w:rPrChange w:id="5987" w:author="Mosi Adesina Ifatunji" w:date="2025-07-29T09:16:00Z" w16du:dateUtc="2025-07-29T14:16:00Z">
              <w:rPr>
                <w:rFonts w:ascii="Helvetica Neue" w:hAnsi="Helvetica Neue" w:cs="Helvetica Neue"/>
                <w:sz w:val="26"/>
                <w:szCs w:val="26"/>
              </w:rPr>
            </w:rPrChange>
          </w:rPr>
          <w:t>: Elsevier Publishers.</w:t>
        </w:r>
      </w:ins>
    </w:p>
    <w:p w14:paraId="5A3E5D48" w14:textId="77777777" w:rsidR="00E84D08" w:rsidRPr="000D2632" w:rsidRDefault="00E84D08">
      <w:pPr>
        <w:rPr>
          <w:ins w:id="5988" w:author="Mosi Adesina Ifatunji" w:date="2025-06-17T18:00:00Z" w16du:dateUtc="2025-06-17T23:00:00Z"/>
          <w:rPrChange w:id="5989" w:author="Mosi Adesina Ifatunji" w:date="2025-07-29T09:16:00Z" w16du:dateUtc="2025-07-29T14:16:00Z">
            <w:rPr>
              <w:ins w:id="5990" w:author="Mosi Adesina Ifatunji" w:date="2025-06-17T18:00:00Z" w16du:dateUtc="2025-06-17T23:00:00Z"/>
              <w:rFonts w:ascii="Helvetica Neue" w:hAnsi="Helvetica Neue" w:cs="Helvetica Neue"/>
              <w:sz w:val="26"/>
              <w:szCs w:val="26"/>
            </w:rPr>
          </w:rPrChange>
        </w:rPr>
        <w:pPrChange w:id="5991" w:author="Mosi Adesina Ifatunji" w:date="2025-10-21T19:50:00Z" w16du:dateUtc="2025-10-22T00:50:00Z">
          <w:pPr>
            <w:autoSpaceDE w:val="0"/>
            <w:autoSpaceDN w:val="0"/>
            <w:adjustRightInd w:val="0"/>
            <w:ind w:right="-720"/>
          </w:pPr>
        </w:pPrChange>
      </w:pPr>
    </w:p>
    <w:p w14:paraId="6D811753" w14:textId="77777777" w:rsidR="00CB200F" w:rsidRPr="000D2632" w:rsidRDefault="00CB200F">
      <w:pPr>
        <w:rPr>
          <w:ins w:id="5992" w:author="Mosi Adesina Ifatunji" w:date="2025-06-17T18:00:00Z" w16du:dateUtc="2025-06-17T23:00:00Z"/>
          <w:rPrChange w:id="5993" w:author="Mosi Adesina Ifatunji" w:date="2025-07-29T09:16:00Z" w16du:dateUtc="2025-07-29T14:16:00Z">
            <w:rPr>
              <w:ins w:id="5994" w:author="Mosi Adesina Ifatunji" w:date="2025-06-17T18:00:00Z" w16du:dateUtc="2025-06-17T23:00:00Z"/>
              <w:rFonts w:ascii="Helvetica Neue" w:hAnsi="Helvetica Neue" w:cs="Helvetica Neue"/>
              <w:sz w:val="26"/>
              <w:szCs w:val="26"/>
            </w:rPr>
          </w:rPrChange>
        </w:rPr>
        <w:pPrChange w:id="5995" w:author="Mosi Adesina Ifatunji" w:date="2025-10-21T19:50:00Z" w16du:dateUtc="2025-10-22T00:50:00Z">
          <w:pPr>
            <w:autoSpaceDE w:val="0"/>
            <w:autoSpaceDN w:val="0"/>
            <w:adjustRightInd w:val="0"/>
            <w:ind w:left="720" w:right="-720" w:hanging="720"/>
          </w:pPr>
        </w:pPrChange>
      </w:pPr>
      <w:ins w:id="5996" w:author="Mosi Adesina Ifatunji" w:date="2025-06-17T18:00:00Z" w16du:dateUtc="2025-06-17T23:00:00Z">
        <w:r w:rsidRPr="000D2632">
          <w:rPr>
            <w:rPrChange w:id="5997" w:author="Mosi Adesina Ifatunji" w:date="2025-07-29T09:16:00Z" w16du:dateUtc="2025-07-29T14:16:00Z">
              <w:rPr>
                <w:rFonts w:ascii="Helvetica Neue" w:hAnsi="Helvetica Neue" w:cs="Helvetica Neue"/>
                <w:sz w:val="26"/>
                <w:szCs w:val="26"/>
              </w:rPr>
            </w:rPrChange>
          </w:rPr>
          <w:t xml:space="preserve">Bills, David B., Valentina Di Stasio, and </w:t>
        </w:r>
        <w:proofErr w:type="spellStart"/>
        <w:r w:rsidRPr="000D2632">
          <w:rPr>
            <w:rPrChange w:id="5998" w:author="Mosi Adesina Ifatunji" w:date="2025-07-29T09:16:00Z" w16du:dateUtc="2025-07-29T14:16:00Z">
              <w:rPr>
                <w:rFonts w:ascii="Helvetica Neue" w:hAnsi="Helvetica Neue" w:cs="Helvetica Neue"/>
                <w:sz w:val="26"/>
                <w:szCs w:val="26"/>
              </w:rPr>
            </w:rPrChange>
          </w:rPr>
          <w:t>Klarita</w:t>
        </w:r>
        <w:proofErr w:type="spellEnd"/>
        <w:r w:rsidRPr="000D2632">
          <w:rPr>
            <w:rPrChange w:id="5999" w:author="Mosi Adesina Ifatunji" w:date="2025-07-29T09:16:00Z" w16du:dateUtc="2025-07-29T14:16:00Z">
              <w:rPr>
                <w:rFonts w:ascii="Helvetica Neue" w:hAnsi="Helvetica Neue" w:cs="Helvetica Neue"/>
                <w:sz w:val="26"/>
                <w:szCs w:val="26"/>
              </w:rPr>
            </w:rPrChange>
          </w:rPr>
          <w:t xml:space="preserve"> Gërxhani. 2017. "The Demand Side of Hiring: Employers in the Labor Market." </w:t>
        </w:r>
        <w:r w:rsidRPr="000D2632">
          <w:rPr>
            <w:rPrChange w:id="6000" w:author="Mosi Adesina Ifatunji" w:date="2025-07-29T09:16:00Z" w16du:dateUtc="2025-07-29T14:16:00Z">
              <w:rPr>
                <w:rFonts w:ascii="Helvetica Neue" w:hAnsi="Helvetica Neue" w:cs="Helvetica Neue"/>
                <w:i/>
                <w:iCs/>
                <w:sz w:val="26"/>
                <w:szCs w:val="26"/>
              </w:rPr>
            </w:rPrChange>
          </w:rPr>
          <w:t>Annual Review of Sociology</w:t>
        </w:r>
        <w:r w:rsidRPr="000D2632">
          <w:rPr>
            <w:rPrChange w:id="6001" w:author="Mosi Adesina Ifatunji" w:date="2025-07-29T09:16:00Z" w16du:dateUtc="2025-07-29T14:16:00Z">
              <w:rPr>
                <w:rFonts w:ascii="Helvetica Neue" w:hAnsi="Helvetica Neue" w:cs="Helvetica Neue"/>
                <w:sz w:val="26"/>
                <w:szCs w:val="26"/>
              </w:rPr>
            </w:rPrChange>
          </w:rPr>
          <w:t xml:space="preserve"> 43(1):291–310.</w:t>
        </w:r>
      </w:ins>
    </w:p>
    <w:p w14:paraId="0C68B242" w14:textId="77777777" w:rsidR="00CB200F" w:rsidRPr="000D2632" w:rsidRDefault="00CB200F">
      <w:pPr>
        <w:rPr>
          <w:ins w:id="6002" w:author="Mosi Adesina Ifatunji" w:date="2025-06-17T18:00:00Z" w16du:dateUtc="2025-06-17T23:00:00Z"/>
          <w:rPrChange w:id="6003" w:author="Mosi Adesina Ifatunji" w:date="2025-07-29T09:16:00Z" w16du:dateUtc="2025-07-29T14:16:00Z">
            <w:rPr>
              <w:ins w:id="6004" w:author="Mosi Adesina Ifatunji" w:date="2025-06-17T18:00:00Z" w16du:dateUtc="2025-06-17T23:00:00Z"/>
              <w:rFonts w:ascii="Helvetica Neue" w:hAnsi="Helvetica Neue" w:cs="Helvetica Neue"/>
              <w:sz w:val="26"/>
              <w:szCs w:val="26"/>
            </w:rPr>
          </w:rPrChange>
        </w:rPr>
        <w:pPrChange w:id="6005" w:author="Mosi Adesina Ifatunji" w:date="2025-10-21T19:50:00Z" w16du:dateUtc="2025-10-22T00:50:00Z">
          <w:pPr>
            <w:autoSpaceDE w:val="0"/>
            <w:autoSpaceDN w:val="0"/>
            <w:adjustRightInd w:val="0"/>
            <w:ind w:right="-720"/>
          </w:pPr>
        </w:pPrChange>
      </w:pPr>
    </w:p>
    <w:p w14:paraId="03B2B61B" w14:textId="77777777" w:rsidR="00C603D9" w:rsidRPr="000D2632" w:rsidRDefault="00C603D9">
      <w:pPr>
        <w:rPr>
          <w:ins w:id="6006" w:author="Mosi Adesina Ifatunji" w:date="2025-06-17T18:01:00Z" w16du:dateUtc="2025-06-17T23:01:00Z"/>
          <w:rPrChange w:id="6007" w:author="Mosi Adesina Ifatunji" w:date="2025-07-29T09:16:00Z" w16du:dateUtc="2025-07-29T14:16:00Z">
            <w:rPr>
              <w:ins w:id="6008" w:author="Mosi Adesina Ifatunji" w:date="2025-06-17T18:01:00Z" w16du:dateUtc="2025-06-17T23:01:00Z"/>
              <w:rFonts w:ascii="Helvetica Neue" w:hAnsi="Helvetica Neue" w:cs="Helvetica Neue"/>
              <w:sz w:val="26"/>
              <w:szCs w:val="26"/>
            </w:rPr>
          </w:rPrChange>
        </w:rPr>
        <w:pPrChange w:id="6009" w:author="Mosi Adesina Ifatunji" w:date="2025-10-21T19:50:00Z" w16du:dateUtc="2025-10-22T00:50:00Z">
          <w:pPr>
            <w:autoSpaceDE w:val="0"/>
            <w:autoSpaceDN w:val="0"/>
            <w:adjustRightInd w:val="0"/>
            <w:ind w:left="720" w:right="-720" w:hanging="720"/>
          </w:pPr>
        </w:pPrChange>
      </w:pPr>
      <w:ins w:id="6010" w:author="Mosi Adesina Ifatunji" w:date="2025-06-17T18:01:00Z" w16du:dateUtc="2025-06-17T23:01:00Z">
        <w:r w:rsidRPr="000D2632">
          <w:rPr>
            <w:rPrChange w:id="6011" w:author="Mosi Adesina Ifatunji" w:date="2025-07-29T09:16:00Z" w16du:dateUtc="2025-07-29T14:16:00Z">
              <w:rPr>
                <w:rFonts w:ascii="Helvetica Neue" w:hAnsi="Helvetica Neue" w:cs="Helvetica Neue"/>
                <w:sz w:val="26"/>
                <w:szCs w:val="26"/>
              </w:rPr>
            </w:rPrChange>
          </w:rPr>
          <w:t xml:space="preserve">Glover, Dylan, Amanda Pallais, and William Pariente. 2017. "Discrimination as a Self-Fulfilling Prophecy: Evidence from French Grocery Stores." </w:t>
        </w:r>
        <w:r w:rsidRPr="000D2632">
          <w:rPr>
            <w:rPrChange w:id="6012" w:author="Mosi Adesina Ifatunji" w:date="2025-07-29T09:16:00Z" w16du:dateUtc="2025-07-29T14:16:00Z">
              <w:rPr>
                <w:rFonts w:ascii="Helvetica Neue" w:hAnsi="Helvetica Neue" w:cs="Helvetica Neue"/>
                <w:i/>
                <w:iCs/>
                <w:sz w:val="26"/>
                <w:szCs w:val="26"/>
              </w:rPr>
            </w:rPrChange>
          </w:rPr>
          <w:t>The Quarterly Journal of Economics</w:t>
        </w:r>
        <w:r w:rsidRPr="000D2632">
          <w:rPr>
            <w:rPrChange w:id="6013" w:author="Mosi Adesina Ifatunji" w:date="2025-07-29T09:16:00Z" w16du:dateUtc="2025-07-29T14:16:00Z">
              <w:rPr>
                <w:rFonts w:ascii="Helvetica Neue" w:hAnsi="Helvetica Neue" w:cs="Helvetica Neue"/>
                <w:sz w:val="26"/>
                <w:szCs w:val="26"/>
              </w:rPr>
            </w:rPrChange>
          </w:rPr>
          <w:t xml:space="preserve"> 132(3):1219–60.</w:t>
        </w:r>
      </w:ins>
    </w:p>
    <w:p w14:paraId="7A00CBAC" w14:textId="77777777" w:rsidR="00C603D9" w:rsidRPr="000D2632" w:rsidRDefault="00C603D9">
      <w:pPr>
        <w:rPr>
          <w:ins w:id="6014" w:author="Mosi Adesina Ifatunji" w:date="2025-06-17T18:01:00Z" w16du:dateUtc="2025-06-17T23:01:00Z"/>
          <w:rPrChange w:id="6015" w:author="Mosi Adesina Ifatunji" w:date="2025-07-29T09:16:00Z" w16du:dateUtc="2025-07-29T14:16:00Z">
            <w:rPr>
              <w:ins w:id="6016" w:author="Mosi Adesina Ifatunji" w:date="2025-06-17T18:01:00Z" w16du:dateUtc="2025-06-17T23:01:00Z"/>
              <w:rFonts w:ascii="Helvetica Neue" w:hAnsi="Helvetica Neue" w:cs="Helvetica Neue"/>
              <w:sz w:val="26"/>
              <w:szCs w:val="26"/>
            </w:rPr>
          </w:rPrChange>
        </w:rPr>
        <w:pPrChange w:id="6017" w:author="Mosi Adesina Ifatunji" w:date="2025-10-21T19:50:00Z" w16du:dateUtc="2025-10-22T00:50:00Z">
          <w:pPr>
            <w:autoSpaceDE w:val="0"/>
            <w:autoSpaceDN w:val="0"/>
            <w:adjustRightInd w:val="0"/>
            <w:ind w:right="-720"/>
          </w:pPr>
        </w:pPrChange>
      </w:pPr>
    </w:p>
    <w:p w14:paraId="285355A3" w14:textId="77777777" w:rsidR="00457392" w:rsidRPr="000D2632" w:rsidRDefault="00457392">
      <w:pPr>
        <w:rPr>
          <w:ins w:id="6018" w:author="Mosi Adesina Ifatunji" w:date="2025-06-17T18:09:00Z" w16du:dateUtc="2025-06-17T23:09:00Z"/>
          <w:rPrChange w:id="6019" w:author="Mosi Adesina Ifatunji" w:date="2025-07-29T09:16:00Z" w16du:dateUtc="2025-07-29T14:16:00Z">
            <w:rPr>
              <w:ins w:id="6020" w:author="Mosi Adesina Ifatunji" w:date="2025-06-17T18:09:00Z" w16du:dateUtc="2025-06-17T23:09:00Z"/>
              <w:rFonts w:ascii="Helvetica Neue" w:hAnsi="Helvetica Neue" w:cs="Helvetica Neue"/>
              <w:sz w:val="26"/>
              <w:szCs w:val="26"/>
            </w:rPr>
          </w:rPrChange>
        </w:rPr>
        <w:pPrChange w:id="6021" w:author="Mosi Adesina Ifatunji" w:date="2025-10-21T19:50:00Z" w16du:dateUtc="2025-10-22T00:50:00Z">
          <w:pPr>
            <w:autoSpaceDE w:val="0"/>
            <w:autoSpaceDN w:val="0"/>
            <w:adjustRightInd w:val="0"/>
            <w:ind w:left="720" w:right="-720" w:hanging="720"/>
          </w:pPr>
        </w:pPrChange>
      </w:pPr>
      <w:ins w:id="6022" w:author="Mosi Adesina Ifatunji" w:date="2025-06-17T18:09:00Z" w16du:dateUtc="2025-06-17T23:09:00Z">
        <w:r w:rsidRPr="000D2632">
          <w:rPr>
            <w:rPrChange w:id="6023" w:author="Mosi Adesina Ifatunji" w:date="2025-07-29T09:16:00Z" w16du:dateUtc="2025-07-29T14:16:00Z">
              <w:rPr>
                <w:rFonts w:ascii="Helvetica Neue" w:hAnsi="Helvetica Neue" w:cs="Helvetica Neue"/>
                <w:sz w:val="26"/>
                <w:szCs w:val="26"/>
              </w:rPr>
            </w:rPrChange>
          </w:rPr>
          <w:t xml:space="preserve">Whysall, Zara. 2018. "Cognitive biases in recruitment, selection, and promotion: The risk of subconscious discrimination." Pp. 215–43 in </w:t>
        </w:r>
        <w:r w:rsidRPr="000D2632">
          <w:rPr>
            <w:rPrChange w:id="6024" w:author="Mosi Adesina Ifatunji" w:date="2025-07-29T09:16:00Z" w16du:dateUtc="2025-07-29T14:16:00Z">
              <w:rPr>
                <w:rFonts w:ascii="Helvetica Neue" w:hAnsi="Helvetica Neue" w:cs="Helvetica Neue"/>
                <w:i/>
                <w:iCs/>
                <w:sz w:val="26"/>
                <w:szCs w:val="26"/>
              </w:rPr>
            </w:rPrChange>
          </w:rPr>
          <w:t>Hidden Inequalities in the Workplace</w:t>
        </w:r>
        <w:r w:rsidRPr="000D2632">
          <w:rPr>
            <w:rPrChange w:id="6025" w:author="Mosi Adesina Ifatunji" w:date="2025-07-29T09:16:00Z" w16du:dateUtc="2025-07-29T14:16:00Z">
              <w:rPr>
                <w:rFonts w:ascii="Helvetica Neue" w:hAnsi="Helvetica Neue" w:cs="Helvetica Neue"/>
                <w:sz w:val="26"/>
                <w:szCs w:val="26"/>
              </w:rPr>
            </w:rPrChange>
          </w:rPr>
          <w:t>: Springer.</w:t>
        </w:r>
      </w:ins>
    </w:p>
    <w:p w14:paraId="20090524" w14:textId="77777777" w:rsidR="00457392" w:rsidRPr="000D2632" w:rsidRDefault="00457392">
      <w:pPr>
        <w:rPr>
          <w:ins w:id="6026" w:author="Mosi Adesina Ifatunji" w:date="2025-06-17T18:09:00Z" w16du:dateUtc="2025-06-17T23:09:00Z"/>
          <w:rPrChange w:id="6027" w:author="Mosi Adesina Ifatunji" w:date="2025-07-29T09:16:00Z" w16du:dateUtc="2025-07-29T14:16:00Z">
            <w:rPr>
              <w:ins w:id="6028" w:author="Mosi Adesina Ifatunji" w:date="2025-06-17T18:09:00Z" w16du:dateUtc="2025-06-17T23:09:00Z"/>
              <w:rFonts w:ascii="Helvetica Neue" w:hAnsi="Helvetica Neue" w:cs="Helvetica Neue"/>
              <w:sz w:val="26"/>
              <w:szCs w:val="26"/>
            </w:rPr>
          </w:rPrChange>
        </w:rPr>
        <w:pPrChange w:id="6029" w:author="Mosi Adesina Ifatunji" w:date="2025-10-21T19:50:00Z" w16du:dateUtc="2025-10-22T00:50:00Z">
          <w:pPr>
            <w:autoSpaceDE w:val="0"/>
            <w:autoSpaceDN w:val="0"/>
            <w:adjustRightInd w:val="0"/>
            <w:ind w:right="-720"/>
          </w:pPr>
        </w:pPrChange>
      </w:pPr>
    </w:p>
    <w:p w14:paraId="7CB803D6" w14:textId="77777777" w:rsidR="00C10817" w:rsidRPr="000D2632" w:rsidRDefault="00C10817">
      <w:pPr>
        <w:rPr>
          <w:ins w:id="6030" w:author="Mosi Adesina Ifatunji" w:date="2025-06-17T18:10:00Z" w16du:dateUtc="2025-06-17T23:10:00Z"/>
          <w:rPrChange w:id="6031" w:author="Mosi Adesina Ifatunji" w:date="2025-07-29T09:16:00Z" w16du:dateUtc="2025-07-29T14:16:00Z">
            <w:rPr>
              <w:ins w:id="6032" w:author="Mosi Adesina Ifatunji" w:date="2025-06-17T18:10:00Z" w16du:dateUtc="2025-06-17T23:10:00Z"/>
              <w:rFonts w:ascii="Helvetica Neue" w:hAnsi="Helvetica Neue" w:cs="Helvetica Neue"/>
              <w:sz w:val="26"/>
              <w:szCs w:val="26"/>
            </w:rPr>
          </w:rPrChange>
        </w:rPr>
        <w:pPrChange w:id="6033" w:author="Mosi Adesina Ifatunji" w:date="2025-10-21T19:50:00Z" w16du:dateUtc="2025-10-22T00:50:00Z">
          <w:pPr>
            <w:autoSpaceDE w:val="0"/>
            <w:autoSpaceDN w:val="0"/>
            <w:adjustRightInd w:val="0"/>
            <w:ind w:left="720" w:right="-720" w:hanging="720"/>
          </w:pPr>
        </w:pPrChange>
      </w:pPr>
      <w:ins w:id="6034" w:author="Mosi Adesina Ifatunji" w:date="2025-06-17T18:10:00Z" w16du:dateUtc="2025-06-17T23:10:00Z">
        <w:r w:rsidRPr="000D2632">
          <w:rPr>
            <w:rPrChange w:id="6035" w:author="Mosi Adesina Ifatunji" w:date="2025-07-29T09:16:00Z" w16du:dateUtc="2025-07-29T14:16:00Z">
              <w:rPr>
                <w:rFonts w:ascii="Helvetica Neue" w:hAnsi="Helvetica Neue" w:cs="Helvetica Neue"/>
                <w:sz w:val="26"/>
                <w:szCs w:val="26"/>
              </w:rPr>
            </w:rPrChange>
          </w:rPr>
          <w:t xml:space="preserve">Bohren, J. Aislinn, Alex Imas, and Michael Rosenberg. 2019. "The Dynamics of Discrimination: Theory and Evidence." </w:t>
        </w:r>
        <w:r w:rsidRPr="000D2632">
          <w:rPr>
            <w:rPrChange w:id="6036" w:author="Mosi Adesina Ifatunji" w:date="2025-07-29T09:16:00Z" w16du:dateUtc="2025-07-29T14:16:00Z">
              <w:rPr>
                <w:rFonts w:ascii="Helvetica Neue" w:hAnsi="Helvetica Neue" w:cs="Helvetica Neue"/>
                <w:i/>
                <w:iCs/>
                <w:sz w:val="26"/>
                <w:szCs w:val="26"/>
              </w:rPr>
            </w:rPrChange>
          </w:rPr>
          <w:t>American Economic Review</w:t>
        </w:r>
        <w:r w:rsidRPr="000D2632">
          <w:rPr>
            <w:rPrChange w:id="6037" w:author="Mosi Adesina Ifatunji" w:date="2025-07-29T09:16:00Z" w16du:dateUtc="2025-07-29T14:16:00Z">
              <w:rPr>
                <w:rFonts w:ascii="Helvetica Neue" w:hAnsi="Helvetica Neue" w:cs="Helvetica Neue"/>
                <w:sz w:val="26"/>
                <w:szCs w:val="26"/>
              </w:rPr>
            </w:rPrChange>
          </w:rPr>
          <w:t xml:space="preserve"> 109(10):3395–436.</w:t>
        </w:r>
      </w:ins>
    </w:p>
    <w:p w14:paraId="3A7814A4" w14:textId="77777777" w:rsidR="00C10817" w:rsidRPr="000D2632" w:rsidRDefault="00C10817">
      <w:pPr>
        <w:rPr>
          <w:ins w:id="6038" w:author="Mosi Adesina Ifatunji" w:date="2025-06-17T18:19:00Z" w16du:dateUtc="2025-06-17T23:19:00Z"/>
          <w:rPrChange w:id="6039" w:author="Mosi Adesina Ifatunji" w:date="2025-07-29T09:16:00Z" w16du:dateUtc="2025-07-29T14:16:00Z">
            <w:rPr>
              <w:ins w:id="6040" w:author="Mosi Adesina Ifatunji" w:date="2025-06-17T18:19:00Z" w16du:dateUtc="2025-06-17T23:19:00Z"/>
              <w:rFonts w:ascii="Helvetica Neue" w:hAnsi="Helvetica Neue" w:cs="Helvetica Neue"/>
              <w:sz w:val="26"/>
              <w:szCs w:val="26"/>
            </w:rPr>
          </w:rPrChange>
        </w:rPr>
        <w:pPrChange w:id="6041" w:author="Mosi Adesina Ifatunji" w:date="2025-10-21T19:50:00Z" w16du:dateUtc="2025-10-22T00:50:00Z">
          <w:pPr>
            <w:autoSpaceDE w:val="0"/>
            <w:autoSpaceDN w:val="0"/>
            <w:adjustRightInd w:val="0"/>
            <w:ind w:right="-720"/>
          </w:pPr>
        </w:pPrChange>
      </w:pPr>
    </w:p>
    <w:p w14:paraId="17AFA130" w14:textId="77777777" w:rsidR="00EB51D7" w:rsidRPr="000D2632" w:rsidRDefault="00EB51D7">
      <w:pPr>
        <w:rPr>
          <w:ins w:id="6042" w:author="Mosi Adesina Ifatunji" w:date="2025-06-17T18:19:00Z" w16du:dateUtc="2025-06-17T23:19:00Z"/>
          <w:rPrChange w:id="6043" w:author="Mosi Adesina Ifatunji" w:date="2025-07-29T09:16:00Z" w16du:dateUtc="2025-07-29T14:16:00Z">
            <w:rPr>
              <w:ins w:id="6044" w:author="Mosi Adesina Ifatunji" w:date="2025-06-17T18:19:00Z" w16du:dateUtc="2025-06-17T23:19:00Z"/>
              <w:rFonts w:ascii="Helvetica Neue" w:hAnsi="Helvetica Neue" w:cs="Helvetica Neue"/>
              <w:sz w:val="26"/>
              <w:szCs w:val="26"/>
            </w:rPr>
          </w:rPrChange>
        </w:rPr>
        <w:pPrChange w:id="6045" w:author="Mosi Adesina Ifatunji" w:date="2025-10-21T19:50:00Z" w16du:dateUtc="2025-10-22T00:50:00Z">
          <w:pPr>
            <w:autoSpaceDE w:val="0"/>
            <w:autoSpaceDN w:val="0"/>
            <w:adjustRightInd w:val="0"/>
            <w:ind w:left="720" w:right="-720" w:hanging="720"/>
          </w:pPr>
        </w:pPrChange>
      </w:pPr>
      <w:ins w:id="6046" w:author="Mosi Adesina Ifatunji" w:date="2025-06-17T18:19:00Z" w16du:dateUtc="2025-06-17T23:19:00Z">
        <w:r w:rsidRPr="000D2632">
          <w:rPr>
            <w:rPrChange w:id="6047" w:author="Mosi Adesina Ifatunji" w:date="2025-07-29T09:16:00Z" w16du:dateUtc="2025-07-29T14:16:00Z">
              <w:rPr>
                <w:rFonts w:ascii="Helvetica Neue" w:hAnsi="Helvetica Neue" w:cs="Helvetica Neue"/>
                <w:sz w:val="26"/>
                <w:szCs w:val="26"/>
              </w:rPr>
            </w:rPrChange>
          </w:rPr>
          <w:t xml:space="preserve">Lang, Kevin, and Ariella Kahn-Lang Spitzer. 2020. "Race Discrimination: An Economic Perspective." </w:t>
        </w:r>
        <w:r w:rsidRPr="000D2632">
          <w:rPr>
            <w:rPrChange w:id="6048" w:author="Mosi Adesina Ifatunji" w:date="2025-07-29T09:16:00Z" w16du:dateUtc="2025-07-29T14:16:00Z">
              <w:rPr>
                <w:rFonts w:ascii="Helvetica Neue" w:hAnsi="Helvetica Neue" w:cs="Helvetica Neue"/>
                <w:i/>
                <w:iCs/>
                <w:sz w:val="26"/>
                <w:szCs w:val="26"/>
              </w:rPr>
            </w:rPrChange>
          </w:rPr>
          <w:t>Journal of Economic Perspectives</w:t>
        </w:r>
        <w:r w:rsidRPr="000D2632">
          <w:rPr>
            <w:rPrChange w:id="6049" w:author="Mosi Adesina Ifatunji" w:date="2025-07-29T09:16:00Z" w16du:dateUtc="2025-07-29T14:16:00Z">
              <w:rPr>
                <w:rFonts w:ascii="Helvetica Neue" w:hAnsi="Helvetica Neue" w:cs="Helvetica Neue"/>
                <w:sz w:val="26"/>
                <w:szCs w:val="26"/>
              </w:rPr>
            </w:rPrChange>
          </w:rPr>
          <w:t xml:space="preserve"> 34(2):68–89.</w:t>
        </w:r>
      </w:ins>
    </w:p>
    <w:p w14:paraId="47C77924" w14:textId="77777777" w:rsidR="00EB51D7" w:rsidRPr="000D2632" w:rsidRDefault="00EB51D7">
      <w:pPr>
        <w:rPr>
          <w:ins w:id="6050" w:author="Mosi Adesina Ifatunji" w:date="2025-06-17T18:31:00Z" w16du:dateUtc="2025-06-17T23:31:00Z"/>
          <w:rPrChange w:id="6051" w:author="Mosi Adesina Ifatunji" w:date="2025-07-29T09:16:00Z" w16du:dateUtc="2025-07-29T14:16:00Z">
            <w:rPr>
              <w:ins w:id="6052" w:author="Mosi Adesina Ifatunji" w:date="2025-06-17T18:31:00Z" w16du:dateUtc="2025-06-17T23:31:00Z"/>
              <w:rFonts w:ascii="Helvetica Neue" w:hAnsi="Helvetica Neue" w:cs="Helvetica Neue"/>
              <w:sz w:val="26"/>
              <w:szCs w:val="26"/>
            </w:rPr>
          </w:rPrChange>
        </w:rPr>
        <w:pPrChange w:id="6053" w:author="Mosi Adesina Ifatunji" w:date="2025-10-21T19:50:00Z" w16du:dateUtc="2025-10-22T00:50:00Z">
          <w:pPr>
            <w:autoSpaceDE w:val="0"/>
            <w:autoSpaceDN w:val="0"/>
            <w:adjustRightInd w:val="0"/>
            <w:ind w:right="-720"/>
          </w:pPr>
        </w:pPrChange>
      </w:pPr>
    </w:p>
    <w:p w14:paraId="31FAAEEE" w14:textId="77777777" w:rsidR="0047454B" w:rsidRPr="000D2632" w:rsidRDefault="0047454B">
      <w:pPr>
        <w:rPr>
          <w:ins w:id="6054" w:author="Mosi Adesina Ifatunji" w:date="2025-06-17T18:31:00Z" w16du:dateUtc="2025-06-17T23:31:00Z"/>
          <w:rPrChange w:id="6055" w:author="Mosi Adesina Ifatunji" w:date="2025-07-29T09:16:00Z" w16du:dateUtc="2025-07-29T14:16:00Z">
            <w:rPr>
              <w:ins w:id="6056" w:author="Mosi Adesina Ifatunji" w:date="2025-06-17T18:31:00Z" w16du:dateUtc="2025-06-17T23:31:00Z"/>
              <w:rFonts w:ascii="Helvetica Neue" w:hAnsi="Helvetica Neue" w:cs="Helvetica Neue"/>
              <w:sz w:val="26"/>
              <w:szCs w:val="26"/>
            </w:rPr>
          </w:rPrChange>
        </w:rPr>
        <w:pPrChange w:id="6057" w:author="Mosi Adesina Ifatunji" w:date="2025-10-21T19:50:00Z" w16du:dateUtc="2025-10-22T00:50:00Z">
          <w:pPr>
            <w:autoSpaceDE w:val="0"/>
            <w:autoSpaceDN w:val="0"/>
            <w:adjustRightInd w:val="0"/>
            <w:ind w:left="720" w:right="-720" w:hanging="720"/>
          </w:pPr>
        </w:pPrChange>
      </w:pPr>
      <w:ins w:id="6058" w:author="Mosi Adesina Ifatunji" w:date="2025-06-17T18:31:00Z" w16du:dateUtc="2025-06-17T23:31:00Z">
        <w:r w:rsidRPr="000D2632">
          <w:rPr>
            <w:rPrChange w:id="6059" w:author="Mosi Adesina Ifatunji" w:date="2025-07-29T09:16:00Z" w16du:dateUtc="2025-07-29T14:16:00Z">
              <w:rPr>
                <w:rFonts w:ascii="Helvetica Neue" w:hAnsi="Helvetica Neue" w:cs="Helvetica Neue"/>
                <w:sz w:val="26"/>
                <w:szCs w:val="26"/>
              </w:rPr>
            </w:rPrChange>
          </w:rPr>
          <w:t xml:space="preserve">Lippens, Louis, Stijn Baert, Abel Ghekiere, Pieter-Paul Verhaeghe, and Eva Derous. 2022. "Is </w:t>
        </w:r>
        <w:proofErr w:type="spellStart"/>
        <w:r w:rsidRPr="000D2632">
          <w:rPr>
            <w:rPrChange w:id="6060" w:author="Mosi Adesina Ifatunji" w:date="2025-07-29T09:16:00Z" w16du:dateUtc="2025-07-29T14:16:00Z">
              <w:rPr>
                <w:rFonts w:ascii="Helvetica Neue" w:hAnsi="Helvetica Neue" w:cs="Helvetica Neue"/>
                <w:sz w:val="26"/>
                <w:szCs w:val="26"/>
              </w:rPr>
            </w:rPrChange>
          </w:rPr>
          <w:t>labour</w:t>
        </w:r>
        <w:proofErr w:type="spellEnd"/>
        <w:r w:rsidRPr="000D2632">
          <w:rPr>
            <w:rPrChange w:id="6061" w:author="Mosi Adesina Ifatunji" w:date="2025-07-29T09:16:00Z" w16du:dateUtc="2025-07-29T14:16:00Z">
              <w:rPr>
                <w:rFonts w:ascii="Helvetica Neue" w:hAnsi="Helvetica Neue" w:cs="Helvetica Neue"/>
                <w:sz w:val="26"/>
                <w:szCs w:val="26"/>
              </w:rPr>
            </w:rPrChange>
          </w:rPr>
          <w:t xml:space="preserve"> market discrimination against ethnic minorities better explained by taste or statistics? A systematic review of the empirical evidence." </w:t>
        </w:r>
        <w:r w:rsidRPr="000D2632">
          <w:rPr>
            <w:rPrChange w:id="6062" w:author="Mosi Adesina Ifatunji" w:date="2025-07-29T09:16:00Z" w16du:dateUtc="2025-07-29T14:16:00Z">
              <w:rPr>
                <w:rFonts w:ascii="Helvetica Neue" w:hAnsi="Helvetica Neue" w:cs="Helvetica Neue"/>
                <w:i/>
                <w:iCs/>
                <w:sz w:val="26"/>
                <w:szCs w:val="26"/>
              </w:rPr>
            </w:rPrChange>
          </w:rPr>
          <w:t>Journal of Ethnic and Migration Studies</w:t>
        </w:r>
        <w:r w:rsidRPr="000D2632">
          <w:rPr>
            <w:rPrChange w:id="6063" w:author="Mosi Adesina Ifatunji" w:date="2025-07-29T09:16:00Z" w16du:dateUtc="2025-07-29T14:16:00Z">
              <w:rPr>
                <w:rFonts w:ascii="Helvetica Neue" w:hAnsi="Helvetica Neue" w:cs="Helvetica Neue"/>
                <w:sz w:val="26"/>
                <w:szCs w:val="26"/>
              </w:rPr>
            </w:rPrChange>
          </w:rPr>
          <w:t xml:space="preserve"> 48(17):4243–76.</w:t>
        </w:r>
      </w:ins>
    </w:p>
    <w:p w14:paraId="79159BE0" w14:textId="77777777" w:rsidR="0047454B" w:rsidRPr="000D2632" w:rsidRDefault="0047454B">
      <w:pPr>
        <w:rPr>
          <w:ins w:id="6064" w:author="Mosi Adesina Ifatunji" w:date="2025-06-17T18:31:00Z" w16du:dateUtc="2025-06-17T23:31:00Z"/>
          <w:rPrChange w:id="6065" w:author="Mosi Adesina Ifatunji" w:date="2025-07-29T09:16:00Z" w16du:dateUtc="2025-07-29T14:16:00Z">
            <w:rPr>
              <w:ins w:id="6066" w:author="Mosi Adesina Ifatunji" w:date="2025-06-17T18:31:00Z" w16du:dateUtc="2025-06-17T23:31:00Z"/>
              <w:rFonts w:ascii="Helvetica Neue" w:hAnsi="Helvetica Neue" w:cs="Helvetica Neue"/>
              <w:sz w:val="26"/>
              <w:szCs w:val="26"/>
            </w:rPr>
          </w:rPrChange>
        </w:rPr>
        <w:pPrChange w:id="6067" w:author="Mosi Adesina Ifatunji" w:date="2025-10-21T19:50:00Z" w16du:dateUtc="2025-10-22T00:50:00Z">
          <w:pPr>
            <w:autoSpaceDE w:val="0"/>
            <w:autoSpaceDN w:val="0"/>
            <w:adjustRightInd w:val="0"/>
            <w:ind w:right="-720"/>
          </w:pPr>
        </w:pPrChange>
      </w:pPr>
    </w:p>
    <w:p w14:paraId="5CC2805A" w14:textId="77777777" w:rsidR="0007781E" w:rsidRPr="000D2632" w:rsidRDefault="0007781E">
      <w:pPr>
        <w:rPr>
          <w:ins w:id="6068" w:author="Mosi Adesina Ifatunji" w:date="2025-06-17T18:37:00Z" w16du:dateUtc="2025-06-17T23:37:00Z"/>
          <w:rPrChange w:id="6069" w:author="Mosi Adesina Ifatunji" w:date="2025-07-29T09:16:00Z" w16du:dateUtc="2025-07-29T14:16:00Z">
            <w:rPr>
              <w:ins w:id="6070" w:author="Mosi Adesina Ifatunji" w:date="2025-06-17T18:37:00Z" w16du:dateUtc="2025-06-17T23:37:00Z"/>
              <w:rFonts w:ascii="Helvetica Neue" w:hAnsi="Helvetica Neue" w:cs="Helvetica Neue"/>
              <w:sz w:val="26"/>
              <w:szCs w:val="26"/>
            </w:rPr>
          </w:rPrChange>
        </w:rPr>
        <w:pPrChange w:id="6071" w:author="Mosi Adesina Ifatunji" w:date="2025-10-21T19:50:00Z" w16du:dateUtc="2025-10-22T00:50:00Z">
          <w:pPr>
            <w:autoSpaceDE w:val="0"/>
            <w:autoSpaceDN w:val="0"/>
            <w:adjustRightInd w:val="0"/>
            <w:ind w:left="720" w:right="-720" w:hanging="720"/>
          </w:pPr>
        </w:pPrChange>
      </w:pPr>
      <w:ins w:id="6072" w:author="Mosi Adesina Ifatunji" w:date="2025-06-17T18:37:00Z" w16du:dateUtc="2025-06-17T23:37:00Z">
        <w:r w:rsidRPr="000D2632">
          <w:rPr>
            <w:rPrChange w:id="6073" w:author="Mosi Adesina Ifatunji" w:date="2025-07-29T09:16:00Z" w16du:dateUtc="2025-07-29T14:16:00Z">
              <w:rPr>
                <w:rFonts w:ascii="Helvetica Neue" w:hAnsi="Helvetica Neue" w:cs="Helvetica Neue"/>
                <w:sz w:val="26"/>
                <w:szCs w:val="26"/>
              </w:rPr>
            </w:rPrChange>
          </w:rPr>
          <w:t xml:space="preserve">Bohren, J. Aislinn, Kareem Haggag, Alex Imas, and Devin G. Pope. 2025. "Inaccurate Statistical Discrimination: An Identification Problem." </w:t>
        </w:r>
        <w:r w:rsidRPr="000D2632">
          <w:rPr>
            <w:rPrChange w:id="6074" w:author="Mosi Adesina Ifatunji" w:date="2025-07-29T09:16:00Z" w16du:dateUtc="2025-07-29T14:16:00Z">
              <w:rPr>
                <w:rFonts w:ascii="Helvetica Neue" w:hAnsi="Helvetica Neue" w:cs="Helvetica Neue"/>
                <w:i/>
                <w:iCs/>
                <w:sz w:val="26"/>
                <w:szCs w:val="26"/>
              </w:rPr>
            </w:rPrChange>
          </w:rPr>
          <w:t>Review of Economics and Statistics</w:t>
        </w:r>
        <w:r w:rsidRPr="000D2632">
          <w:rPr>
            <w:rPrChange w:id="6075" w:author="Mosi Adesina Ifatunji" w:date="2025-07-29T09:16:00Z" w16du:dateUtc="2025-07-29T14:16:00Z">
              <w:rPr>
                <w:rFonts w:ascii="Helvetica Neue" w:hAnsi="Helvetica Neue" w:cs="Helvetica Neue"/>
                <w:sz w:val="26"/>
                <w:szCs w:val="26"/>
              </w:rPr>
            </w:rPrChange>
          </w:rPr>
          <w:t xml:space="preserve"> X(X):1–16.</w:t>
        </w:r>
      </w:ins>
    </w:p>
    <w:p w14:paraId="2CC2D99C" w14:textId="77777777" w:rsidR="0007781E" w:rsidRPr="000D2632" w:rsidRDefault="0007781E">
      <w:pPr>
        <w:rPr>
          <w:ins w:id="6076" w:author="Mosi Adesina Ifatunji" w:date="2025-06-17T18:37:00Z" w16du:dateUtc="2025-06-17T23:37:00Z"/>
          <w:rPrChange w:id="6077" w:author="Mosi Adesina Ifatunji" w:date="2025-07-29T09:16:00Z" w16du:dateUtc="2025-07-29T14:16:00Z">
            <w:rPr>
              <w:ins w:id="6078" w:author="Mosi Adesina Ifatunji" w:date="2025-06-17T18:37:00Z" w16du:dateUtc="2025-06-17T23:37:00Z"/>
              <w:rFonts w:ascii="Helvetica Neue" w:hAnsi="Helvetica Neue" w:cs="Helvetica Neue"/>
              <w:sz w:val="26"/>
              <w:szCs w:val="26"/>
            </w:rPr>
          </w:rPrChange>
        </w:rPr>
        <w:pPrChange w:id="6079" w:author="Mosi Adesina Ifatunji" w:date="2025-10-21T19:50:00Z" w16du:dateUtc="2025-10-22T00:50:00Z">
          <w:pPr>
            <w:autoSpaceDE w:val="0"/>
            <w:autoSpaceDN w:val="0"/>
            <w:adjustRightInd w:val="0"/>
            <w:ind w:right="-720"/>
          </w:pPr>
        </w:pPrChange>
      </w:pPr>
    </w:p>
    <w:p w14:paraId="64FD1934" w14:textId="02518F87" w:rsidR="00405DF0" w:rsidRPr="000D2632" w:rsidRDefault="00405DF0">
      <w:pPr>
        <w:rPr>
          <w:ins w:id="6080" w:author="Mosi Adesina Ifatunji" w:date="2025-06-17T13:51:00Z" w16du:dateUtc="2025-06-17T18:51:00Z"/>
          <w:highlight w:val="lightGray"/>
        </w:rPr>
        <w:pPrChange w:id="6081" w:author="Mosi Adesina Ifatunji" w:date="2025-10-21T19:50:00Z" w16du:dateUtc="2025-10-22T00:50:00Z">
          <w:pPr>
            <w:spacing w:line="264" w:lineRule="auto"/>
          </w:pPr>
        </w:pPrChange>
      </w:pPr>
    </w:p>
    <w:p w14:paraId="1BA158CC" w14:textId="77777777" w:rsidR="00102D70" w:rsidRPr="000D2632" w:rsidRDefault="00102D70">
      <w:pPr>
        <w:rPr>
          <w:ins w:id="6082" w:author="Mosi Adesina Ifatunji" w:date="2025-07-25T13:26:00Z" w16du:dateUtc="2025-07-25T18:26:00Z"/>
          <w:highlight w:val="lightGray"/>
        </w:rPr>
        <w:pPrChange w:id="6083" w:author="Mosi Adesina Ifatunji" w:date="2025-10-21T19:50:00Z" w16du:dateUtc="2025-10-22T00:50:00Z">
          <w:pPr>
            <w:pStyle w:val="Heading3"/>
          </w:pPr>
        </w:pPrChange>
      </w:pPr>
    </w:p>
    <w:p w14:paraId="6134CD54" w14:textId="77777777" w:rsidR="00102D70" w:rsidRPr="000D2632" w:rsidRDefault="00102D70">
      <w:pPr>
        <w:rPr>
          <w:ins w:id="6084" w:author="Mosi Adesina Ifatunji" w:date="2025-07-25T13:26:00Z" w16du:dateUtc="2025-07-25T18:26:00Z"/>
          <w:highlight w:val="lightGray"/>
        </w:rPr>
        <w:pPrChange w:id="6085" w:author="Mosi Adesina Ifatunji" w:date="2025-10-21T19:50:00Z" w16du:dateUtc="2025-10-22T00:50:00Z">
          <w:pPr>
            <w:pStyle w:val="Heading3"/>
          </w:pPr>
        </w:pPrChange>
      </w:pPr>
    </w:p>
    <w:p w14:paraId="4788BC60" w14:textId="77777777" w:rsidR="00102D70" w:rsidRDefault="00102D70" w:rsidP="007B100A">
      <w:pPr>
        <w:rPr>
          <w:ins w:id="6086" w:author="Mosi Adesina Ifatunji" w:date="2025-07-25T13:26:00Z" w16du:dateUtc="2025-07-25T18:26:00Z"/>
          <w:b/>
          <w:color w:val="070707"/>
          <w:szCs w:val="28"/>
          <w:highlight w:val="lightGray"/>
        </w:rPr>
      </w:pPr>
      <w:ins w:id="6087" w:author="Mosi Adesina Ifatunji" w:date="2025-07-25T13:26:00Z" w16du:dateUtc="2025-07-25T18:26:00Z">
        <w:r w:rsidRPr="000D2632">
          <w:rPr>
            <w:highlight w:val="lightGray"/>
          </w:rPr>
          <w:br w:type="page"/>
        </w:r>
      </w:ins>
    </w:p>
    <w:p w14:paraId="168085A1" w14:textId="4AE4D33E" w:rsidR="00405DF0" w:rsidRPr="00B92532" w:rsidRDefault="00405DF0" w:rsidP="007B100A">
      <w:pPr>
        <w:pStyle w:val="Heading3"/>
        <w:rPr>
          <w:ins w:id="6088" w:author="Mosi Adesina Ifatunji" w:date="2025-06-17T13:51:00Z" w16du:dateUtc="2025-06-17T18:51:00Z"/>
          <w:rStyle w:val="s1"/>
          <w:b w:val="0"/>
          <w:color w:val="auto"/>
          <w:szCs w:val="24"/>
        </w:rPr>
      </w:pPr>
      <w:ins w:id="6089" w:author="Mosi Adesina Ifatunji" w:date="2025-06-17T13:51:00Z" w16du:dateUtc="2025-06-17T18:51:00Z">
        <w:r w:rsidRPr="00B92532">
          <w:rPr>
            <w:highlight w:val="lightGray"/>
          </w:rPr>
          <w:lastRenderedPageBreak/>
          <w:t>[</w:t>
        </w:r>
        <w:bookmarkStart w:id="6090" w:name="audit_studies"/>
        <w:r w:rsidRPr="00B92532">
          <w:rPr>
            <w:rStyle w:val="s1"/>
            <w:szCs w:val="24"/>
            <w:highlight w:val="lightGray"/>
          </w:rPr>
          <w:t>Audit Studies]</w:t>
        </w:r>
        <w:bookmarkEnd w:id="6090"/>
      </w:ins>
    </w:p>
    <w:p w14:paraId="6B941F17" w14:textId="77777777" w:rsidR="00BC4BC4" w:rsidRPr="00B92532" w:rsidRDefault="00BC4BC4" w:rsidP="007B100A">
      <w:pPr>
        <w:rPr>
          <w:ins w:id="6091" w:author="Mosi Adesina Ifatunji" w:date="2025-07-11T10:47:00Z" w16du:dateUtc="2025-07-11T15:47:00Z"/>
          <w:rStyle w:val="s1"/>
        </w:rPr>
      </w:pPr>
    </w:p>
    <w:p w14:paraId="32A90ACF"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092" w:author="Mosi Adesina Ifatunji" w:date="2025-07-11T10:47:00Z" w16du:dateUtc="2025-07-11T15:47:00Z"/>
          <w:color w:val="000000"/>
          <w:rPrChange w:id="6093" w:author="Mosi Adesina Ifatunji" w:date="2025-07-17T11:52:00Z" w16du:dateUtc="2025-07-17T16:52:00Z">
            <w:rPr>
              <w:ins w:id="6094" w:author="Mosi Adesina Ifatunji" w:date="2025-07-11T10:47:00Z" w16du:dateUtc="2025-07-11T15:47:00Z"/>
              <w:rFonts w:ascii="Helvetica Neue" w:hAnsi="Helvetica Neue" w:cs="Helvetica Neue"/>
              <w:color w:val="000000"/>
              <w:sz w:val="26"/>
              <w:szCs w:val="26"/>
            </w:rPr>
          </w:rPrChange>
        </w:rPr>
      </w:pPr>
      <w:ins w:id="6095" w:author="Mosi Adesina Ifatunji" w:date="2025-07-11T10:47:00Z" w16du:dateUtc="2025-07-11T15:47:00Z">
        <w:r w:rsidRPr="006B17C5">
          <w:rPr>
            <w:color w:val="000000"/>
            <w:rPrChange w:id="6096" w:author="Mosi Adesina Ifatunji" w:date="2025-07-17T11:52:00Z" w16du:dateUtc="2025-07-17T16:52:00Z">
              <w:rPr>
                <w:rFonts w:ascii="Helvetica Neue" w:hAnsi="Helvetica Neue" w:cs="Helvetica Neue"/>
                <w:color w:val="000000"/>
                <w:sz w:val="26"/>
                <w:szCs w:val="26"/>
              </w:rPr>
            </w:rPrChange>
          </w:rPr>
          <w:t xml:space="preserve">Lincoln Quillian, John J. Lee, and Mariana Oliver’s meta-analysis of field experiments provides robust empirical evidence that racial discrimination in hiring is not confined to initial screening but is pervasive throughout the hiring process—including after minority candidates receive a callback for interview. Their findings show that majority applicants not only receive more callbacks but are also far more likely to receive job offers than equally qualified minority applicants, with additional discrimination accumulating at later stages. This evidence supports Ray’s theory that organizations systematically privilege Whiteness as an invisible </w:t>
        </w:r>
        <w:proofErr w:type="gramStart"/>
        <w:r w:rsidRPr="006B17C5">
          <w:rPr>
            <w:color w:val="000000"/>
            <w:rPrChange w:id="6097" w:author="Mosi Adesina Ifatunji" w:date="2025-07-17T11:52:00Z" w16du:dateUtc="2025-07-17T16:52:00Z">
              <w:rPr>
                <w:rFonts w:ascii="Helvetica Neue" w:hAnsi="Helvetica Neue" w:cs="Helvetica Neue"/>
                <w:color w:val="000000"/>
                <w:sz w:val="26"/>
                <w:szCs w:val="26"/>
              </w:rPr>
            </w:rPrChange>
          </w:rPr>
          <w:t>credential, and</w:t>
        </w:r>
        <w:proofErr w:type="gramEnd"/>
        <w:r w:rsidRPr="006B17C5">
          <w:rPr>
            <w:color w:val="000000"/>
            <w:rPrChange w:id="6098" w:author="Mosi Adesina Ifatunji" w:date="2025-07-17T11:52:00Z" w16du:dateUtc="2025-07-17T16:52:00Z">
              <w:rPr>
                <w:rFonts w:ascii="Helvetica Neue" w:hAnsi="Helvetica Neue" w:cs="Helvetica Neue"/>
                <w:color w:val="000000"/>
                <w:sz w:val="26"/>
                <w:szCs w:val="26"/>
              </w:rPr>
            </w:rPrChange>
          </w:rPr>
          <w:t xml:space="preserve"> reinforces Hambrick and Mason’s argument that the values and biases of organizational decision-makers shape key outcomes at each stage (Quillian et al. 2020:732–759</w:t>
        </w:r>
        <w:proofErr w:type="gramStart"/>
        <w:r w:rsidRPr="006B17C5">
          <w:rPr>
            <w:color w:val="000000"/>
            <w:rPrChange w:id="6099" w:author="Mosi Adesina Ifatunji" w:date="2025-07-17T11:52:00Z" w16du:dateUtc="2025-07-17T16:52:00Z">
              <w:rPr>
                <w:rFonts w:ascii="Helvetica Neue" w:hAnsi="Helvetica Neue" w:cs="Helvetica Neue"/>
                <w:color w:val="000000"/>
                <w:sz w:val="26"/>
                <w:szCs w:val="26"/>
              </w:rPr>
            </w:rPrChange>
          </w:rPr>
          <w:t>) .</w:t>
        </w:r>
        <w:proofErr w:type="gramEnd"/>
      </w:ins>
    </w:p>
    <w:p w14:paraId="7FC946F9"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00" w:author="Mosi Adesina Ifatunji" w:date="2025-07-11T10:47:00Z" w16du:dateUtc="2025-07-11T15:47:00Z"/>
          <w:color w:val="000000"/>
          <w:rPrChange w:id="6101" w:author="Mosi Adesina Ifatunji" w:date="2025-07-17T11:52:00Z" w16du:dateUtc="2025-07-17T16:52:00Z">
            <w:rPr>
              <w:ins w:id="6102" w:author="Mosi Adesina Ifatunji" w:date="2025-07-11T10:47:00Z" w16du:dateUtc="2025-07-11T15:47:00Z"/>
              <w:rFonts w:ascii="Helvetica Neue" w:hAnsi="Helvetica Neue" w:cs="Helvetica Neue"/>
              <w:color w:val="000000"/>
              <w:sz w:val="26"/>
              <w:szCs w:val="26"/>
            </w:rPr>
          </w:rPrChange>
        </w:rPr>
      </w:pPr>
    </w:p>
    <w:p w14:paraId="1A106C49"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03" w:author="Mosi Adesina Ifatunji" w:date="2025-07-11T10:47:00Z" w16du:dateUtc="2025-07-11T15:47:00Z"/>
          <w:color w:val="000000"/>
          <w:rPrChange w:id="6104" w:author="Mosi Adesina Ifatunji" w:date="2025-07-17T11:52:00Z" w16du:dateUtc="2025-07-17T16:52:00Z">
            <w:rPr>
              <w:ins w:id="6105" w:author="Mosi Adesina Ifatunji" w:date="2025-07-11T10:47:00Z" w16du:dateUtc="2025-07-11T15:47:00Z"/>
              <w:rFonts w:ascii="Helvetica Neue" w:hAnsi="Helvetica Neue" w:cs="Helvetica Neue"/>
              <w:color w:val="000000"/>
              <w:sz w:val="26"/>
              <w:szCs w:val="26"/>
            </w:rPr>
          </w:rPrChange>
        </w:rPr>
      </w:pPr>
      <w:ins w:id="6106" w:author="Mosi Adesina Ifatunji" w:date="2025-07-11T10:47:00Z" w16du:dateUtc="2025-07-11T15:47:00Z">
        <w:r w:rsidRPr="006B17C5">
          <w:rPr>
            <w:color w:val="000000"/>
            <w:rPrChange w:id="6107" w:author="Mosi Adesina Ifatunji" w:date="2025-07-17T11:52:00Z" w16du:dateUtc="2025-07-17T16:52:00Z">
              <w:rPr>
                <w:rFonts w:ascii="Helvetica Neue" w:hAnsi="Helvetica Neue" w:cs="Helvetica Neue"/>
                <w:color w:val="000000"/>
                <w:sz w:val="26"/>
                <w:szCs w:val="26"/>
              </w:rPr>
            </w:rPrChange>
          </w:rPr>
          <w:t>“Our sample includes 12 studies encompassing more than 13,000 job applications. We find considerable additional discrimination in hiring after the callback: majority applicants in our sample receive 53% more callbacks than comparable minority applicants, but majority applicants receive 145% more job offers than comparable minority applicants. The additional discrimination from interview to job offer is weakly correlated (r = 0.21) with the level of discrimination earlier in the hiring process” (Quillian et al. 2020:732</w:t>
        </w:r>
        <w:proofErr w:type="gramStart"/>
        <w:r w:rsidRPr="006B17C5">
          <w:rPr>
            <w:color w:val="000000"/>
            <w:rPrChange w:id="6108" w:author="Mosi Adesina Ifatunji" w:date="2025-07-17T11:52:00Z" w16du:dateUtc="2025-07-17T16:52:00Z">
              <w:rPr>
                <w:rFonts w:ascii="Helvetica Neue" w:hAnsi="Helvetica Neue" w:cs="Helvetica Neue"/>
                <w:color w:val="000000"/>
                <w:sz w:val="26"/>
                <w:szCs w:val="26"/>
              </w:rPr>
            </w:rPrChange>
          </w:rPr>
          <w:t>) .</w:t>
        </w:r>
        <w:proofErr w:type="gramEnd"/>
      </w:ins>
    </w:p>
    <w:p w14:paraId="1ACF98E8"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09" w:author="Mosi Adesina Ifatunji" w:date="2025-07-11T10:47:00Z" w16du:dateUtc="2025-07-11T15:47:00Z"/>
          <w:color w:val="000000"/>
          <w:rPrChange w:id="6110" w:author="Mosi Adesina Ifatunji" w:date="2025-07-17T11:52:00Z" w16du:dateUtc="2025-07-17T16:52:00Z">
            <w:rPr>
              <w:ins w:id="6111" w:author="Mosi Adesina Ifatunji" w:date="2025-07-11T10:47:00Z" w16du:dateUtc="2025-07-11T15:47:00Z"/>
              <w:rFonts w:ascii="Helvetica Neue" w:hAnsi="Helvetica Neue" w:cs="Helvetica Neue"/>
              <w:color w:val="000000"/>
              <w:sz w:val="26"/>
              <w:szCs w:val="26"/>
            </w:rPr>
          </w:rPrChange>
        </w:rPr>
      </w:pPr>
    </w:p>
    <w:p w14:paraId="0316F222"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12" w:author="Mosi Adesina Ifatunji" w:date="2025-07-11T10:47:00Z" w16du:dateUtc="2025-07-11T15:47:00Z"/>
          <w:color w:val="000000"/>
          <w:rPrChange w:id="6113" w:author="Mosi Adesina Ifatunji" w:date="2025-07-17T11:52:00Z" w16du:dateUtc="2025-07-17T16:52:00Z">
            <w:rPr>
              <w:ins w:id="6114" w:author="Mosi Adesina Ifatunji" w:date="2025-07-11T10:47:00Z" w16du:dateUtc="2025-07-11T15:47:00Z"/>
              <w:rFonts w:ascii="Helvetica Neue" w:hAnsi="Helvetica Neue" w:cs="Helvetica Neue"/>
              <w:color w:val="000000"/>
              <w:sz w:val="26"/>
              <w:szCs w:val="26"/>
            </w:rPr>
          </w:rPrChange>
        </w:rPr>
      </w:pPr>
      <w:ins w:id="6115" w:author="Mosi Adesina Ifatunji" w:date="2025-07-11T10:47:00Z" w16du:dateUtc="2025-07-11T15:47:00Z">
        <w:r w:rsidRPr="006B17C5">
          <w:rPr>
            <w:color w:val="000000"/>
            <w:rPrChange w:id="6116" w:author="Mosi Adesina Ifatunji" w:date="2025-07-17T11:52:00Z" w16du:dateUtc="2025-07-17T16:52:00Z">
              <w:rPr>
                <w:rFonts w:ascii="Helvetica Neue" w:hAnsi="Helvetica Neue" w:cs="Helvetica Neue"/>
                <w:color w:val="000000"/>
                <w:sz w:val="26"/>
                <w:szCs w:val="26"/>
              </w:rPr>
            </w:rPrChange>
          </w:rPr>
          <w:t>“Most field experiments of hiring, however, only observe whether the applicant receives an invitation to interview, called the ‘callback.’ How adequate is our understanding of discrimination in the hiring process based on an assessment of discrimination in callbacks, when the ultimate subject of interest is discrimination in job offers? … We find considerable additional discrimination in hiring after the callback… studies that only use callbacks seriously underestimate the complete extent of discrimination in the hiring process” (Quillian et al. 2020:732–734</w:t>
        </w:r>
        <w:proofErr w:type="gramStart"/>
        <w:r w:rsidRPr="006B17C5">
          <w:rPr>
            <w:color w:val="000000"/>
            <w:rPrChange w:id="6117" w:author="Mosi Adesina Ifatunji" w:date="2025-07-17T11:52:00Z" w16du:dateUtc="2025-07-17T16:52:00Z">
              <w:rPr>
                <w:rFonts w:ascii="Helvetica Neue" w:hAnsi="Helvetica Neue" w:cs="Helvetica Neue"/>
                <w:color w:val="000000"/>
                <w:sz w:val="26"/>
                <w:szCs w:val="26"/>
              </w:rPr>
            </w:rPrChange>
          </w:rPr>
          <w:t>) .</w:t>
        </w:r>
        <w:proofErr w:type="gramEnd"/>
      </w:ins>
    </w:p>
    <w:p w14:paraId="420E7735"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18" w:author="Mosi Adesina Ifatunji" w:date="2025-07-11T10:47:00Z" w16du:dateUtc="2025-07-11T15:47:00Z"/>
          <w:color w:val="000000"/>
          <w:rPrChange w:id="6119" w:author="Mosi Adesina Ifatunji" w:date="2025-07-17T11:52:00Z" w16du:dateUtc="2025-07-17T16:52:00Z">
            <w:rPr>
              <w:ins w:id="6120" w:author="Mosi Adesina Ifatunji" w:date="2025-07-11T10:47:00Z" w16du:dateUtc="2025-07-11T15:47:00Z"/>
              <w:rFonts w:ascii="Helvetica Neue" w:hAnsi="Helvetica Neue" w:cs="Helvetica Neue"/>
              <w:color w:val="000000"/>
              <w:sz w:val="26"/>
              <w:szCs w:val="26"/>
            </w:rPr>
          </w:rPrChange>
        </w:rPr>
      </w:pPr>
    </w:p>
    <w:p w14:paraId="2253AC04"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21" w:author="Mosi Adesina Ifatunji" w:date="2025-07-11T10:47:00Z" w16du:dateUtc="2025-07-11T15:47:00Z"/>
          <w:color w:val="000000"/>
          <w:rPrChange w:id="6122" w:author="Mosi Adesina Ifatunji" w:date="2025-07-17T11:52:00Z" w16du:dateUtc="2025-07-17T16:52:00Z">
            <w:rPr>
              <w:ins w:id="6123" w:author="Mosi Adesina Ifatunji" w:date="2025-07-11T10:47:00Z" w16du:dateUtc="2025-07-11T15:47:00Z"/>
              <w:rFonts w:ascii="Helvetica Neue" w:hAnsi="Helvetica Neue" w:cs="Helvetica Neue"/>
              <w:color w:val="000000"/>
              <w:sz w:val="26"/>
              <w:szCs w:val="26"/>
            </w:rPr>
          </w:rPrChange>
        </w:rPr>
      </w:pPr>
      <w:ins w:id="6124" w:author="Mosi Adesina Ifatunji" w:date="2025-07-11T10:47:00Z" w16du:dateUtc="2025-07-11T15:47:00Z">
        <w:r w:rsidRPr="006B17C5">
          <w:rPr>
            <w:color w:val="000000"/>
            <w:rPrChange w:id="6125" w:author="Mosi Adesina Ifatunji" w:date="2025-07-17T11:52:00Z" w16du:dateUtc="2025-07-17T16:52:00Z">
              <w:rPr>
                <w:rFonts w:ascii="Helvetica Neue" w:hAnsi="Helvetica Neue" w:cs="Helvetica Neue"/>
                <w:color w:val="000000"/>
                <w:sz w:val="26"/>
                <w:szCs w:val="26"/>
              </w:rPr>
            </w:rPrChange>
          </w:rPr>
          <w:t>“Discrimination may be present in the second stage for several reasons: employers may miss clues indicating an applicant’s race in the resume; employers may respond differently to race in the face-to-face context of the interview than in the abstracted context of reading a resume; the decision maker from interview to job offer may be different than the person selecting candidates to interview; or employers may select employees in the interview stage in part based on ‘cultural fit’ in ways that produce discrimination” (Quillian et al. 2020:733) .</w:t>
        </w:r>
      </w:ins>
    </w:p>
    <w:p w14:paraId="58D49C79"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26" w:author="Mosi Adesina Ifatunji" w:date="2025-07-11T10:47:00Z" w16du:dateUtc="2025-07-11T15:47:00Z"/>
          <w:color w:val="000000"/>
          <w:rPrChange w:id="6127" w:author="Mosi Adesina Ifatunji" w:date="2025-07-17T11:52:00Z" w16du:dateUtc="2025-07-17T16:52:00Z">
            <w:rPr>
              <w:ins w:id="6128" w:author="Mosi Adesina Ifatunji" w:date="2025-07-11T10:47:00Z" w16du:dateUtc="2025-07-11T15:47:00Z"/>
              <w:rFonts w:ascii="Helvetica Neue" w:hAnsi="Helvetica Neue" w:cs="Helvetica Neue"/>
              <w:color w:val="000000"/>
              <w:sz w:val="26"/>
              <w:szCs w:val="26"/>
            </w:rPr>
          </w:rPrChange>
        </w:rPr>
      </w:pPr>
    </w:p>
    <w:p w14:paraId="7EFAC8A1"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29" w:author="Mosi Adesina Ifatunji" w:date="2025-07-11T10:47:00Z" w16du:dateUtc="2025-07-11T15:47:00Z"/>
          <w:color w:val="000000"/>
          <w:rPrChange w:id="6130" w:author="Mosi Adesina Ifatunji" w:date="2025-07-17T11:52:00Z" w16du:dateUtc="2025-07-17T16:52:00Z">
            <w:rPr>
              <w:ins w:id="6131" w:author="Mosi Adesina Ifatunji" w:date="2025-07-11T10:47:00Z" w16du:dateUtc="2025-07-11T15:47:00Z"/>
              <w:rFonts w:ascii="Helvetica Neue" w:hAnsi="Helvetica Neue" w:cs="Helvetica Neue"/>
              <w:color w:val="000000"/>
              <w:sz w:val="26"/>
              <w:szCs w:val="26"/>
            </w:rPr>
          </w:rPrChange>
        </w:rPr>
      </w:pPr>
      <w:ins w:id="6132" w:author="Mosi Adesina Ifatunji" w:date="2025-07-11T10:47:00Z" w16du:dateUtc="2025-07-11T15:47:00Z">
        <w:r w:rsidRPr="006B17C5">
          <w:rPr>
            <w:color w:val="000000"/>
            <w:rPrChange w:id="6133" w:author="Mosi Adesina Ifatunji" w:date="2025-07-17T11:52:00Z" w16du:dateUtc="2025-07-17T16:52:00Z">
              <w:rPr>
                <w:rFonts w:ascii="Helvetica Neue" w:hAnsi="Helvetica Neue" w:cs="Helvetica Neue"/>
                <w:color w:val="000000"/>
                <w:sz w:val="26"/>
                <w:szCs w:val="26"/>
              </w:rPr>
            </w:rPrChange>
          </w:rPr>
          <w:t xml:space="preserve">“Although specifics vary, a job search often proceeds through two stages. In the first stage, applicants </w:t>
        </w:r>
        <w:proofErr w:type="gramStart"/>
        <w:r w:rsidRPr="006B17C5">
          <w:rPr>
            <w:color w:val="000000"/>
            <w:rPrChange w:id="6134" w:author="Mosi Adesina Ifatunji" w:date="2025-07-17T11:52:00Z" w16du:dateUtc="2025-07-17T16:52:00Z">
              <w:rPr>
                <w:rFonts w:ascii="Helvetica Neue" w:hAnsi="Helvetica Neue" w:cs="Helvetica Neue"/>
                <w:color w:val="000000"/>
                <w:sz w:val="26"/>
                <w:szCs w:val="26"/>
              </w:rPr>
            </w:rPrChange>
          </w:rPr>
          <w:t>submit an application</w:t>
        </w:r>
        <w:proofErr w:type="gramEnd"/>
        <w:r w:rsidRPr="006B17C5">
          <w:rPr>
            <w:color w:val="000000"/>
            <w:rPrChange w:id="6135" w:author="Mosi Adesina Ifatunji" w:date="2025-07-17T11:52:00Z" w16du:dateUtc="2025-07-17T16:52:00Z">
              <w:rPr>
                <w:rFonts w:ascii="Helvetica Neue" w:hAnsi="Helvetica Neue" w:cs="Helvetica Neue"/>
                <w:color w:val="000000"/>
                <w:sz w:val="26"/>
                <w:szCs w:val="26"/>
              </w:rPr>
            </w:rPrChange>
          </w:rPr>
          <w:t xml:space="preserve"> or resume; if successful, they receive a callback for an interview. In the second stage, applicants who received a callback are interviewed and, if successful, receive a job offer. Discrimination may be present in the second stage for several reasons… employers may respond differently to race in the face-to-face context of the interview than in the abstracted context of reading a resume… or employers may select employees in the interview stage in part based on ‘cultural fit’ in ways that produce discrimination” (Quillian et al. 2020:733–735</w:t>
        </w:r>
        <w:proofErr w:type="gramStart"/>
        <w:r w:rsidRPr="006B17C5">
          <w:rPr>
            <w:color w:val="000000"/>
            <w:rPrChange w:id="6136" w:author="Mosi Adesina Ifatunji" w:date="2025-07-17T11:52:00Z" w16du:dateUtc="2025-07-17T16:52:00Z">
              <w:rPr>
                <w:rFonts w:ascii="Helvetica Neue" w:hAnsi="Helvetica Neue" w:cs="Helvetica Neue"/>
                <w:color w:val="000000"/>
                <w:sz w:val="26"/>
                <w:szCs w:val="26"/>
              </w:rPr>
            </w:rPrChange>
          </w:rPr>
          <w:t>) .</w:t>
        </w:r>
        <w:proofErr w:type="gramEnd"/>
      </w:ins>
    </w:p>
    <w:p w14:paraId="288CB180"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37" w:author="Mosi Adesina Ifatunji" w:date="2025-07-11T10:47:00Z" w16du:dateUtc="2025-07-11T15:47:00Z"/>
          <w:color w:val="000000"/>
          <w:rPrChange w:id="6138" w:author="Mosi Adesina Ifatunji" w:date="2025-07-17T11:52:00Z" w16du:dateUtc="2025-07-17T16:52:00Z">
            <w:rPr>
              <w:ins w:id="6139" w:author="Mosi Adesina Ifatunji" w:date="2025-07-11T10:47:00Z" w16du:dateUtc="2025-07-11T15:47:00Z"/>
              <w:rFonts w:ascii="Helvetica Neue" w:hAnsi="Helvetica Neue" w:cs="Helvetica Neue"/>
              <w:color w:val="000000"/>
              <w:sz w:val="26"/>
              <w:szCs w:val="26"/>
            </w:rPr>
          </w:rPrChange>
        </w:rPr>
      </w:pPr>
    </w:p>
    <w:p w14:paraId="75EFBBA6"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40" w:author="Mosi Adesina Ifatunji" w:date="2025-07-11T10:47:00Z" w16du:dateUtc="2025-07-11T15:47:00Z"/>
          <w:color w:val="000000"/>
          <w:rPrChange w:id="6141" w:author="Mosi Adesina Ifatunji" w:date="2025-07-17T11:52:00Z" w16du:dateUtc="2025-07-17T16:52:00Z">
            <w:rPr>
              <w:ins w:id="6142" w:author="Mosi Adesina Ifatunji" w:date="2025-07-11T10:47:00Z" w16du:dateUtc="2025-07-11T15:47:00Z"/>
              <w:rFonts w:ascii="Helvetica Neue" w:hAnsi="Helvetica Neue" w:cs="Helvetica Neue"/>
              <w:color w:val="000000"/>
              <w:sz w:val="26"/>
              <w:szCs w:val="26"/>
            </w:rPr>
          </w:rPrChange>
        </w:rPr>
      </w:pPr>
      <w:ins w:id="6143" w:author="Mosi Adesina Ifatunji" w:date="2025-07-11T10:47:00Z" w16du:dateUtc="2025-07-11T15:47:00Z">
        <w:r w:rsidRPr="006B17C5">
          <w:rPr>
            <w:color w:val="000000"/>
            <w:rPrChange w:id="6144" w:author="Mosi Adesina Ifatunji" w:date="2025-07-17T11:52:00Z" w16du:dateUtc="2025-07-17T16:52:00Z">
              <w:rPr>
                <w:rFonts w:ascii="Helvetica Neue" w:hAnsi="Helvetica Neue" w:cs="Helvetica Neue"/>
                <w:color w:val="000000"/>
                <w:sz w:val="26"/>
                <w:szCs w:val="26"/>
              </w:rPr>
            </w:rPrChange>
          </w:rPr>
          <w:lastRenderedPageBreak/>
          <w:t xml:space="preserve">“Statistical discrimination theory posits that employers rely on the ‘average’ profiles of groups to compensate for any lack of individual applicant information. The interview provides additional individual information about an applicant’s speech, dress, appearance </w:t>
        </w:r>
        <w:proofErr w:type="gramStart"/>
        <w:r w:rsidRPr="006B17C5">
          <w:rPr>
            <w:color w:val="000000"/>
            <w:rPrChange w:id="6145" w:author="Mosi Adesina Ifatunji" w:date="2025-07-17T11:52:00Z" w16du:dateUtc="2025-07-17T16:52:00Z">
              <w:rPr>
                <w:rFonts w:ascii="Helvetica Neue" w:hAnsi="Helvetica Neue" w:cs="Helvetica Neue"/>
                <w:color w:val="000000"/>
                <w:sz w:val="26"/>
                <w:szCs w:val="26"/>
              </w:rPr>
            </w:rPrChange>
          </w:rPr>
          <w:t>and also</w:t>
        </w:r>
        <w:proofErr w:type="gramEnd"/>
        <w:r w:rsidRPr="006B17C5">
          <w:rPr>
            <w:color w:val="000000"/>
            <w:rPrChange w:id="6146" w:author="Mosi Adesina Ifatunji" w:date="2025-07-17T11:52:00Z" w16du:dateUtc="2025-07-17T16:52:00Z">
              <w:rPr>
                <w:rFonts w:ascii="Helvetica Neue" w:hAnsi="Helvetica Neue" w:cs="Helvetica Neue"/>
                <w:color w:val="000000"/>
                <w:sz w:val="26"/>
                <w:szCs w:val="26"/>
              </w:rPr>
            </w:rPrChange>
          </w:rPr>
          <w:t xml:space="preserve"> an opportunity for the employer to ask about the applicant’s background, such as past work history. If statistical discrimination on these attributes is the primary basis for employer discrimination, then this additional information should result in employers relying less on group averages when making hiring decisions, resulting in less discrimination from interview to job offer… Other theories, however, suggest just the opposite pattern: discrimination at the job offer stage might </w:t>
        </w:r>
        <w:proofErr w:type="gramStart"/>
        <w:r w:rsidRPr="006B17C5">
          <w:rPr>
            <w:color w:val="000000"/>
            <w:rPrChange w:id="6147" w:author="Mosi Adesina Ifatunji" w:date="2025-07-17T11:52:00Z" w16du:dateUtc="2025-07-17T16:52:00Z">
              <w:rPr>
                <w:rFonts w:ascii="Helvetica Neue" w:hAnsi="Helvetica Neue" w:cs="Helvetica Neue"/>
                <w:color w:val="000000"/>
                <w:sz w:val="26"/>
                <w:szCs w:val="26"/>
              </w:rPr>
            </w:rPrChange>
          </w:rPr>
          <w:t>actually be</w:t>
        </w:r>
        <w:proofErr w:type="gramEnd"/>
        <w:r w:rsidRPr="006B17C5">
          <w:rPr>
            <w:color w:val="000000"/>
            <w:rPrChange w:id="6148" w:author="Mosi Adesina Ifatunji" w:date="2025-07-17T11:52:00Z" w16du:dateUtc="2025-07-17T16:52:00Z">
              <w:rPr>
                <w:rFonts w:ascii="Helvetica Neue" w:hAnsi="Helvetica Neue" w:cs="Helvetica Neue"/>
                <w:color w:val="000000"/>
                <w:sz w:val="26"/>
                <w:szCs w:val="26"/>
              </w:rPr>
            </w:rPrChange>
          </w:rPr>
          <w:t xml:space="preserve"> quite significant. First, there may be substantial discrimination from interview to job offer because race is more obvious in the interview situation… Nonwhite applicants who tend to have different cultural attributes (e.g., types of dress or presentation styles) but are otherwise equally qualified for the job may thus face additional disadvantages during the interview” (Quillian et al. 2020:735–737) .</w:t>
        </w:r>
      </w:ins>
    </w:p>
    <w:p w14:paraId="76BB2E32"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49" w:author="Mosi Adesina Ifatunji" w:date="2025-07-11T10:47:00Z" w16du:dateUtc="2025-07-11T15:47:00Z"/>
          <w:color w:val="000000"/>
          <w:rPrChange w:id="6150" w:author="Mosi Adesina Ifatunji" w:date="2025-07-17T11:52:00Z" w16du:dateUtc="2025-07-17T16:52:00Z">
            <w:rPr>
              <w:ins w:id="6151" w:author="Mosi Adesina Ifatunji" w:date="2025-07-11T10:47:00Z" w16du:dateUtc="2025-07-11T15:47:00Z"/>
              <w:rFonts w:ascii="Helvetica Neue" w:hAnsi="Helvetica Neue" w:cs="Helvetica Neue"/>
              <w:color w:val="000000"/>
              <w:sz w:val="26"/>
              <w:szCs w:val="26"/>
            </w:rPr>
          </w:rPrChange>
        </w:rPr>
      </w:pPr>
    </w:p>
    <w:p w14:paraId="05E81F64"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52" w:author="Mosi Adesina Ifatunji" w:date="2025-07-11T10:47:00Z" w16du:dateUtc="2025-07-11T15:47:00Z"/>
          <w:color w:val="000000"/>
          <w:rPrChange w:id="6153" w:author="Mosi Adesina Ifatunji" w:date="2025-07-17T11:52:00Z" w16du:dateUtc="2025-07-17T16:52:00Z">
            <w:rPr>
              <w:ins w:id="6154" w:author="Mosi Adesina Ifatunji" w:date="2025-07-11T10:47:00Z" w16du:dateUtc="2025-07-11T15:47:00Z"/>
              <w:rFonts w:ascii="Helvetica Neue" w:hAnsi="Helvetica Neue" w:cs="Helvetica Neue"/>
              <w:color w:val="000000"/>
              <w:sz w:val="26"/>
              <w:szCs w:val="26"/>
            </w:rPr>
          </w:rPrChange>
        </w:rPr>
      </w:pPr>
      <w:ins w:id="6155" w:author="Mosi Adesina Ifatunji" w:date="2025-07-11T10:47:00Z" w16du:dateUtc="2025-07-11T15:47:00Z">
        <w:r w:rsidRPr="006B17C5">
          <w:rPr>
            <w:color w:val="000000"/>
            <w:rPrChange w:id="6156" w:author="Mosi Adesina Ifatunji" w:date="2025-07-17T11:52:00Z" w16du:dateUtc="2025-07-17T16:52:00Z">
              <w:rPr>
                <w:rFonts w:ascii="Helvetica Neue" w:hAnsi="Helvetica Neue" w:cs="Helvetica Neue"/>
                <w:color w:val="000000"/>
                <w:sz w:val="26"/>
                <w:szCs w:val="26"/>
              </w:rPr>
            </w:rPrChange>
          </w:rPr>
          <w:t>“Majority applicants receive 53% more callbacks than equally qualified minority applicants on average (discrimination ratio of 1.534… What happens after the callback? The discrimination ratio for job offers conditional on receiving a callback… is 1.534… Looking at the overall level of discrimination in job offers, majority applicants receive about 145% more job offers than comparable minority applicants (discrimination ratio of 2.450…)” (Quillian et al. 2020:746–747</w:t>
        </w:r>
        <w:proofErr w:type="gramStart"/>
        <w:r w:rsidRPr="006B17C5">
          <w:rPr>
            <w:color w:val="000000"/>
            <w:rPrChange w:id="6157" w:author="Mosi Adesina Ifatunji" w:date="2025-07-17T11:52:00Z" w16du:dateUtc="2025-07-17T16:52:00Z">
              <w:rPr>
                <w:rFonts w:ascii="Helvetica Neue" w:hAnsi="Helvetica Neue" w:cs="Helvetica Neue"/>
                <w:color w:val="000000"/>
                <w:sz w:val="26"/>
                <w:szCs w:val="26"/>
              </w:rPr>
            </w:rPrChange>
          </w:rPr>
          <w:t>) .</w:t>
        </w:r>
        <w:proofErr w:type="gramEnd"/>
      </w:ins>
    </w:p>
    <w:p w14:paraId="3508F01C"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58" w:author="Mosi Adesina Ifatunji" w:date="2025-07-11T10:47:00Z" w16du:dateUtc="2025-07-11T15:47:00Z"/>
          <w:color w:val="000000"/>
          <w:rPrChange w:id="6159" w:author="Mosi Adesina Ifatunji" w:date="2025-07-17T11:52:00Z" w16du:dateUtc="2025-07-17T16:52:00Z">
            <w:rPr>
              <w:ins w:id="6160" w:author="Mosi Adesina Ifatunji" w:date="2025-07-11T10:47:00Z" w16du:dateUtc="2025-07-11T15:47:00Z"/>
              <w:rFonts w:ascii="Helvetica Neue" w:hAnsi="Helvetica Neue" w:cs="Helvetica Neue"/>
              <w:color w:val="000000"/>
              <w:sz w:val="26"/>
              <w:szCs w:val="26"/>
            </w:rPr>
          </w:rPrChange>
        </w:rPr>
      </w:pPr>
    </w:p>
    <w:p w14:paraId="32F01F2A"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61" w:author="Mosi Adesina Ifatunji" w:date="2025-07-11T10:47:00Z" w16du:dateUtc="2025-07-11T15:47:00Z"/>
          <w:color w:val="000000"/>
          <w:rPrChange w:id="6162" w:author="Mosi Adesina Ifatunji" w:date="2025-07-17T11:52:00Z" w16du:dateUtc="2025-07-17T16:52:00Z">
            <w:rPr>
              <w:ins w:id="6163" w:author="Mosi Adesina Ifatunji" w:date="2025-07-11T10:47:00Z" w16du:dateUtc="2025-07-11T15:47:00Z"/>
              <w:rFonts w:ascii="Helvetica Neue" w:hAnsi="Helvetica Neue" w:cs="Helvetica Neue"/>
              <w:color w:val="000000"/>
              <w:sz w:val="26"/>
              <w:szCs w:val="26"/>
            </w:rPr>
          </w:rPrChange>
        </w:rPr>
      </w:pPr>
      <w:ins w:id="6164" w:author="Mosi Adesina Ifatunji" w:date="2025-07-11T10:47:00Z" w16du:dateUtc="2025-07-11T15:47:00Z">
        <w:r w:rsidRPr="006B17C5">
          <w:rPr>
            <w:color w:val="000000"/>
            <w:rPrChange w:id="6165" w:author="Mosi Adesina Ifatunji" w:date="2025-07-17T11:52:00Z" w16du:dateUtc="2025-07-17T16:52:00Z">
              <w:rPr>
                <w:rFonts w:ascii="Helvetica Neue" w:hAnsi="Helvetica Neue" w:cs="Helvetica Neue"/>
                <w:color w:val="000000"/>
                <w:sz w:val="26"/>
                <w:szCs w:val="26"/>
              </w:rPr>
            </w:rPrChange>
          </w:rPr>
          <w:t xml:space="preserve">“Thirteen of the fifteen estimates, the job offer discrimination ratio is higher than the callback discrimination ratio. Eight of these fifteen differences are statistically significant at p &lt; .05… There is thus a </w:t>
        </w:r>
        <w:proofErr w:type="gramStart"/>
        <w:r w:rsidRPr="006B17C5">
          <w:rPr>
            <w:color w:val="000000"/>
            <w:rPrChange w:id="6166" w:author="Mosi Adesina Ifatunji" w:date="2025-07-17T11:52:00Z" w16du:dateUtc="2025-07-17T16:52:00Z">
              <w:rPr>
                <w:rFonts w:ascii="Helvetica Neue" w:hAnsi="Helvetica Neue" w:cs="Helvetica Neue"/>
                <w:color w:val="000000"/>
                <w:sz w:val="26"/>
                <w:szCs w:val="26"/>
              </w:rPr>
            </w:rPrChange>
          </w:rPr>
          <w:t>fairly consistent</w:t>
        </w:r>
        <w:proofErr w:type="gramEnd"/>
        <w:r w:rsidRPr="006B17C5">
          <w:rPr>
            <w:color w:val="000000"/>
            <w:rPrChange w:id="6167" w:author="Mosi Adesina Ifatunji" w:date="2025-07-17T11:52:00Z" w16du:dateUtc="2025-07-17T16:52:00Z">
              <w:rPr>
                <w:rFonts w:ascii="Helvetica Neue" w:hAnsi="Helvetica Neue" w:cs="Helvetica Neue"/>
                <w:color w:val="000000"/>
                <w:sz w:val="26"/>
                <w:szCs w:val="26"/>
              </w:rPr>
            </w:rPrChange>
          </w:rPr>
          <w:t xml:space="preserve"> pattern across studies of greater discrimination in job offers than in callbacks” (Quillian et al. 2020:743–744</w:t>
        </w:r>
        <w:proofErr w:type="gramStart"/>
        <w:r w:rsidRPr="006B17C5">
          <w:rPr>
            <w:color w:val="000000"/>
            <w:rPrChange w:id="6168" w:author="Mosi Adesina Ifatunji" w:date="2025-07-17T11:52:00Z" w16du:dateUtc="2025-07-17T16:52:00Z">
              <w:rPr>
                <w:rFonts w:ascii="Helvetica Neue" w:hAnsi="Helvetica Neue" w:cs="Helvetica Neue"/>
                <w:color w:val="000000"/>
                <w:sz w:val="26"/>
                <w:szCs w:val="26"/>
              </w:rPr>
            </w:rPrChange>
          </w:rPr>
          <w:t>) .</w:t>
        </w:r>
        <w:proofErr w:type="gramEnd"/>
      </w:ins>
    </w:p>
    <w:p w14:paraId="40E8628D"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69" w:author="Mosi Adesina Ifatunji" w:date="2025-07-11T10:47:00Z" w16du:dateUtc="2025-07-11T15:47:00Z"/>
          <w:color w:val="000000"/>
          <w:rPrChange w:id="6170" w:author="Mosi Adesina Ifatunji" w:date="2025-07-17T11:52:00Z" w16du:dateUtc="2025-07-17T16:52:00Z">
            <w:rPr>
              <w:ins w:id="6171" w:author="Mosi Adesina Ifatunji" w:date="2025-07-11T10:47:00Z" w16du:dateUtc="2025-07-11T15:47:00Z"/>
              <w:rFonts w:ascii="Helvetica Neue" w:hAnsi="Helvetica Neue" w:cs="Helvetica Neue"/>
              <w:color w:val="000000"/>
              <w:sz w:val="26"/>
              <w:szCs w:val="26"/>
            </w:rPr>
          </w:rPrChange>
        </w:rPr>
      </w:pPr>
    </w:p>
    <w:p w14:paraId="08FED68E"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72" w:author="Mosi Adesina Ifatunji" w:date="2025-07-11T10:47:00Z" w16du:dateUtc="2025-07-11T15:47:00Z"/>
          <w:color w:val="000000"/>
          <w:rPrChange w:id="6173" w:author="Mosi Adesina Ifatunji" w:date="2025-07-17T11:52:00Z" w16du:dateUtc="2025-07-17T16:52:00Z">
            <w:rPr>
              <w:ins w:id="6174" w:author="Mosi Adesina Ifatunji" w:date="2025-07-11T10:47:00Z" w16du:dateUtc="2025-07-11T15:47:00Z"/>
              <w:rFonts w:ascii="Helvetica Neue" w:hAnsi="Helvetica Neue" w:cs="Helvetica Neue"/>
              <w:color w:val="000000"/>
              <w:sz w:val="26"/>
              <w:szCs w:val="26"/>
            </w:rPr>
          </w:rPrChange>
        </w:rPr>
      </w:pPr>
      <w:ins w:id="6175" w:author="Mosi Adesina Ifatunji" w:date="2025-07-11T10:47:00Z" w16du:dateUtc="2025-07-11T15:47:00Z">
        <w:r w:rsidRPr="006B17C5">
          <w:rPr>
            <w:color w:val="000000"/>
            <w:rPrChange w:id="6176" w:author="Mosi Adesina Ifatunji" w:date="2025-07-17T11:52:00Z" w16du:dateUtc="2025-07-17T16:52:00Z">
              <w:rPr>
                <w:rFonts w:ascii="Helvetica Neue" w:hAnsi="Helvetica Neue" w:cs="Helvetica Neue"/>
                <w:color w:val="000000"/>
                <w:sz w:val="26"/>
                <w:szCs w:val="26"/>
              </w:rPr>
            </w:rPrChange>
          </w:rPr>
          <w:t xml:space="preserve">“Our meta-analysis of studies that go to the job offer indicates that racial discrimination in hiring is substantially more severe than an analysis of solely callback outcomes would suggest. Majority applicants in our sample receive 53% more callbacks than comparable minority applicants, but they receive 145% more job offers than comparable minority applicants. The higher level of discrimination in job offers is a </w:t>
        </w:r>
        <w:proofErr w:type="gramStart"/>
        <w:r w:rsidRPr="006B17C5">
          <w:rPr>
            <w:color w:val="000000"/>
            <w:rPrChange w:id="6177" w:author="Mosi Adesina Ifatunji" w:date="2025-07-17T11:52:00Z" w16du:dateUtc="2025-07-17T16:52:00Z">
              <w:rPr>
                <w:rFonts w:ascii="Helvetica Neue" w:hAnsi="Helvetica Neue" w:cs="Helvetica Neue"/>
                <w:color w:val="000000"/>
                <w:sz w:val="26"/>
                <w:szCs w:val="26"/>
              </w:rPr>
            </w:rPrChange>
          </w:rPr>
          <w:t>fairly consistent</w:t>
        </w:r>
        <w:proofErr w:type="gramEnd"/>
        <w:r w:rsidRPr="006B17C5">
          <w:rPr>
            <w:color w:val="000000"/>
            <w:rPrChange w:id="6178" w:author="Mosi Adesina Ifatunji" w:date="2025-07-17T11:52:00Z" w16du:dateUtc="2025-07-17T16:52:00Z">
              <w:rPr>
                <w:rFonts w:ascii="Helvetica Neue" w:hAnsi="Helvetica Neue" w:cs="Helvetica Neue"/>
                <w:color w:val="000000"/>
                <w:sz w:val="26"/>
                <w:szCs w:val="26"/>
              </w:rPr>
            </w:rPrChange>
          </w:rPr>
          <w:t xml:space="preserve"> result: in thirteen of our fifteen estimates of discrimination against minority groups there is more discrimination in job offers than in callbacks. The job offer outcome represents the accumulation of discrimination from application to callback and from interview to job offer, and there is substantial, additional discrimination at the second stage” (Quillian et al. 2020:752</w:t>
        </w:r>
        <w:proofErr w:type="gramStart"/>
        <w:r w:rsidRPr="006B17C5">
          <w:rPr>
            <w:color w:val="000000"/>
            <w:rPrChange w:id="6179" w:author="Mosi Adesina Ifatunji" w:date="2025-07-17T11:52:00Z" w16du:dateUtc="2025-07-17T16:52:00Z">
              <w:rPr>
                <w:rFonts w:ascii="Helvetica Neue" w:hAnsi="Helvetica Neue" w:cs="Helvetica Neue"/>
                <w:color w:val="000000"/>
                <w:sz w:val="26"/>
                <w:szCs w:val="26"/>
              </w:rPr>
            </w:rPrChange>
          </w:rPr>
          <w:t>) .</w:t>
        </w:r>
        <w:proofErr w:type="gramEnd"/>
      </w:ins>
    </w:p>
    <w:p w14:paraId="28752198"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80" w:author="Mosi Adesina Ifatunji" w:date="2025-07-11T10:47:00Z" w16du:dateUtc="2025-07-11T15:47:00Z"/>
          <w:color w:val="000000"/>
          <w:rPrChange w:id="6181" w:author="Mosi Adesina Ifatunji" w:date="2025-07-17T11:52:00Z" w16du:dateUtc="2025-07-17T16:52:00Z">
            <w:rPr>
              <w:ins w:id="6182" w:author="Mosi Adesina Ifatunji" w:date="2025-07-11T10:47:00Z" w16du:dateUtc="2025-07-11T15:47:00Z"/>
              <w:rFonts w:ascii="Helvetica Neue" w:hAnsi="Helvetica Neue" w:cs="Helvetica Neue"/>
              <w:color w:val="000000"/>
              <w:sz w:val="26"/>
              <w:szCs w:val="26"/>
            </w:rPr>
          </w:rPrChange>
        </w:rPr>
      </w:pPr>
    </w:p>
    <w:p w14:paraId="3379B3D1"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83" w:author="Mosi Adesina Ifatunji" w:date="2025-07-11T10:47:00Z" w16du:dateUtc="2025-07-11T15:47:00Z"/>
          <w:color w:val="000000"/>
          <w:rPrChange w:id="6184" w:author="Mosi Adesina Ifatunji" w:date="2025-07-17T11:52:00Z" w16du:dateUtc="2025-07-17T16:52:00Z">
            <w:rPr>
              <w:ins w:id="6185" w:author="Mosi Adesina Ifatunji" w:date="2025-07-11T10:47:00Z" w16du:dateUtc="2025-07-11T15:47:00Z"/>
              <w:rFonts w:ascii="Helvetica Neue" w:hAnsi="Helvetica Neue" w:cs="Helvetica Neue"/>
              <w:color w:val="000000"/>
              <w:sz w:val="26"/>
              <w:szCs w:val="26"/>
            </w:rPr>
          </w:rPrChange>
        </w:rPr>
      </w:pPr>
      <w:ins w:id="6186" w:author="Mosi Adesina Ifatunji" w:date="2025-07-11T10:47:00Z" w16du:dateUtc="2025-07-11T15:47:00Z">
        <w:r w:rsidRPr="006B17C5">
          <w:rPr>
            <w:color w:val="000000"/>
            <w:rPrChange w:id="6187" w:author="Mosi Adesina Ifatunji" w:date="2025-07-17T11:52:00Z" w16du:dateUtc="2025-07-17T16:52:00Z">
              <w:rPr>
                <w:rFonts w:ascii="Helvetica Neue" w:hAnsi="Helvetica Neue" w:cs="Helvetica Neue"/>
                <w:color w:val="000000"/>
                <w:sz w:val="26"/>
                <w:szCs w:val="26"/>
              </w:rPr>
            </w:rPrChange>
          </w:rPr>
          <w:t>“Our results also have implications regarding the nature of racial discrimination in hiring. Discrimination by employers does not appear to function in a categorical way, in which employers who know the race or ethnicity of an applicant pre-callback automatically rule out minority applicants in favor of equally qualified majority applicants. Instead, racial discrimination in hiring has a probabilistic character across stages of hiring, in which minority applicants are less likely to advance at each stage” (Quillian et al. 2020:753</w:t>
        </w:r>
        <w:proofErr w:type="gramStart"/>
        <w:r w:rsidRPr="006B17C5">
          <w:rPr>
            <w:color w:val="000000"/>
            <w:rPrChange w:id="6188" w:author="Mosi Adesina Ifatunji" w:date="2025-07-17T11:52:00Z" w16du:dateUtc="2025-07-17T16:52:00Z">
              <w:rPr>
                <w:rFonts w:ascii="Helvetica Neue" w:hAnsi="Helvetica Neue" w:cs="Helvetica Neue"/>
                <w:color w:val="000000"/>
                <w:sz w:val="26"/>
                <w:szCs w:val="26"/>
              </w:rPr>
            </w:rPrChange>
          </w:rPr>
          <w:t>) .</w:t>
        </w:r>
        <w:proofErr w:type="gramEnd"/>
      </w:ins>
    </w:p>
    <w:p w14:paraId="1D1518CE" w14:textId="77777777" w:rsidR="00F21BA3" w:rsidRPr="006B17C5" w:rsidRDefault="00F21BA3" w:rsidP="007B10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ns w:id="6189" w:author="Mosi Adesina Ifatunji" w:date="2025-07-11T10:47:00Z" w16du:dateUtc="2025-07-11T15:47:00Z"/>
          <w:color w:val="000000"/>
          <w:rPrChange w:id="6190" w:author="Mosi Adesina Ifatunji" w:date="2025-07-17T11:52:00Z" w16du:dateUtc="2025-07-17T16:52:00Z">
            <w:rPr>
              <w:ins w:id="6191" w:author="Mosi Adesina Ifatunji" w:date="2025-07-11T10:47:00Z" w16du:dateUtc="2025-07-11T15:47:00Z"/>
              <w:rFonts w:ascii="Helvetica Neue" w:hAnsi="Helvetica Neue" w:cs="Helvetica Neue"/>
              <w:color w:val="000000"/>
              <w:sz w:val="26"/>
              <w:szCs w:val="26"/>
            </w:rPr>
          </w:rPrChange>
        </w:rPr>
      </w:pPr>
    </w:p>
    <w:p w14:paraId="74B137A7" w14:textId="4D655912" w:rsidR="00BC4BC4" w:rsidRPr="00B92532" w:rsidRDefault="00F21BA3" w:rsidP="007B100A">
      <w:pPr>
        <w:rPr>
          <w:ins w:id="6192" w:author="Mosi Adesina Ifatunji" w:date="2025-07-11T10:47:00Z" w16du:dateUtc="2025-07-11T15:47:00Z"/>
          <w:rStyle w:val="s1"/>
        </w:rPr>
      </w:pPr>
      <w:ins w:id="6193" w:author="Mosi Adesina Ifatunji" w:date="2025-07-11T10:47:00Z" w16du:dateUtc="2025-07-11T15:47:00Z">
        <w:r w:rsidRPr="006B17C5">
          <w:rPr>
            <w:color w:val="000000"/>
            <w:rPrChange w:id="6194" w:author="Mosi Adesina Ifatunji" w:date="2025-07-17T11:52:00Z" w16du:dateUtc="2025-07-17T16:52:00Z">
              <w:rPr>
                <w:rFonts w:ascii="Helvetica Neue" w:hAnsi="Helvetica Neue" w:cs="Helvetica Neue"/>
                <w:color w:val="000000"/>
                <w:sz w:val="26"/>
                <w:szCs w:val="26"/>
              </w:rPr>
            </w:rPrChange>
          </w:rPr>
          <w:lastRenderedPageBreak/>
          <w:t>“Our results also provide evidence against the view that most racial discrimination in hiring reflects statistical discrimination, at least on the characteristics employers can assess during an interview. If the main reason employers discriminate is statistical, employers should be less likely to rely on group stereotypes in drawing conclusions about applicants as their information about an individual applicant increases. In interviews, employers receive additional information regarding (at least) the dress, appearance and demeanor of applicants. Yet we find as much discrimination or more from interview to job offer as from application to callback, suggesting that the extra interview information is not significantly counter-acting employer biases” (Quillian et al. 2020:754</w:t>
        </w:r>
        <w:proofErr w:type="gramStart"/>
        <w:r w:rsidRPr="006B17C5">
          <w:rPr>
            <w:color w:val="000000"/>
            <w:rPrChange w:id="6195" w:author="Mosi Adesina Ifatunji" w:date="2025-07-17T11:52:00Z" w16du:dateUtc="2025-07-17T16:52:00Z">
              <w:rPr>
                <w:rFonts w:ascii="Helvetica Neue" w:hAnsi="Helvetica Neue" w:cs="Helvetica Neue"/>
                <w:color w:val="000000"/>
                <w:sz w:val="26"/>
                <w:szCs w:val="26"/>
              </w:rPr>
            </w:rPrChange>
          </w:rPr>
          <w:t>) .</w:t>
        </w:r>
        <w:proofErr w:type="gramEnd"/>
      </w:ins>
    </w:p>
    <w:p w14:paraId="18B0500F" w14:textId="77777777" w:rsidR="00BC4BC4" w:rsidRPr="00B92532" w:rsidRDefault="00BC4BC4" w:rsidP="007B100A">
      <w:pPr>
        <w:rPr>
          <w:ins w:id="6196" w:author="Mosi Adesina Ifatunji" w:date="2025-07-11T10:47:00Z" w16du:dateUtc="2025-07-11T15:47:00Z"/>
          <w:rStyle w:val="s1"/>
        </w:rPr>
      </w:pPr>
    </w:p>
    <w:p w14:paraId="285755D9" w14:textId="77777777" w:rsidR="00BC4BC4" w:rsidRPr="00B92532" w:rsidRDefault="00BC4BC4" w:rsidP="007B100A">
      <w:pPr>
        <w:rPr>
          <w:ins w:id="6197" w:author="Mosi Adesina Ifatunji" w:date="2025-07-11T10:47:00Z" w16du:dateUtc="2025-07-11T15:47:00Z"/>
          <w:rStyle w:val="s1"/>
        </w:rPr>
      </w:pPr>
    </w:p>
    <w:p w14:paraId="511224E8" w14:textId="77777777" w:rsidR="00BC4BC4" w:rsidRPr="00B92532" w:rsidRDefault="00BC4BC4" w:rsidP="007B100A">
      <w:pPr>
        <w:rPr>
          <w:ins w:id="6198" w:author="Mosi Adesina Ifatunji" w:date="2025-06-17T13:51:00Z" w16du:dateUtc="2025-06-17T18:51:00Z"/>
          <w:rStyle w:val="s1"/>
        </w:rPr>
      </w:pPr>
    </w:p>
    <w:p w14:paraId="37F23E69" w14:textId="77777777" w:rsidR="00405DF0" w:rsidRPr="00B92532" w:rsidRDefault="00405DF0">
      <w:pPr>
        <w:rPr>
          <w:ins w:id="6199" w:author="Mosi Adesina Ifatunji" w:date="2025-06-17T13:51:00Z" w16du:dateUtc="2025-06-17T18:51:00Z"/>
        </w:rPr>
        <w:pPrChange w:id="6200" w:author="Mosi Adesina Ifatunji" w:date="2025-10-21T19:50:00Z" w16du:dateUtc="2025-10-22T00:50:00Z">
          <w:pPr>
            <w:pStyle w:val="BodyText"/>
          </w:pPr>
        </w:pPrChange>
      </w:pPr>
      <w:ins w:id="6201" w:author="Mosi Adesina Ifatunji" w:date="2025-06-17T13:51:00Z" w16du:dateUtc="2025-06-17T18:51:00Z">
        <w:r w:rsidRPr="00B92532">
          <w:t xml:space="preserve">While studies that focus on sorting and segmentation describe </w:t>
        </w:r>
        <w:proofErr w:type="spellStart"/>
        <w:r w:rsidRPr="00B92532">
          <w:t>prvlanaces</w:t>
        </w:r>
        <w:proofErr w:type="spellEnd"/>
        <w:r w:rsidRPr="00B92532">
          <w:t xml:space="preserve"> and differences, they still offer a mostly supply-side rationale for wage differences between groups.</w:t>
        </w:r>
      </w:ins>
    </w:p>
    <w:p w14:paraId="63511683" w14:textId="77777777" w:rsidR="00405DF0" w:rsidRPr="00B92532" w:rsidRDefault="00405DF0">
      <w:pPr>
        <w:rPr>
          <w:ins w:id="6202" w:author="Mosi Adesina Ifatunji" w:date="2025-06-17T13:51:00Z" w16du:dateUtc="2025-06-17T18:51:00Z"/>
        </w:rPr>
        <w:pPrChange w:id="6203" w:author="Mosi Adesina Ifatunji" w:date="2025-10-21T19:50:00Z" w16du:dateUtc="2025-10-22T00:50:00Z">
          <w:pPr>
            <w:pStyle w:val="BodyText"/>
          </w:pPr>
        </w:pPrChange>
      </w:pPr>
    </w:p>
    <w:p w14:paraId="38D98DA9" w14:textId="77777777" w:rsidR="00405DF0" w:rsidRPr="00B92532" w:rsidRDefault="00405DF0">
      <w:pPr>
        <w:rPr>
          <w:ins w:id="6204" w:author="Mosi Adesina Ifatunji" w:date="2025-06-17T13:51:00Z" w16du:dateUtc="2025-06-17T18:51:00Z"/>
        </w:rPr>
        <w:pPrChange w:id="6205" w:author="Mosi Adesina Ifatunji" w:date="2025-10-21T19:50:00Z" w16du:dateUtc="2025-10-22T00:50:00Z">
          <w:pPr>
            <w:pStyle w:val="BodyText"/>
          </w:pPr>
        </w:pPrChange>
      </w:pPr>
      <w:ins w:id="6206" w:author="Mosi Adesina Ifatunji" w:date="2025-06-17T13:51:00Z" w16du:dateUtc="2025-06-17T18:51:00Z">
        <w:r w:rsidRPr="00B92532">
          <w:t xml:space="preserve">Audit studies simultaneously provide evidence of </w:t>
        </w:r>
        <w:proofErr w:type="spellStart"/>
        <w:r w:rsidRPr="00B92532">
          <w:t>discirminaiton</w:t>
        </w:r>
        <w:proofErr w:type="spellEnd"/>
        <w:r w:rsidRPr="00B92532">
          <w:t xml:space="preserve">, with </w:t>
        </w:r>
        <w:r w:rsidRPr="00B92532">
          <w:rPr>
            <w:b/>
            <w:bCs/>
          </w:rPr>
          <w:t xml:space="preserve">application </w:t>
        </w:r>
        <w:r w:rsidRPr="00B92532">
          <w:t>to what others have called sorting and segmentation.</w:t>
        </w:r>
      </w:ins>
    </w:p>
    <w:p w14:paraId="0D1C5FB8" w14:textId="77777777" w:rsidR="00405DF0" w:rsidRPr="00B92532" w:rsidRDefault="00405DF0">
      <w:pPr>
        <w:rPr>
          <w:ins w:id="6207" w:author="Mosi Adesina Ifatunji" w:date="2025-06-17T13:51:00Z" w16du:dateUtc="2025-06-17T18:51:00Z"/>
        </w:rPr>
        <w:pPrChange w:id="6208" w:author="Mosi Adesina Ifatunji" w:date="2025-10-21T19:50:00Z" w16du:dateUtc="2025-10-22T00:50:00Z">
          <w:pPr>
            <w:pStyle w:val="BodyText"/>
          </w:pPr>
        </w:pPrChange>
      </w:pPr>
    </w:p>
    <w:p w14:paraId="1490C8B9" w14:textId="0002CF4E" w:rsidR="00405DF0" w:rsidRPr="00B92532" w:rsidRDefault="00405DF0" w:rsidP="007B100A">
      <w:pPr>
        <w:rPr>
          <w:ins w:id="6209" w:author="Mosi Adesina Ifatunji" w:date="2025-06-17T13:51:00Z" w16du:dateUtc="2025-06-17T18:51:00Z"/>
          <w:rStyle w:val="s1"/>
        </w:rPr>
      </w:pPr>
      <w:ins w:id="6210" w:author="Mosi Adesina Ifatunji" w:date="2025-06-17T13:51:00Z" w16du:dateUtc="2025-06-17T18:51:00Z">
        <w:r w:rsidRPr="00B92532">
          <w:rPr>
            <w:rStyle w:val="s1"/>
          </w:rPr>
          <w:t xml:space="preserve">However, many have come to view individual-level models as reductionist, arguing that it potentially overlooks how various aspects of the social and political context of firms and their operations might either mute or enhance the role of worker characteristics in employment, job/task assignment and upward mobility in firms </w:t>
        </w:r>
        <w:r w:rsidRPr="00B92532">
          <w:rPr>
            <w:rStyle w:val="s1"/>
          </w:rPr>
          <w:fldChar w:fldCharType="begin">
            <w:fldData xml:space="preserve">PEVuZE5vdGU+PENpdGU+PEF1dGhvcj5NYXlvPC9BdXRob3I+PFllYXI+MTkzMyBbMjAwNV08L1ll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</w:fldData>
          </w:fldChar>
        </w:r>
        <w:r w:rsidRPr="00B92532">
          <w:rPr>
            <w:rStyle w:val="s1"/>
          </w:rPr>
          <w:instrText xml:space="preserve"> ADDIN EN.JS.CITE </w:instrText>
        </w:r>
        <w:r w:rsidRPr="00B92532">
          <w:rPr>
            <w:rStyle w:val="s1"/>
          </w:rPr>
        </w:r>
        <w:r w:rsidRPr="00B92532">
          <w:rPr>
            <w:rStyle w:val="s1"/>
          </w:rPr>
          <w:fldChar w:fldCharType="separate"/>
        </w:r>
      </w:ins>
      <w:r w:rsidR="00167D9D">
        <w:rPr>
          <w:rStyle w:val="s1"/>
          <w:noProof/>
        </w:rPr>
        <w:t>(Mayo 1933 [2005], Burns and Stalker 1961, Vroom 1964, Argyris 1978, Perrow 2014)</w:t>
      </w:r>
      <w:ins w:id="6211" w:author="Mosi Adesina Ifatunji" w:date="2025-06-17T13:51:00Z" w16du:dateUtc="2025-06-17T18:51:00Z">
        <w:r w:rsidRPr="00B92532">
          <w:rPr>
            <w:rStyle w:val="s1"/>
          </w:rPr>
          <w:fldChar w:fldCharType="end"/>
        </w:r>
        <w:r w:rsidRPr="00B92532">
          <w:rPr>
            <w:rStyle w:val="s1"/>
          </w:rPr>
          <w:t xml:space="preserve"> [</w:t>
        </w:r>
        <w:r w:rsidRPr="00B92532">
          <w:rPr>
            <w:rStyle w:val="s1"/>
            <w:highlight w:val="yellow"/>
          </w:rPr>
          <w:t>McGregor 1960, Perrow 1986</w:t>
        </w:r>
        <w:r w:rsidRPr="00B92532">
          <w:rPr>
            <w:rStyle w:val="s1"/>
          </w:rPr>
          <w:t>].</w:t>
        </w:r>
      </w:ins>
    </w:p>
    <w:p w14:paraId="11712180" w14:textId="77777777" w:rsidR="00405DF0" w:rsidRPr="00B92532" w:rsidRDefault="00405DF0" w:rsidP="007B100A">
      <w:pPr>
        <w:rPr>
          <w:ins w:id="6212" w:author="Mosi Adesina Ifatunji" w:date="2025-06-17T13:51:00Z" w16du:dateUtc="2025-06-17T18:51:00Z"/>
          <w:rStyle w:val="s1"/>
          <w:b/>
        </w:rPr>
      </w:pPr>
    </w:p>
    <w:p w14:paraId="3C1ED922" w14:textId="19B5A4BC" w:rsidR="00405DF0" w:rsidRPr="00B92532" w:rsidRDefault="00405DF0" w:rsidP="007B100A">
      <w:pPr>
        <w:rPr>
          <w:ins w:id="6213" w:author="Mosi Adesina Ifatunji" w:date="2025-06-17T13:51:00Z" w16du:dateUtc="2025-06-17T18:51:00Z"/>
          <w:rStyle w:val="s1"/>
        </w:rPr>
      </w:pPr>
      <w:ins w:id="6214" w:author="Mosi Adesina Ifatunji" w:date="2025-06-17T13:51:00Z" w16du:dateUtc="2025-06-17T18:51:00Z">
        <w:r w:rsidRPr="00B92532">
          <w:rPr>
            <w:rStyle w:val="s1"/>
          </w:rPr>
          <w:t xml:space="preserve">Even when audit studies anticipate and document ethnoracial forms of discrimination during the hiring process, they most often leave unobserved the background demographics of hiring managers and the ongoing social and political context of firms </w:t>
        </w:r>
        <w:r w:rsidRPr="00B92532">
          <w:fldChar w:fldCharType="begin">
            <w:fldData xml:space="preserve">PEVuZE5vdGU+PENpdGU+PEF1dGhvcj5OZXVtYXJrPC9BdXRob3I+PFllYXI+MTk4ODwvWWVhcj48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</w:fldData>
          </w:fldChar>
        </w:r>
      </w:ins>
      <w:r w:rsidRPr="006B17C5">
        <w:rPr>
          <w:rStyle w:val="s1"/>
          <w:rFonts w:eastAsiaTheme="minorEastAsia"/>
          <w:rPrChange w:id="6215" w:author="Mosi Adesina Ifatunji" w:date="2025-07-17T11:52:00Z" w16du:dateUtc="2025-07-17T16:52:00Z">
            <w:rPr/>
          </w:rPrChange>
        </w:rPr>
        <w:instrText xml:space="preserve"> ADDIN EN.JS.CITE </w:instrText>
      </w:r>
      <w:ins w:id="6216" w:author="Mosi Adesina Ifatunji" w:date="2025-06-17T13:51:00Z" w16du:dateUtc="2025-06-17T18:51:00Z">
        <w:r w:rsidRPr="00B92532">
          <w:fldChar w:fldCharType="separate"/>
        </w:r>
      </w:ins>
      <w:r w:rsidR="008B7FC0" w:rsidRPr="008B7FC0">
        <w:rPr>
          <w:rFonts w:eastAsiaTheme="minorEastAsia"/>
          <w:noProof/>
        </w:rPr>
        <w:t>(Neumark 1988, Neumark 2012)</w:t>
      </w:r>
      <w:ins w:id="6217" w:author="Mosi Adesina Ifatunji" w:date="2025-06-17T13:51:00Z" w16du:dateUtc="2025-06-17T18:51:00Z">
        <w:r w:rsidRPr="00B92532">
          <w:fldChar w:fldCharType="end"/>
        </w:r>
        <w:r w:rsidRPr="006B17C5">
          <w:rPr>
            <w:rStyle w:val="s1"/>
            <w:rFonts w:eastAsiaTheme="minorEastAsia"/>
            <w:rPrChange w:id="6218" w:author="Mosi Adesina Ifatunji" w:date="2025-07-17T11:52:00Z" w16du:dateUtc="2025-07-17T16:52:00Z">
              <w:rPr/>
            </w:rPrChange>
          </w:rPr>
          <w:t>.</w:t>
        </w:r>
      </w:ins>
    </w:p>
    <w:p w14:paraId="067CB895" w14:textId="77777777" w:rsidR="00405DF0" w:rsidRPr="00B92532" w:rsidRDefault="00405DF0" w:rsidP="007B100A">
      <w:pPr>
        <w:rPr>
          <w:ins w:id="6219" w:author="Mosi Adesina Ifatunji" w:date="2025-06-17T13:51:00Z" w16du:dateUtc="2025-06-17T18:51:00Z"/>
          <w:rStyle w:val="s1"/>
          <w:b/>
          <w:bCs/>
        </w:rPr>
      </w:pPr>
    </w:p>
    <w:p w14:paraId="79C1EDB0" w14:textId="3396E514" w:rsidR="00405DF0" w:rsidRPr="00B92532" w:rsidRDefault="00405DF0" w:rsidP="007B100A">
      <w:pPr>
        <w:rPr>
          <w:ins w:id="6220" w:author="Mosi Adesina Ifatunji" w:date="2025-06-17T13:51:00Z" w16du:dateUtc="2025-06-17T18:51:00Z"/>
          <w:rStyle w:val="s1"/>
        </w:rPr>
      </w:pPr>
      <w:ins w:id="6221" w:author="Mosi Adesina Ifatunji" w:date="2025-06-17T13:51:00Z" w16du:dateUtc="2025-06-17T18:51:00Z">
        <w:r w:rsidRPr="00B92532">
          <w:rPr>
            <w:rStyle w:val="s1"/>
          </w:rPr>
          <w:t xml:space="preserve">“…hiring discrimination should be considered a general </w:t>
        </w:r>
        <w:r w:rsidRPr="00B92532">
          <w:rPr>
            <w:rStyle w:val="s1"/>
            <w:b/>
            <w:bCs/>
          </w:rPr>
          <w:t>organizational process</w:t>
        </w:r>
        <w:r w:rsidRPr="00B92532">
          <w:rPr>
            <w:rStyle w:val="s1"/>
          </w:rPr>
          <w:t xml:space="preserve">” </w:t>
        </w:r>
        <w:r w:rsidRPr="00B92532">
          <w:rPr>
            <w:rStyle w:val="s1"/>
          </w:rPr>
          <w:fldChar w:fldCharType="begin">
            <w:fldData xml:space="preserve">PEVuZE5vdGU+PENpdGU+PEF1dGhvcj5Nb3NzPC9BdXRob3I+PFllYXI+MjAwMTwvWWVhcj48UmVj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</w:fldData>
          </w:fldChar>
        </w:r>
      </w:ins>
      <w:r w:rsidRPr="00B92532">
        <w:rPr>
          <w:rStyle w:val="s1"/>
        </w:rPr>
        <w:instrText xml:space="preserve"> ADDIN EN.JS.CITE </w:instrText>
      </w:r>
      <w:ins w:id="6222" w:author="Mosi Adesina Ifatunji" w:date="2025-06-17T13:51:00Z" w16du:dateUtc="2025-06-17T18:51:00Z">
        <w:r w:rsidRPr="00B92532">
          <w:rPr>
            <w:rStyle w:val="s1"/>
          </w:rPr>
        </w:r>
        <w:r w:rsidRPr="00B92532">
          <w:rPr>
            <w:rStyle w:val="s1"/>
          </w:rPr>
          <w:fldChar w:fldCharType="separate"/>
        </w:r>
        <w:r w:rsidRPr="00B92532">
          <w:rPr>
            <w:rStyle w:val="s1"/>
            <w:noProof/>
          </w:rPr>
          <w:t>(Moss and Tilly 2001)</w:t>
        </w:r>
        <w:r w:rsidRPr="00B92532">
          <w:rPr>
            <w:rStyle w:val="s1"/>
          </w:rPr>
          <w:fldChar w:fldCharType="end"/>
        </w:r>
        <w:r w:rsidRPr="00B92532">
          <w:rPr>
            <w:rStyle w:val="s1"/>
          </w:rPr>
          <w:t>.</w:t>
        </w:r>
      </w:ins>
    </w:p>
    <w:p w14:paraId="1FC876AB" w14:textId="77777777" w:rsidR="00405DF0" w:rsidRPr="00B92532" w:rsidRDefault="00405DF0" w:rsidP="007B100A">
      <w:pPr>
        <w:rPr>
          <w:ins w:id="6223" w:author="Mosi Adesina Ifatunji" w:date="2025-06-17T13:51:00Z" w16du:dateUtc="2025-06-17T18:51:00Z"/>
          <w:rStyle w:val="s1"/>
        </w:rPr>
      </w:pPr>
    </w:p>
    <w:p w14:paraId="687D5004" w14:textId="0B4639FF" w:rsidR="00405DF0" w:rsidRPr="00B92532" w:rsidRDefault="00405DF0" w:rsidP="007B100A">
      <w:pPr>
        <w:rPr>
          <w:ins w:id="6224" w:author="Mosi Adesina Ifatunji" w:date="2025-06-17T13:51:00Z" w16du:dateUtc="2025-06-17T18:51:00Z"/>
        </w:rPr>
      </w:pPr>
      <w:ins w:id="6225" w:author="Mosi Adesina Ifatunji" w:date="2025-06-17T13:51:00Z" w16du:dateUtc="2025-06-17T18:51:00Z">
        <w:r w:rsidRPr="00B92532">
          <w:rPr>
            <w:rStyle w:val="s1"/>
          </w:rPr>
          <w:t xml:space="preserve">Studies that speculate on the internal policies and practices of firm-level factors from audit studies </w:t>
        </w:r>
        <w:r w:rsidRPr="00B92532">
          <w:fldChar w:fldCharType="begin">
            <w:fldData xml:space="preserve">PEVuZE5vdGU+PENpdGU+PEF1dGhvcj5RdWlsbGlhbjwvQXV0aG9yPjxZZWFyPjIwMjA8L1llYXI+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</w:fldData>
          </w:fldChar>
        </w:r>
        <w:r w:rsidRPr="00B92532">
          <w:instrText xml:space="preserve"> ADDIN EN.JS.CITE </w:instrText>
        </w:r>
        <w:r w:rsidRPr="00B92532">
          <w:fldChar w:fldCharType="separate"/>
        </w:r>
      </w:ins>
      <w:r w:rsidR="009F2111">
        <w:rPr>
          <w:noProof/>
        </w:rPr>
        <w:t>(Quillian, Lee and Oliver 2020)</w:t>
      </w:r>
      <w:ins w:id="6226" w:author="Mosi Adesina Ifatunji" w:date="2025-06-17T13:51:00Z" w16du:dateUtc="2025-06-17T18:51:00Z">
        <w:r w:rsidRPr="00B92532">
          <w:fldChar w:fldCharType="end"/>
        </w:r>
        <w:r w:rsidRPr="00B92532">
          <w:t>.</w:t>
        </w:r>
      </w:ins>
    </w:p>
    <w:p w14:paraId="2A7397C0" w14:textId="77777777" w:rsidR="00405DF0" w:rsidRPr="00B92532" w:rsidRDefault="00405DF0" w:rsidP="007B100A">
      <w:pPr>
        <w:rPr>
          <w:ins w:id="6227" w:author="Mosi Adesina Ifatunji" w:date="2025-06-17T13:51:00Z" w16du:dateUtc="2025-06-17T18:51:00Z"/>
          <w:rStyle w:val="s1"/>
          <w:b/>
          <w:bCs/>
        </w:rPr>
      </w:pPr>
    </w:p>
    <w:p w14:paraId="2F91629D" w14:textId="44924C8F" w:rsidR="00405DF0" w:rsidRPr="006B17C5" w:rsidRDefault="00405DF0">
      <w:pPr>
        <w:rPr>
          <w:ins w:id="6228" w:author="Mosi Adesina Ifatunji" w:date="2025-06-17T16:46:00Z" w16du:dateUtc="2025-06-17T21:46:00Z"/>
          <w:rStyle w:val="s1"/>
          <w:b/>
          <w:color w:val="070707"/>
          <w:rPrChange w:id="6229" w:author="Mosi Adesina Ifatunji" w:date="2025-07-17T11:52:00Z" w16du:dateUtc="2025-07-17T16:52:00Z">
            <w:rPr>
              <w:ins w:id="6230" w:author="Mosi Adesina Ifatunji" w:date="2025-06-17T16:46:00Z" w16du:dateUtc="2025-06-17T21:46:00Z"/>
              <w:rStyle w:val="s1"/>
              <w:b/>
              <w:color w:val="auto"/>
            </w:rPr>
          </w:rPrChange>
        </w:rPr>
        <w:pPrChange w:id="6231" w:author="Mosi Adesina Ifatunji" w:date="2025-10-21T19:50:00Z" w16du:dateUtc="2025-10-22T00:50:00Z">
          <w:pPr>
            <w:pStyle w:val="NoSpacing"/>
          </w:pPr>
        </w:pPrChange>
      </w:pPr>
      <w:ins w:id="6232" w:author="Mosi Adesina Ifatunji" w:date="2025-06-17T13:51:00Z" w16du:dateUtc="2025-06-17T18:51:00Z">
        <w:r w:rsidRPr="00B92532">
          <w:rPr>
            <w:rStyle w:val="s1"/>
          </w:rPr>
          <w:t xml:space="preserve">Closing section with quote from ‘bringing the firm back in’ </w:t>
        </w:r>
        <w:r w:rsidRPr="009C7309">
          <w:rPr>
            <w:rStyle w:val="s1"/>
          </w:rPr>
          <w:fldChar w:fldCharType="begin">
            <w:fldData xml:space="preserve">PEVuZE5vdGU+PENpdGU+PEF1dGhvcj5CYXJvbjwvQXV0aG9yPjxZZWFyPjE5ODA8L1llYXI+PFJl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</w:fldData>
          </w:fldChar>
        </w:r>
      </w:ins>
      <w:r w:rsidRPr="00F670FD">
        <w:rPr>
          <w:rStyle w:val="s1"/>
        </w:rPr>
        <w:instrText xml:space="preserve"> ADDIN EN.JS.CITE </w:instrText>
      </w:r>
      <w:ins w:id="6233" w:author="Mosi Adesina Ifatunji" w:date="2025-06-17T13:51:00Z" w16du:dateUtc="2025-06-17T18:51:00Z">
        <w:r w:rsidRPr="009C7309">
          <w:rPr>
            <w:rStyle w:val="s1"/>
          </w:rPr>
        </w:r>
        <w:r w:rsidRPr="009C7309">
          <w:rPr>
            <w:rStyle w:val="s1"/>
          </w:rPr>
          <w:fldChar w:fldCharType="separate"/>
        </w:r>
      </w:ins>
      <w:r w:rsidR="008B7FC0">
        <w:rPr>
          <w:rStyle w:val="s1"/>
          <w:noProof/>
        </w:rPr>
        <w:t>(Baron and Bielby 1980)</w:t>
      </w:r>
      <w:ins w:id="6234" w:author="Mosi Adesina Ifatunji" w:date="2025-06-17T13:51:00Z" w16du:dateUtc="2025-06-17T18:51:00Z">
        <w:r w:rsidRPr="009C7309">
          <w:rPr>
            <w:rStyle w:val="s1"/>
          </w:rPr>
          <w:fldChar w:fldCharType="end"/>
        </w:r>
        <w:r w:rsidRPr="009C7309">
          <w:rPr>
            <w:rStyle w:val="s1"/>
          </w:rPr>
          <w:t>.</w:t>
        </w:r>
      </w:ins>
    </w:p>
    <w:p w14:paraId="4D9886E3" w14:textId="77777777" w:rsidR="000E0832" w:rsidRPr="00B92532" w:rsidRDefault="000E0832">
      <w:pPr>
        <w:rPr>
          <w:ins w:id="6235" w:author="Mosi Adesina Ifatunji" w:date="2025-06-17T16:46:00Z" w16du:dateUtc="2025-06-17T21:46:00Z"/>
        </w:rPr>
        <w:pPrChange w:id="6236" w:author="Mosi Adesina Ifatunji" w:date="2025-10-21T19:50:00Z" w16du:dateUtc="2025-10-22T00:50:00Z">
          <w:pPr>
            <w:pStyle w:val="BodyText"/>
          </w:pPr>
        </w:pPrChange>
      </w:pPr>
    </w:p>
    <w:p w14:paraId="2A7FF317" w14:textId="77777777" w:rsidR="000E0832" w:rsidRPr="00B92532" w:rsidRDefault="000E0832">
      <w:pPr>
        <w:rPr>
          <w:ins w:id="6237" w:author="Mosi Adesina Ifatunji" w:date="2025-06-17T16:46:00Z" w16du:dateUtc="2025-06-17T21:46:00Z"/>
        </w:rPr>
        <w:pPrChange w:id="6238" w:author="Mosi Adesina Ifatunji" w:date="2025-10-21T19:50:00Z" w16du:dateUtc="2025-10-22T00:50:00Z">
          <w:pPr>
            <w:pStyle w:val="BodyText"/>
          </w:pPr>
        </w:pPrChange>
      </w:pPr>
    </w:p>
    <w:p w14:paraId="0B93A165" w14:textId="77777777" w:rsidR="000E0832" w:rsidRPr="00B92532" w:rsidRDefault="000E0832">
      <w:pPr>
        <w:rPr>
          <w:ins w:id="6239" w:author="Mosi Adesina Ifatunji" w:date="2025-06-17T16:46:00Z" w16du:dateUtc="2025-06-17T21:46:00Z"/>
        </w:rPr>
        <w:pPrChange w:id="6240" w:author="Mosi Adesina Ifatunji" w:date="2025-10-21T19:50:00Z" w16du:dateUtc="2025-10-22T00:50:00Z">
          <w:pPr>
            <w:pStyle w:val="BodyText"/>
          </w:pPr>
        </w:pPrChange>
      </w:pPr>
    </w:p>
    <w:p w14:paraId="39CEB239" w14:textId="77777777" w:rsidR="000E0832" w:rsidRPr="006B17C5" w:rsidRDefault="000E0832">
      <w:pPr>
        <w:keepNext/>
        <w:keepLines/>
        <w:rPr>
          <w:ins w:id="6241" w:author="Mosi Adesina Ifatunji" w:date="2025-06-17T16:46:00Z" w16du:dateUtc="2025-06-17T21:46:00Z"/>
          <w:rPrChange w:id="6242" w:author="Mosi Adesina Ifatunji" w:date="2025-07-17T11:52:00Z" w16du:dateUtc="2025-07-17T16:52:00Z">
            <w:rPr>
              <w:ins w:id="6243" w:author="Mosi Adesina Ifatunji" w:date="2025-06-17T16:46:00Z" w16du:dateUtc="2025-06-17T21:46:00Z"/>
              <w:rFonts w:ascii="Helvetica Neue" w:hAnsi="Helvetica Neue" w:cs="Helvetica Neue"/>
              <w:sz w:val="26"/>
              <w:szCs w:val="26"/>
            </w:rPr>
          </w:rPrChange>
        </w:rPr>
        <w:pPrChange w:id="6244" w:author="Mosi Adesina Ifatunji" w:date="2025-10-21T19:50:00Z" w16du:dateUtc="2025-10-22T00:50:00Z">
          <w:pPr>
            <w:autoSpaceDE w:val="0"/>
            <w:autoSpaceDN w:val="0"/>
            <w:adjustRightInd w:val="0"/>
            <w:ind w:left="720" w:right="-720" w:hanging="720"/>
          </w:pPr>
        </w:pPrChange>
      </w:pPr>
      <w:ins w:id="6245" w:author="Mosi Adesina Ifatunji" w:date="2025-06-17T16:46:00Z" w16du:dateUtc="2025-06-17T21:46:00Z">
        <w:r w:rsidRPr="006B17C5">
          <w:rPr>
            <w:rPrChange w:id="6246" w:author="Mosi Adesina Ifatunji" w:date="2025-07-17T11:52:00Z" w16du:dateUtc="2025-07-17T16:52:00Z">
              <w:rPr>
                <w:rFonts w:ascii="Helvetica Neue" w:hAnsi="Helvetica Neue" w:cs="Helvetica Neue"/>
                <w:sz w:val="26"/>
                <w:szCs w:val="26"/>
              </w:rPr>
            </w:rPrChange>
          </w:rPr>
          <w:lastRenderedPageBreak/>
          <w:t xml:space="preserve">Hoffman, Saul. 1978. "Black-White Earnings Differences over the </w:t>
        </w:r>
        <w:proofErr w:type="gramStart"/>
        <w:r w:rsidRPr="006B17C5">
          <w:rPr>
            <w:rPrChange w:id="6247" w:author="Mosi Adesina Ifatunji" w:date="2025-07-17T11:52:00Z" w16du:dateUtc="2025-07-17T16:52:00Z">
              <w:rPr>
                <w:rFonts w:ascii="Helvetica Neue" w:hAnsi="Helvetica Neue" w:cs="Helvetica Neue"/>
                <w:sz w:val="26"/>
                <w:szCs w:val="26"/>
              </w:rPr>
            </w:rPrChange>
          </w:rPr>
          <w:t>Life-Cycle</w:t>
        </w:r>
        <w:proofErr w:type="gramEnd"/>
        <w:r w:rsidRPr="006B17C5">
          <w:rPr>
            <w:rPrChange w:id="6248" w:author="Mosi Adesina Ifatunji" w:date="2025-07-17T11:52:00Z" w16du:dateUtc="2025-07-17T16:52:00Z">
              <w:rPr>
                <w:rFonts w:ascii="Helvetica Neue" w:hAnsi="Helvetica Neue" w:cs="Helvetica Neue"/>
                <w:sz w:val="26"/>
                <w:szCs w:val="26"/>
              </w:rPr>
            </w:rPrChange>
          </w:rPr>
          <w:t xml:space="preserve">." Pp. 247–71 in </w:t>
        </w:r>
        <w:r w:rsidRPr="006B17C5">
          <w:rPr>
            <w:i/>
            <w:iCs/>
            <w:rPrChange w:id="6249" w:author="Mosi Adesina Ifatunji" w:date="2025-07-17T11:52:00Z" w16du:dateUtc="2025-07-17T16:52:00Z">
              <w:rPr>
                <w:rFonts w:ascii="Helvetica Neue" w:hAnsi="Helvetica Neue" w:cs="Helvetica Neue"/>
                <w:i/>
                <w:iCs/>
                <w:sz w:val="26"/>
                <w:szCs w:val="26"/>
              </w:rPr>
            </w:rPrChange>
          </w:rPr>
          <w:t>Five Thousand American Families: Patterns of Economic Progress</w:t>
        </w:r>
        <w:r w:rsidRPr="006B17C5">
          <w:rPr>
            <w:rPrChange w:id="6250" w:author="Mosi Adesina Ifatunji" w:date="2025-07-17T11:52:00Z" w16du:dateUtc="2025-07-17T16:52:00Z">
              <w:rPr>
                <w:rFonts w:ascii="Helvetica Neue" w:hAnsi="Helvetica Neue" w:cs="Helvetica Neue"/>
                <w:sz w:val="26"/>
                <w:szCs w:val="26"/>
              </w:rPr>
            </w:rPrChange>
          </w:rPr>
          <w:t>, edited by Greg Duncan and James Morgan. Ann Arbor, Michigan: University of Michigan Institute for Social Research.</w:t>
        </w:r>
      </w:ins>
    </w:p>
    <w:p w14:paraId="49980389" w14:textId="77777777" w:rsidR="000E0832" w:rsidRPr="006B17C5" w:rsidRDefault="000E0832">
      <w:pPr>
        <w:keepNext/>
        <w:keepLines/>
        <w:rPr>
          <w:ins w:id="6251" w:author="Mosi Adesina Ifatunji" w:date="2025-06-17T16:53:00Z" w16du:dateUtc="2025-06-17T21:53:00Z"/>
          <w:rPrChange w:id="6252" w:author="Mosi Adesina Ifatunji" w:date="2025-07-17T11:52:00Z" w16du:dateUtc="2025-07-17T16:52:00Z">
            <w:rPr>
              <w:ins w:id="6253" w:author="Mosi Adesina Ifatunji" w:date="2025-06-17T16:53:00Z" w16du:dateUtc="2025-06-17T21:53:00Z"/>
              <w:rFonts w:ascii="Helvetica Neue" w:hAnsi="Helvetica Neue" w:cs="Helvetica Neue"/>
              <w:sz w:val="26"/>
              <w:szCs w:val="26"/>
            </w:rPr>
          </w:rPrChange>
        </w:rPr>
        <w:pPrChange w:id="6254" w:author="Mosi Adesina Ifatunji" w:date="2025-10-21T19:50:00Z" w16du:dateUtc="2025-10-22T00:50:00Z">
          <w:pPr>
            <w:autoSpaceDE w:val="0"/>
            <w:autoSpaceDN w:val="0"/>
            <w:adjustRightInd w:val="0"/>
            <w:ind w:right="-720"/>
          </w:pPr>
        </w:pPrChange>
      </w:pPr>
    </w:p>
    <w:p w14:paraId="3262A2AF" w14:textId="77777777" w:rsidR="00666758" w:rsidRPr="006B17C5" w:rsidRDefault="00666758">
      <w:pPr>
        <w:keepNext/>
        <w:keepLines/>
        <w:rPr>
          <w:ins w:id="6255" w:author="Mosi Adesina Ifatunji" w:date="2025-06-17T16:58:00Z" w16du:dateUtc="2025-06-17T21:58:00Z"/>
          <w:rPrChange w:id="6256" w:author="Mosi Adesina Ifatunji" w:date="2025-07-17T11:52:00Z" w16du:dateUtc="2025-07-17T16:52:00Z">
            <w:rPr>
              <w:ins w:id="6257" w:author="Mosi Adesina Ifatunji" w:date="2025-06-17T16:58:00Z" w16du:dateUtc="2025-06-17T21:58:00Z"/>
              <w:rFonts w:ascii="Helvetica Neue" w:hAnsi="Helvetica Neue" w:cs="Helvetica Neue"/>
              <w:sz w:val="26"/>
              <w:szCs w:val="26"/>
            </w:rPr>
          </w:rPrChange>
        </w:rPr>
        <w:pPrChange w:id="6258" w:author="Mosi Adesina Ifatunji" w:date="2025-10-21T19:50:00Z" w16du:dateUtc="2025-10-22T00:50:00Z">
          <w:pPr>
            <w:autoSpaceDE w:val="0"/>
            <w:autoSpaceDN w:val="0"/>
            <w:adjustRightInd w:val="0"/>
            <w:ind w:left="720" w:right="-720" w:hanging="720"/>
          </w:pPr>
        </w:pPrChange>
      </w:pPr>
      <w:ins w:id="6259" w:author="Mosi Adesina Ifatunji" w:date="2025-06-17T16:53:00Z" w16du:dateUtc="2025-06-17T21:53:00Z">
        <w:r w:rsidRPr="006B17C5">
          <w:rPr>
            <w:rPrChange w:id="6260" w:author="Mosi Adesina Ifatunji" w:date="2025-07-17T11:52:00Z" w16du:dateUtc="2025-07-17T16:52:00Z">
              <w:rPr>
                <w:rFonts w:ascii="Helvetica Neue" w:hAnsi="Helvetica Neue" w:cs="Helvetica Neue"/>
                <w:sz w:val="26"/>
                <w:szCs w:val="26"/>
              </w:rPr>
            </w:rPrChange>
          </w:rPr>
          <w:t xml:space="preserve">Braddock, </w:t>
        </w:r>
        <w:proofErr w:type="spellStart"/>
        <w:r w:rsidRPr="006B17C5">
          <w:rPr>
            <w:rPrChange w:id="6261" w:author="Mosi Adesina Ifatunji" w:date="2025-07-17T11:52:00Z" w16du:dateUtc="2025-07-17T16:52:00Z">
              <w:rPr>
                <w:rFonts w:ascii="Helvetica Neue" w:hAnsi="Helvetica Neue" w:cs="Helvetica Neue"/>
                <w:sz w:val="26"/>
                <w:szCs w:val="26"/>
              </w:rPr>
            </w:rPrChange>
          </w:rPr>
          <w:t>Jomills</w:t>
        </w:r>
        <w:proofErr w:type="spellEnd"/>
        <w:r w:rsidRPr="006B17C5">
          <w:rPr>
            <w:rPrChange w:id="6262" w:author="Mosi Adesina Ifatunji" w:date="2025-07-17T11:52:00Z" w16du:dateUtc="2025-07-17T16:52:00Z">
              <w:rPr>
                <w:rFonts w:ascii="Helvetica Neue" w:hAnsi="Helvetica Neue" w:cs="Helvetica Neue"/>
                <w:sz w:val="26"/>
                <w:szCs w:val="26"/>
              </w:rPr>
            </w:rPrChange>
          </w:rPr>
          <w:t xml:space="preserve"> Henry, and James M McPartland. 1987. "How minorities continue to be excluded from equal employment opportunities: Research on labor market and institutional barriers." </w:t>
        </w:r>
        <w:r w:rsidRPr="006B17C5">
          <w:rPr>
            <w:i/>
            <w:iCs/>
            <w:rPrChange w:id="6263" w:author="Mosi Adesina Ifatunji" w:date="2025-07-17T11:52:00Z" w16du:dateUtc="2025-07-17T16:52:00Z">
              <w:rPr>
                <w:rFonts w:ascii="Helvetica Neue" w:hAnsi="Helvetica Neue" w:cs="Helvetica Neue"/>
                <w:i/>
                <w:iCs/>
                <w:sz w:val="26"/>
                <w:szCs w:val="26"/>
              </w:rPr>
            </w:rPrChange>
          </w:rPr>
          <w:t>Journal of Social Issues</w:t>
        </w:r>
        <w:r w:rsidRPr="006B17C5">
          <w:rPr>
            <w:rPrChange w:id="6264" w:author="Mosi Adesina Ifatunji" w:date="2025-07-17T11:52:00Z" w16du:dateUtc="2025-07-17T16:52:00Z">
              <w:rPr>
                <w:rFonts w:ascii="Helvetica Neue" w:hAnsi="Helvetica Neue" w:cs="Helvetica Neue"/>
                <w:sz w:val="26"/>
                <w:szCs w:val="26"/>
              </w:rPr>
            </w:rPrChange>
          </w:rPr>
          <w:t xml:space="preserve"> 43(1):5–39.</w:t>
        </w:r>
      </w:ins>
    </w:p>
    <w:p w14:paraId="20FF82AD" w14:textId="77777777" w:rsidR="00A01028" w:rsidRPr="00B92532" w:rsidRDefault="00A01028">
      <w:pPr>
        <w:rPr>
          <w:ins w:id="6265" w:author="Mosi Adesina Ifatunji" w:date="2025-06-17T16:58:00Z" w16du:dateUtc="2025-06-17T21:58:00Z"/>
        </w:rPr>
        <w:pPrChange w:id="6266" w:author="Mosi Adesina Ifatunji" w:date="2025-10-21T19:50:00Z" w16du:dateUtc="2025-10-22T00:50:00Z">
          <w:pPr>
            <w:pStyle w:val="BodyText"/>
          </w:pPr>
        </w:pPrChange>
      </w:pPr>
    </w:p>
    <w:p w14:paraId="24A7A1AD" w14:textId="77777777" w:rsidR="00A01028" w:rsidRPr="006B17C5" w:rsidRDefault="00A01028">
      <w:pPr>
        <w:keepNext/>
        <w:keepLines/>
        <w:rPr>
          <w:ins w:id="6267" w:author="Mosi Adesina Ifatunji" w:date="2025-06-17T16:58:00Z" w16du:dateUtc="2025-06-17T21:58:00Z"/>
          <w:rPrChange w:id="6268" w:author="Mosi Adesina Ifatunji" w:date="2025-07-17T11:52:00Z" w16du:dateUtc="2025-07-17T16:52:00Z">
            <w:rPr>
              <w:ins w:id="6269" w:author="Mosi Adesina Ifatunji" w:date="2025-06-17T16:58:00Z" w16du:dateUtc="2025-06-17T21:58:00Z"/>
              <w:rFonts w:ascii="Helvetica Neue" w:hAnsi="Helvetica Neue" w:cs="Helvetica Neue"/>
              <w:sz w:val="26"/>
              <w:szCs w:val="26"/>
            </w:rPr>
          </w:rPrChange>
        </w:rPr>
        <w:pPrChange w:id="6270" w:author="Mosi Adesina Ifatunji" w:date="2025-10-21T19:50:00Z" w16du:dateUtc="2025-10-22T00:50:00Z">
          <w:pPr>
            <w:autoSpaceDE w:val="0"/>
            <w:autoSpaceDN w:val="0"/>
            <w:adjustRightInd w:val="0"/>
            <w:ind w:left="720" w:right="-720" w:hanging="720"/>
          </w:pPr>
        </w:pPrChange>
      </w:pPr>
      <w:ins w:id="6271" w:author="Mosi Adesina Ifatunji" w:date="2025-06-17T16:58:00Z" w16du:dateUtc="2025-06-17T21:58:00Z">
        <w:r w:rsidRPr="006B17C5">
          <w:rPr>
            <w:rPrChange w:id="6272" w:author="Mosi Adesina Ifatunji" w:date="2025-07-17T11:52:00Z" w16du:dateUtc="2025-07-17T16:52:00Z">
              <w:rPr>
                <w:rFonts w:ascii="Helvetica Neue" w:hAnsi="Helvetica Neue" w:cs="Helvetica Neue"/>
                <w:sz w:val="26"/>
                <w:szCs w:val="26"/>
              </w:rPr>
            </w:rPrChange>
          </w:rPr>
          <w:lastRenderedPageBreak/>
          <w:t xml:space="preserve">Siegelman, Peter, and James J Heckman. 1993. "The Urban Institute audit studies: Their methods and findings." Pp. 187–258 in </w:t>
        </w:r>
        <w:r w:rsidRPr="006B17C5">
          <w:rPr>
            <w:i/>
            <w:iCs/>
            <w:rPrChange w:id="6273" w:author="Mosi Adesina Ifatunji" w:date="2025-07-17T11:52:00Z" w16du:dateUtc="2025-07-17T16:52:00Z">
              <w:rPr>
                <w:rFonts w:ascii="Helvetica Neue" w:hAnsi="Helvetica Neue" w:cs="Helvetica Neue"/>
                <w:i/>
                <w:iCs/>
                <w:sz w:val="26"/>
                <w:szCs w:val="26"/>
              </w:rPr>
            </w:rPrChange>
          </w:rPr>
          <w:t>Clear and Convincing Evidence: Measurement of Discrimination in America</w:t>
        </w:r>
        <w:r w:rsidRPr="006B17C5">
          <w:rPr>
            <w:rPrChange w:id="6274" w:author="Mosi Adesina Ifatunji" w:date="2025-07-17T11:52:00Z" w16du:dateUtc="2025-07-17T16:52:00Z">
              <w:rPr>
                <w:rFonts w:ascii="Helvetica Neue" w:hAnsi="Helvetica Neue" w:cs="Helvetica Neue"/>
                <w:sz w:val="26"/>
                <w:szCs w:val="26"/>
              </w:rPr>
            </w:rPrChange>
          </w:rPr>
          <w:t>. Washington, D.C.: Urban Institute.</w:t>
        </w:r>
      </w:ins>
    </w:p>
    <w:p w14:paraId="4DF23A05" w14:textId="77777777" w:rsidR="00A01028" w:rsidRPr="006B17C5" w:rsidRDefault="00A01028">
      <w:pPr>
        <w:keepNext/>
        <w:keepLines/>
        <w:rPr>
          <w:ins w:id="6275" w:author="Mosi Adesina Ifatunji" w:date="2025-06-17T17:14:00Z" w16du:dateUtc="2025-06-17T22:14:00Z"/>
          <w:rPrChange w:id="6276" w:author="Mosi Adesina Ifatunji" w:date="2025-07-17T11:52:00Z" w16du:dateUtc="2025-07-17T16:52:00Z">
            <w:rPr>
              <w:ins w:id="6277" w:author="Mosi Adesina Ifatunji" w:date="2025-06-17T17:14:00Z" w16du:dateUtc="2025-06-17T22:14:00Z"/>
              <w:rFonts w:ascii="Helvetica Neue" w:hAnsi="Helvetica Neue" w:cs="Helvetica Neue"/>
              <w:sz w:val="26"/>
              <w:szCs w:val="26"/>
            </w:rPr>
          </w:rPrChange>
        </w:rPr>
        <w:pPrChange w:id="6278" w:author="Mosi Adesina Ifatunji" w:date="2025-10-21T19:50:00Z" w16du:dateUtc="2025-10-22T00:50:00Z">
          <w:pPr>
            <w:autoSpaceDE w:val="0"/>
            <w:autoSpaceDN w:val="0"/>
            <w:adjustRightInd w:val="0"/>
            <w:ind w:right="-720"/>
          </w:pPr>
        </w:pPrChange>
      </w:pPr>
    </w:p>
    <w:p w14:paraId="2D1F7FA3" w14:textId="77777777" w:rsidR="00146771" w:rsidRPr="006B17C5" w:rsidRDefault="00146771">
      <w:pPr>
        <w:keepNext/>
        <w:keepLines/>
        <w:rPr>
          <w:ins w:id="6279" w:author="Mosi Adesina Ifatunji" w:date="2025-06-17T17:14:00Z" w16du:dateUtc="2025-06-17T22:14:00Z"/>
          <w:rPrChange w:id="6280" w:author="Mosi Adesina Ifatunji" w:date="2025-07-17T11:52:00Z" w16du:dateUtc="2025-07-17T16:52:00Z">
            <w:rPr>
              <w:ins w:id="6281" w:author="Mosi Adesina Ifatunji" w:date="2025-06-17T17:14:00Z" w16du:dateUtc="2025-06-17T22:14:00Z"/>
              <w:rFonts w:ascii="Helvetica Neue" w:hAnsi="Helvetica Neue" w:cs="Helvetica Neue"/>
              <w:sz w:val="26"/>
              <w:szCs w:val="26"/>
            </w:rPr>
          </w:rPrChange>
        </w:rPr>
        <w:pPrChange w:id="6282" w:author="Mosi Adesina Ifatunji" w:date="2025-10-21T19:50:00Z" w16du:dateUtc="2025-10-22T00:50:00Z">
          <w:pPr>
            <w:autoSpaceDE w:val="0"/>
            <w:autoSpaceDN w:val="0"/>
            <w:adjustRightInd w:val="0"/>
            <w:ind w:left="720" w:right="-720" w:hanging="720"/>
          </w:pPr>
        </w:pPrChange>
      </w:pPr>
      <w:ins w:id="6283" w:author="Mosi Adesina Ifatunji" w:date="2025-06-17T17:14:00Z" w16du:dateUtc="2025-06-17T22:14:00Z">
        <w:r w:rsidRPr="006B17C5">
          <w:rPr>
            <w:rPrChange w:id="6284" w:author="Mosi Adesina Ifatunji" w:date="2025-07-17T11:52:00Z" w16du:dateUtc="2025-07-17T16:52:00Z">
              <w:rPr>
                <w:rFonts w:ascii="Helvetica Neue" w:hAnsi="Helvetica Neue" w:cs="Helvetica Neue"/>
                <w:sz w:val="26"/>
                <w:szCs w:val="26"/>
              </w:rPr>
            </w:rPrChange>
          </w:rPr>
          <w:t xml:space="preserve">Pager, Devah. 2003. "The mark of a criminal record." </w:t>
        </w:r>
        <w:r w:rsidRPr="006B17C5">
          <w:rPr>
            <w:i/>
            <w:iCs/>
            <w:rPrChange w:id="6285" w:author="Mosi Adesina Ifatunji" w:date="2025-07-17T11:52:00Z" w16du:dateUtc="2025-07-17T16:52:00Z">
              <w:rPr>
                <w:rFonts w:ascii="Helvetica Neue" w:hAnsi="Helvetica Neue" w:cs="Helvetica Neue"/>
                <w:i/>
                <w:iCs/>
                <w:sz w:val="26"/>
                <w:szCs w:val="26"/>
              </w:rPr>
            </w:rPrChange>
          </w:rPr>
          <w:t>American Journal of Sociology</w:t>
        </w:r>
        <w:r w:rsidRPr="006B17C5">
          <w:rPr>
            <w:rPrChange w:id="6286" w:author="Mosi Adesina Ifatunji" w:date="2025-07-17T11:52:00Z" w16du:dateUtc="2025-07-17T16:52:00Z">
              <w:rPr>
                <w:rFonts w:ascii="Helvetica Neue" w:hAnsi="Helvetica Neue" w:cs="Helvetica Neue"/>
                <w:sz w:val="26"/>
                <w:szCs w:val="26"/>
              </w:rPr>
            </w:rPrChange>
          </w:rPr>
          <w:t xml:space="preserve"> 108(5):937–75.</w:t>
        </w:r>
      </w:ins>
    </w:p>
    <w:p w14:paraId="2C706722" w14:textId="77777777" w:rsidR="00146771" w:rsidRPr="006B17C5" w:rsidRDefault="00146771">
      <w:pPr>
        <w:keepNext/>
        <w:keepLines/>
        <w:rPr>
          <w:ins w:id="6287" w:author="Mosi Adesina Ifatunji" w:date="2025-06-17T17:17:00Z" w16du:dateUtc="2025-06-17T22:17:00Z"/>
          <w:rPrChange w:id="6288" w:author="Mosi Adesina Ifatunji" w:date="2025-07-17T11:52:00Z" w16du:dateUtc="2025-07-17T16:52:00Z">
            <w:rPr>
              <w:ins w:id="6289" w:author="Mosi Adesina Ifatunji" w:date="2025-06-17T17:17:00Z" w16du:dateUtc="2025-06-17T22:17:00Z"/>
              <w:rFonts w:ascii="Helvetica Neue" w:hAnsi="Helvetica Neue" w:cs="Helvetica Neue"/>
              <w:sz w:val="26"/>
              <w:szCs w:val="26"/>
            </w:rPr>
          </w:rPrChange>
        </w:rPr>
        <w:pPrChange w:id="6290" w:author="Mosi Adesina Ifatunji" w:date="2025-10-21T19:50:00Z" w16du:dateUtc="2025-10-22T00:50:00Z">
          <w:pPr>
            <w:autoSpaceDE w:val="0"/>
            <w:autoSpaceDN w:val="0"/>
            <w:adjustRightInd w:val="0"/>
            <w:ind w:right="-720"/>
          </w:pPr>
        </w:pPrChange>
      </w:pPr>
    </w:p>
    <w:p w14:paraId="1E60C66E" w14:textId="77777777" w:rsidR="00E720A4" w:rsidRPr="006B17C5" w:rsidRDefault="00E720A4">
      <w:pPr>
        <w:keepNext/>
        <w:keepLines/>
        <w:rPr>
          <w:ins w:id="6291" w:author="Mosi Adesina Ifatunji" w:date="2025-06-17T17:17:00Z" w16du:dateUtc="2025-06-17T22:17:00Z"/>
          <w:rPrChange w:id="6292" w:author="Mosi Adesina Ifatunji" w:date="2025-07-17T11:52:00Z" w16du:dateUtc="2025-07-17T16:52:00Z">
            <w:rPr>
              <w:ins w:id="6293" w:author="Mosi Adesina Ifatunji" w:date="2025-06-17T17:17:00Z" w16du:dateUtc="2025-06-17T22:17:00Z"/>
              <w:rFonts w:ascii="Helvetica Neue" w:hAnsi="Helvetica Neue" w:cs="Helvetica Neue"/>
              <w:sz w:val="26"/>
              <w:szCs w:val="26"/>
            </w:rPr>
          </w:rPrChange>
        </w:rPr>
        <w:pPrChange w:id="6294" w:author="Mosi Adesina Ifatunji" w:date="2025-10-21T19:50:00Z" w16du:dateUtc="2025-10-22T00:50:00Z">
          <w:pPr>
            <w:autoSpaceDE w:val="0"/>
            <w:autoSpaceDN w:val="0"/>
            <w:adjustRightInd w:val="0"/>
            <w:ind w:left="720" w:right="-720" w:hanging="720"/>
          </w:pPr>
        </w:pPrChange>
      </w:pPr>
      <w:ins w:id="6295" w:author="Mosi Adesina Ifatunji" w:date="2025-06-17T17:17:00Z" w16du:dateUtc="2025-06-17T22:17:00Z">
        <w:r w:rsidRPr="006B17C5">
          <w:rPr>
            <w:rPrChange w:id="6296" w:author="Mosi Adesina Ifatunji" w:date="2025-07-17T11:52:00Z" w16du:dateUtc="2025-07-17T16:52:00Z">
              <w:rPr>
                <w:rFonts w:ascii="Helvetica Neue" w:hAnsi="Helvetica Neue" w:cs="Helvetica Neue"/>
                <w:sz w:val="26"/>
                <w:szCs w:val="26"/>
              </w:rPr>
            </w:rPrChange>
          </w:rPr>
          <w:t xml:space="preserve">Bertrand, Marianne, and Sendhil Mullainathan. 2004. "Are Emily and Greg more employable than Lakisha and Jamal? A field experiment on labor market discrimination." </w:t>
        </w:r>
        <w:r w:rsidRPr="006B17C5">
          <w:rPr>
            <w:i/>
            <w:iCs/>
            <w:rPrChange w:id="6297" w:author="Mosi Adesina Ifatunji" w:date="2025-07-17T11:52:00Z" w16du:dateUtc="2025-07-17T16:52:00Z">
              <w:rPr>
                <w:rFonts w:ascii="Helvetica Neue" w:hAnsi="Helvetica Neue" w:cs="Helvetica Neue"/>
                <w:i/>
                <w:iCs/>
                <w:sz w:val="26"/>
                <w:szCs w:val="26"/>
              </w:rPr>
            </w:rPrChange>
          </w:rPr>
          <w:t>American Economic Review</w:t>
        </w:r>
        <w:r w:rsidRPr="006B17C5">
          <w:rPr>
            <w:rPrChange w:id="6298" w:author="Mosi Adesina Ifatunji" w:date="2025-07-17T11:52:00Z" w16du:dateUtc="2025-07-17T16:52:00Z">
              <w:rPr>
                <w:rFonts w:ascii="Helvetica Neue" w:hAnsi="Helvetica Neue" w:cs="Helvetica Neue"/>
                <w:sz w:val="26"/>
                <w:szCs w:val="26"/>
              </w:rPr>
            </w:rPrChange>
          </w:rPr>
          <w:t xml:space="preserve"> 94(4):991–1013.</w:t>
        </w:r>
      </w:ins>
    </w:p>
    <w:p w14:paraId="01A93AF6" w14:textId="77777777" w:rsidR="00E720A4" w:rsidRPr="006B17C5" w:rsidRDefault="00E720A4">
      <w:pPr>
        <w:keepNext/>
        <w:keepLines/>
        <w:rPr>
          <w:ins w:id="6299" w:author="Mosi Adesina Ifatunji" w:date="2025-06-17T17:18:00Z" w16du:dateUtc="2025-06-17T22:18:00Z"/>
          <w:rPrChange w:id="6300" w:author="Mosi Adesina Ifatunji" w:date="2025-07-17T11:52:00Z" w16du:dateUtc="2025-07-17T16:52:00Z">
            <w:rPr>
              <w:ins w:id="6301" w:author="Mosi Adesina Ifatunji" w:date="2025-06-17T17:18:00Z" w16du:dateUtc="2025-06-17T22:18:00Z"/>
              <w:rFonts w:ascii="Helvetica Neue" w:hAnsi="Helvetica Neue" w:cs="Helvetica Neue"/>
              <w:sz w:val="26"/>
              <w:szCs w:val="26"/>
            </w:rPr>
          </w:rPrChange>
        </w:rPr>
        <w:pPrChange w:id="6302" w:author="Mosi Adesina Ifatunji" w:date="2025-10-21T19:50:00Z" w16du:dateUtc="2025-10-22T00:50:00Z">
          <w:pPr>
            <w:autoSpaceDE w:val="0"/>
            <w:autoSpaceDN w:val="0"/>
            <w:adjustRightInd w:val="0"/>
            <w:ind w:right="-720"/>
          </w:pPr>
        </w:pPrChange>
      </w:pPr>
    </w:p>
    <w:p w14:paraId="73ED246F" w14:textId="77777777" w:rsidR="00AE28A1" w:rsidRPr="006B17C5" w:rsidRDefault="00AE28A1">
      <w:pPr>
        <w:keepNext/>
        <w:keepLines/>
        <w:rPr>
          <w:ins w:id="6303" w:author="Mosi Adesina Ifatunji" w:date="2025-06-17T17:18:00Z" w16du:dateUtc="2025-06-17T22:18:00Z"/>
          <w:rPrChange w:id="6304" w:author="Mosi Adesina Ifatunji" w:date="2025-07-17T11:52:00Z" w16du:dateUtc="2025-07-17T16:52:00Z">
            <w:rPr>
              <w:ins w:id="6305" w:author="Mosi Adesina Ifatunji" w:date="2025-06-17T17:18:00Z" w16du:dateUtc="2025-06-17T22:18:00Z"/>
              <w:rFonts w:ascii="Helvetica Neue" w:hAnsi="Helvetica Neue" w:cs="Helvetica Neue"/>
              <w:sz w:val="26"/>
              <w:szCs w:val="26"/>
            </w:rPr>
          </w:rPrChange>
        </w:rPr>
        <w:pPrChange w:id="6306" w:author="Mosi Adesina Ifatunji" w:date="2025-10-21T19:50:00Z" w16du:dateUtc="2025-10-22T00:50:00Z">
          <w:pPr>
            <w:autoSpaceDE w:val="0"/>
            <w:autoSpaceDN w:val="0"/>
            <w:adjustRightInd w:val="0"/>
            <w:ind w:left="720" w:right="-720" w:hanging="720"/>
          </w:pPr>
        </w:pPrChange>
      </w:pPr>
      <w:ins w:id="6307" w:author="Mosi Adesina Ifatunji" w:date="2025-06-17T17:18:00Z" w16du:dateUtc="2025-06-17T22:18:00Z">
        <w:r w:rsidRPr="006B17C5">
          <w:rPr>
            <w:rPrChange w:id="6308" w:author="Mosi Adesina Ifatunji" w:date="2025-07-17T11:52:00Z" w16du:dateUtc="2025-07-17T16:52:00Z">
              <w:rPr>
                <w:rFonts w:ascii="Helvetica Neue" w:hAnsi="Helvetica Neue" w:cs="Helvetica Neue"/>
                <w:sz w:val="26"/>
                <w:szCs w:val="26"/>
              </w:rPr>
            </w:rPrChange>
          </w:rPr>
          <w:t xml:space="preserve">Blank, Rebecca M., Marilyn Dabady, and Constance Citro (Eds.). 2004. </w:t>
        </w:r>
        <w:r w:rsidRPr="006B17C5">
          <w:rPr>
            <w:i/>
            <w:iCs/>
            <w:rPrChange w:id="6309" w:author="Mosi Adesina Ifatunji" w:date="2025-07-17T11:52:00Z" w16du:dateUtc="2025-07-17T16:52:00Z">
              <w:rPr>
                <w:rFonts w:ascii="Helvetica Neue" w:hAnsi="Helvetica Neue" w:cs="Helvetica Neue"/>
                <w:i/>
                <w:iCs/>
                <w:sz w:val="26"/>
                <w:szCs w:val="26"/>
              </w:rPr>
            </w:rPrChange>
          </w:rPr>
          <w:t>Measuring Racial Discrimination</w:t>
        </w:r>
        <w:r w:rsidRPr="006B17C5">
          <w:rPr>
            <w:rPrChange w:id="6310" w:author="Mosi Adesina Ifatunji" w:date="2025-07-17T11:52:00Z" w16du:dateUtc="2025-07-17T16:52:00Z">
              <w:rPr>
                <w:rFonts w:ascii="Helvetica Neue" w:hAnsi="Helvetica Neue" w:cs="Helvetica Neue"/>
                <w:sz w:val="26"/>
                <w:szCs w:val="26"/>
              </w:rPr>
            </w:rPrChange>
          </w:rPr>
          <w:t>. Washington, DC: National Academies Press.</w:t>
        </w:r>
      </w:ins>
    </w:p>
    <w:p w14:paraId="6B9BB70C" w14:textId="77777777" w:rsidR="00AE28A1" w:rsidRPr="006B17C5" w:rsidRDefault="00AE28A1">
      <w:pPr>
        <w:keepNext/>
        <w:keepLines/>
        <w:rPr>
          <w:ins w:id="6311" w:author="Mosi Adesina Ifatunji" w:date="2025-06-17T17:18:00Z" w16du:dateUtc="2025-06-17T22:18:00Z"/>
          <w:rPrChange w:id="6312" w:author="Mosi Adesina Ifatunji" w:date="2025-07-17T11:52:00Z" w16du:dateUtc="2025-07-17T16:52:00Z">
            <w:rPr>
              <w:ins w:id="6313" w:author="Mosi Adesina Ifatunji" w:date="2025-06-17T17:18:00Z" w16du:dateUtc="2025-06-17T22:18:00Z"/>
              <w:rFonts w:ascii="Helvetica Neue" w:hAnsi="Helvetica Neue" w:cs="Helvetica Neue"/>
              <w:sz w:val="26"/>
              <w:szCs w:val="26"/>
            </w:rPr>
          </w:rPrChange>
        </w:rPr>
        <w:pPrChange w:id="6314" w:author="Mosi Adesina Ifatunji" w:date="2025-10-21T19:50:00Z" w16du:dateUtc="2025-10-22T00:50:00Z">
          <w:pPr>
            <w:autoSpaceDE w:val="0"/>
            <w:autoSpaceDN w:val="0"/>
            <w:adjustRightInd w:val="0"/>
            <w:ind w:right="-720"/>
          </w:pPr>
        </w:pPrChange>
      </w:pPr>
    </w:p>
    <w:p w14:paraId="53E4A92F" w14:textId="77777777" w:rsidR="003D70CF" w:rsidRPr="006B17C5" w:rsidRDefault="003D70CF">
      <w:pPr>
        <w:keepNext/>
        <w:keepLines/>
        <w:rPr>
          <w:ins w:id="6315" w:author="Mosi Adesina Ifatunji" w:date="2025-06-17T17:20:00Z" w16du:dateUtc="2025-06-17T22:20:00Z"/>
          <w:rPrChange w:id="6316" w:author="Mosi Adesina Ifatunji" w:date="2025-07-17T11:52:00Z" w16du:dateUtc="2025-07-17T16:52:00Z">
            <w:rPr>
              <w:ins w:id="6317" w:author="Mosi Adesina Ifatunji" w:date="2025-06-17T17:20:00Z" w16du:dateUtc="2025-06-17T22:20:00Z"/>
              <w:rFonts w:ascii="Helvetica Neue" w:hAnsi="Helvetica Neue" w:cs="Helvetica Neue"/>
              <w:sz w:val="26"/>
              <w:szCs w:val="26"/>
            </w:rPr>
          </w:rPrChange>
        </w:rPr>
        <w:pPrChange w:id="6318" w:author="Mosi Adesina Ifatunji" w:date="2025-10-21T19:50:00Z" w16du:dateUtc="2025-10-22T00:50:00Z">
          <w:pPr>
            <w:autoSpaceDE w:val="0"/>
            <w:autoSpaceDN w:val="0"/>
            <w:adjustRightInd w:val="0"/>
            <w:ind w:left="720" w:right="-720" w:hanging="720"/>
          </w:pPr>
        </w:pPrChange>
      </w:pPr>
      <w:ins w:id="6319" w:author="Mosi Adesina Ifatunji" w:date="2025-06-17T17:20:00Z" w16du:dateUtc="2025-06-17T22:20:00Z">
        <w:r w:rsidRPr="006B17C5">
          <w:rPr>
            <w:rPrChange w:id="6320" w:author="Mosi Adesina Ifatunji" w:date="2025-07-17T11:52:00Z" w16du:dateUtc="2025-07-17T16:52:00Z">
              <w:rPr>
                <w:rFonts w:ascii="Helvetica Neue" w:hAnsi="Helvetica Neue" w:cs="Helvetica Neue"/>
                <w:sz w:val="26"/>
                <w:szCs w:val="26"/>
              </w:rPr>
            </w:rPrChange>
          </w:rPr>
          <w:t xml:space="preserve">Stoll, Michael A, Steven Raphael, and Harry J Holzer. 2004. "Black job applicants and the hiring officer's race." </w:t>
        </w:r>
        <w:r w:rsidRPr="006B17C5">
          <w:rPr>
            <w:i/>
            <w:iCs/>
            <w:rPrChange w:id="6321" w:author="Mosi Adesina Ifatunji" w:date="2025-07-17T11:52:00Z" w16du:dateUtc="2025-07-17T16:52:00Z">
              <w:rPr>
                <w:rFonts w:ascii="Helvetica Neue" w:hAnsi="Helvetica Neue" w:cs="Helvetica Neue"/>
                <w:i/>
                <w:iCs/>
                <w:sz w:val="26"/>
                <w:szCs w:val="26"/>
              </w:rPr>
            </w:rPrChange>
          </w:rPr>
          <w:t>Industrial and Labor Relations Review</w:t>
        </w:r>
        <w:r w:rsidRPr="006B17C5">
          <w:rPr>
            <w:rPrChange w:id="6322" w:author="Mosi Adesina Ifatunji" w:date="2025-07-17T11:52:00Z" w16du:dateUtc="2025-07-17T16:52:00Z">
              <w:rPr>
                <w:rFonts w:ascii="Helvetica Neue" w:hAnsi="Helvetica Neue" w:cs="Helvetica Neue"/>
                <w:sz w:val="26"/>
                <w:szCs w:val="26"/>
              </w:rPr>
            </w:rPrChange>
          </w:rPr>
          <w:t xml:space="preserve"> 57(2):267–87.</w:t>
        </w:r>
      </w:ins>
    </w:p>
    <w:p w14:paraId="063B480C" w14:textId="77777777" w:rsidR="003D70CF" w:rsidRPr="006B17C5" w:rsidRDefault="003D70CF">
      <w:pPr>
        <w:keepNext/>
        <w:keepLines/>
        <w:rPr>
          <w:ins w:id="6323" w:author="Mosi Adesina Ifatunji" w:date="2025-06-17T17:20:00Z" w16du:dateUtc="2025-06-17T22:20:00Z"/>
          <w:rPrChange w:id="6324" w:author="Mosi Adesina Ifatunji" w:date="2025-07-17T11:52:00Z" w16du:dateUtc="2025-07-17T16:52:00Z">
            <w:rPr>
              <w:ins w:id="6325" w:author="Mosi Adesina Ifatunji" w:date="2025-06-17T17:20:00Z" w16du:dateUtc="2025-06-17T22:20:00Z"/>
              <w:rFonts w:ascii="Helvetica Neue" w:hAnsi="Helvetica Neue" w:cs="Helvetica Neue"/>
              <w:sz w:val="26"/>
              <w:szCs w:val="26"/>
            </w:rPr>
          </w:rPrChange>
        </w:rPr>
        <w:pPrChange w:id="6326" w:author="Mosi Adesina Ifatunji" w:date="2025-10-21T19:50:00Z" w16du:dateUtc="2025-10-22T00:50:00Z">
          <w:pPr>
            <w:autoSpaceDE w:val="0"/>
            <w:autoSpaceDN w:val="0"/>
            <w:adjustRightInd w:val="0"/>
            <w:ind w:right="-720"/>
          </w:pPr>
        </w:pPrChange>
      </w:pPr>
    </w:p>
    <w:p w14:paraId="07386081" w14:textId="77777777" w:rsidR="00436623" w:rsidRPr="006B17C5" w:rsidRDefault="00436623">
      <w:pPr>
        <w:keepNext/>
        <w:keepLines/>
        <w:rPr>
          <w:ins w:id="6327" w:author="Mosi Adesina Ifatunji" w:date="2025-06-17T17:25:00Z" w16du:dateUtc="2025-06-17T22:25:00Z"/>
          <w:rPrChange w:id="6328" w:author="Mosi Adesina Ifatunji" w:date="2025-07-17T11:52:00Z" w16du:dateUtc="2025-07-17T16:52:00Z">
            <w:rPr>
              <w:ins w:id="6329" w:author="Mosi Adesina Ifatunji" w:date="2025-06-17T17:25:00Z" w16du:dateUtc="2025-06-17T22:25:00Z"/>
              <w:rFonts w:ascii="Helvetica Neue" w:hAnsi="Helvetica Neue" w:cs="Helvetica Neue"/>
              <w:sz w:val="26"/>
              <w:szCs w:val="26"/>
            </w:rPr>
          </w:rPrChange>
        </w:rPr>
        <w:pPrChange w:id="6330" w:author="Mosi Adesina Ifatunji" w:date="2025-10-21T19:50:00Z" w16du:dateUtc="2025-10-22T00:50:00Z">
          <w:pPr>
            <w:autoSpaceDE w:val="0"/>
            <w:autoSpaceDN w:val="0"/>
            <w:adjustRightInd w:val="0"/>
            <w:ind w:left="720" w:right="-720" w:hanging="720"/>
          </w:pPr>
        </w:pPrChange>
      </w:pPr>
      <w:ins w:id="6331" w:author="Mosi Adesina Ifatunji" w:date="2025-06-17T17:25:00Z" w16du:dateUtc="2025-06-17T22:25:00Z">
        <w:r w:rsidRPr="006B17C5">
          <w:rPr>
            <w:rPrChange w:id="6332" w:author="Mosi Adesina Ifatunji" w:date="2025-07-17T11:52:00Z" w16du:dateUtc="2025-07-17T16:52:00Z">
              <w:rPr>
                <w:rFonts w:ascii="Helvetica Neue" w:hAnsi="Helvetica Neue" w:cs="Helvetica Neue"/>
                <w:sz w:val="26"/>
                <w:szCs w:val="26"/>
              </w:rPr>
            </w:rPrChange>
          </w:rPr>
          <w:t xml:space="preserve">Holzer, Harry J, Steven Raphael, and Michael A Stoll. 2006. "Perceived criminality, criminal background checks, and the racial hiring practices of employers." </w:t>
        </w:r>
        <w:r w:rsidRPr="006B17C5">
          <w:rPr>
            <w:i/>
            <w:iCs/>
            <w:rPrChange w:id="6333" w:author="Mosi Adesina Ifatunji" w:date="2025-07-17T11:52:00Z" w16du:dateUtc="2025-07-17T16:52:00Z">
              <w:rPr>
                <w:rFonts w:ascii="Helvetica Neue" w:hAnsi="Helvetica Neue" w:cs="Helvetica Neue"/>
                <w:i/>
                <w:iCs/>
                <w:sz w:val="26"/>
                <w:szCs w:val="26"/>
              </w:rPr>
            </w:rPrChange>
          </w:rPr>
          <w:t>Journal of Law and Economics</w:t>
        </w:r>
        <w:r w:rsidRPr="006B17C5">
          <w:rPr>
            <w:rPrChange w:id="6334" w:author="Mosi Adesina Ifatunji" w:date="2025-07-17T11:52:00Z" w16du:dateUtc="2025-07-17T16:52:00Z">
              <w:rPr>
                <w:rFonts w:ascii="Helvetica Neue" w:hAnsi="Helvetica Neue" w:cs="Helvetica Neue"/>
                <w:sz w:val="26"/>
                <w:szCs w:val="26"/>
              </w:rPr>
            </w:rPrChange>
          </w:rPr>
          <w:t xml:space="preserve"> 49(2):451–80.</w:t>
        </w:r>
      </w:ins>
    </w:p>
    <w:p w14:paraId="18DAF06F" w14:textId="77777777" w:rsidR="00436623" w:rsidRPr="006B17C5" w:rsidRDefault="00436623">
      <w:pPr>
        <w:keepNext/>
        <w:keepLines/>
        <w:rPr>
          <w:ins w:id="6335" w:author="Mosi Adesina Ifatunji" w:date="2025-06-17T17:25:00Z" w16du:dateUtc="2025-06-17T22:25:00Z"/>
          <w:rPrChange w:id="6336" w:author="Mosi Adesina Ifatunji" w:date="2025-07-17T11:52:00Z" w16du:dateUtc="2025-07-17T16:52:00Z">
            <w:rPr>
              <w:ins w:id="6337" w:author="Mosi Adesina Ifatunji" w:date="2025-06-17T17:25:00Z" w16du:dateUtc="2025-06-17T22:25:00Z"/>
              <w:rFonts w:ascii="Helvetica Neue" w:hAnsi="Helvetica Neue" w:cs="Helvetica Neue"/>
              <w:sz w:val="26"/>
              <w:szCs w:val="26"/>
            </w:rPr>
          </w:rPrChange>
        </w:rPr>
        <w:pPrChange w:id="6338" w:author="Mosi Adesina Ifatunji" w:date="2025-10-21T19:50:00Z" w16du:dateUtc="2025-10-22T00:50:00Z">
          <w:pPr>
            <w:autoSpaceDE w:val="0"/>
            <w:autoSpaceDN w:val="0"/>
            <w:adjustRightInd w:val="0"/>
            <w:ind w:right="-720"/>
          </w:pPr>
        </w:pPrChange>
      </w:pPr>
    </w:p>
    <w:p w14:paraId="383CA3A3" w14:textId="77777777" w:rsidR="00EE2F3C" w:rsidRPr="006B17C5" w:rsidRDefault="00EE2F3C">
      <w:pPr>
        <w:keepNext/>
        <w:keepLines/>
        <w:rPr>
          <w:ins w:id="6339" w:author="Mosi Adesina Ifatunji" w:date="2025-06-17T17:25:00Z" w16du:dateUtc="2025-06-17T22:25:00Z"/>
          <w:rPrChange w:id="6340" w:author="Mosi Adesina Ifatunji" w:date="2025-07-17T11:52:00Z" w16du:dateUtc="2025-07-17T16:52:00Z">
            <w:rPr>
              <w:ins w:id="6341" w:author="Mosi Adesina Ifatunji" w:date="2025-06-17T17:25:00Z" w16du:dateUtc="2025-06-17T22:25:00Z"/>
              <w:rFonts w:ascii="Helvetica Neue" w:hAnsi="Helvetica Neue" w:cs="Helvetica Neue"/>
              <w:sz w:val="26"/>
              <w:szCs w:val="26"/>
            </w:rPr>
          </w:rPrChange>
        </w:rPr>
        <w:pPrChange w:id="6342" w:author="Mosi Adesina Ifatunji" w:date="2025-10-21T19:50:00Z" w16du:dateUtc="2025-10-22T00:50:00Z">
          <w:pPr>
            <w:autoSpaceDE w:val="0"/>
            <w:autoSpaceDN w:val="0"/>
            <w:adjustRightInd w:val="0"/>
            <w:ind w:left="720" w:right="-720" w:hanging="720"/>
          </w:pPr>
        </w:pPrChange>
      </w:pPr>
      <w:ins w:id="6343" w:author="Mosi Adesina Ifatunji" w:date="2025-06-17T17:25:00Z" w16du:dateUtc="2025-06-17T22:25:00Z">
        <w:r w:rsidRPr="006B17C5">
          <w:rPr>
            <w:rPrChange w:id="6344" w:author="Mosi Adesina Ifatunji" w:date="2025-07-17T11:52:00Z" w16du:dateUtc="2025-07-17T16:52:00Z">
              <w:rPr>
                <w:rFonts w:ascii="Helvetica Neue" w:hAnsi="Helvetica Neue" w:cs="Helvetica Neue"/>
                <w:sz w:val="26"/>
                <w:szCs w:val="26"/>
              </w:rPr>
            </w:rPrChange>
          </w:rPr>
          <w:t xml:space="preserve">Kmec, Julie A. 2006. "White hiring agents' organizational practices and out-group hiring." </w:t>
        </w:r>
        <w:r w:rsidRPr="006B17C5">
          <w:rPr>
            <w:i/>
            <w:iCs/>
            <w:rPrChange w:id="6345" w:author="Mosi Adesina Ifatunji" w:date="2025-07-17T11:52:00Z" w16du:dateUtc="2025-07-17T16:52:00Z">
              <w:rPr>
                <w:rFonts w:ascii="Helvetica Neue" w:hAnsi="Helvetica Neue" w:cs="Helvetica Neue"/>
                <w:i/>
                <w:iCs/>
                <w:sz w:val="26"/>
                <w:szCs w:val="26"/>
              </w:rPr>
            </w:rPrChange>
          </w:rPr>
          <w:t>Social Science Research</w:t>
        </w:r>
        <w:r w:rsidRPr="006B17C5">
          <w:rPr>
            <w:rPrChange w:id="6346" w:author="Mosi Adesina Ifatunji" w:date="2025-07-17T11:52:00Z" w16du:dateUtc="2025-07-17T16:52:00Z">
              <w:rPr>
                <w:rFonts w:ascii="Helvetica Neue" w:hAnsi="Helvetica Neue" w:cs="Helvetica Neue"/>
                <w:sz w:val="26"/>
                <w:szCs w:val="26"/>
              </w:rPr>
            </w:rPrChange>
          </w:rPr>
          <w:t xml:space="preserve"> 35(3):668–701.</w:t>
        </w:r>
      </w:ins>
    </w:p>
    <w:p w14:paraId="095E7D02" w14:textId="77777777" w:rsidR="00EE2F3C" w:rsidRPr="006B17C5" w:rsidRDefault="00EE2F3C">
      <w:pPr>
        <w:keepNext/>
        <w:keepLines/>
        <w:rPr>
          <w:ins w:id="6347" w:author="Mosi Adesina Ifatunji" w:date="2025-06-17T17:25:00Z" w16du:dateUtc="2025-06-17T22:25:00Z"/>
          <w:rPrChange w:id="6348" w:author="Mosi Adesina Ifatunji" w:date="2025-07-17T11:52:00Z" w16du:dateUtc="2025-07-17T16:52:00Z">
            <w:rPr>
              <w:ins w:id="6349" w:author="Mosi Adesina Ifatunji" w:date="2025-06-17T17:25:00Z" w16du:dateUtc="2025-06-17T22:25:00Z"/>
              <w:rFonts w:ascii="Helvetica Neue" w:hAnsi="Helvetica Neue" w:cs="Helvetica Neue"/>
              <w:sz w:val="26"/>
              <w:szCs w:val="26"/>
            </w:rPr>
          </w:rPrChange>
        </w:rPr>
        <w:pPrChange w:id="6350" w:author="Mosi Adesina Ifatunji" w:date="2025-10-21T19:50:00Z" w16du:dateUtc="2025-10-22T00:50:00Z">
          <w:pPr>
            <w:autoSpaceDE w:val="0"/>
            <w:autoSpaceDN w:val="0"/>
            <w:adjustRightInd w:val="0"/>
            <w:ind w:right="-720"/>
          </w:pPr>
        </w:pPrChange>
      </w:pPr>
    </w:p>
    <w:p w14:paraId="2C3D3B92" w14:textId="77777777" w:rsidR="00945B06" w:rsidRPr="006B17C5" w:rsidRDefault="00945B06">
      <w:pPr>
        <w:keepNext/>
        <w:keepLines/>
        <w:rPr>
          <w:ins w:id="6351" w:author="Mosi Adesina Ifatunji" w:date="2025-06-17T17:29:00Z" w16du:dateUtc="2025-06-17T22:29:00Z"/>
          <w:rPrChange w:id="6352" w:author="Mosi Adesina Ifatunji" w:date="2025-07-17T11:52:00Z" w16du:dateUtc="2025-07-17T16:52:00Z">
            <w:rPr>
              <w:ins w:id="6353" w:author="Mosi Adesina Ifatunji" w:date="2025-06-17T17:29:00Z" w16du:dateUtc="2025-06-17T22:29:00Z"/>
              <w:rFonts w:ascii="Helvetica Neue" w:hAnsi="Helvetica Neue" w:cs="Helvetica Neue"/>
              <w:sz w:val="26"/>
              <w:szCs w:val="26"/>
            </w:rPr>
          </w:rPrChange>
        </w:rPr>
        <w:pPrChange w:id="6354" w:author="Mosi Adesina Ifatunji" w:date="2025-10-21T19:50:00Z" w16du:dateUtc="2025-10-22T00:50:00Z">
          <w:pPr>
            <w:autoSpaceDE w:val="0"/>
            <w:autoSpaceDN w:val="0"/>
            <w:adjustRightInd w:val="0"/>
            <w:ind w:left="720" w:right="-720" w:hanging="720"/>
          </w:pPr>
        </w:pPrChange>
      </w:pPr>
      <w:ins w:id="6355" w:author="Mosi Adesina Ifatunji" w:date="2025-06-17T17:29:00Z" w16du:dateUtc="2025-06-17T22:29:00Z">
        <w:r w:rsidRPr="006B17C5">
          <w:rPr>
            <w:rPrChange w:id="6356" w:author="Mosi Adesina Ifatunji" w:date="2025-07-17T11:52:00Z" w16du:dateUtc="2025-07-17T16:52:00Z">
              <w:rPr>
                <w:rFonts w:ascii="Helvetica Neue" w:hAnsi="Helvetica Neue" w:cs="Helvetica Neue"/>
                <w:sz w:val="26"/>
                <w:szCs w:val="26"/>
              </w:rPr>
            </w:rPrChange>
          </w:rPr>
          <w:t xml:space="preserve">Pager, Devah. 2007. "The use of field experiments for studies of employment discrimination: Contributions, critiques, and directions for the future." </w:t>
        </w:r>
        <w:r w:rsidRPr="006B17C5">
          <w:rPr>
            <w:i/>
            <w:iCs/>
            <w:rPrChange w:id="6357" w:author="Mosi Adesina Ifatunji" w:date="2025-07-17T11:52:00Z" w16du:dateUtc="2025-07-17T16:52:00Z">
              <w:rPr>
                <w:rFonts w:ascii="Helvetica Neue" w:hAnsi="Helvetica Neue" w:cs="Helvetica Neue"/>
                <w:i/>
                <w:iCs/>
                <w:sz w:val="26"/>
                <w:szCs w:val="26"/>
              </w:rPr>
            </w:rPrChange>
          </w:rPr>
          <w:t>Annals of the American Academy of Political and Social Science</w:t>
        </w:r>
        <w:r w:rsidRPr="006B17C5">
          <w:rPr>
            <w:rPrChange w:id="6358" w:author="Mosi Adesina Ifatunji" w:date="2025-07-17T11:52:00Z" w16du:dateUtc="2025-07-17T16:52:00Z">
              <w:rPr>
                <w:rFonts w:ascii="Helvetica Neue" w:hAnsi="Helvetica Neue" w:cs="Helvetica Neue"/>
                <w:sz w:val="26"/>
                <w:szCs w:val="26"/>
              </w:rPr>
            </w:rPrChange>
          </w:rPr>
          <w:t xml:space="preserve"> 609(1):104–33.</w:t>
        </w:r>
      </w:ins>
    </w:p>
    <w:p w14:paraId="442321A3" w14:textId="77777777" w:rsidR="00945B06" w:rsidRPr="006B17C5" w:rsidRDefault="00945B06">
      <w:pPr>
        <w:keepNext/>
        <w:keepLines/>
        <w:rPr>
          <w:ins w:id="6359" w:author="Mosi Adesina Ifatunji" w:date="2025-06-17T17:34:00Z" w16du:dateUtc="2025-06-17T22:34:00Z"/>
          <w:rPrChange w:id="6360" w:author="Mosi Adesina Ifatunji" w:date="2025-07-17T11:52:00Z" w16du:dateUtc="2025-07-17T16:52:00Z">
            <w:rPr>
              <w:ins w:id="6361" w:author="Mosi Adesina Ifatunji" w:date="2025-06-17T17:34:00Z" w16du:dateUtc="2025-06-17T22:34:00Z"/>
              <w:rFonts w:ascii="Helvetica Neue" w:hAnsi="Helvetica Neue" w:cs="Helvetica Neue"/>
              <w:sz w:val="26"/>
              <w:szCs w:val="26"/>
            </w:rPr>
          </w:rPrChange>
        </w:rPr>
        <w:pPrChange w:id="6362" w:author="Mosi Adesina Ifatunji" w:date="2025-10-21T19:50:00Z" w16du:dateUtc="2025-10-22T00:50:00Z">
          <w:pPr>
            <w:autoSpaceDE w:val="0"/>
            <w:autoSpaceDN w:val="0"/>
            <w:adjustRightInd w:val="0"/>
            <w:ind w:right="-720"/>
          </w:pPr>
        </w:pPrChange>
      </w:pPr>
    </w:p>
    <w:p w14:paraId="0A1511DF" w14:textId="77777777" w:rsidR="00C23C61" w:rsidRPr="006B17C5" w:rsidRDefault="00C23C61">
      <w:pPr>
        <w:keepNext/>
        <w:keepLines/>
        <w:rPr>
          <w:ins w:id="6363" w:author="Mosi Adesina Ifatunji" w:date="2025-06-17T17:34:00Z" w16du:dateUtc="2025-06-17T22:34:00Z"/>
          <w:rPrChange w:id="6364" w:author="Mosi Adesina Ifatunji" w:date="2025-07-17T11:52:00Z" w16du:dateUtc="2025-07-17T16:52:00Z">
            <w:rPr>
              <w:ins w:id="6365" w:author="Mosi Adesina Ifatunji" w:date="2025-06-17T17:34:00Z" w16du:dateUtc="2025-06-17T22:34:00Z"/>
              <w:rFonts w:ascii="Helvetica Neue" w:hAnsi="Helvetica Neue" w:cs="Helvetica Neue"/>
              <w:sz w:val="26"/>
              <w:szCs w:val="26"/>
            </w:rPr>
          </w:rPrChange>
        </w:rPr>
        <w:pPrChange w:id="6366" w:author="Mosi Adesina Ifatunji" w:date="2025-10-21T19:50:00Z" w16du:dateUtc="2025-10-22T00:50:00Z">
          <w:pPr>
            <w:autoSpaceDE w:val="0"/>
            <w:autoSpaceDN w:val="0"/>
            <w:adjustRightInd w:val="0"/>
            <w:ind w:left="720" w:right="-720" w:hanging="720"/>
          </w:pPr>
        </w:pPrChange>
      </w:pPr>
      <w:ins w:id="6367" w:author="Mosi Adesina Ifatunji" w:date="2025-06-17T17:34:00Z" w16du:dateUtc="2025-06-17T22:34:00Z">
        <w:r w:rsidRPr="006B17C5">
          <w:rPr>
            <w:rPrChange w:id="6368" w:author="Mosi Adesina Ifatunji" w:date="2025-07-17T11:52:00Z" w16du:dateUtc="2025-07-17T16:52:00Z">
              <w:rPr>
                <w:rFonts w:ascii="Helvetica Neue" w:hAnsi="Helvetica Neue" w:cs="Helvetica Neue"/>
                <w:sz w:val="26"/>
                <w:szCs w:val="26"/>
              </w:rPr>
            </w:rPrChange>
          </w:rPr>
          <w:t xml:space="preserve">Pager, Devah, and Hana Shepherd. 2008. "The Sociology of Discrimination: Racial Discrimination in Employment, Housing, Credit, and Consumer Markets." </w:t>
        </w:r>
        <w:r w:rsidRPr="006B17C5">
          <w:rPr>
            <w:i/>
            <w:iCs/>
            <w:rPrChange w:id="6369" w:author="Mosi Adesina Ifatunji" w:date="2025-07-17T11:52:00Z" w16du:dateUtc="2025-07-17T16:52:00Z">
              <w:rPr>
                <w:rFonts w:ascii="Helvetica Neue" w:hAnsi="Helvetica Neue" w:cs="Helvetica Neue"/>
                <w:i/>
                <w:iCs/>
                <w:sz w:val="26"/>
                <w:szCs w:val="26"/>
              </w:rPr>
            </w:rPrChange>
          </w:rPr>
          <w:t>Annual Review of Sociology</w:t>
        </w:r>
        <w:r w:rsidRPr="006B17C5">
          <w:rPr>
            <w:rPrChange w:id="6370" w:author="Mosi Adesina Ifatunji" w:date="2025-07-17T11:52:00Z" w16du:dateUtc="2025-07-17T16:52:00Z">
              <w:rPr>
                <w:rFonts w:ascii="Helvetica Neue" w:hAnsi="Helvetica Neue" w:cs="Helvetica Neue"/>
                <w:sz w:val="26"/>
                <w:szCs w:val="26"/>
              </w:rPr>
            </w:rPrChange>
          </w:rPr>
          <w:t xml:space="preserve"> 34:181–209.</w:t>
        </w:r>
      </w:ins>
    </w:p>
    <w:p w14:paraId="0B0997E6" w14:textId="77777777" w:rsidR="00C23C61" w:rsidRPr="006B17C5" w:rsidRDefault="00C23C61">
      <w:pPr>
        <w:keepNext/>
        <w:keepLines/>
        <w:rPr>
          <w:ins w:id="6371" w:author="Mosi Adesina Ifatunji" w:date="2025-06-17T17:29:00Z" w16du:dateUtc="2025-06-17T22:29:00Z"/>
          <w:rPrChange w:id="6372" w:author="Mosi Adesina Ifatunji" w:date="2025-07-17T11:52:00Z" w16du:dateUtc="2025-07-17T16:52:00Z">
            <w:rPr>
              <w:ins w:id="6373" w:author="Mosi Adesina Ifatunji" w:date="2025-06-17T17:29:00Z" w16du:dateUtc="2025-06-17T22:29:00Z"/>
              <w:rFonts w:ascii="Helvetica Neue" w:hAnsi="Helvetica Neue" w:cs="Helvetica Neue"/>
              <w:sz w:val="26"/>
              <w:szCs w:val="26"/>
            </w:rPr>
          </w:rPrChange>
        </w:rPr>
        <w:pPrChange w:id="6374" w:author="Mosi Adesina Ifatunji" w:date="2025-10-21T19:50:00Z" w16du:dateUtc="2025-10-22T00:50:00Z">
          <w:pPr>
            <w:autoSpaceDE w:val="0"/>
            <w:autoSpaceDN w:val="0"/>
            <w:adjustRightInd w:val="0"/>
            <w:ind w:right="-720"/>
          </w:pPr>
        </w:pPrChange>
      </w:pPr>
    </w:p>
    <w:p w14:paraId="24A9018C" w14:textId="77777777" w:rsidR="00096CB1" w:rsidRPr="006B17C5" w:rsidRDefault="00096CB1">
      <w:pPr>
        <w:keepNext/>
        <w:keepLines/>
        <w:rPr>
          <w:ins w:id="6375" w:author="Mosi Adesina Ifatunji" w:date="2025-06-17T17:33:00Z" w16du:dateUtc="2025-06-17T22:33:00Z"/>
          <w:rPrChange w:id="6376" w:author="Mosi Adesina Ifatunji" w:date="2025-07-17T11:52:00Z" w16du:dateUtc="2025-07-17T16:52:00Z">
            <w:rPr>
              <w:ins w:id="6377" w:author="Mosi Adesina Ifatunji" w:date="2025-06-17T17:33:00Z" w16du:dateUtc="2025-06-17T22:33:00Z"/>
              <w:rFonts w:ascii="Helvetica Neue" w:hAnsi="Helvetica Neue" w:cs="Helvetica Neue"/>
              <w:sz w:val="26"/>
              <w:szCs w:val="26"/>
            </w:rPr>
          </w:rPrChange>
        </w:rPr>
        <w:pPrChange w:id="6378" w:author="Mosi Adesina Ifatunji" w:date="2025-10-21T19:50:00Z" w16du:dateUtc="2025-10-22T00:50:00Z">
          <w:pPr>
            <w:autoSpaceDE w:val="0"/>
            <w:autoSpaceDN w:val="0"/>
            <w:adjustRightInd w:val="0"/>
            <w:ind w:left="720" w:right="-720" w:hanging="720"/>
          </w:pPr>
        </w:pPrChange>
      </w:pPr>
      <w:ins w:id="6379" w:author="Mosi Adesina Ifatunji" w:date="2025-06-17T17:33:00Z" w16du:dateUtc="2025-06-17T22:33:00Z">
        <w:r w:rsidRPr="006B17C5">
          <w:rPr>
            <w:rPrChange w:id="6380" w:author="Mosi Adesina Ifatunji" w:date="2025-07-17T11:52:00Z" w16du:dateUtc="2025-07-17T16:52:00Z">
              <w:rPr>
                <w:rFonts w:ascii="Helvetica Neue" w:hAnsi="Helvetica Neue" w:cs="Helvetica Neue"/>
                <w:sz w:val="26"/>
                <w:szCs w:val="26"/>
              </w:rPr>
            </w:rPrChange>
          </w:rPr>
          <w:t xml:space="preserve">Giuliano, Laura, David I Levine, and Jonathan Leonard. 2009. "Manager Race and the Race of New Hires." </w:t>
        </w:r>
        <w:r w:rsidRPr="006B17C5">
          <w:rPr>
            <w:i/>
            <w:iCs/>
            <w:rPrChange w:id="6381" w:author="Mosi Adesina Ifatunji" w:date="2025-07-17T11:52:00Z" w16du:dateUtc="2025-07-17T16:52:00Z">
              <w:rPr>
                <w:rFonts w:ascii="Helvetica Neue" w:hAnsi="Helvetica Neue" w:cs="Helvetica Neue"/>
                <w:i/>
                <w:iCs/>
                <w:sz w:val="26"/>
                <w:szCs w:val="26"/>
              </w:rPr>
            </w:rPrChange>
          </w:rPr>
          <w:t>Journal of Labor Economics</w:t>
        </w:r>
        <w:r w:rsidRPr="006B17C5">
          <w:rPr>
            <w:rPrChange w:id="6382" w:author="Mosi Adesina Ifatunji" w:date="2025-07-17T11:52:00Z" w16du:dateUtc="2025-07-17T16:52:00Z">
              <w:rPr>
                <w:rFonts w:ascii="Helvetica Neue" w:hAnsi="Helvetica Neue" w:cs="Helvetica Neue"/>
                <w:sz w:val="26"/>
                <w:szCs w:val="26"/>
              </w:rPr>
            </w:rPrChange>
          </w:rPr>
          <w:t xml:space="preserve"> 27(4):589–631.</w:t>
        </w:r>
      </w:ins>
    </w:p>
    <w:p w14:paraId="02AD215E" w14:textId="77777777" w:rsidR="00096CB1" w:rsidRPr="006B17C5" w:rsidRDefault="00096CB1">
      <w:pPr>
        <w:keepNext/>
        <w:keepLines/>
        <w:rPr>
          <w:ins w:id="6383" w:author="Mosi Adesina Ifatunji" w:date="2025-06-17T17:34:00Z" w16du:dateUtc="2025-06-17T22:34:00Z"/>
          <w:rPrChange w:id="6384" w:author="Mosi Adesina Ifatunji" w:date="2025-07-17T11:52:00Z" w16du:dateUtc="2025-07-17T16:52:00Z">
            <w:rPr>
              <w:ins w:id="6385" w:author="Mosi Adesina Ifatunji" w:date="2025-06-17T17:34:00Z" w16du:dateUtc="2025-06-17T22:34:00Z"/>
              <w:rFonts w:ascii="Helvetica Neue" w:hAnsi="Helvetica Neue" w:cs="Helvetica Neue"/>
              <w:sz w:val="26"/>
              <w:szCs w:val="26"/>
            </w:rPr>
          </w:rPrChange>
        </w:rPr>
        <w:pPrChange w:id="6386" w:author="Mosi Adesina Ifatunji" w:date="2025-10-21T19:50:00Z" w16du:dateUtc="2025-10-22T00:50:00Z">
          <w:pPr>
            <w:autoSpaceDE w:val="0"/>
            <w:autoSpaceDN w:val="0"/>
            <w:adjustRightInd w:val="0"/>
            <w:ind w:right="-720"/>
          </w:pPr>
        </w:pPrChange>
      </w:pPr>
    </w:p>
    <w:p w14:paraId="6EB00224" w14:textId="77777777" w:rsidR="004302D1" w:rsidRPr="006B17C5" w:rsidRDefault="004302D1">
      <w:pPr>
        <w:keepNext/>
        <w:keepLines/>
        <w:rPr>
          <w:ins w:id="6387" w:author="Mosi Adesina Ifatunji" w:date="2025-06-17T17:34:00Z" w16du:dateUtc="2025-06-17T22:34:00Z"/>
          <w:rPrChange w:id="6388" w:author="Mosi Adesina Ifatunji" w:date="2025-07-17T11:52:00Z" w16du:dateUtc="2025-07-17T16:52:00Z">
            <w:rPr>
              <w:ins w:id="6389" w:author="Mosi Adesina Ifatunji" w:date="2025-06-17T17:34:00Z" w16du:dateUtc="2025-06-17T22:34:00Z"/>
              <w:rFonts w:ascii="Helvetica Neue" w:hAnsi="Helvetica Neue" w:cs="Helvetica Neue"/>
              <w:sz w:val="26"/>
              <w:szCs w:val="26"/>
            </w:rPr>
          </w:rPrChange>
        </w:rPr>
        <w:pPrChange w:id="6390" w:author="Mosi Adesina Ifatunji" w:date="2025-10-21T19:50:00Z" w16du:dateUtc="2025-10-22T00:50:00Z">
          <w:pPr>
            <w:autoSpaceDE w:val="0"/>
            <w:autoSpaceDN w:val="0"/>
            <w:adjustRightInd w:val="0"/>
            <w:ind w:left="720" w:right="-720" w:hanging="720"/>
          </w:pPr>
        </w:pPrChange>
      </w:pPr>
      <w:ins w:id="6391" w:author="Mosi Adesina Ifatunji" w:date="2025-06-17T17:34:00Z" w16du:dateUtc="2025-06-17T22:34:00Z">
        <w:r w:rsidRPr="006B17C5">
          <w:rPr>
            <w:rPrChange w:id="6392" w:author="Mosi Adesina Ifatunji" w:date="2025-07-17T11:52:00Z" w16du:dateUtc="2025-07-17T16:52:00Z">
              <w:rPr>
                <w:rFonts w:ascii="Helvetica Neue" w:hAnsi="Helvetica Neue" w:cs="Helvetica Neue"/>
                <w:sz w:val="26"/>
                <w:szCs w:val="26"/>
              </w:rPr>
            </w:rPrChange>
          </w:rPr>
          <w:t xml:space="preserve">Pager, Devah, Bruce Western, and Bart Bonikowski. 2009. "Discrimination in a Low-Wage Labor Market: A Field Experiment." </w:t>
        </w:r>
        <w:r w:rsidRPr="006B17C5">
          <w:rPr>
            <w:i/>
            <w:iCs/>
            <w:rPrChange w:id="6393"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6394" w:author="Mosi Adesina Ifatunji" w:date="2025-07-17T11:52:00Z" w16du:dateUtc="2025-07-17T16:52:00Z">
              <w:rPr>
                <w:rFonts w:ascii="Helvetica Neue" w:hAnsi="Helvetica Neue" w:cs="Helvetica Neue"/>
                <w:sz w:val="26"/>
                <w:szCs w:val="26"/>
              </w:rPr>
            </w:rPrChange>
          </w:rPr>
          <w:t xml:space="preserve"> 74(5):777–99.</w:t>
        </w:r>
      </w:ins>
    </w:p>
    <w:p w14:paraId="714F12B1" w14:textId="77777777" w:rsidR="004302D1" w:rsidRPr="006B17C5" w:rsidRDefault="004302D1">
      <w:pPr>
        <w:keepNext/>
        <w:keepLines/>
        <w:rPr>
          <w:ins w:id="6395" w:author="Mosi Adesina Ifatunji" w:date="2025-06-17T17:42:00Z" w16du:dateUtc="2025-06-17T22:42:00Z"/>
          <w:rPrChange w:id="6396" w:author="Mosi Adesina Ifatunji" w:date="2025-07-17T11:52:00Z" w16du:dateUtc="2025-07-17T16:52:00Z">
            <w:rPr>
              <w:ins w:id="6397" w:author="Mosi Adesina Ifatunji" w:date="2025-06-17T17:42:00Z" w16du:dateUtc="2025-06-17T22:42:00Z"/>
              <w:rFonts w:ascii="Helvetica Neue" w:hAnsi="Helvetica Neue" w:cs="Helvetica Neue"/>
              <w:sz w:val="26"/>
              <w:szCs w:val="26"/>
            </w:rPr>
          </w:rPrChange>
        </w:rPr>
        <w:pPrChange w:id="6398" w:author="Mosi Adesina Ifatunji" w:date="2025-10-21T19:50:00Z" w16du:dateUtc="2025-10-22T00:50:00Z">
          <w:pPr>
            <w:autoSpaceDE w:val="0"/>
            <w:autoSpaceDN w:val="0"/>
            <w:adjustRightInd w:val="0"/>
            <w:ind w:right="-720"/>
          </w:pPr>
        </w:pPrChange>
      </w:pPr>
    </w:p>
    <w:p w14:paraId="30ADBE44" w14:textId="77777777" w:rsidR="00096B2C" w:rsidRPr="006B17C5" w:rsidRDefault="00096B2C">
      <w:pPr>
        <w:keepNext/>
        <w:keepLines/>
        <w:rPr>
          <w:ins w:id="6399" w:author="Mosi Adesina Ifatunji" w:date="2025-06-17T17:42:00Z" w16du:dateUtc="2025-06-17T22:42:00Z"/>
          <w:rPrChange w:id="6400" w:author="Mosi Adesina Ifatunji" w:date="2025-07-17T11:52:00Z" w16du:dateUtc="2025-07-17T16:52:00Z">
            <w:rPr>
              <w:ins w:id="6401" w:author="Mosi Adesina Ifatunji" w:date="2025-06-17T17:42:00Z" w16du:dateUtc="2025-06-17T22:42:00Z"/>
              <w:rFonts w:ascii="Helvetica Neue" w:hAnsi="Helvetica Neue" w:cs="Helvetica Neue"/>
              <w:sz w:val="26"/>
              <w:szCs w:val="26"/>
            </w:rPr>
          </w:rPrChange>
        </w:rPr>
        <w:pPrChange w:id="6402" w:author="Mosi Adesina Ifatunji" w:date="2025-10-21T19:50:00Z" w16du:dateUtc="2025-10-22T00:50:00Z">
          <w:pPr>
            <w:autoSpaceDE w:val="0"/>
            <w:autoSpaceDN w:val="0"/>
            <w:adjustRightInd w:val="0"/>
            <w:ind w:left="720" w:right="-720" w:hanging="720"/>
          </w:pPr>
        </w:pPrChange>
      </w:pPr>
      <w:ins w:id="6403" w:author="Mosi Adesina Ifatunji" w:date="2025-06-17T17:42:00Z" w16du:dateUtc="2025-06-17T22:42:00Z">
        <w:r w:rsidRPr="006B17C5">
          <w:rPr>
            <w:rPrChange w:id="6404" w:author="Mosi Adesina Ifatunji" w:date="2025-07-17T11:52:00Z" w16du:dateUtc="2025-07-17T16:52:00Z">
              <w:rPr>
                <w:rFonts w:ascii="Helvetica Neue" w:hAnsi="Helvetica Neue" w:cs="Helvetica Neue"/>
                <w:sz w:val="26"/>
                <w:szCs w:val="26"/>
              </w:rPr>
            </w:rPrChange>
          </w:rPr>
          <w:t xml:space="preserve">Neumark, David. 2012. "Detecting Discrimination in Audit and Correspondence Studies." </w:t>
        </w:r>
        <w:r w:rsidRPr="006B17C5">
          <w:rPr>
            <w:i/>
            <w:iCs/>
            <w:rPrChange w:id="6405" w:author="Mosi Adesina Ifatunji" w:date="2025-07-17T11:52:00Z" w16du:dateUtc="2025-07-17T16:52:00Z">
              <w:rPr>
                <w:rFonts w:ascii="Helvetica Neue" w:hAnsi="Helvetica Neue" w:cs="Helvetica Neue"/>
                <w:i/>
                <w:iCs/>
                <w:sz w:val="26"/>
                <w:szCs w:val="26"/>
              </w:rPr>
            </w:rPrChange>
          </w:rPr>
          <w:t>Journal of Human Resources</w:t>
        </w:r>
        <w:r w:rsidRPr="006B17C5">
          <w:rPr>
            <w:rPrChange w:id="6406" w:author="Mosi Adesina Ifatunji" w:date="2025-07-17T11:52:00Z" w16du:dateUtc="2025-07-17T16:52:00Z">
              <w:rPr>
                <w:rFonts w:ascii="Helvetica Neue" w:hAnsi="Helvetica Neue" w:cs="Helvetica Neue"/>
                <w:sz w:val="26"/>
                <w:szCs w:val="26"/>
              </w:rPr>
            </w:rPrChange>
          </w:rPr>
          <w:t xml:space="preserve"> 47(4):1128–57.</w:t>
        </w:r>
      </w:ins>
    </w:p>
    <w:p w14:paraId="146913FE" w14:textId="77777777" w:rsidR="00096B2C" w:rsidRPr="006B17C5" w:rsidRDefault="00096B2C">
      <w:pPr>
        <w:keepNext/>
        <w:keepLines/>
        <w:rPr>
          <w:ins w:id="6407" w:author="Mosi Adesina Ifatunji" w:date="2025-06-17T17:51:00Z" w16du:dateUtc="2025-06-17T22:51:00Z"/>
          <w:rPrChange w:id="6408" w:author="Mosi Adesina Ifatunji" w:date="2025-07-17T11:52:00Z" w16du:dateUtc="2025-07-17T16:52:00Z">
            <w:rPr>
              <w:ins w:id="6409" w:author="Mosi Adesina Ifatunji" w:date="2025-06-17T17:51:00Z" w16du:dateUtc="2025-06-17T22:51:00Z"/>
              <w:rFonts w:ascii="Helvetica Neue" w:hAnsi="Helvetica Neue" w:cs="Helvetica Neue"/>
              <w:sz w:val="26"/>
              <w:szCs w:val="26"/>
            </w:rPr>
          </w:rPrChange>
        </w:rPr>
        <w:pPrChange w:id="6410" w:author="Mosi Adesina Ifatunji" w:date="2025-10-21T19:50:00Z" w16du:dateUtc="2025-10-22T00:50:00Z">
          <w:pPr>
            <w:autoSpaceDE w:val="0"/>
            <w:autoSpaceDN w:val="0"/>
            <w:adjustRightInd w:val="0"/>
            <w:ind w:right="-720"/>
          </w:pPr>
        </w:pPrChange>
      </w:pPr>
    </w:p>
    <w:p w14:paraId="26A057B7" w14:textId="77777777" w:rsidR="00C879B7" w:rsidRPr="006B17C5" w:rsidRDefault="00C879B7">
      <w:pPr>
        <w:keepNext/>
        <w:keepLines/>
        <w:rPr>
          <w:ins w:id="6411" w:author="Mosi Adesina Ifatunji" w:date="2025-06-17T17:51:00Z" w16du:dateUtc="2025-06-17T22:51:00Z"/>
          <w:rPrChange w:id="6412" w:author="Mosi Adesina Ifatunji" w:date="2025-07-17T11:52:00Z" w16du:dateUtc="2025-07-17T16:52:00Z">
            <w:rPr>
              <w:ins w:id="6413" w:author="Mosi Adesina Ifatunji" w:date="2025-06-17T17:51:00Z" w16du:dateUtc="2025-06-17T22:51:00Z"/>
              <w:rFonts w:ascii="Helvetica Neue" w:hAnsi="Helvetica Neue" w:cs="Helvetica Neue"/>
              <w:sz w:val="26"/>
              <w:szCs w:val="26"/>
            </w:rPr>
          </w:rPrChange>
        </w:rPr>
        <w:pPrChange w:id="6414" w:author="Mosi Adesina Ifatunji" w:date="2025-10-21T19:50:00Z" w16du:dateUtc="2025-10-22T00:50:00Z">
          <w:pPr>
            <w:autoSpaceDE w:val="0"/>
            <w:autoSpaceDN w:val="0"/>
            <w:adjustRightInd w:val="0"/>
            <w:ind w:left="720" w:right="-720" w:hanging="720"/>
          </w:pPr>
        </w:pPrChange>
      </w:pPr>
      <w:ins w:id="6415" w:author="Mosi Adesina Ifatunji" w:date="2025-06-17T17:51:00Z" w16du:dateUtc="2025-06-17T22:51:00Z">
        <w:r w:rsidRPr="006B17C5">
          <w:rPr>
            <w:rPrChange w:id="6416" w:author="Mosi Adesina Ifatunji" w:date="2025-07-17T11:52:00Z" w16du:dateUtc="2025-07-17T16:52:00Z">
              <w:rPr>
                <w:rFonts w:ascii="Helvetica Neue" w:hAnsi="Helvetica Neue" w:cs="Helvetica Neue"/>
                <w:sz w:val="26"/>
                <w:szCs w:val="26"/>
              </w:rPr>
            </w:rPrChange>
          </w:rPr>
          <w:lastRenderedPageBreak/>
          <w:t>del Carmen Triana, Maria, Tiffany M. Trzebiatowski, and Seo-Young Byun. 2015. "</w:t>
        </w:r>
        <w:proofErr w:type="spellStart"/>
        <w:r w:rsidRPr="006B17C5">
          <w:rPr>
            <w:rPrChange w:id="6417" w:author="Mosi Adesina Ifatunji" w:date="2025-07-17T11:52:00Z" w16du:dateUtc="2025-07-17T16:52:00Z">
              <w:rPr>
                <w:rFonts w:ascii="Helvetica Neue" w:hAnsi="Helvetica Neue" w:cs="Helvetica Neue"/>
                <w:sz w:val="26"/>
                <w:szCs w:val="26"/>
              </w:rPr>
            </w:rPrChange>
          </w:rPr>
          <w:t>Indvidual</w:t>
        </w:r>
        <w:proofErr w:type="spellEnd"/>
        <w:r w:rsidRPr="006B17C5">
          <w:rPr>
            <w:rPrChange w:id="6418" w:author="Mosi Adesina Ifatunji" w:date="2025-07-17T11:52:00Z" w16du:dateUtc="2025-07-17T16:52:00Z">
              <w:rPr>
                <w:rFonts w:ascii="Helvetica Neue" w:hAnsi="Helvetica Neue" w:cs="Helvetica Neue"/>
                <w:sz w:val="26"/>
                <w:szCs w:val="26"/>
              </w:rPr>
            </w:rPrChange>
          </w:rPr>
          <w:t xml:space="preserve"> Outcomes of Discrimination in Workplaces." in </w:t>
        </w:r>
        <w:r w:rsidRPr="006B17C5">
          <w:rPr>
            <w:i/>
            <w:iCs/>
            <w:rPrChange w:id="6419" w:author="Mosi Adesina Ifatunji" w:date="2025-07-17T11:52:00Z" w16du:dateUtc="2025-07-17T16:52:00Z">
              <w:rPr>
                <w:rFonts w:ascii="Helvetica Neue" w:hAnsi="Helvetica Neue" w:cs="Helvetica Neue"/>
                <w:i/>
                <w:iCs/>
                <w:sz w:val="26"/>
                <w:szCs w:val="26"/>
              </w:rPr>
            </w:rPrChange>
          </w:rPr>
          <w:t>The Oxford Handbook of Workplace Discrimination</w:t>
        </w:r>
        <w:r w:rsidRPr="006B17C5">
          <w:rPr>
            <w:rPrChange w:id="6420" w:author="Mosi Adesina Ifatunji" w:date="2025-07-17T11:52:00Z" w16du:dateUtc="2025-07-17T16:52:00Z">
              <w:rPr>
                <w:rFonts w:ascii="Helvetica Neue" w:hAnsi="Helvetica Neue" w:cs="Helvetica Neue"/>
                <w:sz w:val="26"/>
                <w:szCs w:val="26"/>
              </w:rPr>
            </w:rPrChange>
          </w:rPr>
          <w:t>, edited by Adrienne J. Colella and Eden B. King. New York, NY: Oxford University Press.</w:t>
        </w:r>
      </w:ins>
    </w:p>
    <w:p w14:paraId="7051C166" w14:textId="77777777" w:rsidR="00C879B7" w:rsidRPr="006B17C5" w:rsidRDefault="00C879B7">
      <w:pPr>
        <w:keepNext/>
        <w:keepLines/>
        <w:rPr>
          <w:ins w:id="6421" w:author="Mosi Adesina Ifatunji" w:date="2025-06-17T17:51:00Z" w16du:dateUtc="2025-06-17T22:51:00Z"/>
          <w:rPrChange w:id="6422" w:author="Mosi Adesina Ifatunji" w:date="2025-07-17T11:52:00Z" w16du:dateUtc="2025-07-17T16:52:00Z">
            <w:rPr>
              <w:ins w:id="6423" w:author="Mosi Adesina Ifatunji" w:date="2025-06-17T17:51:00Z" w16du:dateUtc="2025-06-17T22:51:00Z"/>
              <w:rFonts w:ascii="Helvetica Neue" w:hAnsi="Helvetica Neue" w:cs="Helvetica Neue"/>
              <w:sz w:val="26"/>
              <w:szCs w:val="26"/>
            </w:rPr>
          </w:rPrChange>
        </w:rPr>
        <w:pPrChange w:id="6424" w:author="Mosi Adesina Ifatunji" w:date="2025-10-21T19:50:00Z" w16du:dateUtc="2025-10-22T00:50:00Z">
          <w:pPr>
            <w:autoSpaceDE w:val="0"/>
            <w:autoSpaceDN w:val="0"/>
            <w:adjustRightInd w:val="0"/>
            <w:ind w:right="-720"/>
          </w:pPr>
        </w:pPrChange>
      </w:pPr>
    </w:p>
    <w:p w14:paraId="3C21B646" w14:textId="77777777" w:rsidR="004D2617" w:rsidRPr="006B17C5" w:rsidRDefault="004D2617">
      <w:pPr>
        <w:keepNext/>
        <w:keepLines/>
        <w:rPr>
          <w:ins w:id="6425" w:author="Mosi Adesina Ifatunji" w:date="2025-06-17T17:56:00Z" w16du:dateUtc="2025-06-17T22:56:00Z"/>
          <w:rPrChange w:id="6426" w:author="Mosi Adesina Ifatunji" w:date="2025-07-17T11:52:00Z" w16du:dateUtc="2025-07-17T16:52:00Z">
            <w:rPr>
              <w:ins w:id="6427" w:author="Mosi Adesina Ifatunji" w:date="2025-06-17T17:56:00Z" w16du:dateUtc="2025-06-17T22:56:00Z"/>
              <w:rFonts w:ascii="Helvetica Neue" w:hAnsi="Helvetica Neue" w:cs="Helvetica Neue"/>
              <w:sz w:val="26"/>
              <w:szCs w:val="26"/>
            </w:rPr>
          </w:rPrChange>
        </w:rPr>
        <w:pPrChange w:id="6428" w:author="Mosi Adesina Ifatunji" w:date="2025-10-21T19:50:00Z" w16du:dateUtc="2025-10-22T00:50:00Z">
          <w:pPr>
            <w:autoSpaceDE w:val="0"/>
            <w:autoSpaceDN w:val="0"/>
            <w:adjustRightInd w:val="0"/>
            <w:ind w:left="720" w:right="-720" w:hanging="720"/>
          </w:pPr>
        </w:pPrChange>
      </w:pPr>
      <w:ins w:id="6429" w:author="Mosi Adesina Ifatunji" w:date="2025-06-17T17:56:00Z" w16du:dateUtc="2025-06-17T22:56:00Z">
        <w:r w:rsidRPr="006B17C5">
          <w:rPr>
            <w:rPrChange w:id="6430" w:author="Mosi Adesina Ifatunji" w:date="2025-07-17T11:52:00Z" w16du:dateUtc="2025-07-17T16:52:00Z">
              <w:rPr>
                <w:rFonts w:ascii="Helvetica Neue" w:hAnsi="Helvetica Neue" w:cs="Helvetica Neue"/>
                <w:sz w:val="26"/>
                <w:szCs w:val="26"/>
              </w:rPr>
            </w:rPrChange>
          </w:rPr>
          <w:t xml:space="preserve">Kang, Sonia, András Tilcsika, Sora </w:t>
        </w:r>
        <w:proofErr w:type="spellStart"/>
        <w:r w:rsidRPr="006B17C5">
          <w:rPr>
            <w:rPrChange w:id="6431" w:author="Mosi Adesina Ifatunji" w:date="2025-07-17T11:52:00Z" w16du:dateUtc="2025-07-17T16:52:00Z">
              <w:rPr>
                <w:rFonts w:ascii="Helvetica Neue" w:hAnsi="Helvetica Neue" w:cs="Helvetica Neue"/>
                <w:sz w:val="26"/>
                <w:szCs w:val="26"/>
              </w:rPr>
            </w:rPrChange>
          </w:rPr>
          <w:t>Junb</w:t>
        </w:r>
        <w:proofErr w:type="spellEnd"/>
        <w:r w:rsidRPr="006B17C5">
          <w:rPr>
            <w:rPrChange w:id="6432" w:author="Mosi Adesina Ifatunji" w:date="2025-07-17T11:52:00Z" w16du:dateUtc="2025-07-17T16:52:00Z">
              <w:rPr>
                <w:rFonts w:ascii="Helvetica Neue" w:hAnsi="Helvetica Neue" w:cs="Helvetica Neue"/>
                <w:sz w:val="26"/>
                <w:szCs w:val="26"/>
              </w:rPr>
            </w:rPrChange>
          </w:rPr>
          <w:t xml:space="preserve">, and Katy DeCellesa. 2016. "Whitened Resumes: Race and Self-Presentation in the Labor Market." </w:t>
        </w:r>
        <w:r w:rsidRPr="006B17C5">
          <w:rPr>
            <w:i/>
            <w:iCs/>
            <w:rPrChange w:id="6433" w:author="Mosi Adesina Ifatunji" w:date="2025-07-17T11:52:00Z" w16du:dateUtc="2025-07-17T16:52:00Z">
              <w:rPr>
                <w:rFonts w:ascii="Helvetica Neue" w:hAnsi="Helvetica Neue" w:cs="Helvetica Neue"/>
                <w:i/>
                <w:iCs/>
                <w:sz w:val="26"/>
                <w:szCs w:val="26"/>
              </w:rPr>
            </w:rPrChange>
          </w:rPr>
          <w:t>Administrative Science Quarterly</w:t>
        </w:r>
        <w:r w:rsidRPr="006B17C5">
          <w:rPr>
            <w:rPrChange w:id="6434" w:author="Mosi Adesina Ifatunji" w:date="2025-07-17T11:52:00Z" w16du:dateUtc="2025-07-17T16:52:00Z">
              <w:rPr>
                <w:rFonts w:ascii="Helvetica Neue" w:hAnsi="Helvetica Neue" w:cs="Helvetica Neue"/>
                <w:sz w:val="26"/>
                <w:szCs w:val="26"/>
              </w:rPr>
            </w:rPrChange>
          </w:rPr>
          <w:t xml:space="preserve"> 61(3):469–502.</w:t>
        </w:r>
      </w:ins>
    </w:p>
    <w:p w14:paraId="745A5E56" w14:textId="77777777" w:rsidR="004D2617" w:rsidRPr="006B17C5" w:rsidRDefault="004D2617">
      <w:pPr>
        <w:keepNext/>
        <w:keepLines/>
        <w:rPr>
          <w:ins w:id="6435" w:author="Mosi Adesina Ifatunji" w:date="2025-06-17T17:56:00Z" w16du:dateUtc="2025-06-17T22:56:00Z"/>
          <w:rPrChange w:id="6436" w:author="Mosi Adesina Ifatunji" w:date="2025-07-17T11:52:00Z" w16du:dateUtc="2025-07-17T16:52:00Z">
            <w:rPr>
              <w:ins w:id="6437" w:author="Mosi Adesina Ifatunji" w:date="2025-06-17T17:56:00Z" w16du:dateUtc="2025-06-17T22:56:00Z"/>
              <w:rFonts w:ascii="Helvetica Neue" w:hAnsi="Helvetica Neue" w:cs="Helvetica Neue"/>
              <w:sz w:val="26"/>
              <w:szCs w:val="26"/>
            </w:rPr>
          </w:rPrChange>
        </w:rPr>
        <w:pPrChange w:id="6438" w:author="Mosi Adesina Ifatunji" w:date="2025-10-21T19:50:00Z" w16du:dateUtc="2025-10-22T00:50:00Z">
          <w:pPr>
            <w:autoSpaceDE w:val="0"/>
            <w:autoSpaceDN w:val="0"/>
            <w:adjustRightInd w:val="0"/>
            <w:ind w:right="-720"/>
          </w:pPr>
        </w:pPrChange>
      </w:pPr>
    </w:p>
    <w:p w14:paraId="16FB7BD5" w14:textId="77777777" w:rsidR="005D234D" w:rsidRPr="006B17C5" w:rsidRDefault="005D234D">
      <w:pPr>
        <w:keepNext/>
        <w:keepLines/>
        <w:rPr>
          <w:ins w:id="6439" w:author="Mosi Adesina Ifatunji" w:date="2025-06-17T18:00:00Z" w16du:dateUtc="2025-06-17T23:00:00Z"/>
          <w:rPrChange w:id="6440" w:author="Mosi Adesina Ifatunji" w:date="2025-07-17T11:52:00Z" w16du:dateUtc="2025-07-17T16:52:00Z">
            <w:rPr>
              <w:ins w:id="6441" w:author="Mosi Adesina Ifatunji" w:date="2025-06-17T18:00:00Z" w16du:dateUtc="2025-06-17T23:00:00Z"/>
              <w:rFonts w:ascii="Helvetica Neue" w:hAnsi="Helvetica Neue" w:cs="Helvetica Neue"/>
              <w:sz w:val="26"/>
              <w:szCs w:val="26"/>
            </w:rPr>
          </w:rPrChange>
        </w:rPr>
        <w:pPrChange w:id="6442" w:author="Mosi Adesina Ifatunji" w:date="2025-10-21T19:50:00Z" w16du:dateUtc="2025-10-22T00:50:00Z">
          <w:pPr>
            <w:autoSpaceDE w:val="0"/>
            <w:autoSpaceDN w:val="0"/>
            <w:adjustRightInd w:val="0"/>
            <w:ind w:left="720" w:right="-720" w:hanging="720"/>
          </w:pPr>
        </w:pPrChange>
      </w:pPr>
      <w:ins w:id="6443" w:author="Mosi Adesina Ifatunji" w:date="2025-06-17T18:00:00Z" w16du:dateUtc="2025-06-17T23:00:00Z">
        <w:r w:rsidRPr="006B17C5">
          <w:rPr>
            <w:rPrChange w:id="6444" w:author="Mosi Adesina Ifatunji" w:date="2025-07-17T11:52:00Z" w16du:dateUtc="2025-07-17T16:52:00Z">
              <w:rPr>
                <w:rFonts w:ascii="Helvetica Neue" w:hAnsi="Helvetica Neue" w:cs="Helvetica Neue"/>
                <w:sz w:val="26"/>
                <w:szCs w:val="26"/>
              </w:rPr>
            </w:rPrChange>
          </w:rPr>
          <w:t xml:space="preserve">Bertrand, M., and E. Duflo. 2017. "Field Experiments on Discrimination." Pp. 309–93 in </w:t>
        </w:r>
        <w:r w:rsidRPr="006B17C5">
          <w:rPr>
            <w:i/>
            <w:iCs/>
            <w:rPrChange w:id="6445" w:author="Mosi Adesina Ifatunji" w:date="2025-07-17T11:52:00Z" w16du:dateUtc="2025-07-17T16:52:00Z">
              <w:rPr>
                <w:rFonts w:ascii="Helvetica Neue" w:hAnsi="Helvetica Neue" w:cs="Helvetica Neue"/>
                <w:i/>
                <w:iCs/>
                <w:sz w:val="26"/>
                <w:szCs w:val="26"/>
              </w:rPr>
            </w:rPrChange>
          </w:rPr>
          <w:t>Handbook of Economic Field Experiments</w:t>
        </w:r>
        <w:r w:rsidRPr="006B17C5">
          <w:rPr>
            <w:rPrChange w:id="6446" w:author="Mosi Adesina Ifatunji" w:date="2025-07-17T11:52:00Z" w16du:dateUtc="2025-07-17T16:52:00Z">
              <w:rPr>
                <w:rFonts w:ascii="Helvetica Neue" w:hAnsi="Helvetica Neue" w:cs="Helvetica Neue"/>
                <w:sz w:val="26"/>
                <w:szCs w:val="26"/>
              </w:rPr>
            </w:rPrChange>
          </w:rPr>
          <w:t>, edited by Abhijit Vinayak Banerjee and Esther Duflo: North-Holland.</w:t>
        </w:r>
      </w:ins>
    </w:p>
    <w:p w14:paraId="48CA5CB1" w14:textId="77777777" w:rsidR="005D234D" w:rsidRPr="006B17C5" w:rsidRDefault="005D234D">
      <w:pPr>
        <w:keepNext/>
        <w:keepLines/>
        <w:rPr>
          <w:ins w:id="6447" w:author="Mosi Adesina Ifatunji" w:date="2025-06-17T18:00:00Z" w16du:dateUtc="2025-06-17T23:00:00Z"/>
          <w:rPrChange w:id="6448" w:author="Mosi Adesina Ifatunji" w:date="2025-07-17T11:52:00Z" w16du:dateUtc="2025-07-17T16:52:00Z">
            <w:rPr>
              <w:ins w:id="6449" w:author="Mosi Adesina Ifatunji" w:date="2025-06-17T18:00:00Z" w16du:dateUtc="2025-06-17T23:00:00Z"/>
              <w:rFonts w:ascii="Helvetica Neue" w:hAnsi="Helvetica Neue" w:cs="Helvetica Neue"/>
              <w:sz w:val="26"/>
              <w:szCs w:val="26"/>
            </w:rPr>
          </w:rPrChange>
        </w:rPr>
        <w:pPrChange w:id="6450" w:author="Mosi Adesina Ifatunji" w:date="2025-10-21T19:50:00Z" w16du:dateUtc="2025-10-22T00:50:00Z">
          <w:pPr>
            <w:autoSpaceDE w:val="0"/>
            <w:autoSpaceDN w:val="0"/>
            <w:adjustRightInd w:val="0"/>
            <w:ind w:right="-720"/>
          </w:pPr>
        </w:pPrChange>
      </w:pPr>
    </w:p>
    <w:p w14:paraId="79E87F9A" w14:textId="77777777" w:rsidR="00CB200F" w:rsidRPr="006B17C5" w:rsidRDefault="00CB200F">
      <w:pPr>
        <w:keepNext/>
        <w:keepLines/>
        <w:rPr>
          <w:ins w:id="6451" w:author="Mosi Adesina Ifatunji" w:date="2025-06-17T18:00:00Z" w16du:dateUtc="2025-06-17T23:00:00Z"/>
          <w:rPrChange w:id="6452" w:author="Mosi Adesina Ifatunji" w:date="2025-07-17T11:52:00Z" w16du:dateUtc="2025-07-17T16:52:00Z">
            <w:rPr>
              <w:ins w:id="6453" w:author="Mosi Adesina Ifatunji" w:date="2025-06-17T18:00:00Z" w16du:dateUtc="2025-06-17T23:00:00Z"/>
              <w:rFonts w:ascii="Helvetica Neue" w:hAnsi="Helvetica Neue" w:cs="Helvetica Neue"/>
              <w:sz w:val="26"/>
              <w:szCs w:val="26"/>
            </w:rPr>
          </w:rPrChange>
        </w:rPr>
        <w:pPrChange w:id="6454" w:author="Mosi Adesina Ifatunji" w:date="2025-10-21T19:50:00Z" w16du:dateUtc="2025-10-22T00:50:00Z">
          <w:pPr>
            <w:autoSpaceDE w:val="0"/>
            <w:autoSpaceDN w:val="0"/>
            <w:adjustRightInd w:val="0"/>
            <w:ind w:left="720" w:right="-720" w:hanging="720"/>
          </w:pPr>
        </w:pPrChange>
      </w:pPr>
      <w:ins w:id="6455" w:author="Mosi Adesina Ifatunji" w:date="2025-06-17T18:00:00Z" w16du:dateUtc="2025-06-17T23:00:00Z">
        <w:r w:rsidRPr="006B17C5">
          <w:rPr>
            <w:rPrChange w:id="6456" w:author="Mosi Adesina Ifatunji" w:date="2025-07-17T11:52:00Z" w16du:dateUtc="2025-07-17T16:52:00Z">
              <w:rPr>
                <w:rFonts w:ascii="Helvetica Neue" w:hAnsi="Helvetica Neue" w:cs="Helvetica Neue"/>
                <w:sz w:val="26"/>
                <w:szCs w:val="26"/>
              </w:rPr>
            </w:rPrChange>
          </w:rPr>
          <w:t xml:space="preserve">Bills, David B., Valentina Di Stasio, and </w:t>
        </w:r>
        <w:proofErr w:type="spellStart"/>
        <w:r w:rsidRPr="006B17C5">
          <w:rPr>
            <w:rPrChange w:id="6457" w:author="Mosi Adesina Ifatunji" w:date="2025-07-17T11:52:00Z" w16du:dateUtc="2025-07-17T16:52:00Z">
              <w:rPr>
                <w:rFonts w:ascii="Helvetica Neue" w:hAnsi="Helvetica Neue" w:cs="Helvetica Neue"/>
                <w:sz w:val="26"/>
                <w:szCs w:val="26"/>
              </w:rPr>
            </w:rPrChange>
          </w:rPr>
          <w:t>Klarita</w:t>
        </w:r>
        <w:proofErr w:type="spellEnd"/>
        <w:r w:rsidRPr="006B17C5">
          <w:rPr>
            <w:rPrChange w:id="6458" w:author="Mosi Adesina Ifatunji" w:date="2025-07-17T11:52:00Z" w16du:dateUtc="2025-07-17T16:52:00Z">
              <w:rPr>
                <w:rFonts w:ascii="Helvetica Neue" w:hAnsi="Helvetica Neue" w:cs="Helvetica Neue"/>
                <w:sz w:val="26"/>
                <w:szCs w:val="26"/>
              </w:rPr>
            </w:rPrChange>
          </w:rPr>
          <w:t xml:space="preserve"> Gërxhani. 2017. "The Demand Side of Hiring: Employers in the Labor Market." </w:t>
        </w:r>
        <w:r w:rsidRPr="006B17C5">
          <w:rPr>
            <w:i/>
            <w:iCs/>
            <w:rPrChange w:id="6459" w:author="Mosi Adesina Ifatunji" w:date="2025-07-17T11:52:00Z" w16du:dateUtc="2025-07-17T16:52:00Z">
              <w:rPr>
                <w:rFonts w:ascii="Helvetica Neue" w:hAnsi="Helvetica Neue" w:cs="Helvetica Neue"/>
                <w:i/>
                <w:iCs/>
                <w:sz w:val="26"/>
                <w:szCs w:val="26"/>
              </w:rPr>
            </w:rPrChange>
          </w:rPr>
          <w:t>Annual Review of Sociology</w:t>
        </w:r>
        <w:r w:rsidRPr="006B17C5">
          <w:rPr>
            <w:rPrChange w:id="6460" w:author="Mosi Adesina Ifatunji" w:date="2025-07-17T11:52:00Z" w16du:dateUtc="2025-07-17T16:52:00Z">
              <w:rPr>
                <w:rFonts w:ascii="Helvetica Neue" w:hAnsi="Helvetica Neue" w:cs="Helvetica Neue"/>
                <w:sz w:val="26"/>
                <w:szCs w:val="26"/>
              </w:rPr>
            </w:rPrChange>
          </w:rPr>
          <w:t xml:space="preserve"> 43(1):291–310.</w:t>
        </w:r>
      </w:ins>
    </w:p>
    <w:p w14:paraId="6774234A" w14:textId="77777777" w:rsidR="00CB200F" w:rsidRPr="006B17C5" w:rsidRDefault="00CB200F">
      <w:pPr>
        <w:keepNext/>
        <w:keepLines/>
        <w:rPr>
          <w:ins w:id="6461" w:author="Mosi Adesina Ifatunji" w:date="2025-06-17T18:00:00Z" w16du:dateUtc="2025-06-17T23:00:00Z"/>
          <w:rPrChange w:id="6462" w:author="Mosi Adesina Ifatunji" w:date="2025-07-17T11:52:00Z" w16du:dateUtc="2025-07-17T16:52:00Z">
            <w:rPr>
              <w:ins w:id="6463" w:author="Mosi Adesina Ifatunji" w:date="2025-06-17T18:00:00Z" w16du:dateUtc="2025-06-17T23:00:00Z"/>
              <w:rFonts w:ascii="Helvetica Neue" w:hAnsi="Helvetica Neue" w:cs="Helvetica Neue"/>
              <w:sz w:val="26"/>
              <w:szCs w:val="26"/>
            </w:rPr>
          </w:rPrChange>
        </w:rPr>
        <w:pPrChange w:id="6464" w:author="Mosi Adesina Ifatunji" w:date="2025-10-21T19:50:00Z" w16du:dateUtc="2025-10-22T00:50:00Z">
          <w:pPr>
            <w:autoSpaceDE w:val="0"/>
            <w:autoSpaceDN w:val="0"/>
            <w:adjustRightInd w:val="0"/>
            <w:ind w:right="-720"/>
          </w:pPr>
        </w:pPrChange>
      </w:pPr>
    </w:p>
    <w:p w14:paraId="20B23762" w14:textId="77777777" w:rsidR="008D1DD0" w:rsidRPr="006B17C5" w:rsidRDefault="008D1DD0">
      <w:pPr>
        <w:keepNext/>
        <w:keepLines/>
        <w:rPr>
          <w:ins w:id="6465" w:author="Mosi Adesina Ifatunji" w:date="2025-06-17T18:03:00Z" w16du:dateUtc="2025-06-17T23:03:00Z"/>
          <w:rPrChange w:id="6466" w:author="Mosi Adesina Ifatunji" w:date="2025-07-17T11:52:00Z" w16du:dateUtc="2025-07-17T16:52:00Z">
            <w:rPr>
              <w:ins w:id="6467" w:author="Mosi Adesina Ifatunji" w:date="2025-06-17T18:03:00Z" w16du:dateUtc="2025-06-17T23:03:00Z"/>
              <w:rFonts w:ascii="Helvetica Neue" w:hAnsi="Helvetica Neue" w:cs="Helvetica Neue"/>
              <w:sz w:val="26"/>
              <w:szCs w:val="26"/>
            </w:rPr>
          </w:rPrChange>
        </w:rPr>
        <w:pPrChange w:id="6468" w:author="Mosi Adesina Ifatunji" w:date="2025-10-21T19:50:00Z" w16du:dateUtc="2025-10-22T00:50:00Z">
          <w:pPr>
            <w:autoSpaceDE w:val="0"/>
            <w:autoSpaceDN w:val="0"/>
            <w:adjustRightInd w:val="0"/>
            <w:ind w:left="720" w:right="-720" w:hanging="720"/>
          </w:pPr>
        </w:pPrChange>
      </w:pPr>
      <w:ins w:id="6469" w:author="Mosi Adesina Ifatunji" w:date="2025-06-17T18:03:00Z" w16du:dateUtc="2025-06-17T23:03:00Z">
        <w:r w:rsidRPr="006B17C5">
          <w:rPr>
            <w:rPrChange w:id="6470" w:author="Mosi Adesina Ifatunji" w:date="2025-07-17T11:52:00Z" w16du:dateUtc="2025-07-17T16:52:00Z">
              <w:rPr>
                <w:rFonts w:ascii="Helvetica Neue" w:hAnsi="Helvetica Neue" w:cs="Helvetica Neue"/>
                <w:sz w:val="26"/>
                <w:szCs w:val="26"/>
              </w:rPr>
            </w:rPrChange>
          </w:rPr>
          <w:t xml:space="preserve">Quillian, Lincoln, Devah Pager, Ole Hexel, and Arnfinn H. </w:t>
        </w:r>
        <w:proofErr w:type="spellStart"/>
        <w:r w:rsidRPr="006B17C5">
          <w:rPr>
            <w:rPrChange w:id="6471" w:author="Mosi Adesina Ifatunji" w:date="2025-07-17T11:52:00Z" w16du:dateUtc="2025-07-17T16:52:00Z">
              <w:rPr>
                <w:rFonts w:ascii="Helvetica Neue" w:hAnsi="Helvetica Neue" w:cs="Helvetica Neue"/>
                <w:sz w:val="26"/>
                <w:szCs w:val="26"/>
              </w:rPr>
            </w:rPrChange>
          </w:rPr>
          <w:t>Midtbøen</w:t>
        </w:r>
        <w:proofErr w:type="spellEnd"/>
        <w:r w:rsidRPr="006B17C5">
          <w:rPr>
            <w:rPrChange w:id="6472" w:author="Mosi Adesina Ifatunji" w:date="2025-07-17T11:52:00Z" w16du:dateUtc="2025-07-17T16:52:00Z">
              <w:rPr>
                <w:rFonts w:ascii="Helvetica Neue" w:hAnsi="Helvetica Neue" w:cs="Helvetica Neue"/>
                <w:sz w:val="26"/>
                <w:szCs w:val="26"/>
              </w:rPr>
            </w:rPrChange>
          </w:rPr>
          <w:t xml:space="preserve">. 2017. "Meta-analysis of field experiments shows no change in racial discrimination in hiring over time." </w:t>
        </w:r>
        <w:r w:rsidRPr="006B17C5">
          <w:rPr>
            <w:i/>
            <w:iCs/>
            <w:rPrChange w:id="6473" w:author="Mosi Adesina Ifatunji" w:date="2025-07-17T11:52:00Z" w16du:dateUtc="2025-07-17T16:52:00Z">
              <w:rPr>
                <w:rFonts w:ascii="Helvetica Neue" w:hAnsi="Helvetica Neue" w:cs="Helvetica Neue"/>
                <w:i/>
                <w:iCs/>
                <w:sz w:val="26"/>
                <w:szCs w:val="26"/>
              </w:rPr>
            </w:rPrChange>
          </w:rPr>
          <w:t>Proceedings of the National Academy of Sciences</w:t>
        </w:r>
        <w:r w:rsidRPr="006B17C5">
          <w:rPr>
            <w:rPrChange w:id="6474" w:author="Mosi Adesina Ifatunji" w:date="2025-07-17T11:52:00Z" w16du:dateUtc="2025-07-17T16:52:00Z">
              <w:rPr>
                <w:rFonts w:ascii="Helvetica Neue" w:hAnsi="Helvetica Neue" w:cs="Helvetica Neue"/>
                <w:sz w:val="26"/>
                <w:szCs w:val="26"/>
              </w:rPr>
            </w:rPrChange>
          </w:rPr>
          <w:t xml:space="preserve"> 114(41):10870–75.</w:t>
        </w:r>
      </w:ins>
    </w:p>
    <w:p w14:paraId="70037617" w14:textId="77777777" w:rsidR="008D1DD0" w:rsidRPr="006B17C5" w:rsidRDefault="008D1DD0">
      <w:pPr>
        <w:keepNext/>
        <w:keepLines/>
        <w:rPr>
          <w:ins w:id="6475" w:author="Mosi Adesina Ifatunji" w:date="2025-06-17T18:03:00Z" w16du:dateUtc="2025-06-17T23:03:00Z"/>
          <w:rPrChange w:id="6476" w:author="Mosi Adesina Ifatunji" w:date="2025-07-17T11:52:00Z" w16du:dateUtc="2025-07-17T16:52:00Z">
            <w:rPr>
              <w:ins w:id="6477" w:author="Mosi Adesina Ifatunji" w:date="2025-06-17T18:03:00Z" w16du:dateUtc="2025-06-17T23:03:00Z"/>
              <w:rFonts w:ascii="Helvetica Neue" w:hAnsi="Helvetica Neue" w:cs="Helvetica Neue"/>
              <w:sz w:val="26"/>
              <w:szCs w:val="26"/>
            </w:rPr>
          </w:rPrChange>
        </w:rPr>
        <w:pPrChange w:id="6478" w:author="Mosi Adesina Ifatunji" w:date="2025-10-21T19:50:00Z" w16du:dateUtc="2025-10-22T00:50:00Z">
          <w:pPr>
            <w:autoSpaceDE w:val="0"/>
            <w:autoSpaceDN w:val="0"/>
            <w:adjustRightInd w:val="0"/>
            <w:ind w:right="-720"/>
          </w:pPr>
        </w:pPrChange>
      </w:pPr>
    </w:p>
    <w:p w14:paraId="4153171F" w14:textId="77777777" w:rsidR="00C961A9" w:rsidRPr="006B17C5" w:rsidRDefault="00C961A9">
      <w:pPr>
        <w:keepNext/>
        <w:keepLines/>
        <w:rPr>
          <w:ins w:id="6479" w:author="Mosi Adesina Ifatunji" w:date="2025-06-17T18:05:00Z" w16du:dateUtc="2025-06-17T23:05:00Z"/>
          <w:rPrChange w:id="6480" w:author="Mosi Adesina Ifatunji" w:date="2025-07-17T11:52:00Z" w16du:dateUtc="2025-07-17T16:52:00Z">
            <w:rPr>
              <w:ins w:id="6481" w:author="Mosi Adesina Ifatunji" w:date="2025-06-17T18:05:00Z" w16du:dateUtc="2025-06-17T23:05:00Z"/>
              <w:rFonts w:ascii="Helvetica Neue" w:hAnsi="Helvetica Neue" w:cs="Helvetica Neue"/>
              <w:sz w:val="26"/>
              <w:szCs w:val="26"/>
            </w:rPr>
          </w:rPrChange>
        </w:rPr>
        <w:pPrChange w:id="6482" w:author="Mosi Adesina Ifatunji" w:date="2025-10-21T19:50:00Z" w16du:dateUtc="2025-10-22T00:50:00Z">
          <w:pPr>
            <w:autoSpaceDE w:val="0"/>
            <w:autoSpaceDN w:val="0"/>
            <w:adjustRightInd w:val="0"/>
            <w:ind w:left="720" w:right="-720" w:hanging="720"/>
          </w:pPr>
        </w:pPrChange>
      </w:pPr>
      <w:ins w:id="6483" w:author="Mosi Adesina Ifatunji" w:date="2025-06-17T18:05:00Z" w16du:dateUtc="2025-06-17T23:05:00Z">
        <w:r w:rsidRPr="006B17C5">
          <w:rPr>
            <w:rPrChange w:id="6484" w:author="Mosi Adesina Ifatunji" w:date="2025-07-17T11:52:00Z" w16du:dateUtc="2025-07-17T16:52:00Z">
              <w:rPr>
                <w:rFonts w:ascii="Helvetica Neue" w:hAnsi="Helvetica Neue" w:cs="Helvetica Neue"/>
                <w:sz w:val="26"/>
                <w:szCs w:val="26"/>
              </w:rPr>
            </w:rPrChange>
          </w:rPr>
          <w:t xml:space="preserve">Baert, Stijn. 2018. "Hiring Discrimination: An Overview of (Almost) All Correspondence Experiments Since 2005." Pp. 63–77 in </w:t>
        </w:r>
        <w:r w:rsidRPr="006B17C5">
          <w:rPr>
            <w:i/>
            <w:iCs/>
            <w:rPrChange w:id="6485" w:author="Mosi Adesina Ifatunji" w:date="2025-07-17T11:52:00Z" w16du:dateUtc="2025-07-17T16:52:00Z">
              <w:rPr>
                <w:rFonts w:ascii="Helvetica Neue" w:hAnsi="Helvetica Neue" w:cs="Helvetica Neue"/>
                <w:i/>
                <w:iCs/>
                <w:sz w:val="26"/>
                <w:szCs w:val="26"/>
              </w:rPr>
            </w:rPrChange>
          </w:rPr>
          <w:t>Audit Studies: Behind the Scenes with Theory, Method, and Nuance</w:t>
        </w:r>
        <w:r w:rsidRPr="006B17C5">
          <w:rPr>
            <w:rPrChange w:id="6486" w:author="Mosi Adesina Ifatunji" w:date="2025-07-17T11:52:00Z" w16du:dateUtc="2025-07-17T16:52:00Z">
              <w:rPr>
                <w:rFonts w:ascii="Helvetica Neue" w:hAnsi="Helvetica Neue" w:cs="Helvetica Neue"/>
                <w:sz w:val="26"/>
                <w:szCs w:val="26"/>
              </w:rPr>
            </w:rPrChange>
          </w:rPr>
          <w:t>, edited by Michael S. Gaddis: Springer International Publishing.</w:t>
        </w:r>
      </w:ins>
    </w:p>
    <w:p w14:paraId="2BAAC905" w14:textId="77777777" w:rsidR="00C961A9" w:rsidRPr="006B17C5" w:rsidRDefault="00C961A9">
      <w:pPr>
        <w:keepNext/>
        <w:keepLines/>
        <w:rPr>
          <w:ins w:id="6487" w:author="Mosi Adesina Ifatunji" w:date="2025-06-17T18:05:00Z" w16du:dateUtc="2025-06-17T23:05:00Z"/>
          <w:rPrChange w:id="6488" w:author="Mosi Adesina Ifatunji" w:date="2025-07-17T11:52:00Z" w16du:dateUtc="2025-07-17T16:52:00Z">
            <w:rPr>
              <w:ins w:id="6489" w:author="Mosi Adesina Ifatunji" w:date="2025-06-17T18:05:00Z" w16du:dateUtc="2025-06-17T23:05:00Z"/>
              <w:rFonts w:ascii="Helvetica Neue" w:hAnsi="Helvetica Neue" w:cs="Helvetica Neue"/>
              <w:sz w:val="26"/>
              <w:szCs w:val="26"/>
            </w:rPr>
          </w:rPrChange>
        </w:rPr>
        <w:pPrChange w:id="6490" w:author="Mosi Adesina Ifatunji" w:date="2025-10-21T19:50:00Z" w16du:dateUtc="2025-10-22T00:50:00Z">
          <w:pPr>
            <w:autoSpaceDE w:val="0"/>
            <w:autoSpaceDN w:val="0"/>
            <w:adjustRightInd w:val="0"/>
            <w:ind w:right="-720"/>
          </w:pPr>
        </w:pPrChange>
      </w:pPr>
    </w:p>
    <w:p w14:paraId="33F28C9D" w14:textId="77777777" w:rsidR="00AD436F" w:rsidRPr="006B17C5" w:rsidRDefault="00AD436F">
      <w:pPr>
        <w:keepNext/>
        <w:keepLines/>
        <w:rPr>
          <w:ins w:id="6491" w:author="Mosi Adesina Ifatunji" w:date="2025-06-17T18:07:00Z" w16du:dateUtc="2025-06-17T23:07:00Z"/>
          <w:rPrChange w:id="6492" w:author="Mosi Adesina Ifatunji" w:date="2025-07-17T11:52:00Z" w16du:dateUtc="2025-07-17T16:52:00Z">
            <w:rPr>
              <w:ins w:id="6493" w:author="Mosi Adesina Ifatunji" w:date="2025-06-17T18:07:00Z" w16du:dateUtc="2025-06-17T23:07:00Z"/>
              <w:rFonts w:ascii="Helvetica Neue" w:hAnsi="Helvetica Neue" w:cs="Helvetica Neue"/>
              <w:sz w:val="26"/>
              <w:szCs w:val="26"/>
            </w:rPr>
          </w:rPrChange>
        </w:rPr>
        <w:pPrChange w:id="6494" w:author="Mosi Adesina Ifatunji" w:date="2025-10-21T19:50:00Z" w16du:dateUtc="2025-10-22T00:50:00Z">
          <w:pPr>
            <w:autoSpaceDE w:val="0"/>
            <w:autoSpaceDN w:val="0"/>
            <w:adjustRightInd w:val="0"/>
            <w:ind w:left="720" w:right="-720" w:hanging="720"/>
          </w:pPr>
        </w:pPrChange>
      </w:pPr>
      <w:ins w:id="6495" w:author="Mosi Adesina Ifatunji" w:date="2025-06-17T18:07:00Z" w16du:dateUtc="2025-06-17T23:07:00Z">
        <w:r w:rsidRPr="006B17C5">
          <w:rPr>
            <w:rPrChange w:id="6496" w:author="Mosi Adesina Ifatunji" w:date="2025-07-17T11:52:00Z" w16du:dateUtc="2025-07-17T16:52:00Z">
              <w:rPr>
                <w:rFonts w:ascii="Helvetica Neue" w:hAnsi="Helvetica Neue" w:cs="Helvetica Neue"/>
                <w:sz w:val="26"/>
                <w:szCs w:val="26"/>
              </w:rPr>
            </w:rPrChange>
          </w:rPr>
          <w:t xml:space="preserve">Neumark, David. 2018. "Experimental Research on Labor Market Discrimination." </w:t>
        </w:r>
        <w:r w:rsidRPr="006B17C5">
          <w:rPr>
            <w:i/>
            <w:iCs/>
            <w:rPrChange w:id="6497" w:author="Mosi Adesina Ifatunji" w:date="2025-07-17T11:52:00Z" w16du:dateUtc="2025-07-17T16:52:00Z">
              <w:rPr>
                <w:rFonts w:ascii="Helvetica Neue" w:hAnsi="Helvetica Neue" w:cs="Helvetica Neue"/>
                <w:i/>
                <w:iCs/>
                <w:sz w:val="26"/>
                <w:szCs w:val="26"/>
              </w:rPr>
            </w:rPrChange>
          </w:rPr>
          <w:t>Journal of Economic Literature</w:t>
        </w:r>
        <w:r w:rsidRPr="006B17C5">
          <w:rPr>
            <w:rPrChange w:id="6498" w:author="Mosi Adesina Ifatunji" w:date="2025-07-17T11:52:00Z" w16du:dateUtc="2025-07-17T16:52:00Z">
              <w:rPr>
                <w:rFonts w:ascii="Helvetica Neue" w:hAnsi="Helvetica Neue" w:cs="Helvetica Neue"/>
                <w:sz w:val="26"/>
                <w:szCs w:val="26"/>
              </w:rPr>
            </w:rPrChange>
          </w:rPr>
          <w:t xml:space="preserve"> 56(3):799–866.</w:t>
        </w:r>
      </w:ins>
    </w:p>
    <w:p w14:paraId="7B09360D" w14:textId="77777777" w:rsidR="00AD436F" w:rsidRPr="006B17C5" w:rsidRDefault="00AD436F">
      <w:pPr>
        <w:keepNext/>
        <w:keepLines/>
        <w:rPr>
          <w:ins w:id="6499" w:author="Mosi Adesina Ifatunji" w:date="2025-06-17T18:08:00Z" w16du:dateUtc="2025-06-17T23:08:00Z"/>
          <w:rPrChange w:id="6500" w:author="Mosi Adesina Ifatunji" w:date="2025-07-17T11:52:00Z" w16du:dateUtc="2025-07-17T16:52:00Z">
            <w:rPr>
              <w:ins w:id="6501" w:author="Mosi Adesina Ifatunji" w:date="2025-06-17T18:08:00Z" w16du:dateUtc="2025-06-17T23:08:00Z"/>
              <w:rFonts w:ascii="Helvetica Neue" w:hAnsi="Helvetica Neue" w:cs="Helvetica Neue"/>
              <w:sz w:val="26"/>
              <w:szCs w:val="26"/>
            </w:rPr>
          </w:rPrChange>
        </w:rPr>
        <w:pPrChange w:id="6502" w:author="Mosi Adesina Ifatunji" w:date="2025-10-21T19:50:00Z" w16du:dateUtc="2025-10-22T00:50:00Z">
          <w:pPr>
            <w:autoSpaceDE w:val="0"/>
            <w:autoSpaceDN w:val="0"/>
            <w:adjustRightInd w:val="0"/>
            <w:ind w:right="-720"/>
          </w:pPr>
        </w:pPrChange>
      </w:pPr>
    </w:p>
    <w:p w14:paraId="54E71F8B" w14:textId="77777777" w:rsidR="00457392" w:rsidRPr="006B17C5" w:rsidRDefault="00457392">
      <w:pPr>
        <w:keepNext/>
        <w:keepLines/>
        <w:rPr>
          <w:ins w:id="6503" w:author="Mosi Adesina Ifatunji" w:date="2025-06-17T18:08:00Z" w16du:dateUtc="2025-06-17T23:08:00Z"/>
          <w:rPrChange w:id="6504" w:author="Mosi Adesina Ifatunji" w:date="2025-07-17T11:52:00Z" w16du:dateUtc="2025-07-17T16:52:00Z">
            <w:rPr>
              <w:ins w:id="6505" w:author="Mosi Adesina Ifatunji" w:date="2025-06-17T18:08:00Z" w16du:dateUtc="2025-06-17T23:08:00Z"/>
              <w:rFonts w:ascii="Helvetica Neue" w:hAnsi="Helvetica Neue" w:cs="Helvetica Neue"/>
              <w:sz w:val="26"/>
              <w:szCs w:val="26"/>
            </w:rPr>
          </w:rPrChange>
        </w:rPr>
        <w:pPrChange w:id="6506" w:author="Mosi Adesina Ifatunji" w:date="2025-10-21T19:50:00Z" w16du:dateUtc="2025-10-22T00:50:00Z">
          <w:pPr>
            <w:autoSpaceDE w:val="0"/>
            <w:autoSpaceDN w:val="0"/>
            <w:adjustRightInd w:val="0"/>
            <w:ind w:left="720" w:right="-720" w:hanging="720"/>
          </w:pPr>
        </w:pPrChange>
      </w:pPr>
      <w:ins w:id="6507" w:author="Mosi Adesina Ifatunji" w:date="2025-06-17T18:08:00Z" w16du:dateUtc="2025-06-17T23:08:00Z">
        <w:r w:rsidRPr="006B17C5">
          <w:rPr>
            <w:rPrChange w:id="6508" w:author="Mosi Adesina Ifatunji" w:date="2025-07-17T11:52:00Z" w16du:dateUtc="2025-07-17T16:52:00Z">
              <w:rPr>
                <w:rFonts w:ascii="Helvetica Neue" w:hAnsi="Helvetica Neue" w:cs="Helvetica Neue"/>
                <w:sz w:val="26"/>
                <w:szCs w:val="26"/>
              </w:rPr>
            </w:rPrChange>
          </w:rPr>
          <w:t xml:space="preserve">Stainback, Kevin. 2018. "Organizations, Employment Discrimination, and Inequality." Pp. xx–xx in </w:t>
        </w:r>
        <w:r w:rsidRPr="006B17C5">
          <w:rPr>
            <w:i/>
            <w:iCs/>
            <w:rPrChange w:id="6509" w:author="Mosi Adesina Ifatunji" w:date="2025-07-17T11:52:00Z" w16du:dateUtc="2025-07-17T16:52:00Z">
              <w:rPr>
                <w:rFonts w:ascii="Helvetica Neue" w:hAnsi="Helvetica Neue" w:cs="Helvetica Neue"/>
                <w:i/>
                <w:iCs/>
                <w:sz w:val="26"/>
                <w:szCs w:val="26"/>
              </w:rPr>
            </w:rPrChange>
          </w:rPr>
          <w:t>The Oxford Handbook of Workplace Discrimination</w:t>
        </w:r>
        <w:r w:rsidRPr="006B17C5">
          <w:rPr>
            <w:rPrChange w:id="6510" w:author="Mosi Adesina Ifatunji" w:date="2025-07-17T11:52:00Z" w16du:dateUtc="2025-07-17T16:52:00Z">
              <w:rPr>
                <w:rFonts w:ascii="Helvetica Neue" w:hAnsi="Helvetica Neue" w:cs="Helvetica Neue"/>
                <w:sz w:val="26"/>
                <w:szCs w:val="26"/>
              </w:rPr>
            </w:rPrChange>
          </w:rPr>
          <w:t>: Oxford University Press.</w:t>
        </w:r>
      </w:ins>
    </w:p>
    <w:p w14:paraId="41B20D5C" w14:textId="77777777" w:rsidR="00457392" w:rsidRPr="006B17C5" w:rsidRDefault="00457392">
      <w:pPr>
        <w:keepNext/>
        <w:keepLines/>
        <w:rPr>
          <w:ins w:id="6511" w:author="Mosi Adesina Ifatunji" w:date="2025-06-17T18:09:00Z" w16du:dateUtc="2025-06-17T23:09:00Z"/>
          <w:rPrChange w:id="6512" w:author="Mosi Adesina Ifatunji" w:date="2025-07-17T11:52:00Z" w16du:dateUtc="2025-07-17T16:52:00Z">
            <w:rPr>
              <w:ins w:id="6513" w:author="Mosi Adesina Ifatunji" w:date="2025-06-17T18:09:00Z" w16du:dateUtc="2025-06-17T23:09:00Z"/>
              <w:rFonts w:ascii="Helvetica Neue" w:hAnsi="Helvetica Neue" w:cs="Helvetica Neue"/>
              <w:sz w:val="26"/>
              <w:szCs w:val="26"/>
            </w:rPr>
          </w:rPrChange>
        </w:rPr>
        <w:pPrChange w:id="6514" w:author="Mosi Adesina Ifatunji" w:date="2025-10-21T19:50:00Z" w16du:dateUtc="2025-10-22T00:50:00Z">
          <w:pPr>
            <w:autoSpaceDE w:val="0"/>
            <w:autoSpaceDN w:val="0"/>
            <w:adjustRightInd w:val="0"/>
            <w:ind w:right="-720"/>
          </w:pPr>
        </w:pPrChange>
      </w:pPr>
    </w:p>
    <w:p w14:paraId="3B8926C4" w14:textId="77777777" w:rsidR="00457392" w:rsidRPr="006B17C5" w:rsidRDefault="00457392">
      <w:pPr>
        <w:keepNext/>
        <w:keepLines/>
        <w:rPr>
          <w:ins w:id="6515" w:author="Mosi Adesina Ifatunji" w:date="2025-06-17T18:09:00Z" w16du:dateUtc="2025-06-17T23:09:00Z"/>
          <w:rPrChange w:id="6516" w:author="Mosi Adesina Ifatunji" w:date="2025-07-17T11:52:00Z" w16du:dateUtc="2025-07-17T16:52:00Z">
            <w:rPr>
              <w:ins w:id="6517" w:author="Mosi Adesina Ifatunji" w:date="2025-06-17T18:09:00Z" w16du:dateUtc="2025-06-17T23:09:00Z"/>
              <w:rFonts w:ascii="Helvetica Neue" w:hAnsi="Helvetica Neue" w:cs="Helvetica Neue"/>
              <w:sz w:val="26"/>
              <w:szCs w:val="26"/>
            </w:rPr>
          </w:rPrChange>
        </w:rPr>
        <w:pPrChange w:id="6518" w:author="Mosi Adesina Ifatunji" w:date="2025-10-21T19:50:00Z" w16du:dateUtc="2025-10-22T00:50:00Z">
          <w:pPr>
            <w:autoSpaceDE w:val="0"/>
            <w:autoSpaceDN w:val="0"/>
            <w:adjustRightInd w:val="0"/>
            <w:ind w:left="720" w:right="-720" w:hanging="720"/>
          </w:pPr>
        </w:pPrChange>
      </w:pPr>
      <w:ins w:id="6519" w:author="Mosi Adesina Ifatunji" w:date="2025-06-17T18:09:00Z" w16du:dateUtc="2025-06-17T23:09:00Z">
        <w:r w:rsidRPr="006B17C5">
          <w:rPr>
            <w:rPrChange w:id="6520" w:author="Mosi Adesina Ifatunji" w:date="2025-07-17T11:52:00Z" w16du:dateUtc="2025-07-17T16:52:00Z">
              <w:rPr>
                <w:rFonts w:ascii="Helvetica Neue" w:hAnsi="Helvetica Neue" w:cs="Helvetica Neue"/>
                <w:sz w:val="26"/>
                <w:szCs w:val="26"/>
              </w:rPr>
            </w:rPrChange>
          </w:rPr>
          <w:t xml:space="preserve">Whysall, Zara. 2018. "Cognitive biases in recruitment, selection, and promotion: The risk of subconscious discrimination." Pp. 215–43 in </w:t>
        </w:r>
        <w:r w:rsidRPr="006B17C5">
          <w:rPr>
            <w:i/>
            <w:iCs/>
            <w:rPrChange w:id="6521" w:author="Mosi Adesina Ifatunji" w:date="2025-07-17T11:52:00Z" w16du:dateUtc="2025-07-17T16:52:00Z">
              <w:rPr>
                <w:rFonts w:ascii="Helvetica Neue" w:hAnsi="Helvetica Neue" w:cs="Helvetica Neue"/>
                <w:i/>
                <w:iCs/>
                <w:sz w:val="26"/>
                <w:szCs w:val="26"/>
              </w:rPr>
            </w:rPrChange>
          </w:rPr>
          <w:t>Hidden Inequalities in the Workplace</w:t>
        </w:r>
        <w:r w:rsidRPr="006B17C5">
          <w:rPr>
            <w:rPrChange w:id="6522" w:author="Mosi Adesina Ifatunji" w:date="2025-07-17T11:52:00Z" w16du:dateUtc="2025-07-17T16:52:00Z">
              <w:rPr>
                <w:rFonts w:ascii="Helvetica Neue" w:hAnsi="Helvetica Neue" w:cs="Helvetica Neue"/>
                <w:sz w:val="26"/>
                <w:szCs w:val="26"/>
              </w:rPr>
            </w:rPrChange>
          </w:rPr>
          <w:t>: Springer.</w:t>
        </w:r>
      </w:ins>
    </w:p>
    <w:p w14:paraId="17A0EF25" w14:textId="77777777" w:rsidR="00457392" w:rsidRPr="006B17C5" w:rsidRDefault="00457392">
      <w:pPr>
        <w:keepNext/>
        <w:keepLines/>
        <w:rPr>
          <w:ins w:id="6523" w:author="Mosi Adesina Ifatunji" w:date="2025-06-17T18:30:00Z" w16du:dateUtc="2025-06-17T23:30:00Z"/>
          <w:rPrChange w:id="6524" w:author="Mosi Adesina Ifatunji" w:date="2025-07-17T11:52:00Z" w16du:dateUtc="2025-07-17T16:52:00Z">
            <w:rPr>
              <w:ins w:id="6525" w:author="Mosi Adesina Ifatunji" w:date="2025-06-17T18:30:00Z" w16du:dateUtc="2025-06-17T23:30:00Z"/>
              <w:rFonts w:ascii="Helvetica Neue" w:hAnsi="Helvetica Neue" w:cs="Helvetica Neue"/>
              <w:sz w:val="26"/>
              <w:szCs w:val="26"/>
            </w:rPr>
          </w:rPrChange>
        </w:rPr>
        <w:pPrChange w:id="6526" w:author="Mosi Adesina Ifatunji" w:date="2025-10-21T19:50:00Z" w16du:dateUtc="2025-10-22T00:50:00Z">
          <w:pPr>
            <w:autoSpaceDE w:val="0"/>
            <w:autoSpaceDN w:val="0"/>
            <w:adjustRightInd w:val="0"/>
            <w:ind w:right="-720"/>
          </w:pPr>
        </w:pPrChange>
      </w:pPr>
    </w:p>
    <w:p w14:paraId="561A7E81" w14:textId="77777777" w:rsidR="005D3809" w:rsidRPr="006B17C5" w:rsidRDefault="005D3809">
      <w:pPr>
        <w:keepNext/>
        <w:keepLines/>
        <w:rPr>
          <w:ins w:id="6527" w:author="Mosi Adesina Ifatunji" w:date="2025-06-17T18:30:00Z" w16du:dateUtc="2025-06-17T23:30:00Z"/>
          <w:rPrChange w:id="6528" w:author="Mosi Adesina Ifatunji" w:date="2025-07-17T11:52:00Z" w16du:dateUtc="2025-07-17T16:52:00Z">
            <w:rPr>
              <w:ins w:id="6529" w:author="Mosi Adesina Ifatunji" w:date="2025-06-17T18:30:00Z" w16du:dateUtc="2025-06-17T23:30:00Z"/>
              <w:rFonts w:ascii="Helvetica Neue" w:hAnsi="Helvetica Neue" w:cs="Helvetica Neue"/>
              <w:sz w:val="26"/>
              <w:szCs w:val="26"/>
            </w:rPr>
          </w:rPrChange>
        </w:rPr>
        <w:pPrChange w:id="6530" w:author="Mosi Adesina Ifatunji" w:date="2025-10-21T19:50:00Z" w16du:dateUtc="2025-10-22T00:50:00Z">
          <w:pPr>
            <w:autoSpaceDE w:val="0"/>
            <w:autoSpaceDN w:val="0"/>
            <w:adjustRightInd w:val="0"/>
            <w:ind w:left="720" w:right="-720" w:hanging="720"/>
          </w:pPr>
        </w:pPrChange>
      </w:pPr>
      <w:ins w:id="6531" w:author="Mosi Adesina Ifatunji" w:date="2025-06-17T18:30:00Z" w16du:dateUtc="2025-06-17T23:30:00Z">
        <w:r w:rsidRPr="006B17C5">
          <w:rPr>
            <w:rPrChange w:id="6532" w:author="Mosi Adesina Ifatunji" w:date="2025-07-17T11:52:00Z" w16du:dateUtc="2025-07-17T16:52:00Z">
              <w:rPr>
                <w:rFonts w:ascii="Helvetica Neue" w:hAnsi="Helvetica Neue" w:cs="Helvetica Neue"/>
                <w:sz w:val="26"/>
                <w:szCs w:val="26"/>
              </w:rPr>
            </w:rPrChange>
          </w:rPr>
          <w:t xml:space="preserve">Kline, Patrick, Evan K. Rose, and Christopher R. Walters. 2022. "Systemic Discrimination Among Large U.S. Employers." </w:t>
        </w:r>
        <w:r w:rsidRPr="006B17C5">
          <w:rPr>
            <w:i/>
            <w:iCs/>
            <w:rPrChange w:id="6533" w:author="Mosi Adesina Ifatunji" w:date="2025-07-17T11:52:00Z" w16du:dateUtc="2025-07-17T16:52:00Z">
              <w:rPr>
                <w:rFonts w:ascii="Helvetica Neue" w:hAnsi="Helvetica Neue" w:cs="Helvetica Neue"/>
                <w:i/>
                <w:iCs/>
                <w:sz w:val="26"/>
                <w:szCs w:val="26"/>
              </w:rPr>
            </w:rPrChange>
          </w:rPr>
          <w:t>The Quarterly Journal of Economics</w:t>
        </w:r>
        <w:r w:rsidRPr="006B17C5">
          <w:rPr>
            <w:rPrChange w:id="6534" w:author="Mosi Adesina Ifatunji" w:date="2025-07-17T11:52:00Z" w16du:dateUtc="2025-07-17T16:52:00Z">
              <w:rPr>
                <w:rFonts w:ascii="Helvetica Neue" w:hAnsi="Helvetica Neue" w:cs="Helvetica Neue"/>
                <w:sz w:val="26"/>
                <w:szCs w:val="26"/>
              </w:rPr>
            </w:rPrChange>
          </w:rPr>
          <w:t xml:space="preserve"> 137(4):1963–2036.</w:t>
        </w:r>
      </w:ins>
    </w:p>
    <w:p w14:paraId="0C2D702D" w14:textId="77777777" w:rsidR="005D3809" w:rsidRPr="006B17C5" w:rsidRDefault="005D3809">
      <w:pPr>
        <w:keepNext/>
        <w:keepLines/>
        <w:rPr>
          <w:ins w:id="6535" w:author="Mosi Adesina Ifatunji" w:date="2025-06-17T18:11:00Z" w16du:dateUtc="2025-06-17T23:11:00Z"/>
          <w:rPrChange w:id="6536" w:author="Mosi Adesina Ifatunji" w:date="2025-07-17T11:52:00Z" w16du:dateUtc="2025-07-17T16:52:00Z">
            <w:rPr>
              <w:ins w:id="6537" w:author="Mosi Adesina Ifatunji" w:date="2025-06-17T18:11:00Z" w16du:dateUtc="2025-06-17T23:11:00Z"/>
              <w:rFonts w:ascii="Helvetica Neue" w:hAnsi="Helvetica Neue" w:cs="Helvetica Neue"/>
              <w:sz w:val="26"/>
              <w:szCs w:val="26"/>
            </w:rPr>
          </w:rPrChange>
        </w:rPr>
        <w:pPrChange w:id="6538" w:author="Mosi Adesina Ifatunji" w:date="2025-10-21T19:50:00Z" w16du:dateUtc="2025-10-22T00:50:00Z">
          <w:pPr>
            <w:autoSpaceDE w:val="0"/>
            <w:autoSpaceDN w:val="0"/>
            <w:adjustRightInd w:val="0"/>
            <w:ind w:right="-720"/>
          </w:pPr>
        </w:pPrChange>
      </w:pPr>
    </w:p>
    <w:p w14:paraId="1769BC22" w14:textId="77777777" w:rsidR="00081261" w:rsidRPr="006B17C5" w:rsidRDefault="00081261">
      <w:pPr>
        <w:keepNext/>
        <w:keepLines/>
        <w:rPr>
          <w:ins w:id="6539" w:author="Mosi Adesina Ifatunji" w:date="2025-06-17T18:11:00Z" w16du:dateUtc="2025-06-17T23:11:00Z"/>
          <w:rPrChange w:id="6540" w:author="Mosi Adesina Ifatunji" w:date="2025-07-17T11:52:00Z" w16du:dateUtc="2025-07-17T16:52:00Z">
            <w:rPr>
              <w:ins w:id="6541" w:author="Mosi Adesina Ifatunji" w:date="2025-06-17T18:11:00Z" w16du:dateUtc="2025-06-17T23:11:00Z"/>
              <w:rFonts w:ascii="Helvetica Neue" w:hAnsi="Helvetica Neue" w:cs="Helvetica Neue"/>
              <w:sz w:val="26"/>
              <w:szCs w:val="26"/>
            </w:rPr>
          </w:rPrChange>
        </w:rPr>
        <w:pPrChange w:id="6542" w:author="Mosi Adesina Ifatunji" w:date="2025-10-21T19:50:00Z" w16du:dateUtc="2025-10-22T00:50:00Z">
          <w:pPr>
            <w:autoSpaceDE w:val="0"/>
            <w:autoSpaceDN w:val="0"/>
            <w:adjustRightInd w:val="0"/>
            <w:ind w:left="720" w:right="-720" w:hanging="720"/>
          </w:pPr>
        </w:pPrChange>
      </w:pPr>
      <w:ins w:id="6543" w:author="Mosi Adesina Ifatunji" w:date="2025-06-17T18:11:00Z" w16du:dateUtc="2025-06-17T23:11:00Z">
        <w:r w:rsidRPr="006B17C5">
          <w:rPr>
            <w:rPrChange w:id="6544" w:author="Mosi Adesina Ifatunji" w:date="2025-07-17T11:52:00Z" w16du:dateUtc="2025-07-17T16:52:00Z">
              <w:rPr>
                <w:rFonts w:ascii="Helvetica Neue" w:hAnsi="Helvetica Neue" w:cs="Helvetica Neue"/>
                <w:sz w:val="26"/>
                <w:szCs w:val="26"/>
              </w:rPr>
            </w:rPrChange>
          </w:rPr>
          <w:t xml:space="preserve">Ghoshal, Raj. 2019. "Flawed Measurement of Hiring Discrimination against African Americans." </w:t>
        </w:r>
        <w:r w:rsidRPr="006B17C5">
          <w:rPr>
            <w:i/>
            <w:iCs/>
            <w:rPrChange w:id="6545" w:author="Mosi Adesina Ifatunji" w:date="2025-07-17T11:52:00Z" w16du:dateUtc="2025-07-17T16:52:00Z">
              <w:rPr>
                <w:rFonts w:ascii="Helvetica Neue" w:hAnsi="Helvetica Neue" w:cs="Helvetica Neue"/>
                <w:i/>
                <w:iCs/>
                <w:sz w:val="26"/>
                <w:szCs w:val="26"/>
              </w:rPr>
            </w:rPrChange>
          </w:rPr>
          <w:t>Sociation</w:t>
        </w:r>
        <w:r w:rsidRPr="006B17C5">
          <w:rPr>
            <w:rPrChange w:id="6546" w:author="Mosi Adesina Ifatunji" w:date="2025-07-17T11:52:00Z" w16du:dateUtc="2025-07-17T16:52:00Z">
              <w:rPr>
                <w:rFonts w:ascii="Helvetica Neue" w:hAnsi="Helvetica Neue" w:cs="Helvetica Neue"/>
                <w:sz w:val="26"/>
                <w:szCs w:val="26"/>
              </w:rPr>
            </w:rPrChange>
          </w:rPr>
          <w:t xml:space="preserve"> 18(2):37–46.</w:t>
        </w:r>
      </w:ins>
    </w:p>
    <w:p w14:paraId="4DA798D1" w14:textId="77777777" w:rsidR="00081261" w:rsidRPr="006B17C5" w:rsidRDefault="00081261">
      <w:pPr>
        <w:keepNext/>
        <w:keepLines/>
        <w:rPr>
          <w:ins w:id="6547" w:author="Mosi Adesina Ifatunji" w:date="2025-06-17T18:09:00Z" w16du:dateUtc="2025-06-17T23:09:00Z"/>
          <w:rPrChange w:id="6548" w:author="Mosi Adesina Ifatunji" w:date="2025-07-17T11:52:00Z" w16du:dateUtc="2025-07-17T16:52:00Z">
            <w:rPr>
              <w:ins w:id="6549" w:author="Mosi Adesina Ifatunji" w:date="2025-06-17T18:09:00Z" w16du:dateUtc="2025-06-17T23:09:00Z"/>
              <w:rFonts w:ascii="Helvetica Neue" w:hAnsi="Helvetica Neue" w:cs="Helvetica Neue"/>
              <w:sz w:val="26"/>
              <w:szCs w:val="26"/>
            </w:rPr>
          </w:rPrChange>
        </w:rPr>
        <w:pPrChange w:id="6550" w:author="Mosi Adesina Ifatunji" w:date="2025-10-21T19:50:00Z" w16du:dateUtc="2025-10-22T00:50:00Z">
          <w:pPr>
            <w:autoSpaceDE w:val="0"/>
            <w:autoSpaceDN w:val="0"/>
            <w:adjustRightInd w:val="0"/>
            <w:ind w:right="-720"/>
          </w:pPr>
        </w:pPrChange>
      </w:pPr>
    </w:p>
    <w:p w14:paraId="5BCC1681" w14:textId="77777777" w:rsidR="00790C4C" w:rsidRPr="006B17C5" w:rsidRDefault="00790C4C">
      <w:pPr>
        <w:keepNext/>
        <w:keepLines/>
        <w:rPr>
          <w:ins w:id="6551" w:author="Mosi Adesina Ifatunji" w:date="2025-06-17T18:21:00Z" w16du:dateUtc="2025-06-17T23:21:00Z"/>
          <w:rPrChange w:id="6552" w:author="Mosi Adesina Ifatunji" w:date="2025-07-17T11:52:00Z" w16du:dateUtc="2025-07-17T16:52:00Z">
            <w:rPr>
              <w:ins w:id="6553" w:author="Mosi Adesina Ifatunji" w:date="2025-06-17T18:21:00Z" w16du:dateUtc="2025-06-17T23:21:00Z"/>
              <w:rFonts w:ascii="Helvetica Neue" w:hAnsi="Helvetica Neue" w:cs="Helvetica Neue"/>
              <w:sz w:val="26"/>
              <w:szCs w:val="26"/>
            </w:rPr>
          </w:rPrChange>
        </w:rPr>
        <w:pPrChange w:id="6554" w:author="Mosi Adesina Ifatunji" w:date="2025-10-21T19:50:00Z" w16du:dateUtc="2025-10-22T00:50:00Z">
          <w:pPr>
            <w:autoSpaceDE w:val="0"/>
            <w:autoSpaceDN w:val="0"/>
            <w:adjustRightInd w:val="0"/>
            <w:ind w:left="720" w:right="-720" w:hanging="720"/>
          </w:pPr>
        </w:pPrChange>
      </w:pPr>
      <w:ins w:id="6555" w:author="Mosi Adesina Ifatunji" w:date="2025-06-17T18:21:00Z" w16du:dateUtc="2025-06-17T23:21:00Z">
        <w:r w:rsidRPr="006B17C5">
          <w:rPr>
            <w:rPrChange w:id="6556" w:author="Mosi Adesina Ifatunji" w:date="2025-07-17T11:52:00Z" w16du:dateUtc="2025-07-17T16:52:00Z">
              <w:rPr>
                <w:rFonts w:ascii="Helvetica Neue" w:hAnsi="Helvetica Neue" w:cs="Helvetica Neue"/>
                <w:sz w:val="26"/>
                <w:szCs w:val="26"/>
              </w:rPr>
            </w:rPrChange>
          </w:rPr>
          <w:t xml:space="preserve">Quillian, Lincoln, John J Lee, and Mariana Oliver. 2020. "Evidence from Field Experiments in Hiring Shows Substantial Additional Racial Discrimination after the Callback." </w:t>
        </w:r>
        <w:r w:rsidRPr="006B17C5">
          <w:rPr>
            <w:i/>
            <w:iCs/>
            <w:rPrChange w:id="6557" w:author="Mosi Adesina Ifatunji" w:date="2025-07-17T11:52:00Z" w16du:dateUtc="2025-07-17T16:52:00Z">
              <w:rPr>
                <w:rFonts w:ascii="Helvetica Neue" w:hAnsi="Helvetica Neue" w:cs="Helvetica Neue"/>
                <w:i/>
                <w:iCs/>
                <w:sz w:val="26"/>
                <w:szCs w:val="26"/>
              </w:rPr>
            </w:rPrChange>
          </w:rPr>
          <w:t>Social Forces</w:t>
        </w:r>
        <w:r w:rsidRPr="006B17C5">
          <w:rPr>
            <w:rPrChange w:id="6558" w:author="Mosi Adesina Ifatunji" w:date="2025-07-17T11:52:00Z" w16du:dateUtc="2025-07-17T16:52:00Z">
              <w:rPr>
                <w:rFonts w:ascii="Helvetica Neue" w:hAnsi="Helvetica Neue" w:cs="Helvetica Neue"/>
                <w:sz w:val="26"/>
                <w:szCs w:val="26"/>
              </w:rPr>
            </w:rPrChange>
          </w:rPr>
          <w:t xml:space="preserve"> 99(2):732–59.</w:t>
        </w:r>
      </w:ins>
    </w:p>
    <w:p w14:paraId="3F8836BE" w14:textId="77777777" w:rsidR="00790C4C" w:rsidRPr="006B17C5" w:rsidRDefault="00790C4C">
      <w:pPr>
        <w:keepNext/>
        <w:keepLines/>
        <w:rPr>
          <w:ins w:id="6559" w:author="Mosi Adesina Ifatunji" w:date="2025-06-17T18:25:00Z" w16du:dateUtc="2025-06-17T23:25:00Z"/>
          <w:rPrChange w:id="6560" w:author="Mosi Adesina Ifatunji" w:date="2025-07-17T11:52:00Z" w16du:dateUtc="2025-07-17T16:52:00Z">
            <w:rPr>
              <w:ins w:id="6561" w:author="Mosi Adesina Ifatunji" w:date="2025-06-17T18:25:00Z" w16du:dateUtc="2025-06-17T23:25:00Z"/>
              <w:rFonts w:ascii="Helvetica Neue" w:hAnsi="Helvetica Neue" w:cs="Helvetica Neue"/>
              <w:sz w:val="26"/>
              <w:szCs w:val="26"/>
            </w:rPr>
          </w:rPrChange>
        </w:rPr>
        <w:pPrChange w:id="6562" w:author="Mosi Adesina Ifatunji" w:date="2025-10-21T19:50:00Z" w16du:dateUtc="2025-10-22T00:50:00Z">
          <w:pPr>
            <w:autoSpaceDE w:val="0"/>
            <w:autoSpaceDN w:val="0"/>
            <w:adjustRightInd w:val="0"/>
            <w:ind w:right="-720"/>
          </w:pPr>
        </w:pPrChange>
      </w:pPr>
    </w:p>
    <w:p w14:paraId="6C634DBB" w14:textId="77777777" w:rsidR="00416E0A" w:rsidRPr="006B17C5" w:rsidRDefault="00416E0A">
      <w:pPr>
        <w:keepNext/>
        <w:keepLines/>
        <w:rPr>
          <w:ins w:id="6563" w:author="Mosi Adesina Ifatunji" w:date="2025-06-17T18:25:00Z" w16du:dateUtc="2025-06-17T23:25:00Z"/>
          <w:rPrChange w:id="6564" w:author="Mosi Adesina Ifatunji" w:date="2025-07-17T11:52:00Z" w16du:dateUtc="2025-07-17T16:52:00Z">
            <w:rPr>
              <w:ins w:id="6565" w:author="Mosi Adesina Ifatunji" w:date="2025-06-17T18:25:00Z" w16du:dateUtc="2025-06-17T23:25:00Z"/>
              <w:rFonts w:ascii="Helvetica Neue" w:hAnsi="Helvetica Neue" w:cs="Helvetica Neue"/>
              <w:sz w:val="26"/>
              <w:szCs w:val="26"/>
            </w:rPr>
          </w:rPrChange>
        </w:rPr>
        <w:pPrChange w:id="6566" w:author="Mosi Adesina Ifatunji" w:date="2025-10-21T19:50:00Z" w16du:dateUtc="2025-10-22T00:50:00Z">
          <w:pPr>
            <w:autoSpaceDE w:val="0"/>
            <w:autoSpaceDN w:val="0"/>
            <w:adjustRightInd w:val="0"/>
            <w:ind w:left="720" w:right="-720" w:hanging="720"/>
          </w:pPr>
        </w:pPrChange>
      </w:pPr>
      <w:ins w:id="6567" w:author="Mosi Adesina Ifatunji" w:date="2025-06-17T18:25:00Z" w16du:dateUtc="2025-06-17T23:25:00Z">
        <w:r w:rsidRPr="006B17C5">
          <w:rPr>
            <w:rPrChange w:id="6568" w:author="Mosi Adesina Ifatunji" w:date="2025-07-17T11:52:00Z" w16du:dateUtc="2025-07-17T16:52:00Z">
              <w:rPr>
                <w:rFonts w:ascii="Helvetica Neue" w:hAnsi="Helvetica Neue" w:cs="Helvetica Neue"/>
                <w:sz w:val="26"/>
                <w:szCs w:val="26"/>
              </w:rPr>
            </w:rPrChange>
          </w:rPr>
          <w:lastRenderedPageBreak/>
          <w:t xml:space="preserve">Gerard, François, Lorenzo Lagos, Edson Severnini, and David Card. 2021. "Assortative Matching or Exclusionary Hiring? The Impact of Employment and Pay Policies on Racial Wage Differences in Brazil." </w:t>
        </w:r>
        <w:r w:rsidRPr="006B17C5">
          <w:rPr>
            <w:i/>
            <w:iCs/>
            <w:rPrChange w:id="6569" w:author="Mosi Adesina Ifatunji" w:date="2025-07-17T11:52:00Z" w16du:dateUtc="2025-07-17T16:52:00Z">
              <w:rPr>
                <w:rFonts w:ascii="Helvetica Neue" w:hAnsi="Helvetica Neue" w:cs="Helvetica Neue"/>
                <w:i/>
                <w:iCs/>
                <w:sz w:val="26"/>
                <w:szCs w:val="26"/>
              </w:rPr>
            </w:rPrChange>
          </w:rPr>
          <w:t>American Economic Review</w:t>
        </w:r>
        <w:r w:rsidRPr="006B17C5">
          <w:rPr>
            <w:rPrChange w:id="6570" w:author="Mosi Adesina Ifatunji" w:date="2025-07-17T11:52:00Z" w16du:dateUtc="2025-07-17T16:52:00Z">
              <w:rPr>
                <w:rFonts w:ascii="Helvetica Neue" w:hAnsi="Helvetica Neue" w:cs="Helvetica Neue"/>
                <w:sz w:val="26"/>
                <w:szCs w:val="26"/>
              </w:rPr>
            </w:rPrChange>
          </w:rPr>
          <w:t xml:space="preserve"> 111(10):3418–57.</w:t>
        </w:r>
      </w:ins>
    </w:p>
    <w:p w14:paraId="38A9DD0B" w14:textId="77777777" w:rsidR="00416E0A" w:rsidRPr="006B17C5" w:rsidRDefault="00416E0A">
      <w:pPr>
        <w:keepNext/>
        <w:keepLines/>
        <w:rPr>
          <w:ins w:id="6571" w:author="Mosi Adesina Ifatunji" w:date="2025-06-17T18:25:00Z" w16du:dateUtc="2025-06-17T23:25:00Z"/>
          <w:rPrChange w:id="6572" w:author="Mosi Adesina Ifatunji" w:date="2025-07-17T11:52:00Z" w16du:dateUtc="2025-07-17T16:52:00Z">
            <w:rPr>
              <w:ins w:id="6573" w:author="Mosi Adesina Ifatunji" w:date="2025-06-17T18:25:00Z" w16du:dateUtc="2025-06-17T23:25:00Z"/>
              <w:rFonts w:ascii="Helvetica Neue" w:hAnsi="Helvetica Neue" w:cs="Helvetica Neue"/>
              <w:sz w:val="26"/>
              <w:szCs w:val="26"/>
            </w:rPr>
          </w:rPrChange>
        </w:rPr>
        <w:pPrChange w:id="6574" w:author="Mosi Adesina Ifatunji" w:date="2025-10-21T19:50:00Z" w16du:dateUtc="2025-10-22T00:50:00Z">
          <w:pPr>
            <w:autoSpaceDE w:val="0"/>
            <w:autoSpaceDN w:val="0"/>
            <w:adjustRightInd w:val="0"/>
            <w:ind w:right="-720"/>
          </w:pPr>
        </w:pPrChange>
      </w:pPr>
    </w:p>
    <w:p w14:paraId="25A74825" w14:textId="77777777" w:rsidR="000F12AF" w:rsidRPr="006B17C5" w:rsidRDefault="000F12AF">
      <w:pPr>
        <w:keepNext/>
        <w:keepLines/>
        <w:rPr>
          <w:ins w:id="6575" w:author="Mosi Adesina Ifatunji" w:date="2025-06-17T18:27:00Z" w16du:dateUtc="2025-06-17T23:27:00Z"/>
          <w:rPrChange w:id="6576" w:author="Mosi Adesina Ifatunji" w:date="2025-07-17T11:52:00Z" w16du:dateUtc="2025-07-17T16:52:00Z">
            <w:rPr>
              <w:ins w:id="6577" w:author="Mosi Adesina Ifatunji" w:date="2025-06-17T18:27:00Z" w16du:dateUtc="2025-06-17T23:27:00Z"/>
              <w:rFonts w:ascii="Helvetica Neue" w:hAnsi="Helvetica Neue" w:cs="Helvetica Neue"/>
              <w:sz w:val="26"/>
              <w:szCs w:val="26"/>
            </w:rPr>
          </w:rPrChange>
        </w:rPr>
        <w:pPrChange w:id="6578" w:author="Mosi Adesina Ifatunji" w:date="2025-10-21T19:50:00Z" w16du:dateUtc="2025-10-22T00:50:00Z">
          <w:pPr>
            <w:autoSpaceDE w:val="0"/>
            <w:autoSpaceDN w:val="0"/>
            <w:adjustRightInd w:val="0"/>
            <w:ind w:left="720" w:right="-720" w:hanging="720"/>
          </w:pPr>
        </w:pPrChange>
      </w:pPr>
      <w:ins w:id="6579" w:author="Mosi Adesina Ifatunji" w:date="2025-06-17T18:27:00Z" w16du:dateUtc="2025-06-17T23:27:00Z">
        <w:r w:rsidRPr="006B17C5">
          <w:rPr>
            <w:rPrChange w:id="6580" w:author="Mosi Adesina Ifatunji" w:date="2025-07-17T11:52:00Z" w16du:dateUtc="2025-07-17T16:52:00Z">
              <w:rPr>
                <w:rFonts w:ascii="Helvetica Neue" w:hAnsi="Helvetica Neue" w:cs="Helvetica Neue"/>
                <w:sz w:val="26"/>
                <w:szCs w:val="26"/>
              </w:rPr>
            </w:rPrChange>
          </w:rPr>
          <w:t xml:space="preserve">Kline, Patrick, and Christopher Walters. 2021. "Reasonable Doubt: Experimental Detection of Job-Level Employment Discrimination." </w:t>
        </w:r>
        <w:proofErr w:type="spellStart"/>
        <w:r w:rsidRPr="006B17C5">
          <w:rPr>
            <w:i/>
            <w:iCs/>
            <w:rPrChange w:id="6581" w:author="Mosi Adesina Ifatunji" w:date="2025-07-17T11:52:00Z" w16du:dateUtc="2025-07-17T16:52:00Z">
              <w:rPr>
                <w:rFonts w:ascii="Helvetica Neue" w:hAnsi="Helvetica Neue" w:cs="Helvetica Neue"/>
                <w:i/>
                <w:iCs/>
                <w:sz w:val="26"/>
                <w:szCs w:val="26"/>
              </w:rPr>
            </w:rPrChange>
          </w:rPr>
          <w:t>Econometrica</w:t>
        </w:r>
        <w:proofErr w:type="spellEnd"/>
        <w:r w:rsidRPr="006B17C5">
          <w:rPr>
            <w:rPrChange w:id="6582" w:author="Mosi Adesina Ifatunji" w:date="2025-07-17T11:52:00Z" w16du:dateUtc="2025-07-17T16:52:00Z">
              <w:rPr>
                <w:rFonts w:ascii="Helvetica Neue" w:hAnsi="Helvetica Neue" w:cs="Helvetica Neue"/>
                <w:sz w:val="26"/>
                <w:szCs w:val="26"/>
              </w:rPr>
            </w:rPrChange>
          </w:rPr>
          <w:t xml:space="preserve"> 89(2):765–92.</w:t>
        </w:r>
      </w:ins>
    </w:p>
    <w:p w14:paraId="1D878651" w14:textId="77777777" w:rsidR="000F12AF" w:rsidRPr="006B17C5" w:rsidRDefault="000F12AF">
      <w:pPr>
        <w:keepNext/>
        <w:keepLines/>
        <w:rPr>
          <w:ins w:id="6583" w:author="Mosi Adesina Ifatunji" w:date="2025-06-17T18:27:00Z" w16du:dateUtc="2025-06-17T23:27:00Z"/>
          <w:rPrChange w:id="6584" w:author="Mosi Adesina Ifatunji" w:date="2025-07-17T11:52:00Z" w16du:dateUtc="2025-07-17T16:52:00Z">
            <w:rPr>
              <w:ins w:id="6585" w:author="Mosi Adesina Ifatunji" w:date="2025-06-17T18:27:00Z" w16du:dateUtc="2025-06-17T23:27:00Z"/>
              <w:rFonts w:ascii="Helvetica Neue" w:hAnsi="Helvetica Neue" w:cs="Helvetica Neue"/>
              <w:sz w:val="26"/>
              <w:szCs w:val="26"/>
            </w:rPr>
          </w:rPrChange>
        </w:rPr>
        <w:pPrChange w:id="6586" w:author="Mosi Adesina Ifatunji" w:date="2025-10-21T19:50:00Z" w16du:dateUtc="2025-10-22T00:50:00Z">
          <w:pPr>
            <w:autoSpaceDE w:val="0"/>
            <w:autoSpaceDN w:val="0"/>
            <w:adjustRightInd w:val="0"/>
            <w:ind w:right="-720"/>
          </w:pPr>
        </w:pPrChange>
      </w:pPr>
    </w:p>
    <w:p w14:paraId="3136B80E" w14:textId="77777777" w:rsidR="002179C8" w:rsidRPr="006B17C5" w:rsidRDefault="002179C8">
      <w:pPr>
        <w:keepNext/>
        <w:keepLines/>
        <w:rPr>
          <w:ins w:id="6587" w:author="Mosi Adesina Ifatunji" w:date="2025-06-17T18:27:00Z" w16du:dateUtc="2025-06-17T23:27:00Z"/>
          <w:rPrChange w:id="6588" w:author="Mosi Adesina Ifatunji" w:date="2025-07-17T11:52:00Z" w16du:dateUtc="2025-07-17T16:52:00Z">
            <w:rPr>
              <w:ins w:id="6589" w:author="Mosi Adesina Ifatunji" w:date="2025-06-17T18:27:00Z" w16du:dateUtc="2025-06-17T23:27:00Z"/>
              <w:rFonts w:ascii="Helvetica Neue" w:hAnsi="Helvetica Neue" w:cs="Helvetica Neue"/>
              <w:sz w:val="26"/>
              <w:szCs w:val="26"/>
            </w:rPr>
          </w:rPrChange>
        </w:rPr>
        <w:pPrChange w:id="6590" w:author="Mosi Adesina Ifatunji" w:date="2025-10-21T19:50:00Z" w16du:dateUtc="2025-10-22T00:50:00Z">
          <w:pPr>
            <w:autoSpaceDE w:val="0"/>
            <w:autoSpaceDN w:val="0"/>
            <w:adjustRightInd w:val="0"/>
            <w:ind w:left="720" w:right="-720" w:hanging="720"/>
          </w:pPr>
        </w:pPrChange>
      </w:pPr>
      <w:ins w:id="6591" w:author="Mosi Adesina Ifatunji" w:date="2025-06-17T18:27:00Z" w16du:dateUtc="2025-06-17T23:27:00Z">
        <w:r w:rsidRPr="006B17C5">
          <w:rPr>
            <w:rPrChange w:id="6592" w:author="Mosi Adesina Ifatunji" w:date="2025-07-17T11:52:00Z" w16du:dateUtc="2025-07-17T16:52:00Z">
              <w:rPr>
                <w:rFonts w:ascii="Helvetica Neue" w:hAnsi="Helvetica Neue" w:cs="Helvetica Neue"/>
                <w:sz w:val="26"/>
                <w:szCs w:val="26"/>
              </w:rPr>
            </w:rPrChange>
          </w:rPr>
          <w:t xml:space="preserve">Quillian, Lincoln, and Arnfinn H. </w:t>
        </w:r>
        <w:proofErr w:type="spellStart"/>
        <w:r w:rsidRPr="006B17C5">
          <w:rPr>
            <w:rPrChange w:id="6593" w:author="Mosi Adesina Ifatunji" w:date="2025-07-17T11:52:00Z" w16du:dateUtc="2025-07-17T16:52:00Z">
              <w:rPr>
                <w:rFonts w:ascii="Helvetica Neue" w:hAnsi="Helvetica Neue" w:cs="Helvetica Neue"/>
                <w:sz w:val="26"/>
                <w:szCs w:val="26"/>
              </w:rPr>
            </w:rPrChange>
          </w:rPr>
          <w:t>Midtbøen</w:t>
        </w:r>
        <w:proofErr w:type="spellEnd"/>
        <w:r w:rsidRPr="006B17C5">
          <w:rPr>
            <w:rPrChange w:id="6594" w:author="Mosi Adesina Ifatunji" w:date="2025-07-17T11:52:00Z" w16du:dateUtc="2025-07-17T16:52:00Z">
              <w:rPr>
                <w:rFonts w:ascii="Helvetica Neue" w:hAnsi="Helvetica Neue" w:cs="Helvetica Neue"/>
                <w:sz w:val="26"/>
                <w:szCs w:val="26"/>
              </w:rPr>
            </w:rPrChange>
          </w:rPr>
          <w:t xml:space="preserve">. 2021. "Comparative Perspectives on Racial Discrimination in Hiring: The Rise of Field Experiments." </w:t>
        </w:r>
        <w:r w:rsidRPr="006B17C5">
          <w:rPr>
            <w:i/>
            <w:iCs/>
            <w:rPrChange w:id="6595" w:author="Mosi Adesina Ifatunji" w:date="2025-07-17T11:52:00Z" w16du:dateUtc="2025-07-17T16:52:00Z">
              <w:rPr>
                <w:rFonts w:ascii="Helvetica Neue" w:hAnsi="Helvetica Neue" w:cs="Helvetica Neue"/>
                <w:i/>
                <w:iCs/>
                <w:sz w:val="26"/>
                <w:szCs w:val="26"/>
              </w:rPr>
            </w:rPrChange>
          </w:rPr>
          <w:t>Annual Review of Sociology</w:t>
        </w:r>
        <w:r w:rsidRPr="006B17C5">
          <w:rPr>
            <w:rPrChange w:id="6596" w:author="Mosi Adesina Ifatunji" w:date="2025-07-17T11:52:00Z" w16du:dateUtc="2025-07-17T16:52:00Z">
              <w:rPr>
                <w:rFonts w:ascii="Helvetica Neue" w:hAnsi="Helvetica Neue" w:cs="Helvetica Neue"/>
                <w:sz w:val="26"/>
                <w:szCs w:val="26"/>
              </w:rPr>
            </w:rPrChange>
          </w:rPr>
          <w:t xml:space="preserve"> 47:391–415.</w:t>
        </w:r>
      </w:ins>
    </w:p>
    <w:p w14:paraId="1B3FABE8" w14:textId="77777777" w:rsidR="002179C8" w:rsidRPr="006B17C5" w:rsidRDefault="002179C8">
      <w:pPr>
        <w:keepNext/>
        <w:keepLines/>
        <w:rPr>
          <w:ins w:id="6597" w:author="Mosi Adesina Ifatunji" w:date="2025-06-17T18:27:00Z" w16du:dateUtc="2025-06-17T23:27:00Z"/>
          <w:rPrChange w:id="6598" w:author="Mosi Adesina Ifatunji" w:date="2025-07-17T11:52:00Z" w16du:dateUtc="2025-07-17T16:52:00Z">
            <w:rPr>
              <w:ins w:id="6599" w:author="Mosi Adesina Ifatunji" w:date="2025-06-17T18:27:00Z" w16du:dateUtc="2025-06-17T23:27:00Z"/>
              <w:rFonts w:ascii="Helvetica Neue" w:hAnsi="Helvetica Neue" w:cs="Helvetica Neue"/>
              <w:sz w:val="26"/>
              <w:szCs w:val="26"/>
            </w:rPr>
          </w:rPrChange>
        </w:rPr>
        <w:pPrChange w:id="6600" w:author="Mosi Adesina Ifatunji" w:date="2025-10-21T19:50:00Z" w16du:dateUtc="2025-10-22T00:50:00Z">
          <w:pPr>
            <w:autoSpaceDE w:val="0"/>
            <w:autoSpaceDN w:val="0"/>
            <w:adjustRightInd w:val="0"/>
            <w:ind w:right="-720"/>
          </w:pPr>
        </w:pPrChange>
      </w:pPr>
    </w:p>
    <w:p w14:paraId="57A3F802" w14:textId="77777777" w:rsidR="0047454B" w:rsidRPr="006B17C5" w:rsidRDefault="0047454B">
      <w:pPr>
        <w:keepNext/>
        <w:keepLines/>
        <w:rPr>
          <w:ins w:id="6601" w:author="Mosi Adesina Ifatunji" w:date="2025-06-17T18:31:00Z" w16du:dateUtc="2025-06-17T23:31:00Z"/>
          <w:rPrChange w:id="6602" w:author="Mosi Adesina Ifatunji" w:date="2025-07-17T11:52:00Z" w16du:dateUtc="2025-07-17T16:52:00Z">
            <w:rPr>
              <w:ins w:id="6603" w:author="Mosi Adesina Ifatunji" w:date="2025-06-17T18:31:00Z" w16du:dateUtc="2025-06-17T23:31:00Z"/>
              <w:rFonts w:ascii="Helvetica Neue" w:hAnsi="Helvetica Neue" w:cs="Helvetica Neue"/>
              <w:sz w:val="26"/>
              <w:szCs w:val="26"/>
            </w:rPr>
          </w:rPrChange>
        </w:rPr>
        <w:pPrChange w:id="6604" w:author="Mosi Adesina Ifatunji" w:date="2025-10-21T19:50:00Z" w16du:dateUtc="2025-10-22T00:50:00Z">
          <w:pPr>
            <w:autoSpaceDE w:val="0"/>
            <w:autoSpaceDN w:val="0"/>
            <w:adjustRightInd w:val="0"/>
            <w:ind w:left="720" w:right="-720" w:hanging="720"/>
          </w:pPr>
        </w:pPrChange>
      </w:pPr>
      <w:ins w:id="6605" w:author="Mosi Adesina Ifatunji" w:date="2025-06-17T18:31:00Z" w16du:dateUtc="2025-06-17T23:31:00Z">
        <w:r w:rsidRPr="006B17C5">
          <w:rPr>
            <w:rPrChange w:id="6606" w:author="Mosi Adesina Ifatunji" w:date="2025-07-17T11:52:00Z" w16du:dateUtc="2025-07-17T16:52:00Z">
              <w:rPr>
                <w:rFonts w:ascii="Helvetica Neue" w:hAnsi="Helvetica Neue" w:cs="Helvetica Neue"/>
                <w:sz w:val="26"/>
                <w:szCs w:val="26"/>
              </w:rPr>
            </w:rPrChange>
          </w:rPr>
          <w:t xml:space="preserve">Pedulla, David S., John Muñoz, Katherine E. Wullert, and Felipe A. Dias. 2022. "Field Experiments and Job Posting Sources: The Consequences of Job Database Selection for Estimates of Racial Discrimination." </w:t>
        </w:r>
        <w:r w:rsidRPr="006B17C5">
          <w:rPr>
            <w:i/>
            <w:iCs/>
            <w:rPrChange w:id="6607" w:author="Mosi Adesina Ifatunji" w:date="2025-07-17T11:52:00Z" w16du:dateUtc="2025-07-17T16:52:00Z">
              <w:rPr>
                <w:rFonts w:ascii="Helvetica Neue" w:hAnsi="Helvetica Neue" w:cs="Helvetica Neue"/>
                <w:i/>
                <w:iCs/>
                <w:sz w:val="26"/>
                <w:szCs w:val="26"/>
              </w:rPr>
            </w:rPrChange>
          </w:rPr>
          <w:t>Sociology of Race and Ethnicity</w:t>
        </w:r>
        <w:r w:rsidRPr="006B17C5">
          <w:rPr>
            <w:rPrChange w:id="6608" w:author="Mosi Adesina Ifatunji" w:date="2025-07-17T11:52:00Z" w16du:dateUtc="2025-07-17T16:52:00Z">
              <w:rPr>
                <w:rFonts w:ascii="Helvetica Neue" w:hAnsi="Helvetica Neue" w:cs="Helvetica Neue"/>
                <w:sz w:val="26"/>
                <w:szCs w:val="26"/>
              </w:rPr>
            </w:rPrChange>
          </w:rPr>
          <w:t xml:space="preserve"> 8(1):26–42.</w:t>
        </w:r>
      </w:ins>
    </w:p>
    <w:p w14:paraId="486E42D6" w14:textId="77777777" w:rsidR="0047454B" w:rsidRPr="006B17C5" w:rsidRDefault="0047454B">
      <w:pPr>
        <w:keepNext/>
        <w:keepLines/>
        <w:rPr>
          <w:ins w:id="6609" w:author="Mosi Adesina Ifatunji" w:date="2025-06-17T18:33:00Z" w16du:dateUtc="2025-06-17T23:33:00Z"/>
          <w:rPrChange w:id="6610" w:author="Mosi Adesina Ifatunji" w:date="2025-07-17T11:52:00Z" w16du:dateUtc="2025-07-17T16:52:00Z">
            <w:rPr>
              <w:ins w:id="6611" w:author="Mosi Adesina Ifatunji" w:date="2025-06-17T18:33:00Z" w16du:dateUtc="2025-06-17T23:33:00Z"/>
              <w:rFonts w:ascii="Helvetica Neue" w:hAnsi="Helvetica Neue" w:cs="Helvetica Neue"/>
              <w:sz w:val="26"/>
              <w:szCs w:val="26"/>
            </w:rPr>
          </w:rPrChange>
        </w:rPr>
        <w:pPrChange w:id="6612" w:author="Mosi Adesina Ifatunji" w:date="2025-10-21T19:50:00Z" w16du:dateUtc="2025-10-22T00:50:00Z">
          <w:pPr>
            <w:autoSpaceDE w:val="0"/>
            <w:autoSpaceDN w:val="0"/>
            <w:adjustRightInd w:val="0"/>
            <w:ind w:right="-720"/>
          </w:pPr>
        </w:pPrChange>
      </w:pPr>
    </w:p>
    <w:p w14:paraId="555EBE05" w14:textId="77777777" w:rsidR="005C0F28" w:rsidRPr="006B17C5" w:rsidRDefault="005C0F28">
      <w:pPr>
        <w:keepNext/>
        <w:keepLines/>
        <w:rPr>
          <w:ins w:id="6613" w:author="Mosi Adesina Ifatunji" w:date="2025-06-17T18:33:00Z" w16du:dateUtc="2025-06-17T23:33:00Z"/>
          <w:rPrChange w:id="6614" w:author="Mosi Adesina Ifatunji" w:date="2025-07-17T11:52:00Z" w16du:dateUtc="2025-07-17T16:52:00Z">
            <w:rPr>
              <w:ins w:id="6615" w:author="Mosi Adesina Ifatunji" w:date="2025-06-17T18:33:00Z" w16du:dateUtc="2025-06-17T23:33:00Z"/>
              <w:rFonts w:ascii="Helvetica Neue" w:hAnsi="Helvetica Neue" w:cs="Helvetica Neue"/>
              <w:sz w:val="26"/>
              <w:szCs w:val="26"/>
            </w:rPr>
          </w:rPrChange>
        </w:rPr>
        <w:pPrChange w:id="6616" w:author="Mosi Adesina Ifatunji" w:date="2025-10-21T19:50:00Z" w16du:dateUtc="2025-10-22T00:50:00Z">
          <w:pPr>
            <w:autoSpaceDE w:val="0"/>
            <w:autoSpaceDN w:val="0"/>
            <w:adjustRightInd w:val="0"/>
            <w:ind w:left="720" w:right="-720" w:hanging="720"/>
          </w:pPr>
        </w:pPrChange>
      </w:pPr>
      <w:ins w:id="6617" w:author="Mosi Adesina Ifatunji" w:date="2025-06-17T18:33:00Z" w16du:dateUtc="2025-06-17T23:33:00Z">
        <w:r w:rsidRPr="006B17C5">
          <w:rPr>
            <w:rPrChange w:id="6618" w:author="Mosi Adesina Ifatunji" w:date="2025-07-17T11:52:00Z" w16du:dateUtc="2025-07-17T16:52:00Z">
              <w:rPr>
                <w:rFonts w:ascii="Helvetica Neue" w:hAnsi="Helvetica Neue" w:cs="Helvetica Neue"/>
                <w:sz w:val="26"/>
                <w:szCs w:val="26"/>
              </w:rPr>
            </w:rPrChange>
          </w:rPr>
          <w:t xml:space="preserve">Mai, Quan D. 2023. "The Demographic Context of Hiring Discrimination: Evidence from a Field Experiment in 50 Metropolitan Statistical Areas." </w:t>
        </w:r>
        <w:r w:rsidRPr="006B17C5">
          <w:rPr>
            <w:i/>
            <w:iCs/>
            <w:rPrChange w:id="6619" w:author="Mosi Adesina Ifatunji" w:date="2025-07-17T11:52:00Z" w16du:dateUtc="2025-07-17T16:52:00Z">
              <w:rPr>
                <w:rFonts w:ascii="Helvetica Neue" w:hAnsi="Helvetica Neue" w:cs="Helvetica Neue"/>
                <w:i/>
                <w:iCs/>
                <w:sz w:val="26"/>
                <w:szCs w:val="26"/>
              </w:rPr>
            </w:rPrChange>
          </w:rPr>
          <w:t>Work and Occupations</w:t>
        </w:r>
        <w:r w:rsidRPr="006B17C5">
          <w:rPr>
            <w:rPrChange w:id="6620" w:author="Mosi Adesina Ifatunji" w:date="2025-07-17T11:52:00Z" w16du:dateUtc="2025-07-17T16:52:00Z">
              <w:rPr>
                <w:rFonts w:ascii="Helvetica Neue" w:hAnsi="Helvetica Neue" w:cs="Helvetica Neue"/>
                <w:sz w:val="26"/>
                <w:szCs w:val="26"/>
              </w:rPr>
            </w:rPrChange>
          </w:rPr>
          <w:t xml:space="preserve"> 50(4):463–98.</w:t>
        </w:r>
      </w:ins>
    </w:p>
    <w:p w14:paraId="2EAC9F0F" w14:textId="77777777" w:rsidR="005C0F28" w:rsidRPr="006B17C5" w:rsidRDefault="005C0F28">
      <w:pPr>
        <w:keepNext/>
        <w:keepLines/>
        <w:rPr>
          <w:ins w:id="6621" w:author="Mosi Adesina Ifatunji" w:date="2025-06-17T18:35:00Z" w16du:dateUtc="2025-06-17T23:35:00Z"/>
          <w:rPrChange w:id="6622" w:author="Mosi Adesina Ifatunji" w:date="2025-07-17T11:52:00Z" w16du:dateUtc="2025-07-17T16:52:00Z">
            <w:rPr>
              <w:ins w:id="6623" w:author="Mosi Adesina Ifatunji" w:date="2025-06-17T18:35:00Z" w16du:dateUtc="2025-06-17T23:35:00Z"/>
              <w:rFonts w:ascii="Helvetica Neue" w:hAnsi="Helvetica Neue" w:cs="Helvetica Neue"/>
              <w:sz w:val="26"/>
              <w:szCs w:val="26"/>
            </w:rPr>
          </w:rPrChange>
        </w:rPr>
        <w:pPrChange w:id="6624" w:author="Mosi Adesina Ifatunji" w:date="2025-10-21T19:50:00Z" w16du:dateUtc="2025-10-22T00:50:00Z">
          <w:pPr>
            <w:autoSpaceDE w:val="0"/>
            <w:autoSpaceDN w:val="0"/>
            <w:adjustRightInd w:val="0"/>
            <w:ind w:right="-720"/>
          </w:pPr>
        </w:pPrChange>
      </w:pPr>
    </w:p>
    <w:p w14:paraId="5E3EA664" w14:textId="77777777" w:rsidR="00E735AE" w:rsidRPr="006B17C5" w:rsidRDefault="00E735AE">
      <w:pPr>
        <w:keepNext/>
        <w:keepLines/>
        <w:rPr>
          <w:ins w:id="6625" w:author="Mosi Adesina Ifatunji" w:date="2025-06-17T18:35:00Z" w16du:dateUtc="2025-06-17T23:35:00Z"/>
          <w:rPrChange w:id="6626" w:author="Mosi Adesina Ifatunji" w:date="2025-07-17T11:52:00Z" w16du:dateUtc="2025-07-17T16:52:00Z">
            <w:rPr>
              <w:ins w:id="6627" w:author="Mosi Adesina Ifatunji" w:date="2025-06-17T18:35:00Z" w16du:dateUtc="2025-06-17T23:35:00Z"/>
              <w:rFonts w:ascii="Helvetica Neue" w:hAnsi="Helvetica Neue" w:cs="Helvetica Neue"/>
              <w:sz w:val="26"/>
              <w:szCs w:val="26"/>
            </w:rPr>
          </w:rPrChange>
        </w:rPr>
        <w:pPrChange w:id="6628" w:author="Mosi Adesina Ifatunji" w:date="2025-10-21T19:50:00Z" w16du:dateUtc="2025-10-22T00:50:00Z">
          <w:pPr>
            <w:autoSpaceDE w:val="0"/>
            <w:autoSpaceDN w:val="0"/>
            <w:adjustRightInd w:val="0"/>
            <w:ind w:left="720" w:right="-720" w:hanging="720"/>
          </w:pPr>
        </w:pPrChange>
      </w:pPr>
      <w:ins w:id="6629" w:author="Mosi Adesina Ifatunji" w:date="2025-06-17T18:35:00Z" w16du:dateUtc="2025-06-17T23:35:00Z">
        <w:r w:rsidRPr="006B17C5">
          <w:rPr>
            <w:rPrChange w:id="6630" w:author="Mosi Adesina Ifatunji" w:date="2025-07-17T11:52:00Z" w16du:dateUtc="2025-07-17T16:52:00Z">
              <w:rPr>
                <w:rFonts w:ascii="Helvetica Neue" w:hAnsi="Helvetica Neue" w:cs="Helvetica Neue"/>
                <w:sz w:val="26"/>
                <w:szCs w:val="26"/>
              </w:rPr>
            </w:rPrChange>
          </w:rPr>
          <w:t xml:space="preserve">Weisshaar, Katherine, Koji Chavez, and Tania Hutt. 2024. "Hiring Discrimination Under Pressures to Diversify: Gender, Race, and Diversity Commodification across Job Transitions in Software Engineering." </w:t>
        </w:r>
        <w:r w:rsidRPr="006B17C5">
          <w:rPr>
            <w:i/>
            <w:iCs/>
            <w:rPrChange w:id="6631"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6632" w:author="Mosi Adesina Ifatunji" w:date="2025-07-17T11:52:00Z" w16du:dateUtc="2025-07-17T16:52:00Z">
              <w:rPr>
                <w:rFonts w:ascii="Helvetica Neue" w:hAnsi="Helvetica Neue" w:cs="Helvetica Neue"/>
                <w:sz w:val="26"/>
                <w:szCs w:val="26"/>
              </w:rPr>
            </w:rPrChange>
          </w:rPr>
          <w:t xml:space="preserve"> 89(3):584–613.</w:t>
        </w:r>
      </w:ins>
    </w:p>
    <w:p w14:paraId="24823B66" w14:textId="77777777" w:rsidR="00E735AE" w:rsidRPr="006B17C5" w:rsidRDefault="00E735AE">
      <w:pPr>
        <w:keepNext/>
        <w:keepLines/>
        <w:rPr>
          <w:ins w:id="6633" w:author="Mosi Adesina Ifatunji" w:date="2025-06-17T18:35:00Z" w16du:dateUtc="2025-06-17T23:35:00Z"/>
          <w:rPrChange w:id="6634" w:author="Mosi Adesina Ifatunji" w:date="2025-07-17T11:52:00Z" w16du:dateUtc="2025-07-17T16:52:00Z">
            <w:rPr>
              <w:ins w:id="6635" w:author="Mosi Adesina Ifatunji" w:date="2025-06-17T18:35:00Z" w16du:dateUtc="2025-06-17T23:35:00Z"/>
              <w:rFonts w:ascii="Helvetica Neue" w:hAnsi="Helvetica Neue" w:cs="Helvetica Neue"/>
              <w:sz w:val="26"/>
              <w:szCs w:val="26"/>
            </w:rPr>
          </w:rPrChange>
        </w:rPr>
        <w:pPrChange w:id="6636" w:author="Mosi Adesina Ifatunji" w:date="2025-10-21T19:50:00Z" w16du:dateUtc="2025-10-22T00:50:00Z">
          <w:pPr>
            <w:autoSpaceDE w:val="0"/>
            <w:autoSpaceDN w:val="0"/>
            <w:adjustRightInd w:val="0"/>
            <w:ind w:right="-720"/>
          </w:pPr>
        </w:pPrChange>
      </w:pPr>
    </w:p>
    <w:p w14:paraId="7A3B242C" w14:textId="77777777" w:rsidR="00E735AE" w:rsidRPr="006B17C5" w:rsidRDefault="00E735AE">
      <w:pPr>
        <w:keepNext/>
        <w:keepLines/>
        <w:rPr>
          <w:ins w:id="6637" w:author="Mosi Adesina Ifatunji" w:date="2025-06-17T18:33:00Z" w16du:dateUtc="2025-06-17T23:33:00Z"/>
          <w:rPrChange w:id="6638" w:author="Mosi Adesina Ifatunji" w:date="2025-07-17T11:52:00Z" w16du:dateUtc="2025-07-17T16:52:00Z">
            <w:rPr>
              <w:ins w:id="6639" w:author="Mosi Adesina Ifatunji" w:date="2025-06-17T18:33:00Z" w16du:dateUtc="2025-06-17T23:33:00Z"/>
              <w:rFonts w:ascii="Helvetica Neue" w:hAnsi="Helvetica Neue" w:cs="Helvetica Neue"/>
              <w:sz w:val="26"/>
              <w:szCs w:val="26"/>
            </w:rPr>
          </w:rPrChange>
        </w:rPr>
        <w:pPrChange w:id="6640" w:author="Mosi Adesina Ifatunji" w:date="2025-10-21T19:50:00Z" w16du:dateUtc="2025-10-22T00:50:00Z">
          <w:pPr>
            <w:autoSpaceDE w:val="0"/>
            <w:autoSpaceDN w:val="0"/>
            <w:adjustRightInd w:val="0"/>
            <w:ind w:right="-720"/>
          </w:pPr>
        </w:pPrChange>
      </w:pPr>
    </w:p>
    <w:p w14:paraId="00711809" w14:textId="77777777" w:rsidR="005C0F28" w:rsidRPr="006B17C5" w:rsidRDefault="005C0F28">
      <w:pPr>
        <w:keepNext/>
        <w:keepLines/>
        <w:rPr>
          <w:ins w:id="6641" w:author="Mosi Adesina Ifatunji" w:date="2025-06-17T18:31:00Z" w16du:dateUtc="2025-06-17T23:31:00Z"/>
          <w:rPrChange w:id="6642" w:author="Mosi Adesina Ifatunji" w:date="2025-07-17T11:52:00Z" w16du:dateUtc="2025-07-17T16:52:00Z">
            <w:rPr>
              <w:ins w:id="6643" w:author="Mosi Adesina Ifatunji" w:date="2025-06-17T18:31:00Z" w16du:dateUtc="2025-06-17T23:31:00Z"/>
              <w:rFonts w:ascii="Helvetica Neue" w:hAnsi="Helvetica Neue" w:cs="Helvetica Neue"/>
              <w:sz w:val="26"/>
              <w:szCs w:val="26"/>
            </w:rPr>
          </w:rPrChange>
        </w:rPr>
        <w:pPrChange w:id="6644" w:author="Mosi Adesina Ifatunji" w:date="2025-10-21T19:50:00Z" w16du:dateUtc="2025-10-22T00:50:00Z">
          <w:pPr>
            <w:autoSpaceDE w:val="0"/>
            <w:autoSpaceDN w:val="0"/>
            <w:adjustRightInd w:val="0"/>
            <w:ind w:right="-720"/>
          </w:pPr>
        </w:pPrChange>
      </w:pPr>
    </w:p>
    <w:p w14:paraId="2A744119" w14:textId="77777777" w:rsidR="00416E0A" w:rsidRPr="006B17C5" w:rsidRDefault="00416E0A">
      <w:pPr>
        <w:keepNext/>
        <w:keepLines/>
        <w:rPr>
          <w:ins w:id="6645" w:author="Mosi Adesina Ifatunji" w:date="2025-06-17T18:21:00Z" w16du:dateUtc="2025-06-17T23:21:00Z"/>
          <w:rPrChange w:id="6646" w:author="Mosi Adesina Ifatunji" w:date="2025-07-17T11:52:00Z" w16du:dateUtc="2025-07-17T16:52:00Z">
            <w:rPr>
              <w:ins w:id="6647" w:author="Mosi Adesina Ifatunji" w:date="2025-06-17T18:21:00Z" w16du:dateUtc="2025-06-17T23:21:00Z"/>
              <w:rFonts w:ascii="Helvetica Neue" w:hAnsi="Helvetica Neue" w:cs="Helvetica Neue"/>
              <w:sz w:val="26"/>
              <w:szCs w:val="26"/>
            </w:rPr>
          </w:rPrChange>
        </w:rPr>
        <w:pPrChange w:id="6648" w:author="Mosi Adesina Ifatunji" w:date="2025-10-21T19:50:00Z" w16du:dateUtc="2025-10-22T00:50:00Z">
          <w:pPr>
            <w:autoSpaceDE w:val="0"/>
            <w:autoSpaceDN w:val="0"/>
            <w:adjustRightInd w:val="0"/>
            <w:ind w:right="-720"/>
          </w:pPr>
        </w:pPrChange>
      </w:pPr>
    </w:p>
    <w:p w14:paraId="6776A4C7" w14:textId="77777777" w:rsidR="00457392" w:rsidRPr="006B17C5" w:rsidRDefault="00457392">
      <w:pPr>
        <w:keepNext/>
        <w:keepLines/>
        <w:rPr>
          <w:ins w:id="6649" w:author="Mosi Adesina Ifatunji" w:date="2025-06-17T18:08:00Z" w16du:dateUtc="2025-06-17T23:08:00Z"/>
          <w:rPrChange w:id="6650" w:author="Mosi Adesina Ifatunji" w:date="2025-07-17T11:52:00Z" w16du:dateUtc="2025-07-17T16:52:00Z">
            <w:rPr>
              <w:ins w:id="6651" w:author="Mosi Adesina Ifatunji" w:date="2025-06-17T18:08:00Z" w16du:dateUtc="2025-06-17T23:08:00Z"/>
              <w:rFonts w:ascii="Helvetica Neue" w:hAnsi="Helvetica Neue" w:cs="Helvetica Neue"/>
              <w:sz w:val="26"/>
              <w:szCs w:val="26"/>
            </w:rPr>
          </w:rPrChange>
        </w:rPr>
        <w:pPrChange w:id="6652" w:author="Mosi Adesina Ifatunji" w:date="2025-10-21T19:50:00Z" w16du:dateUtc="2025-10-22T00:50:00Z">
          <w:pPr>
            <w:autoSpaceDE w:val="0"/>
            <w:autoSpaceDN w:val="0"/>
            <w:adjustRightInd w:val="0"/>
            <w:ind w:right="-720"/>
          </w:pPr>
        </w:pPrChange>
      </w:pPr>
    </w:p>
    <w:p w14:paraId="3E553D02" w14:textId="77777777" w:rsidR="00457392" w:rsidRPr="006B17C5" w:rsidRDefault="00457392">
      <w:pPr>
        <w:keepNext/>
        <w:keepLines/>
        <w:rPr>
          <w:ins w:id="6653" w:author="Mosi Adesina Ifatunji" w:date="2025-06-17T18:07:00Z" w16du:dateUtc="2025-06-17T23:07:00Z"/>
          <w:rPrChange w:id="6654" w:author="Mosi Adesina Ifatunji" w:date="2025-07-17T11:52:00Z" w16du:dateUtc="2025-07-17T16:52:00Z">
            <w:rPr>
              <w:ins w:id="6655" w:author="Mosi Adesina Ifatunji" w:date="2025-06-17T18:07:00Z" w16du:dateUtc="2025-06-17T23:07:00Z"/>
              <w:rFonts w:ascii="Helvetica Neue" w:hAnsi="Helvetica Neue" w:cs="Helvetica Neue"/>
              <w:sz w:val="26"/>
              <w:szCs w:val="26"/>
            </w:rPr>
          </w:rPrChange>
        </w:rPr>
        <w:pPrChange w:id="6656" w:author="Mosi Adesina Ifatunji" w:date="2025-10-21T19:50:00Z" w16du:dateUtc="2025-10-22T00:50:00Z">
          <w:pPr>
            <w:autoSpaceDE w:val="0"/>
            <w:autoSpaceDN w:val="0"/>
            <w:adjustRightInd w:val="0"/>
            <w:ind w:right="-720"/>
          </w:pPr>
        </w:pPrChange>
      </w:pPr>
    </w:p>
    <w:p w14:paraId="0BC003DC" w14:textId="77777777" w:rsidR="00C879B7" w:rsidRPr="006B17C5" w:rsidRDefault="00C879B7">
      <w:pPr>
        <w:keepNext/>
        <w:keepLines/>
        <w:rPr>
          <w:ins w:id="6657" w:author="Mosi Adesina Ifatunji" w:date="2025-06-17T17:42:00Z" w16du:dateUtc="2025-06-17T22:42:00Z"/>
          <w:rPrChange w:id="6658" w:author="Mosi Adesina Ifatunji" w:date="2025-07-17T11:52:00Z" w16du:dateUtc="2025-07-17T16:52:00Z">
            <w:rPr>
              <w:ins w:id="6659" w:author="Mosi Adesina Ifatunji" w:date="2025-06-17T17:42:00Z" w16du:dateUtc="2025-06-17T22:42:00Z"/>
              <w:rFonts w:ascii="Helvetica Neue" w:hAnsi="Helvetica Neue" w:cs="Helvetica Neue"/>
              <w:sz w:val="26"/>
              <w:szCs w:val="26"/>
            </w:rPr>
          </w:rPrChange>
        </w:rPr>
        <w:pPrChange w:id="6660" w:author="Mosi Adesina Ifatunji" w:date="2025-10-21T19:50:00Z" w16du:dateUtc="2025-10-22T00:50:00Z">
          <w:pPr>
            <w:autoSpaceDE w:val="0"/>
            <w:autoSpaceDN w:val="0"/>
            <w:adjustRightInd w:val="0"/>
            <w:ind w:right="-720"/>
          </w:pPr>
        </w:pPrChange>
      </w:pPr>
    </w:p>
    <w:p w14:paraId="3DC6D914" w14:textId="77777777" w:rsidR="00096B2C" w:rsidRPr="006B17C5" w:rsidRDefault="00096B2C">
      <w:pPr>
        <w:keepNext/>
        <w:keepLines/>
        <w:rPr>
          <w:ins w:id="6661" w:author="Mosi Adesina Ifatunji" w:date="2025-06-17T17:34:00Z" w16du:dateUtc="2025-06-17T22:34:00Z"/>
          <w:rPrChange w:id="6662" w:author="Mosi Adesina Ifatunji" w:date="2025-07-17T11:52:00Z" w16du:dateUtc="2025-07-17T16:52:00Z">
            <w:rPr>
              <w:ins w:id="6663" w:author="Mosi Adesina Ifatunji" w:date="2025-06-17T17:34:00Z" w16du:dateUtc="2025-06-17T22:34:00Z"/>
              <w:rFonts w:ascii="Helvetica Neue" w:hAnsi="Helvetica Neue" w:cs="Helvetica Neue"/>
              <w:sz w:val="26"/>
              <w:szCs w:val="26"/>
            </w:rPr>
          </w:rPrChange>
        </w:rPr>
        <w:pPrChange w:id="6664" w:author="Mosi Adesina Ifatunji" w:date="2025-10-21T19:50:00Z" w16du:dateUtc="2025-10-22T00:50:00Z">
          <w:pPr>
            <w:autoSpaceDE w:val="0"/>
            <w:autoSpaceDN w:val="0"/>
            <w:adjustRightInd w:val="0"/>
            <w:ind w:right="-720"/>
          </w:pPr>
        </w:pPrChange>
      </w:pPr>
    </w:p>
    <w:p w14:paraId="1C02526A" w14:textId="77777777" w:rsidR="00C23C61" w:rsidRPr="006B17C5" w:rsidRDefault="00C23C61">
      <w:pPr>
        <w:keepNext/>
        <w:keepLines/>
        <w:rPr>
          <w:ins w:id="6665" w:author="Mosi Adesina Ifatunji" w:date="2025-06-17T17:33:00Z" w16du:dateUtc="2025-06-17T22:33:00Z"/>
          <w:rPrChange w:id="6666" w:author="Mosi Adesina Ifatunji" w:date="2025-07-17T11:52:00Z" w16du:dateUtc="2025-07-17T16:52:00Z">
            <w:rPr>
              <w:ins w:id="6667" w:author="Mosi Adesina Ifatunji" w:date="2025-06-17T17:33:00Z" w16du:dateUtc="2025-06-17T22:33:00Z"/>
              <w:rFonts w:ascii="Helvetica Neue" w:hAnsi="Helvetica Neue" w:cs="Helvetica Neue"/>
              <w:sz w:val="26"/>
              <w:szCs w:val="26"/>
            </w:rPr>
          </w:rPrChange>
        </w:rPr>
        <w:pPrChange w:id="6668" w:author="Mosi Adesina Ifatunji" w:date="2025-10-21T19:50:00Z" w16du:dateUtc="2025-10-22T00:50:00Z">
          <w:pPr>
            <w:autoSpaceDE w:val="0"/>
            <w:autoSpaceDN w:val="0"/>
            <w:adjustRightInd w:val="0"/>
            <w:ind w:right="-720"/>
          </w:pPr>
        </w:pPrChange>
      </w:pPr>
    </w:p>
    <w:p w14:paraId="6CF69C27" w14:textId="77777777" w:rsidR="00EE2F3C" w:rsidRPr="006B17C5" w:rsidRDefault="00EE2F3C">
      <w:pPr>
        <w:keepNext/>
        <w:keepLines/>
        <w:rPr>
          <w:ins w:id="6669" w:author="Mosi Adesina Ifatunji" w:date="2025-06-17T17:25:00Z" w16du:dateUtc="2025-06-17T22:25:00Z"/>
          <w:rPrChange w:id="6670" w:author="Mosi Adesina Ifatunji" w:date="2025-07-17T11:52:00Z" w16du:dateUtc="2025-07-17T16:52:00Z">
            <w:rPr>
              <w:ins w:id="6671" w:author="Mosi Adesina Ifatunji" w:date="2025-06-17T17:25:00Z" w16du:dateUtc="2025-06-17T22:25:00Z"/>
              <w:rFonts w:ascii="Helvetica Neue" w:hAnsi="Helvetica Neue" w:cs="Helvetica Neue"/>
              <w:sz w:val="26"/>
              <w:szCs w:val="26"/>
            </w:rPr>
          </w:rPrChange>
        </w:rPr>
        <w:pPrChange w:id="6672" w:author="Mosi Adesina Ifatunji" w:date="2025-10-21T19:50:00Z" w16du:dateUtc="2025-10-22T00:50:00Z">
          <w:pPr>
            <w:autoSpaceDE w:val="0"/>
            <w:autoSpaceDN w:val="0"/>
            <w:adjustRightInd w:val="0"/>
            <w:ind w:right="-720"/>
          </w:pPr>
        </w:pPrChange>
      </w:pPr>
    </w:p>
    <w:p w14:paraId="33AA57D2" w14:textId="77777777" w:rsidR="00AE28A1" w:rsidRPr="006B17C5" w:rsidRDefault="00AE28A1">
      <w:pPr>
        <w:keepNext/>
        <w:keepLines/>
        <w:rPr>
          <w:ins w:id="6673" w:author="Mosi Adesina Ifatunji" w:date="2025-06-17T17:17:00Z" w16du:dateUtc="2025-06-17T22:17:00Z"/>
          <w:rPrChange w:id="6674" w:author="Mosi Adesina Ifatunji" w:date="2025-07-17T11:52:00Z" w16du:dateUtc="2025-07-17T16:52:00Z">
            <w:rPr>
              <w:ins w:id="6675" w:author="Mosi Adesina Ifatunji" w:date="2025-06-17T17:17:00Z" w16du:dateUtc="2025-06-17T22:17:00Z"/>
              <w:rFonts w:ascii="Helvetica Neue" w:hAnsi="Helvetica Neue" w:cs="Helvetica Neue"/>
              <w:sz w:val="26"/>
              <w:szCs w:val="26"/>
            </w:rPr>
          </w:rPrChange>
        </w:rPr>
        <w:pPrChange w:id="6676" w:author="Mosi Adesina Ifatunji" w:date="2025-10-21T19:50:00Z" w16du:dateUtc="2025-10-22T00:50:00Z">
          <w:pPr>
            <w:autoSpaceDE w:val="0"/>
            <w:autoSpaceDN w:val="0"/>
            <w:adjustRightInd w:val="0"/>
            <w:ind w:right="-720"/>
          </w:pPr>
        </w:pPrChange>
      </w:pPr>
    </w:p>
    <w:p w14:paraId="268179AC" w14:textId="77777777" w:rsidR="00E720A4" w:rsidRPr="006B17C5" w:rsidRDefault="00E720A4">
      <w:pPr>
        <w:keepNext/>
        <w:keepLines/>
        <w:rPr>
          <w:ins w:id="6677" w:author="Mosi Adesina Ifatunji" w:date="2025-06-17T17:14:00Z" w16du:dateUtc="2025-06-17T22:14:00Z"/>
          <w:rPrChange w:id="6678" w:author="Mosi Adesina Ifatunji" w:date="2025-07-17T11:52:00Z" w16du:dateUtc="2025-07-17T16:52:00Z">
            <w:rPr>
              <w:ins w:id="6679" w:author="Mosi Adesina Ifatunji" w:date="2025-06-17T17:14:00Z" w16du:dateUtc="2025-06-17T22:14:00Z"/>
              <w:rFonts w:ascii="Helvetica Neue" w:hAnsi="Helvetica Neue" w:cs="Helvetica Neue"/>
              <w:sz w:val="26"/>
              <w:szCs w:val="26"/>
            </w:rPr>
          </w:rPrChange>
        </w:rPr>
        <w:pPrChange w:id="6680" w:author="Mosi Adesina Ifatunji" w:date="2025-10-21T19:50:00Z" w16du:dateUtc="2025-10-22T00:50:00Z">
          <w:pPr>
            <w:autoSpaceDE w:val="0"/>
            <w:autoSpaceDN w:val="0"/>
            <w:adjustRightInd w:val="0"/>
            <w:ind w:right="-720"/>
          </w:pPr>
        </w:pPrChange>
      </w:pPr>
    </w:p>
    <w:p w14:paraId="69F982FA" w14:textId="77777777" w:rsidR="00146771" w:rsidRPr="006B17C5" w:rsidRDefault="00146771">
      <w:pPr>
        <w:keepNext/>
        <w:keepLines/>
        <w:rPr>
          <w:ins w:id="6681" w:author="Mosi Adesina Ifatunji" w:date="2025-06-17T16:58:00Z" w16du:dateUtc="2025-06-17T21:58:00Z"/>
          <w:rPrChange w:id="6682" w:author="Mosi Adesina Ifatunji" w:date="2025-07-17T11:52:00Z" w16du:dateUtc="2025-07-17T16:52:00Z">
            <w:rPr>
              <w:ins w:id="6683" w:author="Mosi Adesina Ifatunji" w:date="2025-06-17T16:58:00Z" w16du:dateUtc="2025-06-17T21:58:00Z"/>
              <w:rFonts w:ascii="Helvetica Neue" w:hAnsi="Helvetica Neue" w:cs="Helvetica Neue"/>
              <w:sz w:val="26"/>
              <w:szCs w:val="26"/>
            </w:rPr>
          </w:rPrChange>
        </w:rPr>
        <w:pPrChange w:id="6684" w:author="Mosi Adesina Ifatunji" w:date="2025-10-21T19:50:00Z" w16du:dateUtc="2025-10-22T00:50:00Z">
          <w:pPr>
            <w:autoSpaceDE w:val="0"/>
            <w:autoSpaceDN w:val="0"/>
            <w:adjustRightInd w:val="0"/>
            <w:ind w:right="-720"/>
          </w:pPr>
        </w:pPrChange>
      </w:pPr>
    </w:p>
    <w:p w14:paraId="3F445F22" w14:textId="77777777" w:rsidR="00A01028" w:rsidRPr="006B17C5" w:rsidRDefault="00A01028">
      <w:pPr>
        <w:keepNext/>
        <w:keepLines/>
        <w:rPr>
          <w:ins w:id="6685" w:author="Mosi Adesina Ifatunji" w:date="2025-06-17T16:53:00Z" w16du:dateUtc="2025-06-17T21:53:00Z"/>
          <w:rPrChange w:id="6686" w:author="Mosi Adesina Ifatunji" w:date="2025-07-17T11:52:00Z" w16du:dateUtc="2025-07-17T16:52:00Z">
            <w:rPr>
              <w:ins w:id="6687" w:author="Mosi Adesina Ifatunji" w:date="2025-06-17T16:53:00Z" w16du:dateUtc="2025-06-17T21:53:00Z"/>
              <w:rFonts w:ascii="Helvetica Neue" w:hAnsi="Helvetica Neue" w:cs="Helvetica Neue"/>
              <w:sz w:val="26"/>
              <w:szCs w:val="26"/>
            </w:rPr>
          </w:rPrChange>
        </w:rPr>
        <w:pPrChange w:id="6688" w:author="Mosi Adesina Ifatunji" w:date="2025-10-21T19:50:00Z" w16du:dateUtc="2025-10-22T00:50:00Z">
          <w:pPr>
            <w:autoSpaceDE w:val="0"/>
            <w:autoSpaceDN w:val="0"/>
            <w:adjustRightInd w:val="0"/>
            <w:ind w:left="720" w:right="-720" w:hanging="720"/>
          </w:pPr>
        </w:pPrChange>
      </w:pPr>
    </w:p>
    <w:p w14:paraId="0D07D969" w14:textId="77777777" w:rsidR="00666758" w:rsidRPr="006B17C5" w:rsidRDefault="00666758">
      <w:pPr>
        <w:keepNext/>
        <w:keepLines/>
        <w:rPr>
          <w:ins w:id="6689" w:author="Mosi Adesina Ifatunji" w:date="2025-06-17T16:53:00Z" w16du:dateUtc="2025-06-17T21:53:00Z"/>
          <w:rPrChange w:id="6690" w:author="Mosi Adesina Ifatunji" w:date="2025-07-17T11:52:00Z" w16du:dateUtc="2025-07-17T16:52:00Z">
            <w:rPr>
              <w:ins w:id="6691" w:author="Mosi Adesina Ifatunji" w:date="2025-06-17T16:53:00Z" w16du:dateUtc="2025-06-17T21:53:00Z"/>
              <w:rFonts w:ascii="Helvetica Neue" w:hAnsi="Helvetica Neue" w:cs="Helvetica Neue"/>
              <w:sz w:val="26"/>
              <w:szCs w:val="26"/>
            </w:rPr>
          </w:rPrChange>
        </w:rPr>
        <w:pPrChange w:id="6692" w:author="Mosi Adesina Ifatunji" w:date="2025-10-21T19:50:00Z" w16du:dateUtc="2025-10-22T00:50:00Z">
          <w:pPr>
            <w:autoSpaceDE w:val="0"/>
            <w:autoSpaceDN w:val="0"/>
            <w:adjustRightInd w:val="0"/>
            <w:ind w:right="-720"/>
          </w:pPr>
        </w:pPrChange>
      </w:pPr>
    </w:p>
    <w:p w14:paraId="158879F4" w14:textId="77777777" w:rsidR="00666758" w:rsidRPr="006B17C5" w:rsidRDefault="00666758">
      <w:pPr>
        <w:keepNext/>
        <w:keepLines/>
        <w:rPr>
          <w:ins w:id="6693" w:author="Mosi Adesina Ifatunji" w:date="2025-06-17T16:46:00Z" w16du:dateUtc="2025-06-17T21:46:00Z"/>
          <w:rPrChange w:id="6694" w:author="Mosi Adesina Ifatunji" w:date="2025-07-17T11:52:00Z" w16du:dateUtc="2025-07-17T16:52:00Z">
            <w:rPr>
              <w:ins w:id="6695" w:author="Mosi Adesina Ifatunji" w:date="2025-06-17T16:46:00Z" w16du:dateUtc="2025-06-17T21:46:00Z"/>
              <w:rFonts w:ascii="Helvetica Neue" w:hAnsi="Helvetica Neue" w:cs="Helvetica Neue"/>
              <w:sz w:val="26"/>
              <w:szCs w:val="26"/>
            </w:rPr>
          </w:rPrChange>
        </w:rPr>
        <w:pPrChange w:id="6696" w:author="Mosi Adesina Ifatunji" w:date="2025-10-21T19:50:00Z" w16du:dateUtc="2025-10-22T00:50:00Z">
          <w:pPr>
            <w:autoSpaceDE w:val="0"/>
            <w:autoSpaceDN w:val="0"/>
            <w:adjustRightInd w:val="0"/>
            <w:ind w:right="-720"/>
          </w:pPr>
        </w:pPrChange>
      </w:pPr>
    </w:p>
    <w:p w14:paraId="06EAF045" w14:textId="77777777" w:rsidR="000E0832" w:rsidRPr="006B17C5" w:rsidRDefault="000E0832">
      <w:pPr>
        <w:pStyle w:val="BodyText"/>
        <w:spacing w:after="0"/>
        <w:ind w:right="-14"/>
        <w:rPr>
          <w:ins w:id="6697" w:author="Mosi Adesina Ifatunji" w:date="2025-06-17T13:51:00Z" w16du:dateUtc="2025-06-17T18:51:00Z"/>
          <w:rFonts w:eastAsia="Arial"/>
          <w:rPrChange w:id="6698" w:author="Mosi Adesina Ifatunji" w:date="2025-07-17T11:52:00Z" w16du:dateUtc="2025-07-17T16:52:00Z">
            <w:rPr>
              <w:ins w:id="6699" w:author="Mosi Adesina Ifatunji" w:date="2025-06-17T13:51:00Z" w16du:dateUtc="2025-06-17T18:51:00Z"/>
              <w:rStyle w:val="s1"/>
              <w:rFonts w:eastAsiaTheme="minorEastAsia"/>
            </w:rPr>
          </w:rPrChange>
        </w:rPr>
        <w:pPrChange w:id="6700" w:author="Mosi Adesina Ifatunji" w:date="2025-10-21T19:50:00Z" w16du:dateUtc="2025-10-22T00:50:00Z">
          <w:pPr/>
        </w:pPrChange>
      </w:pPr>
    </w:p>
    <w:p w14:paraId="15DA08E5" w14:textId="79F5DE27" w:rsidR="00D32104" w:rsidRPr="00B92532" w:rsidRDefault="00D32104">
      <w:pPr>
        <w:pStyle w:val="NoSpacing"/>
        <w:rPr>
          <w:ins w:id="6701" w:author="Mosi Adesina Ifatunji" w:date="2025-06-14T13:34:00Z" w16du:dateUtc="2025-06-14T18:34:00Z"/>
          <w:rStyle w:val="s1"/>
          <w:rFonts w:eastAsiaTheme="minorEastAsia"/>
        </w:rPr>
        <w:pPrChange w:id="6702" w:author="Mosi Adesina Ifatunji" w:date="2025-10-26T17:05:00Z" w16du:dateUtc="2025-10-26T22:05:00Z">
          <w:pPr/>
        </w:pPrChange>
      </w:pPr>
      <w:ins w:id="6703" w:author="Mosi Adesina Ifatunji" w:date="2025-06-14T13:34:00Z" w16du:dateUtc="2025-06-14T18:34:00Z">
        <w:r w:rsidRPr="00B92532">
          <w:rPr>
            <w:rStyle w:val="s1"/>
          </w:rPr>
          <w:br w:type="page"/>
        </w:r>
      </w:ins>
    </w:p>
    <w:p w14:paraId="6D609A5C" w14:textId="690C3F01" w:rsidR="00A074B9" w:rsidRPr="006B17C5" w:rsidRDefault="00746DBE" w:rsidP="007B100A">
      <w:pPr>
        <w:pStyle w:val="Heading3"/>
        <w:rPr>
          <w:ins w:id="6704" w:author="Mosi Adesina Ifatunji" w:date="2025-06-13T17:09:00Z" w16du:dateUtc="2025-06-13T22:09:00Z"/>
          <w:highlight w:val="lightGray"/>
          <w:rPrChange w:id="6705" w:author="Mosi Adesina Ifatunji" w:date="2025-07-17T11:52:00Z" w16du:dateUtc="2025-07-17T16:52:00Z">
            <w:rPr>
              <w:ins w:id="6706" w:author="Mosi Adesina Ifatunji" w:date="2025-06-13T17:09:00Z" w16du:dateUtc="2025-06-13T22:09:00Z"/>
            </w:rPr>
          </w:rPrChange>
        </w:rPr>
      </w:pPr>
      <w:ins w:id="6707" w:author="Mosi Adesina Ifatunji" w:date="2025-06-13T17:09:00Z" w16du:dateUtc="2025-06-13T22:09:00Z">
        <w:r w:rsidRPr="006B17C5">
          <w:rPr>
            <w:highlight w:val="lightGray"/>
            <w:rPrChange w:id="6708" w:author="Mosi Adesina Ifatunji" w:date="2025-07-17T11:52:00Z" w16du:dateUtc="2025-07-17T16:52:00Z">
              <w:rPr>
                <w:color w:val="000000"/>
                <w:szCs w:val="24"/>
              </w:rPr>
            </w:rPrChange>
          </w:rPr>
          <w:lastRenderedPageBreak/>
          <w:t>[</w:t>
        </w:r>
      </w:ins>
      <w:ins w:id="6709" w:author="Mosi Adesina Ifatunji" w:date="2025-06-14T13:32:00Z" w16du:dateUtc="2025-06-14T18:32:00Z">
        <w:r w:rsidR="008C5578" w:rsidRPr="00B92532">
          <w:rPr>
            <w:highlight w:val="lightGray"/>
          </w:rPr>
          <w:t xml:space="preserve">Sorting and </w:t>
        </w:r>
      </w:ins>
      <w:ins w:id="6710" w:author="Mosi Adesina Ifatunji" w:date="2025-06-13T17:09:00Z" w16du:dateUtc="2025-06-13T22:09:00Z">
        <w:r w:rsidRPr="006B17C5">
          <w:rPr>
            <w:highlight w:val="lightGray"/>
            <w:rPrChange w:id="6711" w:author="Mosi Adesina Ifatunji" w:date="2025-07-17T11:52:00Z" w16du:dateUtc="2025-07-17T16:52:00Z">
              <w:rPr>
                <w:color w:val="000000"/>
                <w:szCs w:val="24"/>
              </w:rPr>
            </w:rPrChange>
          </w:rPr>
          <w:t>Segmentation]</w:t>
        </w:r>
      </w:ins>
    </w:p>
    <w:p w14:paraId="137218F5" w14:textId="77777777" w:rsidR="000E5314" w:rsidRPr="00B92532" w:rsidRDefault="000E5314" w:rsidP="007B100A">
      <w:pPr>
        <w:rPr>
          <w:ins w:id="6712" w:author="Mosi Adesina Ifatunji" w:date="2025-07-11T11:18:00Z" w16du:dateUtc="2025-07-11T16:18:00Z"/>
        </w:rPr>
      </w:pPr>
    </w:p>
    <w:p w14:paraId="1C330EB7" w14:textId="1CBA902F" w:rsidR="000E5314" w:rsidRPr="00B92532" w:rsidRDefault="000E5314" w:rsidP="007B100A">
      <w:pPr>
        <w:rPr>
          <w:ins w:id="6713" w:author="Mosi Adesina Ifatunji" w:date="2025-07-11T11:18:00Z" w16du:dateUtc="2025-07-11T16:18:00Z"/>
        </w:rPr>
      </w:pPr>
      <w:ins w:id="6714" w:author="Mosi Adesina Ifatunji" w:date="2025-07-11T11:18:00Z" w16du:dateUtc="2025-07-11T16:18:00Z">
        <w:r w:rsidRPr="00B92532">
          <w:t xml:space="preserve">There is </w:t>
        </w:r>
        <w:r w:rsidRPr="00B92532">
          <w:rPr>
            <w:iCs/>
            <w:color w:val="070707"/>
          </w:rPr>
          <w:t>more</w:t>
        </w:r>
        <w:r w:rsidRPr="00B92532">
          <w:t xml:space="preserve"> job level segregation </w:t>
        </w:r>
        <w:r w:rsidRPr="00B92532">
          <w:rPr>
            <w:b/>
            <w:bCs/>
            <w:iCs/>
            <w:color w:val="070707"/>
          </w:rPr>
          <w:t>between</w:t>
        </w:r>
        <w:r w:rsidRPr="00B92532">
          <w:t xml:space="preserve"> firms </w:t>
        </w:r>
        <w:r w:rsidRPr="00B92532">
          <w:fldChar w:fldCharType="begin">
            <w:fldData xml:space="preserve">PEVuZE5vdGU+PENpdGU+PEF1dGhvcj5Ub21hc2tvdmljLURldmV5PC9BdXRob3I+PFllYXI+MTk5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</w:fldData>
          </w:fldChar>
        </w:r>
        <w:r w:rsidRPr="00B92532">
          <w:instrText xml:space="preserve"> ADDIN EN.JS.CITE </w:instrText>
        </w:r>
        <w:r w:rsidRPr="00B92532">
          <w:fldChar w:fldCharType="separate"/>
        </w:r>
      </w:ins>
      <w:r w:rsidR="00167D9D">
        <w:rPr>
          <w:noProof/>
        </w:rPr>
        <w:t>(Tomaskovic-Devey 1993, Kaufman 2001, Sørensen 2004, del Río and Alonso-Villar 2015, Ferguson and Koning 2018, Gerard et al. 2021)</w:t>
      </w:r>
      <w:ins w:id="6715" w:author="Mosi Adesina Ifatunji" w:date="2025-07-11T11:18:00Z" w16du:dateUtc="2025-07-11T16:18:00Z">
        <w:r w:rsidRPr="00B92532">
          <w:fldChar w:fldCharType="end"/>
        </w:r>
        <w:r w:rsidRPr="00B92532">
          <w:t>.</w:t>
        </w:r>
      </w:ins>
    </w:p>
    <w:p w14:paraId="01F02D52" w14:textId="3D290A5A" w:rsidR="00655D7A" w:rsidRPr="00B92532" w:rsidRDefault="00655D7A" w:rsidP="007B100A">
      <w:pPr>
        <w:spacing w:before="100" w:beforeAutospacing="1" w:after="100" w:afterAutospacing="1"/>
        <w:rPr>
          <w:ins w:id="6716" w:author="Mosi Adesina Ifatunji" w:date="2025-07-10T13:55:00Z" w16du:dateUtc="2025-07-10T18:55:00Z"/>
        </w:rPr>
      </w:pPr>
      <w:ins w:id="6717" w:author="Mosi Adesina Ifatunji" w:date="2025-07-10T13:55:00Z" w16du:dateUtc="2025-07-10T18:55:00Z">
        <w:r w:rsidRPr="00B92532">
          <w:t>“I find that black mobility does not reflect a decrease in racial discrimination. On the contrary, black progress in the 1960s and 1970s marks the onset of a new system of segregation. Racial discrimination has softened within income and occupational distributions and recongealed in the structure of job opportunities. I argue, therefore, that the black middle class occupies a fragile market position.” (Collins 1983:369)</w:t>
        </w:r>
      </w:ins>
    </w:p>
    <w:p w14:paraId="126881AC" w14:textId="5CB8C5AB" w:rsidR="00655D7A" w:rsidRPr="00B92532" w:rsidRDefault="00655D7A" w:rsidP="007B100A">
      <w:pPr>
        <w:spacing w:before="100" w:beforeAutospacing="1" w:after="100" w:afterAutospacing="1"/>
        <w:rPr>
          <w:ins w:id="6718" w:author="Mosi Adesina Ifatunji" w:date="2025-07-10T13:55:00Z" w16du:dateUtc="2025-07-10T18:55:00Z"/>
        </w:rPr>
      </w:pPr>
      <w:ins w:id="6719" w:author="Mosi Adesina Ifatunji" w:date="2025-07-10T13:55:00Z" w16du:dateUtc="2025-07-10T18:55:00Z">
        <w:r w:rsidRPr="00B92532">
          <w:t>“The structure of opportunity within which the black middle class has grown is still characterized by inequality. The black middle class emerged from special political and legal protections, and it occupies a useful but powerless market position in U.S. society.” (Collins 1983:369)</w:t>
        </w:r>
      </w:ins>
      <w:ins w:id="6720" w:author="Mosi Adesina Ifatunji" w:date="2025-07-24T20:34:00Z" w16du:dateUtc="2025-07-25T01:34:00Z">
        <w:r w:rsidR="003A0A0E">
          <w:t>.</w:t>
        </w:r>
      </w:ins>
    </w:p>
    <w:p w14:paraId="0C378155" w14:textId="77777777" w:rsidR="00655D7A" w:rsidRPr="00B92532" w:rsidRDefault="00655D7A" w:rsidP="007B100A">
      <w:pPr>
        <w:spacing w:before="100" w:beforeAutospacing="1" w:after="100" w:afterAutospacing="1"/>
        <w:rPr>
          <w:ins w:id="6721" w:author="Mosi Adesina Ifatunji" w:date="2025-07-10T13:55:00Z" w16du:dateUtc="2025-07-10T18:55:00Z"/>
        </w:rPr>
      </w:pPr>
      <w:ins w:id="6722" w:author="Mosi Adesina Ifatunji" w:date="2025-07-10T13:55:00Z" w16du:dateUtc="2025-07-10T18:55:00Z">
        <w:r w:rsidRPr="00B92532">
          <w:t>“Enhanced job opportunity for middle-class blacks is the product of legislation and government subsidized organizations created in response to black demands for increased resources. Growth since 1960 within the black middle class is the result of race-oriented policies which have created new mechanisms to address black needs. Seen from this perspective, I believe that researchers have presumed, rather than demonstrated, the market integration of the black middle class.” (Collins 1983:370)</w:t>
        </w:r>
      </w:ins>
    </w:p>
    <w:p w14:paraId="08F202F2" w14:textId="77777777" w:rsidR="00655D7A" w:rsidRPr="00B92532" w:rsidRDefault="00655D7A" w:rsidP="007B100A">
      <w:pPr>
        <w:spacing w:before="100" w:beforeAutospacing="1" w:after="100" w:afterAutospacing="1"/>
        <w:rPr>
          <w:ins w:id="6723" w:author="Mosi Adesina Ifatunji" w:date="2025-07-10T13:55:00Z" w16du:dateUtc="2025-07-10T18:55:00Z"/>
        </w:rPr>
      </w:pPr>
      <w:ins w:id="6724" w:author="Mosi Adesina Ifatunji" w:date="2025-07-10T13:55:00Z" w16du:dateUtc="2025-07-10T18:55:00Z">
        <w:r w:rsidRPr="00B92532">
          <w:t>“General economic factors aside, I argue that black attainments were stimulated and enforced through direct intervention by the federal government, which responded to black demands for economic parity by establishing a need for blacks among employers. This, in turn, increased labor market demand. Government-supported jobs for blacks created opportunities for new class position. Thus, the black middle class grew out of a policy-mediated situation—not a market-mediated situation.” (Collins 1983:371)</w:t>
        </w:r>
      </w:ins>
    </w:p>
    <w:p w14:paraId="6DC8751F" w14:textId="77777777" w:rsidR="00655D7A" w:rsidRPr="00B92532" w:rsidRDefault="00655D7A" w:rsidP="007B100A">
      <w:pPr>
        <w:spacing w:before="100" w:beforeAutospacing="1" w:after="100" w:afterAutospacing="1"/>
        <w:rPr>
          <w:ins w:id="6725" w:author="Mosi Adesina Ifatunji" w:date="2025-07-10T13:55:00Z" w16du:dateUtc="2025-07-10T18:55:00Z"/>
        </w:rPr>
      </w:pPr>
      <w:ins w:id="6726" w:author="Mosi Adesina Ifatunji" w:date="2025-07-10T13:55:00Z" w16du:dateUtc="2025-07-10T18:55:00Z">
        <w:r w:rsidRPr="00B92532">
          <w:t>“My findings contradict arguments that the growth of a black middle class is evidence of a decline in racial inequality in the United States. Rather, the evidence suggests the existence of race-regulated systems. Although members of the black middle class are not necessarily restricted by occupation, income, or residence, they remain segregated in institutions dependent on federal government subsidy and concentrated in functions created to serve the black consumer and community.” (Collins 1983:379)</w:t>
        </w:r>
      </w:ins>
    </w:p>
    <w:p w14:paraId="08FE89AC" w14:textId="77777777" w:rsidR="00655D7A" w:rsidRPr="00B92532" w:rsidRDefault="00655D7A" w:rsidP="007B100A">
      <w:pPr>
        <w:spacing w:before="100" w:beforeAutospacing="1" w:after="100" w:afterAutospacing="1"/>
        <w:rPr>
          <w:ins w:id="6727" w:author="Mosi Adesina Ifatunji" w:date="2025-07-10T13:55:00Z" w16du:dateUtc="2025-07-10T18:55:00Z"/>
        </w:rPr>
      </w:pPr>
      <w:ins w:id="6728" w:author="Mosi Adesina Ifatunji" w:date="2025-07-10T13:55:00Z" w16du:dateUtc="2025-07-10T18:55:00Z">
        <w:r w:rsidRPr="00B92532">
          <w:t>“Race is implied within the black economy independent of class position. Public sector employees are most likely to be found in federal, state, and local government functions that legitimize and subsidize black underclass dependency. Blacks employed in the private sector remain concentrated in economically underdeveloped areas, or in intermediary positions between white corporations and black consumer, manpower, or policy issues.” (Collins 1983:379)</w:t>
        </w:r>
      </w:ins>
    </w:p>
    <w:p w14:paraId="2C4E9FDF" w14:textId="77777777" w:rsidR="002937F0" w:rsidRPr="00B92532" w:rsidRDefault="002937F0" w:rsidP="007B100A">
      <w:pPr>
        <w:rPr>
          <w:ins w:id="6729" w:author="Mosi Adesina Ifatunji" w:date="2025-07-11T11:21:00Z" w16du:dateUtc="2025-07-11T16:21:00Z"/>
        </w:rPr>
      </w:pPr>
    </w:p>
    <w:p w14:paraId="3816B502" w14:textId="77777777" w:rsidR="0085790B" w:rsidRPr="00B92532" w:rsidRDefault="0085790B" w:rsidP="007B100A">
      <w:pPr>
        <w:rPr>
          <w:ins w:id="6730" w:author="Mosi Adesina Ifatunji" w:date="2025-07-11T11:21:00Z" w16du:dateUtc="2025-07-11T16:21:00Z"/>
        </w:rPr>
      </w:pPr>
    </w:p>
    <w:p w14:paraId="00C7E619" w14:textId="77777777" w:rsidR="00C26DB0" w:rsidRPr="00B92532" w:rsidRDefault="00C26DB0" w:rsidP="007B100A">
      <w:pPr>
        <w:spacing w:before="100" w:beforeAutospacing="1" w:after="100" w:afterAutospacing="1"/>
        <w:rPr>
          <w:ins w:id="6731" w:author="Mosi Adesina Ifatunji" w:date="2025-07-11T11:59:00Z" w16du:dateUtc="2025-07-11T16:59:00Z"/>
        </w:rPr>
      </w:pPr>
      <w:ins w:id="6732" w:author="Mosi Adesina Ifatunji" w:date="2025-07-11T11:59:00Z" w16du:dateUtc="2025-07-11T16:59:00Z">
        <w:r w:rsidRPr="00B92532">
          <w:t>“When it comes career progression, however, racial dynamics become too complex to be conceptualized by any single theory… As the effect of visible human capital fades off after labor-market entry, invisible human capital begins to materialize. These include so-called ‘soft skills’ such as communicative ability, confidence, and the ability to make professional connections. Because of deeply institutionalized racial obstacles, not only disadvantaged but relatively well-off African Americans are highly deprived of the avenues of acquiring such skills/resources, which are particularly important for their career advancement in a predominantly white professional environment… although highly educated black workers enjoy relative protection by their visible productivity signals, in the long run, the deprivation of invisible human capital might incur and exacerbate earnings disparities with their privileged white competitors” (Ren 2021:1454) .</w:t>
        </w:r>
      </w:ins>
    </w:p>
    <w:p w14:paraId="0FD2FC11" w14:textId="77777777" w:rsidR="00C26DB0" w:rsidRPr="00B92532" w:rsidRDefault="00C26DB0" w:rsidP="007B100A">
      <w:pPr>
        <w:spacing w:before="100" w:beforeAutospacing="1" w:after="100" w:afterAutospacing="1"/>
        <w:rPr>
          <w:ins w:id="6733" w:author="Mosi Adesina Ifatunji" w:date="2025-07-11T11:59:00Z" w16du:dateUtc="2025-07-11T16:59:00Z"/>
        </w:rPr>
      </w:pPr>
      <w:ins w:id="6734" w:author="Mosi Adesina Ifatunji" w:date="2025-07-11T11:59:00Z" w16du:dateUtc="2025-07-11T16:59:00Z">
        <w:r w:rsidRPr="00B92532">
          <w:t>“Despite recent progresses toward equal treatment of workers, a color-blind work environment is far from a reality. Black workers’ initial earnings disadvantages can accumulate and grow, as fueled by various racial biases in terms of training, task assignments, and performance evaluation. Particularly noteworthy is the subtle impediments (net of human capital traits) to African Americans’ prospect for authority attainment in high-status professions such as lawyers and college football coaches—the concept of ‘particularistic manipulation’ is used to describe these vague and hard-to-measure criteria for senior-level promotions that tend to disfavor minority candidates” (Ren 2021:1454–1455</w:t>
        </w:r>
        <w:proofErr w:type="gramStart"/>
        <w:r w:rsidRPr="00B92532">
          <w:t>) .</w:t>
        </w:r>
        <w:proofErr w:type="gramEnd"/>
      </w:ins>
    </w:p>
    <w:p w14:paraId="2C1CC762" w14:textId="77777777" w:rsidR="00C26DB0" w:rsidRPr="00B92532" w:rsidRDefault="00C26DB0" w:rsidP="007B100A">
      <w:pPr>
        <w:spacing w:before="100" w:beforeAutospacing="1" w:after="100" w:afterAutospacing="1"/>
        <w:rPr>
          <w:ins w:id="6735" w:author="Mosi Adesina Ifatunji" w:date="2025-07-11T11:59:00Z" w16du:dateUtc="2025-07-11T16:59:00Z"/>
        </w:rPr>
      </w:pPr>
      <w:ins w:id="6736" w:author="Mosi Adesina Ifatunji" w:date="2025-07-11T11:59:00Z" w16du:dateUtc="2025-07-11T16:59:00Z">
        <w:r w:rsidRPr="00B92532">
          <w:t>“Findings of the growth-curve model… The race coefficient of −0.197… indicates that the residual gap in baseline earnings is at the lowest level among college-educated workers… the reduced gap is the result of a narrowing trend of 0.139 log units per unit ascending on the education ladder. In the lower portion of Model 3, the coefficient on race-year interaction now stands for the black-white difference in earnings growth among the highest educated group, and its significantly negative value (−0.014) suggests that the explained black-white earnings divergence reappears among college graduates… the reduced gap is the result of a narrowing trend moving up the education ladder. These findings are consistent with my hypothesis that although the visibility of educational attainment helps protect highly educated black workers from hiring discrimination, over time, as a series of labor-market mechanisms materialize, black college graduates face increasingly intensified challenges” (Ren 2021:1465</w:t>
        </w:r>
        <w:proofErr w:type="gramStart"/>
        <w:r w:rsidRPr="00B92532">
          <w:t>) .</w:t>
        </w:r>
        <w:proofErr w:type="gramEnd"/>
      </w:ins>
    </w:p>
    <w:p w14:paraId="6719CA36" w14:textId="77777777" w:rsidR="00C26DB0" w:rsidRPr="00B92532" w:rsidRDefault="00C26DB0" w:rsidP="007B100A">
      <w:pPr>
        <w:spacing w:before="100" w:beforeAutospacing="1" w:after="100" w:afterAutospacing="1"/>
        <w:rPr>
          <w:ins w:id="6737" w:author="Mosi Adesina Ifatunji" w:date="2025-07-11T11:59:00Z" w16du:dateUtc="2025-07-11T16:59:00Z"/>
        </w:rPr>
      </w:pPr>
      <w:ins w:id="6738" w:author="Mosi Adesina Ifatunji" w:date="2025-07-11T11:59:00Z" w16du:dateUtc="2025-07-11T16:59:00Z">
        <w:r w:rsidRPr="00B92532">
          <w:t xml:space="preserve">“The left chart [Figure 2, p. 1468] is essentially a visualization of Model 3, as the gap among college graduates starts relatively narrow, but it widens over time and quickly surpasses that among less-educated workers… In the meantime, the widening gap in annual earnings translates into an exponential curve of accumulated differentials facing black college graduates. By the end of the 12-year window, the two accumulated earnings gaps reach around $150,000 and $200,000, respectively. When measured cumulatively, apparently, black </w:t>
        </w:r>
        <w:r w:rsidRPr="00B92532">
          <w:lastRenderedPageBreak/>
          <w:t>men’s earnings disadvantages become more pronounced. College-educated black workers face challenges that not only accumulate but exacerbate over time” (Ren 2021:1468</w:t>
        </w:r>
        <w:proofErr w:type="gramStart"/>
        <w:r w:rsidRPr="00B92532">
          <w:t>) .</w:t>
        </w:r>
        <w:proofErr w:type="gramEnd"/>
      </w:ins>
    </w:p>
    <w:p w14:paraId="636F6660" w14:textId="77777777" w:rsidR="00C26DB0" w:rsidRPr="00B92532" w:rsidRDefault="00C26DB0" w:rsidP="007B100A">
      <w:pPr>
        <w:spacing w:before="100" w:beforeAutospacing="1" w:after="100" w:afterAutospacing="1"/>
        <w:rPr>
          <w:ins w:id="6739" w:author="Mosi Adesina Ifatunji" w:date="2025-07-11T11:59:00Z" w16du:dateUtc="2025-07-11T16:59:00Z"/>
        </w:rPr>
      </w:pPr>
      <w:ins w:id="6740" w:author="Mosi Adesina Ifatunji" w:date="2025-07-11T11:59:00Z" w16du:dateUtc="2025-07-11T16:59:00Z">
        <w:r w:rsidRPr="00B92532">
          <w:t>“Overall, the importance of early dynamics in shaping long-term patterns of earnings inequality helps locate the temporal segment that is key to addressing the issue. This naturally points at pre-market racial barriers to the acquisition of productive assets, highlighting the link between labor-market outcomes and various institutional failures that disrupt and undermine young African Americans’ educational experiences, such as residential segregation… and the school-to-prison pipeline… Furthermore, it is not just education per se but racialized market mechanisms (e.g., signaling) whereby productivity information is processed, that place black men onto disadvantaged positions for career progression” (Ren 2021:1471, 1472</w:t>
        </w:r>
        <w:proofErr w:type="gramStart"/>
        <w:r w:rsidRPr="00B92532">
          <w:t>) .</w:t>
        </w:r>
        <w:proofErr w:type="gramEnd"/>
      </w:ins>
    </w:p>
    <w:p w14:paraId="43B7508F" w14:textId="77777777" w:rsidR="00C26DB0" w:rsidRPr="00B92532" w:rsidRDefault="00C26DB0" w:rsidP="007B100A">
      <w:pPr>
        <w:spacing w:before="100" w:beforeAutospacing="1" w:after="100" w:afterAutospacing="1"/>
        <w:rPr>
          <w:ins w:id="6741" w:author="Mosi Adesina Ifatunji" w:date="2025-07-11T11:59:00Z" w16du:dateUtc="2025-07-11T16:59:00Z"/>
        </w:rPr>
      </w:pPr>
      <w:ins w:id="6742" w:author="Mosi Adesina Ifatunji" w:date="2025-07-11T11:59:00Z" w16du:dateUtc="2025-07-11T16:59:00Z">
        <w:r w:rsidRPr="00B92532">
          <w:t>“First, although organizational scholars have done an excellent job exploring racialized workplace dynamics that restrict minority workers’ chance of upward mobility… increasing efforts are needed to reveal how workplace discrimination is connected to the assessment of hard-to-observe productive traits. For example, if the deprivation of networking resources turns out to be a major problem, attention needs to be paid to the institutional processes wherein racial gaps in such resources are fostered. As such, I am in the hope that the source of black-white earnings divergence among highly educated professionals, alongside that of differential access to authority attainment, both of which remain largely intangible… can be located onto more specific and more concrete institutional processes” (Ren 2021:1472</w:t>
        </w:r>
        <w:proofErr w:type="gramStart"/>
        <w:r w:rsidRPr="00B92532">
          <w:t>) .</w:t>
        </w:r>
        <w:proofErr w:type="gramEnd"/>
      </w:ins>
    </w:p>
    <w:p w14:paraId="4A2954B2" w14:textId="77777777" w:rsidR="0085790B" w:rsidRPr="00B92532" w:rsidRDefault="0085790B" w:rsidP="007B100A">
      <w:pPr>
        <w:rPr>
          <w:ins w:id="6743" w:author="Mosi Adesina Ifatunji" w:date="2025-07-11T11:21:00Z" w16du:dateUtc="2025-07-11T16:21:00Z"/>
        </w:rPr>
      </w:pPr>
    </w:p>
    <w:p w14:paraId="42B0E7B0" w14:textId="77777777" w:rsidR="0085790B" w:rsidRPr="00B92532" w:rsidRDefault="0085790B" w:rsidP="007B100A">
      <w:pPr>
        <w:rPr>
          <w:ins w:id="6744" w:author="Mosi Adesina Ifatunji" w:date="2025-07-11T11:21:00Z" w16du:dateUtc="2025-07-11T16:21:00Z"/>
        </w:rPr>
      </w:pPr>
    </w:p>
    <w:p w14:paraId="52FAB376" w14:textId="77777777" w:rsidR="0085790B" w:rsidRPr="00B92532" w:rsidRDefault="0085790B" w:rsidP="007B100A">
      <w:pPr>
        <w:rPr>
          <w:ins w:id="6745" w:author="Mosi Adesina Ifatunji" w:date="2025-06-13T16:29:00Z" w16du:dateUtc="2025-06-13T21:29:00Z"/>
        </w:rPr>
      </w:pPr>
    </w:p>
    <w:p w14:paraId="413B6E5A" w14:textId="1B4CDD63" w:rsidR="0088589A" w:rsidRPr="00B92532" w:rsidRDefault="0088589A" w:rsidP="007B100A">
      <w:pPr>
        <w:rPr>
          <w:ins w:id="6746" w:author="Mosi Adesina Ifatunji" w:date="2025-07-11T11:21:00Z" w16du:dateUtc="2025-07-11T16:21:00Z"/>
        </w:rPr>
      </w:pPr>
      <w:ins w:id="6747" w:author="Mosi Adesina Ifatunji" w:date="2025-06-13T16:28:00Z" w16du:dateUtc="2025-06-13T21:28:00Z">
        <w:r w:rsidRPr="00B92532">
          <w:t xml:space="preserve">“Segmentation operates at various levels, from individual job classifications to broader industrial sectors, each level embedding specific patterns of inequality” </w:t>
        </w:r>
        <w:r w:rsidRPr="00B92532">
          <w:fldChar w:fldCharType="begin">
            <w:fldData xml:space="preserve">PEVuZE5vdGU+PENpdGU+PEF1dGhvcj5KYWNvYnM8L0F1dGhvcj48WWVhcj4yMDE3PC9ZZWFyPjxS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</w:fldData>
          </w:fldChar>
        </w:r>
        <w:r w:rsidRPr="00B92532">
          <w:instrText xml:space="preserve"> ADDIN EN.JS.CITE </w:instrText>
        </w:r>
        <w:r w:rsidRPr="00B92532">
          <w:fldChar w:fldCharType="separate"/>
        </w:r>
        <w:r w:rsidRPr="00B92532">
          <w:rPr>
            <w:noProof/>
          </w:rPr>
          <w:t>(Jacobs and Breiger 2017)</w:t>
        </w:r>
        <w:r w:rsidRPr="00B92532">
          <w:fldChar w:fldCharType="end"/>
        </w:r>
        <w:r w:rsidRPr="00B92532">
          <w:t>.</w:t>
        </w:r>
      </w:ins>
    </w:p>
    <w:p w14:paraId="13412F1D" w14:textId="77777777" w:rsidR="0085790B" w:rsidRPr="00B92532" w:rsidRDefault="0085790B" w:rsidP="007B100A">
      <w:pPr>
        <w:rPr>
          <w:ins w:id="6748" w:author="Mosi Adesina Ifatunji" w:date="2025-07-11T11:21:00Z" w16du:dateUtc="2025-07-11T16:21:00Z"/>
        </w:rPr>
      </w:pPr>
    </w:p>
    <w:p w14:paraId="1E97C89E" w14:textId="77777777" w:rsidR="0085790B" w:rsidRPr="00B92532" w:rsidRDefault="0085790B" w:rsidP="007B100A">
      <w:pPr>
        <w:rPr>
          <w:ins w:id="6749" w:author="Mosi Adesina Ifatunji" w:date="2025-06-13T17:24:00Z" w16du:dateUtc="2025-06-13T22:24:00Z"/>
        </w:rPr>
      </w:pPr>
    </w:p>
    <w:p w14:paraId="2104A932" w14:textId="77777777" w:rsidR="009A713F" w:rsidRPr="00B92532" w:rsidRDefault="009A713F" w:rsidP="007B100A">
      <w:pPr>
        <w:rPr>
          <w:ins w:id="6750" w:author="Mosi Adesina Ifatunji" w:date="2025-06-13T17:27:00Z" w16du:dateUtc="2025-06-13T22:27:00Z"/>
        </w:rPr>
      </w:pPr>
    </w:p>
    <w:p w14:paraId="024724BD" w14:textId="1E6C8E67" w:rsidR="00B93B27" w:rsidRPr="00B92532" w:rsidRDefault="00B93B27" w:rsidP="007B100A">
      <w:pPr>
        <w:rPr>
          <w:ins w:id="6751" w:author="Mosi Adesina Ifatunji" w:date="2025-06-16T17:53:00Z" w16du:dateUtc="2025-06-16T22:53:00Z"/>
        </w:rPr>
      </w:pPr>
      <w:ins w:id="6752" w:author="Mosi Adesina Ifatunji" w:date="2025-06-13T17:27:00Z" w16du:dateUtc="2025-06-13T22:27:00Z">
        <w:r w:rsidRPr="00B92532">
          <w:t xml:space="preserve">“…non-White organizations are typically disadvantaged relative to White organizations…” </w:t>
        </w:r>
        <w:r w:rsidRPr="00B92532">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B92532">
          <w:instrText xml:space="preserve"> ADDIN EN.JS.CITE </w:instrText>
        </w:r>
        <w:r w:rsidRPr="00B92532">
          <w:fldChar w:fldCharType="separate"/>
        </w:r>
        <w:r w:rsidRPr="00B92532">
          <w:rPr>
            <w:noProof/>
          </w:rPr>
          <w:t>(Ray 2019)</w:t>
        </w:r>
        <w:r w:rsidRPr="00B92532">
          <w:fldChar w:fldCharType="end"/>
        </w:r>
        <w:r w:rsidRPr="00B92532">
          <w:t>.</w:t>
        </w:r>
      </w:ins>
    </w:p>
    <w:p w14:paraId="49CA7718" w14:textId="77777777" w:rsidR="00F35816" w:rsidRPr="00B92532" w:rsidRDefault="00F35816" w:rsidP="007B100A">
      <w:pPr>
        <w:rPr>
          <w:ins w:id="6753" w:author="Mosi Adesina Ifatunji" w:date="2025-07-11T11:21:00Z" w16du:dateUtc="2025-07-11T16:21:00Z"/>
          <w:highlight w:val="yellow"/>
        </w:rPr>
      </w:pPr>
    </w:p>
    <w:p w14:paraId="1C0F8A83" w14:textId="77777777" w:rsidR="00180BC1" w:rsidRPr="00B92532" w:rsidRDefault="00180BC1" w:rsidP="007B100A">
      <w:pPr>
        <w:rPr>
          <w:ins w:id="6754" w:author="Mosi Adesina Ifatunji" w:date="2025-07-11T11:21:00Z" w16du:dateUtc="2025-07-11T16:21:00Z"/>
          <w:highlight w:val="yellow"/>
        </w:rPr>
      </w:pPr>
    </w:p>
    <w:p w14:paraId="01E53F50" w14:textId="13FDDA27" w:rsidR="00180BC1" w:rsidRPr="00B92532" w:rsidRDefault="00180BC1" w:rsidP="007B100A">
      <w:pPr>
        <w:spacing w:before="100" w:beforeAutospacing="1" w:after="100" w:afterAutospacing="1"/>
        <w:rPr>
          <w:ins w:id="6755" w:author="Mosi Adesina Ifatunji" w:date="2025-07-11T11:21:00Z" w16du:dateUtc="2025-07-11T16:21:00Z"/>
        </w:rPr>
      </w:pPr>
      <w:ins w:id="6756" w:author="Mosi Adesina Ifatunji" w:date="2025-07-11T11:21:00Z" w16du:dateUtc="2025-07-11T16:21:00Z">
        <w:r w:rsidRPr="00B92532">
          <w:t xml:space="preserve">François Gerard, Lorenzo Lagos, Edson Severnini, and David Card’s article provides large-scale, quantitative evidence that organizational sorting and pay-setting practices play a major role in producing and sustaining racial wage gaps. Analyzing the Brazilian labor market, they show that non-White workers are systematically underrepresented at high-paying firms and receive lower wage premiums even when matched on skill. Their decomposition demonstrates that skill-based sorting, exclusionary hiring, and firm-level wage policies all contribute to cumulative disadvantage—directly linking Ray’s theory of Whiteness as an </w:t>
        </w:r>
        <w:r w:rsidRPr="00B92532">
          <w:lastRenderedPageBreak/>
          <w:t>organizational credential and Hambrick and Mason’s argument about the demographic reproduction of advantage at the top (Gerard et al. 2021:3418–3457</w:t>
        </w:r>
        <w:proofErr w:type="gramStart"/>
        <w:r w:rsidRPr="00B92532">
          <w:t>) .</w:t>
        </w:r>
        <w:proofErr w:type="gramEnd"/>
      </w:ins>
    </w:p>
    <w:p w14:paraId="5C3EF559" w14:textId="5EBE75BF" w:rsidR="00180BC1" w:rsidRPr="00B92532" w:rsidRDefault="00180BC1" w:rsidP="007B100A">
      <w:pPr>
        <w:spacing w:before="100" w:beforeAutospacing="1" w:after="100" w:afterAutospacing="1"/>
        <w:rPr>
          <w:ins w:id="6757" w:author="Mosi Adesina Ifatunji" w:date="2025-07-11T11:21:00Z" w16du:dateUtc="2025-07-11T16:21:00Z"/>
        </w:rPr>
      </w:pPr>
      <w:ins w:id="6758" w:author="Mosi Adesina Ifatunji" w:date="2025-07-11T11:21:00Z" w16du:dateUtc="2025-07-11T16:21:00Z">
        <w:r w:rsidRPr="00B92532">
          <w:t>“We measure the effects of firm policies on racial pay differences in Brazil. Non-Whites are less likely to be hired by high-wage firms, explaining about 20 percent of the racial wage gap for both genders. Firm-specific pay premiums for non-Whites are also compressed relative to Whites, contributing another 5 percent for that gap. A counterfactual analysis reveals that about two-thirds of the underrepresentation of non-Whites at higher-wage firms is explained by race-neutral skill-based sorting. Non-skill-based sorting and differential wage setting are largest for college-educated workers, suggesting that the allocative costs of discriminatory hiring and pay policies may be relatively large in Brazil” (Gerard et al. 2021:3418</w:t>
        </w:r>
        <w:proofErr w:type="gramStart"/>
        <w:r w:rsidRPr="00B92532">
          <w:t>) .</w:t>
        </w:r>
        <w:proofErr w:type="gramEnd"/>
      </w:ins>
    </w:p>
    <w:p w14:paraId="0A84B0F8" w14:textId="477F700A" w:rsidR="00180BC1" w:rsidRPr="00B92532" w:rsidRDefault="00180BC1" w:rsidP="007B100A">
      <w:pPr>
        <w:spacing w:before="100" w:beforeAutospacing="1" w:after="100" w:afterAutospacing="1"/>
        <w:rPr>
          <w:ins w:id="6759" w:author="Mosi Adesina Ifatunji" w:date="2025-07-11T11:21:00Z" w16du:dateUtc="2025-07-11T16:21:00Z"/>
        </w:rPr>
      </w:pPr>
      <w:ins w:id="6760" w:author="Mosi Adesina Ifatunji" w:date="2025-07-11T11:21:00Z" w16du:dateUtc="2025-07-11T16:21:00Z">
        <w:r w:rsidRPr="00B92532">
          <w:t>“Findings from four complementary strands of literature suggest that both mechanisms may be important. Randomized audit studies in several countries show that employer callback rates are lower for minority job applicants, implying that some firms set a higher bar for non-White candidates, or avoid hiring minorities altogether. Observational studies show that White managers are less likely to hire and retain minority applicants … and that workplaces are substantially segregated by race and ethnicity… Finally, studies of occupational stratification… suggest that employers assign non-White workers to lower-paid occupations, accounting for some of the racial pay gap within firms” (Gerard et al. 2021:3419</w:t>
        </w:r>
        <w:proofErr w:type="gramStart"/>
        <w:r w:rsidRPr="00B92532">
          <w:t>) .</w:t>
        </w:r>
        <w:proofErr w:type="gramEnd"/>
      </w:ins>
    </w:p>
    <w:p w14:paraId="6CAD5A61" w14:textId="1E4F96B3" w:rsidR="00180BC1" w:rsidRPr="00B92532" w:rsidRDefault="00180BC1" w:rsidP="007B100A">
      <w:pPr>
        <w:spacing w:before="100" w:beforeAutospacing="1" w:after="100" w:afterAutospacing="1"/>
        <w:rPr>
          <w:ins w:id="6761" w:author="Mosi Adesina Ifatunji" w:date="2025-07-11T11:21:00Z" w16du:dateUtc="2025-07-11T16:21:00Z"/>
        </w:rPr>
      </w:pPr>
      <w:ins w:id="6762" w:author="Mosi Adesina Ifatunji" w:date="2025-07-11T11:21:00Z" w16du:dateUtc="2025-07-11T16:21:00Z">
        <w:r w:rsidRPr="00B92532">
          <w:t>“Consistent with findings from the United States, Germany, and other countries… we find that firms play a large role in explaining the variation in wages for all race-gender groups. The differences in the wage premiums paid by different establishments, together with a strong pattern of positive assortative matching between workers and establishments within each race-gender group, explains about 30–40 percent of the variation in wages for all groups… Importantly, since non-Whites in Brazil tend to have lower education and lower average earnings irrespective of where they work, such positive assortative matching would lead to a lower share of non-White workers at higher-paying establishments, even in the absence of discriminatory employment policies” (Gerard et al. 2021:3420) .</w:t>
        </w:r>
      </w:ins>
    </w:p>
    <w:p w14:paraId="7DAC4AB2" w14:textId="0335685B" w:rsidR="00180BC1" w:rsidRPr="00B92532" w:rsidRDefault="00180BC1" w:rsidP="007B100A">
      <w:pPr>
        <w:spacing w:before="100" w:beforeAutospacing="1" w:after="100" w:afterAutospacing="1"/>
        <w:rPr>
          <w:ins w:id="6763" w:author="Mosi Adesina Ifatunji" w:date="2025-07-11T11:21:00Z" w16du:dateUtc="2025-07-11T16:21:00Z"/>
        </w:rPr>
      </w:pPr>
      <w:ins w:id="6764" w:author="Mosi Adesina Ifatunji" w:date="2025-07-11T11:21:00Z" w16du:dateUtc="2025-07-11T16:21:00Z">
        <w:r w:rsidRPr="00B92532">
          <w:t>“This counterfactual suggests that about two-thirds of the overall sorting effect, accounting for 12–13 percent of the White-non-White wage gap, is explained by race-neutral ‘skill-based’ sorting. The remainder, incorporating discriminatory hiring and retention policies, accounts for about 6–7 percent of the overall racial wage gap” (Gerard et al. 2021:3420</w:t>
        </w:r>
        <w:proofErr w:type="gramStart"/>
        <w:r w:rsidRPr="00B92532">
          <w:t>) .</w:t>
        </w:r>
        <w:proofErr w:type="gramEnd"/>
      </w:ins>
    </w:p>
    <w:p w14:paraId="55BA7C35" w14:textId="77777777" w:rsidR="00180BC1" w:rsidRPr="00B92532" w:rsidRDefault="00180BC1" w:rsidP="007B100A">
      <w:pPr>
        <w:spacing w:before="100" w:beforeAutospacing="1" w:after="100" w:afterAutospacing="1"/>
        <w:rPr>
          <w:ins w:id="6765" w:author="Mosi Adesina Ifatunji" w:date="2025-07-11T11:21:00Z" w16du:dateUtc="2025-07-11T16:21:00Z"/>
        </w:rPr>
      </w:pPr>
      <w:ins w:id="6766" w:author="Mosi Adesina Ifatunji" w:date="2025-07-11T11:21:00Z" w16du:dateUtc="2025-07-11T16:21:00Z">
        <w:r w:rsidRPr="00B92532">
          <w:t>“We find that the wage premiums for non-Whites are compressed relative to Whites—a pattern that is consistent with monopsonistic wage setting and lower elasticities of firm-specific supply… or with lower bargaining power… for non-Whites. These lower average premiums explain another 4–5 percent of the overall racial wage gap” (Gerard et al. 2021:3421</w:t>
        </w:r>
        <w:proofErr w:type="gramStart"/>
        <w:r w:rsidRPr="00B92532">
          <w:t>) .</w:t>
        </w:r>
        <w:proofErr w:type="gramEnd"/>
      </w:ins>
    </w:p>
    <w:p w14:paraId="6E3BEC85" w14:textId="77777777" w:rsidR="00180BC1" w:rsidRPr="00B92532" w:rsidRDefault="00180BC1" w:rsidP="007B100A">
      <w:pPr>
        <w:spacing w:before="100" w:beforeAutospacing="1" w:after="100" w:afterAutospacing="1"/>
        <w:rPr>
          <w:ins w:id="6767" w:author="Mosi Adesina Ifatunji" w:date="2025-07-11T11:21:00Z" w16du:dateUtc="2025-07-11T16:21:00Z"/>
        </w:rPr>
      </w:pPr>
    </w:p>
    <w:p w14:paraId="05A3A497" w14:textId="77777777" w:rsidR="008C07B3" w:rsidRPr="00B92532" w:rsidRDefault="00180BC1" w:rsidP="007B100A">
      <w:pPr>
        <w:spacing w:before="100" w:beforeAutospacing="1" w:after="100" w:afterAutospacing="1"/>
        <w:rPr>
          <w:ins w:id="6768" w:author="Mosi Adesina Ifatunji" w:date="2025-07-11T11:22:00Z" w16du:dateUtc="2025-07-11T16:22:00Z"/>
        </w:rPr>
      </w:pPr>
      <w:ins w:id="6769" w:author="Mosi Adesina Ifatunji" w:date="2025-07-11T11:21:00Z" w16du:dateUtc="2025-07-11T16:21:00Z">
        <w:r w:rsidRPr="00B92532">
          <w:lastRenderedPageBreak/>
          <w:t>“The wage losses associated with unexplained sorting and differential wage setting are particularly large for college-educated workers, suggesting that the allocative costs of these policies may be important. Moreover, as we show later in the paper, the relative importance of these two components is even larger (for all education groups) controlling for observed occupational differences between Whites and non-Whites” (Gerard et al. 2021:3421</w:t>
        </w:r>
        <w:proofErr w:type="gramStart"/>
        <w:r w:rsidRPr="00B92532">
          <w:t>) .</w:t>
        </w:r>
      </w:ins>
      <w:proofErr w:type="gramEnd"/>
    </w:p>
    <w:p w14:paraId="496A2CD3" w14:textId="6BADCD23" w:rsidR="00180BC1" w:rsidRPr="00B92532" w:rsidRDefault="00180BC1" w:rsidP="007B100A">
      <w:pPr>
        <w:spacing w:before="100" w:beforeAutospacing="1" w:after="100" w:afterAutospacing="1"/>
        <w:rPr>
          <w:ins w:id="6770" w:author="Mosi Adesina Ifatunji" w:date="2025-07-11T11:21:00Z" w16du:dateUtc="2025-07-11T16:21:00Z"/>
        </w:rPr>
      </w:pPr>
      <w:ins w:id="6771" w:author="Mosi Adesina Ifatunji" w:date="2025-07-11T11:21:00Z" w16du:dateUtc="2025-07-11T16:21:00Z">
        <w:r w:rsidRPr="00B92532">
          <w:t xml:space="preserve">“A majority of this gap is attributed to differences in person effects (79 percent for men and 85 percent for </w:t>
        </w:r>
        <w:proofErr w:type="gramStart"/>
        <w:r w:rsidRPr="00B92532">
          <w:t>women)…</w:t>
        </w:r>
        <w:proofErr w:type="gramEnd"/>
        <w:r w:rsidRPr="00B92532">
          <w:t xml:space="preserve"> while differences in the establishment effects account for 21 percent and 25 percent” (see Table 3, p. 3440</w:t>
        </w:r>
        <w:proofErr w:type="gramStart"/>
        <w:r w:rsidRPr="00B92532">
          <w:t>) .</w:t>
        </w:r>
        <w:proofErr w:type="gramEnd"/>
      </w:ins>
    </w:p>
    <w:p w14:paraId="6F1535C3" w14:textId="1B84C51C" w:rsidR="00180BC1" w:rsidRPr="00B92532" w:rsidRDefault="00180BC1" w:rsidP="007B100A">
      <w:pPr>
        <w:spacing w:before="100" w:beforeAutospacing="1" w:after="100" w:afterAutospacing="1"/>
        <w:rPr>
          <w:ins w:id="6772" w:author="Mosi Adesina Ifatunji" w:date="2025-07-11T11:21:00Z" w16du:dateUtc="2025-07-11T16:21:00Z"/>
        </w:rPr>
      </w:pPr>
      <w:ins w:id="6773" w:author="Mosi Adesina Ifatunji" w:date="2025-07-11T11:21:00Z" w16du:dateUtc="2025-07-11T16:21:00Z">
        <w:r w:rsidRPr="00B92532">
          <w:t>“The sorting effect accounts for 2.9 pp among men and 4.8 pp among women, or 18 percent and 20 percent of their White-non-White wage gap, respectively. By comparison, the estimated wage-setting effects are modest in size, on the order of 4 to 5 percent of the overall White-non-White wage gap” (Gerard et al. 2021:3441</w:t>
        </w:r>
        <w:proofErr w:type="gramStart"/>
        <w:r w:rsidRPr="00B92532">
          <w:t>) .</w:t>
        </w:r>
        <w:proofErr w:type="gramEnd"/>
      </w:ins>
    </w:p>
    <w:p w14:paraId="264A04B3" w14:textId="6B7F934A" w:rsidR="00180BC1" w:rsidRPr="00B92532" w:rsidRDefault="00180BC1" w:rsidP="007B100A">
      <w:pPr>
        <w:spacing w:before="100" w:beforeAutospacing="1" w:after="100" w:afterAutospacing="1"/>
        <w:rPr>
          <w:ins w:id="6774" w:author="Mosi Adesina Ifatunji" w:date="2025-07-11T11:21:00Z" w16du:dateUtc="2025-07-11T16:21:00Z"/>
        </w:rPr>
      </w:pPr>
      <w:ins w:id="6775" w:author="Mosi Adesina Ifatunji" w:date="2025-07-11T11:21:00Z" w16du:dateUtc="2025-07-11T16:21:00Z">
        <w:r w:rsidRPr="00B92532">
          <w:t>“For both genders, skill-based sorting accounts for about 65 percent of the overall sorting effect, while residual sorting—which includes any effect of discriminatory employment policies by higher-premium establishments—accounts for about 35 percent of the sorting effect or 6–7 percent of the overall White-non-White wage gap” (Gerard et al. 2021:3443</w:t>
        </w:r>
        <w:proofErr w:type="gramStart"/>
        <w:r w:rsidRPr="00B92532">
          <w:t>) .</w:t>
        </w:r>
        <w:proofErr w:type="gramEnd"/>
      </w:ins>
    </w:p>
    <w:p w14:paraId="09F7BB71" w14:textId="56B8503C" w:rsidR="00180BC1" w:rsidRPr="00B92532" w:rsidRDefault="00180BC1" w:rsidP="007B100A">
      <w:pPr>
        <w:spacing w:before="100" w:beforeAutospacing="1" w:after="100" w:afterAutospacing="1"/>
        <w:rPr>
          <w:ins w:id="6776" w:author="Mosi Adesina Ifatunji" w:date="2025-07-11T11:21:00Z" w16du:dateUtc="2025-07-11T16:21:00Z"/>
        </w:rPr>
      </w:pPr>
      <w:ins w:id="6777" w:author="Mosi Adesina Ifatunji" w:date="2025-07-11T11:21:00Z" w16du:dateUtc="2025-07-11T16:21:00Z">
        <w:r w:rsidRPr="00B92532">
          <w:t xml:space="preserve">“The role of employment and pay-setting policies is also illustrated in Figure 6. The dashed black lines in the lower panels display the mean White-specific establishment effect at the places of employment of non-White workers. The gaps between the dashed black lines and the solid black lines thus capture the wage-setting effect by education group, while the gaps between the solid gray lines and the dashed black lines capture the sorting effect. The patterns in Figure 6 show that both effects increase in the higher-education categories… the contribution of the differential sorting of Whites and non-Whites across workplaces remains relatively larger for higher-education categories… </w:t>
        </w:r>
        <w:proofErr w:type="gramStart"/>
        <w:r w:rsidRPr="00B92532">
          <w:t>However</w:t>
        </w:r>
        <w:proofErr w:type="gramEnd"/>
        <w:r w:rsidRPr="00B92532">
          <w:t xml:space="preserve">… the shares attributed to the wage-setting effect would rise under our alternative normalization assumption, and they would </w:t>
        </w:r>
        <w:proofErr w:type="gramStart"/>
        <w:r w:rsidRPr="00B92532">
          <w:t>actually exceed</w:t>
        </w:r>
        <w:proofErr w:type="gramEnd"/>
        <w:r w:rsidRPr="00B92532">
          <w:t xml:space="preserve"> the shares attributed to differential sorting for each education category—e.g., they would reach 25 percent and 27 percent for college graduates” (Gerard et al. 2021:3446</w:t>
        </w:r>
        <w:proofErr w:type="gramStart"/>
        <w:r w:rsidRPr="00B92532">
          <w:t>) .</w:t>
        </w:r>
        <w:proofErr w:type="gramEnd"/>
      </w:ins>
    </w:p>
    <w:p w14:paraId="1776713F" w14:textId="46BE8301" w:rsidR="00180BC1" w:rsidRPr="00B92532" w:rsidRDefault="00180BC1" w:rsidP="007B100A">
      <w:pPr>
        <w:spacing w:before="100" w:beforeAutospacing="1" w:after="100" w:afterAutospacing="1"/>
        <w:rPr>
          <w:ins w:id="6778" w:author="Mosi Adesina Ifatunji" w:date="2025-07-11T11:21:00Z" w16du:dateUtc="2025-07-11T16:21:00Z"/>
        </w:rPr>
      </w:pPr>
      <w:ins w:id="6779" w:author="Mosi Adesina Ifatunji" w:date="2025-07-11T11:21:00Z" w16du:dateUtc="2025-07-11T16:21:00Z">
        <w:r w:rsidRPr="00B92532">
          <w:t>“These results are corroborated by robustness checks… We conclude that differential pay setting and unexplained sorting contribute importantly to racial pay gaps in Brazil, with particularly large impacts on non-Whites with the highest levels of education. These results corroborate the work of scholars who highlight the ‘elitist’ nature of racial discrimination in the Brazilian labor market” (Gerard et al. 2021:3449</w:t>
        </w:r>
        <w:proofErr w:type="gramStart"/>
        <w:r w:rsidRPr="00B92532">
          <w:t>) .</w:t>
        </w:r>
        <w:proofErr w:type="gramEnd"/>
      </w:ins>
    </w:p>
    <w:p w14:paraId="4CAE7FBA" w14:textId="50D106B7" w:rsidR="00180BC1" w:rsidRPr="00B92532" w:rsidRDefault="00180BC1" w:rsidP="007B100A">
      <w:pPr>
        <w:spacing w:before="100" w:beforeAutospacing="1" w:after="100" w:afterAutospacing="1"/>
        <w:rPr>
          <w:ins w:id="6780" w:author="Mosi Adesina Ifatunji" w:date="2025-07-11T11:21:00Z" w16du:dateUtc="2025-07-11T16:21:00Z"/>
        </w:rPr>
      </w:pPr>
      <w:ins w:id="6781" w:author="Mosi Adesina Ifatunji" w:date="2025-07-11T11:21:00Z" w16du:dateUtc="2025-07-11T16:21:00Z">
        <w:r w:rsidRPr="00B92532">
          <w:t xml:space="preserve">“This paper measured the contribution of firms’ employment and wage-setting policies to the White-non-White pay gap in Brazil. It showed that firms exacerbate racial inequalities in general skills in three ways. First, the strong assortative matching between workers and establishments means that non-Whites are less likely to be employed in high-premium workplaces, even in the absence of any discriminatory employment practices… non-White </w:t>
        </w:r>
        <w:r w:rsidRPr="00B92532">
          <w:lastRenderedPageBreak/>
          <w:t>workers also tend to be sorted into lower-premium establishments compared to White workers of similar skill levels, and tend to receive lower pay premiums in the establishments they are sorted into. The associated wage losses are particularly severe for non-Whites at the top of the skill distribution” (Gerard et al. 2021:3453)</w:t>
        </w:r>
      </w:ins>
      <w:ins w:id="6782" w:author="Mosi Adesina Ifatunji" w:date="2025-07-11T11:22:00Z" w16du:dateUtc="2025-07-11T16:22:00Z">
        <w:r w:rsidRPr="00B92532">
          <w:t>.</w:t>
        </w:r>
      </w:ins>
    </w:p>
    <w:p w14:paraId="3E38E288" w14:textId="77777777" w:rsidR="00180BC1" w:rsidRPr="00B92532" w:rsidRDefault="00180BC1">
      <w:pPr>
        <w:rPr>
          <w:ins w:id="6783" w:author="Mosi Adesina Ifatunji" w:date="2025-06-16T17:53:00Z" w16du:dateUtc="2025-06-16T22:53:00Z"/>
          <w:highlight w:val="yellow"/>
        </w:rPr>
        <w:pPrChange w:id="6784" w:author="Mosi Adesina Ifatunji" w:date="2025-10-21T19:50:00Z" w16du:dateUtc="2025-10-22T00:50:00Z">
          <w:pPr>
            <w:pStyle w:val="BodyText"/>
          </w:pPr>
        </w:pPrChange>
      </w:pPr>
    </w:p>
    <w:p w14:paraId="1AAFFB13" w14:textId="1E311C16" w:rsidR="00F35816" w:rsidRPr="00B92532" w:rsidRDefault="00F35816" w:rsidP="007B100A">
      <w:pPr>
        <w:rPr>
          <w:ins w:id="6785" w:author="Mosi Adesina Ifatunji" w:date="2025-06-16T17:53:00Z" w16du:dateUtc="2025-06-16T22:53:00Z"/>
        </w:rPr>
      </w:pPr>
      <w:ins w:id="6786" w:author="Mosi Adesina Ifatunji" w:date="2025-06-16T17:53:00Z" w16du:dateUtc="2025-06-16T22:53:00Z">
        <w:r w:rsidRPr="00B92532">
          <w:t xml:space="preserve">… </w:t>
        </w:r>
        <w:r w:rsidRPr="00B92532">
          <w:rPr>
            <w:b/>
            <w:bCs/>
          </w:rPr>
          <w:t>explicit</w:t>
        </w:r>
        <w:r w:rsidRPr="00B92532">
          <w:t xml:space="preserve"> discrimination or harassment </w:t>
        </w:r>
        <w:r w:rsidRPr="00B92532">
          <w:fldChar w:fldCharType="begin">
            <w:fldData xml:space="preserve">PEVuZE5vdGU+PENpdGU+PEF1dGhvcj5Nb25nPC9BdXRob3I+PFllYXI+MjAxMDwvWWVhcj48UmVj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</w:fldData>
          </w:fldChar>
        </w:r>
        <w:r w:rsidRPr="00B92532">
          <w:instrText xml:space="preserve"> ADDIN EN.JS.CITE </w:instrText>
        </w:r>
        <w:r w:rsidRPr="00B92532">
          <w:fldChar w:fldCharType="separate"/>
        </w:r>
      </w:ins>
      <w:r w:rsidR="00167D9D">
        <w:rPr>
          <w:noProof/>
        </w:rPr>
        <w:t>(Mong and Roscigno 2010, Avery, Volpone and Holmes Iv 2015)</w:t>
      </w:r>
      <w:ins w:id="6787" w:author="Mosi Adesina Ifatunji" w:date="2025-06-16T17:53:00Z" w16du:dateUtc="2025-06-16T22:53:00Z">
        <w:r w:rsidRPr="00B92532">
          <w:fldChar w:fldCharType="end"/>
        </w:r>
        <w:r w:rsidRPr="00B92532">
          <w:t>,</w:t>
        </w:r>
      </w:ins>
    </w:p>
    <w:p w14:paraId="158F04F7" w14:textId="77777777" w:rsidR="00F35816" w:rsidRPr="00B92532" w:rsidRDefault="00F35816">
      <w:pPr>
        <w:rPr>
          <w:ins w:id="6788" w:author="Mosi Adesina Ifatunji" w:date="2025-06-16T17:56:00Z" w16du:dateUtc="2025-06-16T22:56:00Z"/>
          <w:highlight w:val="yellow"/>
        </w:rPr>
        <w:pPrChange w:id="6789" w:author="Mosi Adesina Ifatunji" w:date="2025-10-21T19:50:00Z" w16du:dateUtc="2025-10-22T00:50:00Z">
          <w:pPr>
            <w:pStyle w:val="BodyText"/>
          </w:pPr>
        </w:pPrChange>
      </w:pPr>
    </w:p>
    <w:p w14:paraId="25CF08D2" w14:textId="2C705055" w:rsidR="009E2782" w:rsidRPr="00B92532" w:rsidRDefault="009E2782" w:rsidP="007B100A">
      <w:pPr>
        <w:rPr>
          <w:ins w:id="6790" w:author="Mosi Adesina Ifatunji" w:date="2025-06-16T17:56:00Z" w16du:dateUtc="2025-06-16T22:56:00Z"/>
        </w:rPr>
      </w:pPr>
      <w:ins w:id="6791" w:author="Mosi Adesina Ifatunji" w:date="2025-06-16T17:56:00Z" w16du:dateUtc="2025-06-16T22:56:00Z">
        <w:r w:rsidRPr="00B92532">
          <w:t xml:space="preserve">White credentialing might therefore result in firm-level </w:t>
        </w:r>
        <w:r w:rsidRPr="00B92532">
          <w:rPr>
            <w:b/>
            <w:bCs/>
          </w:rPr>
          <w:t>self-replication</w:t>
        </w:r>
        <w:r w:rsidRPr="00B92532">
          <w:t xml:space="preserve"> in the hiring process … </w:t>
        </w:r>
        <w:r w:rsidRPr="00B92532">
          <w:fldChar w:fldCharType="begin">
            <w:fldData xml:space="preserve">PEVuZE5vdGU+PENpdGU+PEF1dGhvcj5SaXZlcmE8L0F1dGhvcj48WWVhcj4yMDEyPC9ZZWFyPjxS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</w:fldData>
          </w:fldChar>
        </w:r>
        <w:r w:rsidRPr="00B92532">
          <w:instrText xml:space="preserve"> ADDIN EN.JS.CITE </w:instrText>
        </w:r>
        <w:r w:rsidRPr="00B92532">
          <w:fldChar w:fldCharType="separate"/>
        </w:r>
      </w:ins>
      <w:r w:rsidR="008B7FC0">
        <w:rPr>
          <w:noProof/>
        </w:rPr>
        <w:t>(Rivera 2012, Rivera 2015, Rivera 2020)</w:t>
      </w:r>
      <w:ins w:id="6792" w:author="Mosi Adesina Ifatunji" w:date="2025-06-16T17:56:00Z" w16du:dateUtc="2025-06-16T22:56:00Z">
        <w:r w:rsidRPr="00B92532">
          <w:fldChar w:fldCharType="end"/>
        </w:r>
        <w:r w:rsidRPr="00B92532">
          <w:t>.</w:t>
        </w:r>
      </w:ins>
    </w:p>
    <w:p w14:paraId="7AEF5E35" w14:textId="77777777" w:rsidR="009E2782" w:rsidRPr="00B92532" w:rsidRDefault="009E2782">
      <w:pPr>
        <w:rPr>
          <w:ins w:id="6793" w:author="Mosi Adesina Ifatunji" w:date="2025-06-16T17:57:00Z" w16du:dateUtc="2025-06-16T22:57:00Z"/>
          <w:highlight w:val="yellow"/>
        </w:rPr>
        <w:pPrChange w:id="6794" w:author="Mosi Adesina Ifatunji" w:date="2025-10-21T19:50:00Z" w16du:dateUtc="2025-10-22T00:50:00Z">
          <w:pPr>
            <w:pStyle w:val="BodyText"/>
          </w:pPr>
        </w:pPrChange>
      </w:pPr>
    </w:p>
    <w:p w14:paraId="147E6D14" w14:textId="3DBA80BE" w:rsidR="00B93B27" w:rsidRPr="00B92532" w:rsidRDefault="0006290D" w:rsidP="007B100A">
      <w:pPr>
        <w:rPr>
          <w:ins w:id="6795" w:author="Mosi Adesina Ifatunji" w:date="2025-06-17T13:24:00Z" w16du:dateUtc="2025-06-17T18:24:00Z"/>
        </w:rPr>
      </w:pPr>
      <w:ins w:id="6796" w:author="Mosi Adesina Ifatunji" w:date="2025-06-16T17:57:00Z" w16du:dateUtc="2025-06-16T22:57:00Z">
        <w:r w:rsidRPr="00B92532">
          <w:t>…</w:t>
        </w:r>
        <w:r w:rsidRPr="00B92532" w:rsidDel="00817FAB">
          <w:t xml:space="preserve"> </w:t>
        </w:r>
        <w:r w:rsidRPr="00B92532">
          <w:t xml:space="preserve">homosocial </w:t>
        </w:r>
        <w:r w:rsidRPr="00B92532">
          <w:rPr>
            <w:b/>
            <w:bCs/>
          </w:rPr>
          <w:t>reproduction</w:t>
        </w:r>
        <w:r w:rsidRPr="00B92532">
          <w:t xml:space="preserve"> </w:t>
        </w:r>
        <w:r w:rsidRPr="00B92532">
          <w:fldChar w:fldCharType="begin">
            <w:fldData xml:space="preserve">PEVuZE5vdGU+PENpdGU+PEF1dGhvcj5LYW50ZXI8L0F1dGhvcj48WWVhcj4xOTc3PC9ZZWFyPjxS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==
</w:fldData>
          </w:fldChar>
        </w:r>
        <w:r w:rsidRPr="00B92532">
          <w:instrText xml:space="preserve"> ADDIN EN.JS.CITE </w:instrText>
        </w:r>
        <w:r w:rsidRPr="00B92532">
          <w:fldChar w:fldCharType="separate"/>
        </w:r>
      </w:ins>
      <w:r w:rsidR="008B7FC0">
        <w:rPr>
          <w:noProof/>
        </w:rPr>
        <w:t>(Kanter 1977, Rivera 2012)</w:t>
      </w:r>
      <w:ins w:id="6797" w:author="Mosi Adesina Ifatunji" w:date="2025-06-16T17:57:00Z" w16du:dateUtc="2025-06-16T22:57:00Z">
        <w:r w:rsidRPr="00B92532">
          <w:fldChar w:fldCharType="end"/>
        </w:r>
        <w:r w:rsidRPr="00B92532">
          <w:t>,</w:t>
        </w:r>
      </w:ins>
    </w:p>
    <w:p w14:paraId="3807A354" w14:textId="77777777" w:rsidR="004D12F2" w:rsidRPr="00B92532" w:rsidRDefault="004D12F2" w:rsidP="007B100A">
      <w:pPr>
        <w:rPr>
          <w:ins w:id="6798" w:author="Mosi Adesina Ifatunji" w:date="2025-06-13T17:24:00Z" w16du:dateUtc="2025-06-13T22:24:00Z"/>
        </w:rPr>
      </w:pPr>
    </w:p>
    <w:p w14:paraId="7CE581C1" w14:textId="77777777" w:rsidR="00732491" w:rsidRPr="00B92532" w:rsidRDefault="009A713F" w:rsidP="007B100A">
      <w:pPr>
        <w:rPr>
          <w:ins w:id="6799" w:author="Mosi Adesina Ifatunji" w:date="2025-06-14T14:49:00Z" w16du:dateUtc="2025-06-14T19:49:00Z"/>
        </w:rPr>
      </w:pPr>
      <w:ins w:id="6800" w:author="Mosi Adesina Ifatunji" w:date="2025-06-13T17:24:00Z" w16du:dateUtc="2025-06-13T22:24:00Z">
        <w:r w:rsidRPr="00B92532">
          <w:t xml:space="preserve">However, it remains unclear </w:t>
        </w:r>
        <w:r w:rsidR="00DD73D6" w:rsidRPr="00B92532">
          <w:t xml:space="preserve">what determines </w:t>
        </w:r>
        <w:r w:rsidR="00C03AB0" w:rsidRPr="00B92532">
          <w:t>the sorting of workers between firms.</w:t>
        </w:r>
      </w:ins>
    </w:p>
    <w:p w14:paraId="7285D1B0" w14:textId="77777777" w:rsidR="00732491" w:rsidRPr="00B92532" w:rsidRDefault="00732491" w:rsidP="007B100A">
      <w:pPr>
        <w:rPr>
          <w:ins w:id="6801" w:author="Mosi Adesina Ifatunji" w:date="2025-06-17T13:24:00Z" w16du:dateUtc="2025-06-17T18:24:00Z"/>
        </w:rPr>
      </w:pPr>
    </w:p>
    <w:p w14:paraId="10D21328" w14:textId="3FF898BB" w:rsidR="004D12F2" w:rsidRPr="00B92532" w:rsidRDefault="004D12F2" w:rsidP="007B100A">
      <w:pPr>
        <w:rPr>
          <w:ins w:id="6802" w:author="Mosi Adesina Ifatunji" w:date="2025-06-14T14:49:00Z" w16du:dateUtc="2025-06-14T19:49:00Z"/>
        </w:rPr>
      </w:pPr>
      <w:ins w:id="6803" w:author="Mosi Adesina Ifatunji" w:date="2025-06-17T13:24:00Z" w16du:dateUtc="2025-06-17T18:24:00Z">
        <w:r w:rsidRPr="00B92532">
          <w:t>If X-</w:t>
        </w:r>
      </w:ins>
      <w:ins w:id="6804" w:author="Mosi Adesina Ifatunji" w:date="2025-06-17T13:25:00Z" w16du:dateUtc="2025-06-17T18:25:00Z">
        <w:r w:rsidRPr="00B92532">
          <w:t xml:space="preserve">percent of the difference in wages </w:t>
        </w:r>
        <w:r w:rsidR="00AA64AB" w:rsidRPr="00B92532">
          <w:t>is accounted for by</w:t>
        </w:r>
        <w:r w:rsidR="00F43104" w:rsidRPr="00B92532">
          <w:t xml:space="preserve"> </w:t>
        </w:r>
      </w:ins>
      <w:ins w:id="6805" w:author="Mosi Adesina Ifatunji" w:date="2025-06-17T13:26:00Z" w16du:dateUtc="2025-06-17T18:26:00Z">
        <w:r w:rsidR="00F43104" w:rsidRPr="00B92532">
          <w:t>the fact that Black and White workers tend to work in different</w:t>
        </w:r>
      </w:ins>
      <w:ins w:id="6806" w:author="Mosi Adesina Ifatunji" w:date="2025-06-17T13:25:00Z" w16du:dateUtc="2025-06-17T18:25:00Z">
        <w:r w:rsidR="00AA64AB" w:rsidRPr="00B92532">
          <w:t xml:space="preserve"> </w:t>
        </w:r>
      </w:ins>
      <w:ins w:id="6807" w:author="Mosi Adesina Ifatunji" w:date="2025-06-17T13:27:00Z" w16du:dateUtc="2025-06-17T18:27:00Z">
        <w:r w:rsidR="006C453A" w:rsidRPr="00B92532">
          <w:t>industries</w:t>
        </w:r>
      </w:ins>
      <w:ins w:id="6808" w:author="Mosi Adesina Ifatunji" w:date="2025-06-17T13:25:00Z" w16du:dateUtc="2025-06-17T18:25:00Z">
        <w:r w:rsidR="00AA64AB" w:rsidRPr="00B92532">
          <w:t>, occupation</w:t>
        </w:r>
      </w:ins>
      <w:ins w:id="6809" w:author="Mosi Adesina Ifatunji" w:date="2025-06-17T13:26:00Z" w16du:dateUtc="2025-06-17T18:26:00Z">
        <w:r w:rsidR="00F43104" w:rsidRPr="00B92532">
          <w:t>s</w:t>
        </w:r>
      </w:ins>
      <w:ins w:id="6810" w:author="Mosi Adesina Ifatunji" w:date="2025-06-17T13:25:00Z" w16du:dateUtc="2025-06-17T18:25:00Z">
        <w:r w:rsidR="00AA64AB" w:rsidRPr="00B92532">
          <w:t xml:space="preserve"> and/or </w:t>
        </w:r>
      </w:ins>
      <w:ins w:id="6811" w:author="Mosi Adesina Ifatunji" w:date="2025-06-17T13:26:00Z" w16du:dateUtc="2025-06-17T18:26:00Z">
        <w:r w:rsidR="00F43104" w:rsidRPr="00B92532">
          <w:t>firms, then</w:t>
        </w:r>
        <w:r w:rsidR="00AB1D59" w:rsidRPr="00B92532">
          <w:t xml:space="preserve"> studies should adjust for these trends</w:t>
        </w:r>
      </w:ins>
      <w:ins w:id="6812" w:author="Mosi Adesina Ifatunji" w:date="2025-06-17T13:27:00Z" w16du:dateUtc="2025-06-17T18:27:00Z">
        <w:r w:rsidR="006C453A" w:rsidRPr="00B92532">
          <w:t>, using models that allow us to observe between and within firm contributions to wage differences.</w:t>
        </w:r>
      </w:ins>
    </w:p>
    <w:p w14:paraId="56E94CD4" w14:textId="77777777" w:rsidR="00732491" w:rsidRPr="00B92532" w:rsidRDefault="00732491" w:rsidP="007B100A">
      <w:pPr>
        <w:rPr>
          <w:ins w:id="6813" w:author="Mosi Adesina Ifatunji" w:date="2025-06-14T14:49:00Z" w16du:dateUtc="2025-06-14T19:49:00Z"/>
          <w:highlight w:val="lightGray"/>
        </w:rPr>
      </w:pPr>
    </w:p>
    <w:p w14:paraId="3B56CA4B" w14:textId="040E99DE" w:rsidR="00732491" w:rsidRPr="00B92532" w:rsidRDefault="00732491">
      <w:pPr>
        <w:rPr>
          <w:ins w:id="6814" w:author="Mosi Adesina Ifatunji" w:date="2025-06-17T16:44:00Z" w16du:dateUtc="2025-06-17T21:44:00Z"/>
          <w:highlight w:val="lightGray"/>
        </w:rPr>
        <w:pPrChange w:id="6815" w:author="Mosi Adesina Ifatunji" w:date="2025-10-21T19:50:00Z" w16du:dateUtc="2025-10-22T00:50:00Z">
          <w:pPr>
            <w:pStyle w:val="NoSpacing"/>
          </w:pPr>
        </w:pPrChange>
      </w:pPr>
    </w:p>
    <w:p w14:paraId="484937DA" w14:textId="77777777" w:rsidR="00FF676F" w:rsidRPr="00B92532" w:rsidRDefault="00FF676F">
      <w:pPr>
        <w:rPr>
          <w:ins w:id="6816" w:author="Mosi Adesina Ifatunji" w:date="2025-06-17T16:44:00Z" w16du:dateUtc="2025-06-17T21:44:00Z"/>
          <w:highlight w:val="lightGray"/>
        </w:rPr>
        <w:pPrChange w:id="6817" w:author="Mosi Adesina Ifatunji" w:date="2025-10-21T19:50:00Z" w16du:dateUtc="2025-10-22T00:50:00Z">
          <w:pPr>
            <w:pStyle w:val="BodyText"/>
          </w:pPr>
        </w:pPrChange>
      </w:pPr>
    </w:p>
    <w:p w14:paraId="2E2F970F" w14:textId="77777777" w:rsidR="003314EC" w:rsidRPr="009C7309" w:rsidRDefault="003314EC">
      <w:pPr>
        <w:rPr>
          <w:ins w:id="6818" w:author="Mosi Adesina Ifatunji" w:date="2025-06-17T16:49:00Z" w16du:dateUtc="2025-06-17T21:49:00Z"/>
        </w:rPr>
        <w:pPrChange w:id="6819" w:author="Mosi Adesina Ifatunji" w:date="2025-10-21T19:50:00Z" w16du:dateUtc="2025-10-22T00:50:00Z">
          <w:pPr>
            <w:pStyle w:val="NoSpacing"/>
          </w:pPr>
        </w:pPrChange>
      </w:pPr>
      <w:ins w:id="6820" w:author="Mosi Adesina Ifatunji" w:date="2025-06-17T16:44:00Z" w16du:dateUtc="2025-06-17T21:44:00Z">
        <w:r w:rsidRPr="006B17C5">
          <w:rPr>
            <w:color w:val="070707"/>
            <w:rPrChange w:id="6821" w:author="Mosi Adesina Ifatunji" w:date="2025-07-17T11:52:00Z" w16du:dateUtc="2025-07-17T16:52:00Z">
              <w:rPr>
                <w:rFonts w:ascii="Helvetica Neue" w:hAnsi="Helvetica Neue" w:cs="Helvetica Neue"/>
                <w:b/>
                <w:bCs/>
                <w:color w:val="000000" w:themeColor="text1"/>
                <w:sz w:val="26"/>
              </w:rPr>
            </w:rPrChange>
          </w:rPr>
          <w:t xml:space="preserve">Reich, Michael, David M Gordon, and Richard C Edwards. 1973. "A theory of labor market segmentation." </w:t>
        </w:r>
        <w:r w:rsidRPr="006B17C5">
          <w:rPr>
            <w:i/>
            <w:color w:val="070707"/>
            <w:rPrChange w:id="6822" w:author="Mosi Adesina Ifatunji" w:date="2025-07-17T11:52:00Z" w16du:dateUtc="2025-07-17T16:52:00Z">
              <w:rPr>
                <w:rFonts w:ascii="Helvetica Neue" w:hAnsi="Helvetica Neue" w:cs="Helvetica Neue"/>
                <w:b/>
                <w:bCs/>
                <w:i/>
                <w:iCs/>
                <w:color w:val="000000" w:themeColor="text1"/>
                <w:sz w:val="26"/>
              </w:rPr>
            </w:rPrChange>
          </w:rPr>
          <w:t>American Economic Review</w:t>
        </w:r>
        <w:r w:rsidRPr="006B17C5">
          <w:rPr>
            <w:color w:val="070707"/>
            <w:rPrChange w:id="6823" w:author="Mosi Adesina Ifatunji" w:date="2025-07-17T11:52:00Z" w16du:dateUtc="2025-07-17T16:52:00Z">
              <w:rPr>
                <w:rFonts w:ascii="Helvetica Neue" w:hAnsi="Helvetica Neue" w:cs="Helvetica Neue"/>
                <w:b/>
                <w:bCs/>
                <w:color w:val="000000" w:themeColor="text1"/>
                <w:sz w:val="26"/>
              </w:rPr>
            </w:rPrChange>
          </w:rPr>
          <w:t xml:space="preserve"> 63(2):359–65.</w:t>
        </w:r>
      </w:ins>
    </w:p>
    <w:p w14:paraId="5268C271" w14:textId="77777777" w:rsidR="007D1FBC" w:rsidRPr="00B92532" w:rsidRDefault="007D1FBC">
      <w:pPr>
        <w:rPr>
          <w:ins w:id="6824" w:author="Mosi Adesina Ifatunji" w:date="2025-06-17T16:49:00Z" w16du:dateUtc="2025-06-17T21:49:00Z"/>
        </w:rPr>
        <w:pPrChange w:id="6825" w:author="Mosi Adesina Ifatunji" w:date="2025-10-21T19:50:00Z" w16du:dateUtc="2025-10-22T00:50:00Z">
          <w:pPr>
            <w:pStyle w:val="BodyText"/>
          </w:pPr>
        </w:pPrChange>
      </w:pPr>
    </w:p>
    <w:p w14:paraId="314D4E6A" w14:textId="77777777" w:rsidR="007D1FBC" w:rsidRPr="006B17C5" w:rsidRDefault="007D1FBC">
      <w:pPr>
        <w:rPr>
          <w:ins w:id="6826" w:author="Mosi Adesina Ifatunji" w:date="2025-06-17T16:50:00Z" w16du:dateUtc="2025-06-17T21:50:00Z"/>
          <w:rPrChange w:id="6827" w:author="Mosi Adesina Ifatunji" w:date="2025-07-17T11:52:00Z" w16du:dateUtc="2025-07-17T16:52:00Z">
            <w:rPr>
              <w:ins w:id="6828" w:author="Mosi Adesina Ifatunji" w:date="2025-06-17T16:50:00Z" w16du:dateUtc="2025-06-17T21:50:00Z"/>
              <w:rFonts w:ascii="Helvetica Neue" w:hAnsi="Helvetica Neue" w:cs="Helvetica Neue"/>
              <w:sz w:val="26"/>
              <w:szCs w:val="26"/>
            </w:rPr>
          </w:rPrChange>
        </w:rPr>
        <w:pPrChange w:id="6829" w:author="Mosi Adesina Ifatunji" w:date="2025-10-21T19:50:00Z" w16du:dateUtc="2025-10-22T00:50:00Z">
          <w:pPr>
            <w:autoSpaceDE w:val="0"/>
            <w:autoSpaceDN w:val="0"/>
            <w:adjustRightInd w:val="0"/>
            <w:ind w:left="720" w:right="-720" w:hanging="720"/>
          </w:pPr>
        </w:pPrChange>
      </w:pPr>
      <w:ins w:id="6830" w:author="Mosi Adesina Ifatunji" w:date="2025-06-17T16:49:00Z" w16du:dateUtc="2025-06-17T21:49:00Z">
        <w:r w:rsidRPr="006B17C5">
          <w:rPr>
            <w:rPrChange w:id="6831" w:author="Mosi Adesina Ifatunji" w:date="2025-07-17T11:52:00Z" w16du:dateUtc="2025-07-17T16:52:00Z">
              <w:rPr>
                <w:rFonts w:ascii="Helvetica Neue" w:hAnsi="Helvetica Neue" w:cs="Helvetica Neue"/>
                <w:sz w:val="26"/>
                <w:szCs w:val="26"/>
              </w:rPr>
            </w:rPrChange>
          </w:rPr>
          <w:t xml:space="preserve">Becker, Henry Jay. 1980. "Racial segregation among places of employment." </w:t>
        </w:r>
        <w:r w:rsidRPr="006B17C5">
          <w:rPr>
            <w:i/>
            <w:iCs/>
            <w:rPrChange w:id="6832" w:author="Mosi Adesina Ifatunji" w:date="2025-07-17T11:52:00Z" w16du:dateUtc="2025-07-17T16:52:00Z">
              <w:rPr>
                <w:rFonts w:ascii="Helvetica Neue" w:hAnsi="Helvetica Neue" w:cs="Helvetica Neue"/>
                <w:i/>
                <w:iCs/>
                <w:sz w:val="26"/>
                <w:szCs w:val="26"/>
              </w:rPr>
            </w:rPrChange>
          </w:rPr>
          <w:t>Social Forces</w:t>
        </w:r>
        <w:r w:rsidRPr="006B17C5">
          <w:rPr>
            <w:rPrChange w:id="6833" w:author="Mosi Adesina Ifatunji" w:date="2025-07-17T11:52:00Z" w16du:dateUtc="2025-07-17T16:52:00Z">
              <w:rPr>
                <w:rFonts w:ascii="Helvetica Neue" w:hAnsi="Helvetica Neue" w:cs="Helvetica Neue"/>
                <w:sz w:val="26"/>
                <w:szCs w:val="26"/>
              </w:rPr>
            </w:rPrChange>
          </w:rPr>
          <w:t xml:space="preserve"> 58(3):761–76.</w:t>
        </w:r>
      </w:ins>
    </w:p>
    <w:p w14:paraId="06A48286" w14:textId="77777777" w:rsidR="008C1771" w:rsidRPr="00B92532" w:rsidRDefault="008C1771" w:rsidP="007B100A">
      <w:pPr>
        <w:rPr>
          <w:ins w:id="6834" w:author="Mosi Adesina Ifatunji" w:date="2025-07-10T13:55:00Z" w16du:dateUtc="2025-07-10T18:55:00Z"/>
        </w:rPr>
      </w:pPr>
    </w:p>
    <w:p w14:paraId="4F58CF79" w14:textId="77777777" w:rsidR="0071308A" w:rsidRPr="006B17C5" w:rsidRDefault="0071308A">
      <w:pPr>
        <w:rPr>
          <w:ins w:id="6835" w:author="Mosi Adesina Ifatunji" w:date="2025-07-10T13:56:00Z" w16du:dateUtc="2025-07-10T18:56:00Z"/>
          <w:rPrChange w:id="6836" w:author="Mosi Adesina Ifatunji" w:date="2025-07-17T11:52:00Z" w16du:dateUtc="2025-07-17T16:52:00Z">
            <w:rPr>
              <w:ins w:id="6837" w:author="Mosi Adesina Ifatunji" w:date="2025-07-10T13:56:00Z" w16du:dateUtc="2025-07-10T18:56:00Z"/>
              <w:rFonts w:ascii="Helvetica Neue" w:hAnsi="Helvetica Neue" w:cs="Helvetica Neue"/>
              <w:sz w:val="26"/>
              <w:szCs w:val="26"/>
            </w:rPr>
          </w:rPrChange>
        </w:rPr>
        <w:pPrChange w:id="6838" w:author="Mosi Adesina Ifatunji" w:date="2025-10-21T19:50:00Z" w16du:dateUtc="2025-10-22T00:50:00Z">
          <w:pPr>
            <w:autoSpaceDE w:val="0"/>
            <w:autoSpaceDN w:val="0"/>
            <w:adjustRightInd w:val="0"/>
            <w:ind w:left="720" w:right="-720" w:hanging="720"/>
          </w:pPr>
        </w:pPrChange>
      </w:pPr>
      <w:ins w:id="6839" w:author="Mosi Adesina Ifatunji" w:date="2025-07-10T13:56:00Z" w16du:dateUtc="2025-07-10T18:56:00Z">
        <w:r w:rsidRPr="006B17C5">
          <w:rPr>
            <w:highlight w:val="yellow"/>
            <w:rPrChange w:id="6840" w:author="Mosi Adesina Ifatunji" w:date="2025-07-17T11:52:00Z" w16du:dateUtc="2025-07-17T16:52:00Z">
              <w:rPr>
                <w:rFonts w:ascii="Helvetica Neue" w:hAnsi="Helvetica Neue" w:cs="Helvetica Neue"/>
                <w:sz w:val="26"/>
                <w:szCs w:val="26"/>
              </w:rPr>
            </w:rPrChange>
          </w:rPr>
          <w:t xml:space="preserve">Collins, Sharon. 1983. "The Making of the Black Middle-Class." </w:t>
        </w:r>
        <w:r w:rsidRPr="006B17C5">
          <w:rPr>
            <w:i/>
            <w:iCs/>
            <w:highlight w:val="yellow"/>
            <w:rPrChange w:id="6841" w:author="Mosi Adesina Ifatunji" w:date="2025-07-17T11:52:00Z" w16du:dateUtc="2025-07-17T16:52:00Z">
              <w:rPr>
                <w:rFonts w:ascii="Helvetica Neue" w:hAnsi="Helvetica Neue" w:cs="Helvetica Neue"/>
                <w:i/>
                <w:iCs/>
                <w:sz w:val="26"/>
                <w:szCs w:val="26"/>
              </w:rPr>
            </w:rPrChange>
          </w:rPr>
          <w:t>Social Problems</w:t>
        </w:r>
        <w:r w:rsidRPr="006B17C5">
          <w:rPr>
            <w:highlight w:val="yellow"/>
            <w:rPrChange w:id="6842" w:author="Mosi Adesina Ifatunji" w:date="2025-07-17T11:52:00Z" w16du:dateUtc="2025-07-17T16:52:00Z">
              <w:rPr>
                <w:rFonts w:ascii="Helvetica Neue" w:hAnsi="Helvetica Neue" w:cs="Helvetica Neue"/>
                <w:sz w:val="26"/>
                <w:szCs w:val="26"/>
              </w:rPr>
            </w:rPrChange>
          </w:rPr>
          <w:t xml:space="preserve"> 30(4):369–82.</w:t>
        </w:r>
      </w:ins>
    </w:p>
    <w:p w14:paraId="72F7DFCB" w14:textId="77777777" w:rsidR="00A7548C" w:rsidRPr="00B92532" w:rsidRDefault="00A7548C">
      <w:pPr>
        <w:rPr>
          <w:ins w:id="6843" w:author="Mosi Adesina Ifatunji" w:date="2025-06-17T16:50:00Z" w16du:dateUtc="2025-06-17T21:50:00Z"/>
        </w:rPr>
        <w:pPrChange w:id="6844" w:author="Mosi Adesina Ifatunji" w:date="2025-10-21T19:50:00Z" w16du:dateUtc="2025-10-22T00:50:00Z">
          <w:pPr>
            <w:pStyle w:val="BodyText"/>
          </w:pPr>
        </w:pPrChange>
      </w:pPr>
    </w:p>
    <w:p w14:paraId="07496E25" w14:textId="77777777" w:rsidR="008C1771" w:rsidRPr="006B17C5" w:rsidRDefault="008C1771">
      <w:pPr>
        <w:rPr>
          <w:ins w:id="6845" w:author="Mosi Adesina Ifatunji" w:date="2025-06-17T16:50:00Z" w16du:dateUtc="2025-06-17T21:50:00Z"/>
          <w:rPrChange w:id="6846" w:author="Mosi Adesina Ifatunji" w:date="2025-07-17T11:52:00Z" w16du:dateUtc="2025-07-17T16:52:00Z">
            <w:rPr>
              <w:ins w:id="6847" w:author="Mosi Adesina Ifatunji" w:date="2025-06-17T16:50:00Z" w16du:dateUtc="2025-06-17T21:50:00Z"/>
              <w:rFonts w:ascii="Helvetica Neue" w:hAnsi="Helvetica Neue" w:cs="Helvetica Neue"/>
              <w:sz w:val="26"/>
              <w:szCs w:val="26"/>
            </w:rPr>
          </w:rPrChange>
        </w:rPr>
        <w:pPrChange w:id="6848" w:author="Mosi Adesina Ifatunji" w:date="2025-10-21T19:50:00Z" w16du:dateUtc="2025-10-22T00:50:00Z">
          <w:pPr>
            <w:autoSpaceDE w:val="0"/>
            <w:autoSpaceDN w:val="0"/>
            <w:adjustRightInd w:val="0"/>
            <w:ind w:left="720" w:right="-720" w:hanging="720"/>
          </w:pPr>
        </w:pPrChange>
      </w:pPr>
      <w:ins w:id="6849" w:author="Mosi Adesina Ifatunji" w:date="2025-06-17T16:50:00Z" w16du:dateUtc="2025-06-17T21:50:00Z">
        <w:r w:rsidRPr="006B17C5">
          <w:rPr>
            <w:rPrChange w:id="6850" w:author="Mosi Adesina Ifatunji" w:date="2025-07-17T11:52:00Z" w16du:dateUtc="2025-07-17T16:52:00Z">
              <w:rPr>
                <w:rFonts w:ascii="Helvetica Neue" w:hAnsi="Helvetica Neue" w:cs="Helvetica Neue"/>
                <w:sz w:val="26"/>
                <w:szCs w:val="26"/>
              </w:rPr>
            </w:rPrChange>
          </w:rPr>
          <w:t xml:space="preserve">Baron, James N., and William T. Bielby. 1984. "The Organization of Work in a Segmented Economy." </w:t>
        </w:r>
        <w:r w:rsidRPr="006B17C5">
          <w:rPr>
            <w:i/>
            <w:iCs/>
            <w:rPrChange w:id="6851"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6852" w:author="Mosi Adesina Ifatunji" w:date="2025-07-17T11:52:00Z" w16du:dateUtc="2025-07-17T16:52:00Z">
              <w:rPr>
                <w:rFonts w:ascii="Helvetica Neue" w:hAnsi="Helvetica Neue" w:cs="Helvetica Neue"/>
                <w:sz w:val="26"/>
                <w:szCs w:val="26"/>
              </w:rPr>
            </w:rPrChange>
          </w:rPr>
          <w:t xml:space="preserve"> 49(4):454–73.</w:t>
        </w:r>
      </w:ins>
    </w:p>
    <w:p w14:paraId="271328EE" w14:textId="77777777" w:rsidR="008C1771" w:rsidRPr="006B17C5" w:rsidRDefault="008C1771">
      <w:pPr>
        <w:rPr>
          <w:ins w:id="6853" w:author="Mosi Adesina Ifatunji" w:date="2025-06-17T16:52:00Z" w16du:dateUtc="2025-06-17T21:52:00Z"/>
          <w:rPrChange w:id="6854" w:author="Mosi Adesina Ifatunji" w:date="2025-07-17T11:52:00Z" w16du:dateUtc="2025-07-17T16:52:00Z">
            <w:rPr>
              <w:ins w:id="6855" w:author="Mosi Adesina Ifatunji" w:date="2025-06-17T16:52:00Z" w16du:dateUtc="2025-06-17T21:52:00Z"/>
              <w:rFonts w:ascii="Helvetica Neue" w:hAnsi="Helvetica Neue" w:cs="Helvetica Neue"/>
              <w:sz w:val="26"/>
              <w:szCs w:val="26"/>
            </w:rPr>
          </w:rPrChange>
        </w:rPr>
        <w:pPrChange w:id="6856" w:author="Mosi Adesina Ifatunji" w:date="2025-10-21T19:50:00Z" w16du:dateUtc="2025-10-22T00:50:00Z">
          <w:pPr>
            <w:autoSpaceDE w:val="0"/>
            <w:autoSpaceDN w:val="0"/>
            <w:adjustRightInd w:val="0"/>
            <w:ind w:right="-720"/>
          </w:pPr>
        </w:pPrChange>
      </w:pPr>
    </w:p>
    <w:p w14:paraId="719484F5" w14:textId="77777777" w:rsidR="007A7357" w:rsidRPr="006B17C5" w:rsidRDefault="007A7357">
      <w:pPr>
        <w:rPr>
          <w:ins w:id="6857" w:author="Mosi Adesina Ifatunji" w:date="2025-06-17T16:52:00Z" w16du:dateUtc="2025-06-17T21:52:00Z"/>
          <w:rPrChange w:id="6858" w:author="Mosi Adesina Ifatunji" w:date="2025-07-17T11:52:00Z" w16du:dateUtc="2025-07-17T16:52:00Z">
            <w:rPr>
              <w:ins w:id="6859" w:author="Mosi Adesina Ifatunji" w:date="2025-06-17T16:52:00Z" w16du:dateUtc="2025-06-17T21:52:00Z"/>
              <w:rFonts w:ascii="Helvetica Neue" w:hAnsi="Helvetica Neue" w:cs="Helvetica Neue"/>
              <w:sz w:val="26"/>
              <w:szCs w:val="26"/>
            </w:rPr>
          </w:rPrChange>
        </w:rPr>
        <w:pPrChange w:id="6860" w:author="Mosi Adesina Ifatunji" w:date="2025-10-21T19:50:00Z" w16du:dateUtc="2025-10-22T00:50:00Z">
          <w:pPr>
            <w:autoSpaceDE w:val="0"/>
            <w:autoSpaceDN w:val="0"/>
            <w:adjustRightInd w:val="0"/>
            <w:ind w:left="720" w:right="-720" w:hanging="720"/>
          </w:pPr>
        </w:pPrChange>
      </w:pPr>
      <w:ins w:id="6861" w:author="Mosi Adesina Ifatunji" w:date="2025-06-17T16:52:00Z" w16du:dateUtc="2025-06-17T21:52:00Z">
        <w:r w:rsidRPr="006B17C5">
          <w:rPr>
            <w:rPrChange w:id="6862" w:author="Mosi Adesina Ifatunji" w:date="2025-07-17T11:52:00Z" w16du:dateUtc="2025-07-17T16:52:00Z">
              <w:rPr>
                <w:rFonts w:ascii="Helvetica Neue" w:hAnsi="Helvetica Neue" w:cs="Helvetica Neue"/>
                <w:sz w:val="26"/>
                <w:szCs w:val="26"/>
              </w:rPr>
            </w:rPrChange>
          </w:rPr>
          <w:t xml:space="preserve">Kaufman, Robert L. 1986. "The Impact of Industrial and Occupational Structure on Black-White Employment Allocation." </w:t>
        </w:r>
        <w:r w:rsidRPr="006B17C5">
          <w:rPr>
            <w:i/>
            <w:iCs/>
            <w:rPrChange w:id="6863"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6864" w:author="Mosi Adesina Ifatunji" w:date="2025-07-17T11:52:00Z" w16du:dateUtc="2025-07-17T16:52:00Z">
              <w:rPr>
                <w:rFonts w:ascii="Helvetica Neue" w:hAnsi="Helvetica Neue" w:cs="Helvetica Neue"/>
                <w:sz w:val="26"/>
                <w:szCs w:val="26"/>
              </w:rPr>
            </w:rPrChange>
          </w:rPr>
          <w:t xml:space="preserve"> 51(3):310–23.</w:t>
        </w:r>
      </w:ins>
    </w:p>
    <w:p w14:paraId="69BDA476" w14:textId="77777777" w:rsidR="007A7357" w:rsidRPr="006B17C5" w:rsidRDefault="007A7357">
      <w:pPr>
        <w:keepNext/>
        <w:keepLines/>
        <w:rPr>
          <w:ins w:id="6865" w:author="Mosi Adesina Ifatunji" w:date="2025-06-17T16:53:00Z" w16du:dateUtc="2025-06-17T21:53:00Z"/>
          <w:rPrChange w:id="6866" w:author="Mosi Adesina Ifatunji" w:date="2025-07-17T11:52:00Z" w16du:dateUtc="2025-07-17T16:52:00Z">
            <w:rPr>
              <w:ins w:id="6867" w:author="Mosi Adesina Ifatunji" w:date="2025-06-17T16:53:00Z" w16du:dateUtc="2025-06-17T21:53:00Z"/>
              <w:rFonts w:ascii="Helvetica Neue" w:hAnsi="Helvetica Neue" w:cs="Helvetica Neue"/>
              <w:sz w:val="26"/>
              <w:szCs w:val="26"/>
            </w:rPr>
          </w:rPrChange>
        </w:rPr>
        <w:pPrChange w:id="6868" w:author="Mosi Adesina Ifatunji" w:date="2025-10-21T19:50:00Z" w16du:dateUtc="2025-10-22T00:50:00Z">
          <w:pPr>
            <w:autoSpaceDE w:val="0"/>
            <w:autoSpaceDN w:val="0"/>
            <w:adjustRightInd w:val="0"/>
            <w:ind w:right="-720"/>
          </w:pPr>
        </w:pPrChange>
      </w:pPr>
    </w:p>
    <w:p w14:paraId="0660396B" w14:textId="77777777" w:rsidR="00666758" w:rsidRPr="006B17C5" w:rsidRDefault="00666758">
      <w:pPr>
        <w:keepNext/>
        <w:keepLines/>
        <w:rPr>
          <w:ins w:id="6869" w:author="Mosi Adesina Ifatunji" w:date="2025-06-17T16:53:00Z" w16du:dateUtc="2025-06-17T21:53:00Z"/>
          <w:rPrChange w:id="6870" w:author="Mosi Adesina Ifatunji" w:date="2025-07-17T11:52:00Z" w16du:dateUtc="2025-07-17T16:52:00Z">
            <w:rPr>
              <w:ins w:id="6871" w:author="Mosi Adesina Ifatunji" w:date="2025-06-17T16:53:00Z" w16du:dateUtc="2025-06-17T21:53:00Z"/>
              <w:rFonts w:ascii="Helvetica Neue" w:hAnsi="Helvetica Neue" w:cs="Helvetica Neue"/>
              <w:sz w:val="26"/>
              <w:szCs w:val="26"/>
            </w:rPr>
          </w:rPrChange>
        </w:rPr>
        <w:pPrChange w:id="6872" w:author="Mosi Adesina Ifatunji" w:date="2025-10-21T19:50:00Z" w16du:dateUtc="2025-10-22T00:50:00Z">
          <w:pPr>
            <w:autoSpaceDE w:val="0"/>
            <w:autoSpaceDN w:val="0"/>
            <w:adjustRightInd w:val="0"/>
            <w:ind w:left="720" w:right="-720" w:hanging="720"/>
          </w:pPr>
        </w:pPrChange>
      </w:pPr>
      <w:ins w:id="6873" w:author="Mosi Adesina Ifatunji" w:date="2025-06-17T16:53:00Z" w16du:dateUtc="2025-06-17T21:53:00Z">
        <w:r w:rsidRPr="006B17C5">
          <w:rPr>
            <w:rPrChange w:id="6874" w:author="Mosi Adesina Ifatunji" w:date="2025-07-17T11:52:00Z" w16du:dateUtc="2025-07-17T16:52:00Z">
              <w:rPr>
                <w:rFonts w:ascii="Helvetica Neue" w:hAnsi="Helvetica Neue" w:cs="Helvetica Neue"/>
                <w:sz w:val="26"/>
                <w:szCs w:val="26"/>
              </w:rPr>
            </w:rPrChange>
          </w:rPr>
          <w:t xml:space="preserve">Hayward, Mark D., and Shelley Coverman. 1987. "Change in the Racial Composition of Occupations, 1960–1970." </w:t>
        </w:r>
        <w:r w:rsidRPr="006B17C5">
          <w:rPr>
            <w:i/>
            <w:iCs/>
            <w:rPrChange w:id="6875" w:author="Mosi Adesina Ifatunji" w:date="2025-07-17T11:52:00Z" w16du:dateUtc="2025-07-17T16:52:00Z">
              <w:rPr>
                <w:rFonts w:ascii="Helvetica Neue" w:hAnsi="Helvetica Neue" w:cs="Helvetica Neue"/>
                <w:i/>
                <w:iCs/>
                <w:sz w:val="26"/>
                <w:szCs w:val="26"/>
              </w:rPr>
            </w:rPrChange>
          </w:rPr>
          <w:t>Sociological Perspectives</w:t>
        </w:r>
        <w:r w:rsidRPr="006B17C5">
          <w:rPr>
            <w:rPrChange w:id="6876" w:author="Mosi Adesina Ifatunji" w:date="2025-07-17T11:52:00Z" w16du:dateUtc="2025-07-17T16:52:00Z">
              <w:rPr>
                <w:rFonts w:ascii="Helvetica Neue" w:hAnsi="Helvetica Neue" w:cs="Helvetica Neue"/>
                <w:sz w:val="26"/>
                <w:szCs w:val="26"/>
              </w:rPr>
            </w:rPrChange>
          </w:rPr>
          <w:t xml:space="preserve"> 30(2):115–42.</w:t>
        </w:r>
      </w:ins>
    </w:p>
    <w:p w14:paraId="4DF70ED6" w14:textId="77777777" w:rsidR="00666758" w:rsidRPr="006B17C5" w:rsidRDefault="00666758">
      <w:pPr>
        <w:keepNext/>
        <w:keepLines/>
        <w:rPr>
          <w:ins w:id="6877" w:author="Mosi Adesina Ifatunji" w:date="2025-06-17T16:52:00Z" w16du:dateUtc="2025-06-17T21:52:00Z"/>
          <w:rPrChange w:id="6878" w:author="Mosi Adesina Ifatunji" w:date="2025-07-17T11:52:00Z" w16du:dateUtc="2025-07-17T16:52:00Z">
            <w:rPr>
              <w:ins w:id="6879" w:author="Mosi Adesina Ifatunji" w:date="2025-06-17T16:52:00Z" w16du:dateUtc="2025-06-17T21:52:00Z"/>
              <w:rFonts w:ascii="Helvetica Neue" w:hAnsi="Helvetica Neue" w:cs="Helvetica Neue"/>
              <w:sz w:val="26"/>
              <w:szCs w:val="26"/>
            </w:rPr>
          </w:rPrChange>
        </w:rPr>
        <w:pPrChange w:id="6880" w:author="Mosi Adesina Ifatunji" w:date="2025-10-21T19:50:00Z" w16du:dateUtc="2025-10-22T00:50:00Z">
          <w:pPr>
            <w:autoSpaceDE w:val="0"/>
            <w:autoSpaceDN w:val="0"/>
            <w:adjustRightInd w:val="0"/>
            <w:ind w:right="-720"/>
          </w:pPr>
        </w:pPrChange>
      </w:pPr>
    </w:p>
    <w:p w14:paraId="05C8ED7B" w14:textId="77777777" w:rsidR="00B21D4A" w:rsidRPr="006B17C5" w:rsidRDefault="00B21D4A">
      <w:pPr>
        <w:keepNext/>
        <w:keepLines/>
        <w:rPr>
          <w:ins w:id="6881" w:author="Mosi Adesina Ifatunji" w:date="2025-06-17T16:58:00Z" w16du:dateUtc="2025-06-17T21:58:00Z"/>
          <w:rPrChange w:id="6882" w:author="Mosi Adesina Ifatunji" w:date="2025-07-17T11:52:00Z" w16du:dateUtc="2025-07-17T16:52:00Z">
            <w:rPr>
              <w:ins w:id="6883" w:author="Mosi Adesina Ifatunji" w:date="2025-06-17T16:58:00Z" w16du:dateUtc="2025-06-17T21:58:00Z"/>
              <w:rFonts w:ascii="Helvetica Neue" w:hAnsi="Helvetica Neue" w:cs="Helvetica Neue"/>
              <w:sz w:val="26"/>
              <w:szCs w:val="26"/>
            </w:rPr>
          </w:rPrChange>
        </w:rPr>
        <w:pPrChange w:id="6884" w:author="Mosi Adesina Ifatunji" w:date="2025-10-21T19:50:00Z" w16du:dateUtc="2025-10-22T00:50:00Z">
          <w:pPr>
            <w:autoSpaceDE w:val="0"/>
            <w:autoSpaceDN w:val="0"/>
            <w:adjustRightInd w:val="0"/>
            <w:ind w:left="720" w:right="-720" w:hanging="720"/>
          </w:pPr>
        </w:pPrChange>
      </w:pPr>
      <w:ins w:id="6885" w:author="Mosi Adesina Ifatunji" w:date="2025-06-17T16:58:00Z" w16du:dateUtc="2025-06-17T21:58:00Z">
        <w:r w:rsidRPr="006B17C5">
          <w:rPr>
            <w:rPrChange w:id="6886" w:author="Mosi Adesina Ifatunji" w:date="2025-07-17T11:52:00Z" w16du:dateUtc="2025-07-17T16:52:00Z">
              <w:rPr>
                <w:rFonts w:ascii="Helvetica Neue" w:hAnsi="Helvetica Neue" w:cs="Helvetica Neue"/>
                <w:sz w:val="26"/>
                <w:szCs w:val="26"/>
              </w:rPr>
            </w:rPrChange>
          </w:rPr>
          <w:t xml:space="preserve">Tomaskovic-Devey, Donald. 1993. </w:t>
        </w:r>
        <w:r w:rsidRPr="006B17C5">
          <w:rPr>
            <w:i/>
            <w:iCs/>
            <w:rPrChange w:id="6887" w:author="Mosi Adesina Ifatunji" w:date="2025-07-17T11:52:00Z" w16du:dateUtc="2025-07-17T16:52:00Z">
              <w:rPr>
                <w:rFonts w:ascii="Helvetica Neue" w:hAnsi="Helvetica Neue" w:cs="Helvetica Neue"/>
                <w:i/>
                <w:iCs/>
                <w:sz w:val="26"/>
                <w:szCs w:val="26"/>
              </w:rPr>
            </w:rPrChange>
          </w:rPr>
          <w:t>Gender &amp; racial inequality at work: The sources and consequences of job segregation</w:t>
        </w:r>
        <w:r w:rsidRPr="006B17C5">
          <w:rPr>
            <w:rPrChange w:id="6888" w:author="Mosi Adesina Ifatunji" w:date="2025-07-17T11:52:00Z" w16du:dateUtc="2025-07-17T16:52:00Z">
              <w:rPr>
                <w:rFonts w:ascii="Helvetica Neue" w:hAnsi="Helvetica Neue" w:cs="Helvetica Neue"/>
                <w:sz w:val="26"/>
                <w:szCs w:val="26"/>
              </w:rPr>
            </w:rPrChange>
          </w:rPr>
          <w:t>: Cornell University Press.</w:t>
        </w:r>
      </w:ins>
    </w:p>
    <w:p w14:paraId="084B3EAF" w14:textId="77777777" w:rsidR="00B21D4A" w:rsidRPr="006B17C5" w:rsidRDefault="00B21D4A">
      <w:pPr>
        <w:keepNext/>
        <w:keepLines/>
        <w:rPr>
          <w:ins w:id="6889" w:author="Mosi Adesina Ifatunji" w:date="2025-06-17T17:03:00Z" w16du:dateUtc="2025-06-17T22:03:00Z"/>
          <w:rPrChange w:id="6890" w:author="Mosi Adesina Ifatunji" w:date="2025-07-17T11:52:00Z" w16du:dateUtc="2025-07-17T16:52:00Z">
            <w:rPr>
              <w:ins w:id="6891" w:author="Mosi Adesina Ifatunji" w:date="2025-06-17T17:03:00Z" w16du:dateUtc="2025-06-17T22:03:00Z"/>
              <w:rFonts w:ascii="Helvetica Neue" w:hAnsi="Helvetica Neue" w:cs="Helvetica Neue"/>
              <w:sz w:val="26"/>
              <w:szCs w:val="26"/>
            </w:rPr>
          </w:rPrChange>
        </w:rPr>
        <w:pPrChange w:id="6892" w:author="Mosi Adesina Ifatunji" w:date="2025-10-21T19:50:00Z" w16du:dateUtc="2025-10-22T00:50:00Z">
          <w:pPr>
            <w:autoSpaceDE w:val="0"/>
            <w:autoSpaceDN w:val="0"/>
            <w:adjustRightInd w:val="0"/>
            <w:ind w:right="-720"/>
          </w:pPr>
        </w:pPrChange>
      </w:pPr>
    </w:p>
    <w:p w14:paraId="0DEDFADD" w14:textId="77777777" w:rsidR="00D10FFD" w:rsidRPr="006B17C5" w:rsidRDefault="00D10FFD">
      <w:pPr>
        <w:keepNext/>
        <w:keepLines/>
        <w:rPr>
          <w:ins w:id="6893" w:author="Mosi Adesina Ifatunji" w:date="2025-06-17T17:03:00Z" w16du:dateUtc="2025-06-17T22:03:00Z"/>
          <w:rPrChange w:id="6894" w:author="Mosi Adesina Ifatunji" w:date="2025-07-17T11:52:00Z" w16du:dateUtc="2025-07-17T16:52:00Z">
            <w:rPr>
              <w:ins w:id="6895" w:author="Mosi Adesina Ifatunji" w:date="2025-06-17T17:03:00Z" w16du:dateUtc="2025-06-17T22:03:00Z"/>
              <w:rFonts w:ascii="Helvetica Neue" w:hAnsi="Helvetica Neue" w:cs="Helvetica Neue"/>
              <w:sz w:val="26"/>
              <w:szCs w:val="26"/>
            </w:rPr>
          </w:rPrChange>
        </w:rPr>
        <w:pPrChange w:id="6896" w:author="Mosi Adesina Ifatunji" w:date="2025-10-21T19:50:00Z" w16du:dateUtc="2025-10-22T00:50:00Z">
          <w:pPr>
            <w:autoSpaceDE w:val="0"/>
            <w:autoSpaceDN w:val="0"/>
            <w:adjustRightInd w:val="0"/>
            <w:ind w:left="720" w:right="-720" w:hanging="720"/>
          </w:pPr>
        </w:pPrChange>
      </w:pPr>
      <w:ins w:id="6897" w:author="Mosi Adesina Ifatunji" w:date="2025-06-17T17:03:00Z" w16du:dateUtc="2025-06-17T22:03:00Z">
        <w:r w:rsidRPr="006B17C5">
          <w:rPr>
            <w:rPrChange w:id="6898" w:author="Mosi Adesina Ifatunji" w:date="2025-07-17T11:52:00Z" w16du:dateUtc="2025-07-17T16:52:00Z">
              <w:rPr>
                <w:rFonts w:ascii="Helvetica Neue" w:hAnsi="Helvetica Neue" w:cs="Helvetica Neue"/>
                <w:sz w:val="26"/>
                <w:szCs w:val="26"/>
              </w:rPr>
            </w:rPrChange>
          </w:rPr>
          <w:t xml:space="preserve">Holzer, Harry J., and Keith R. Ihlanfeldt. 1996. "Spatial factors and the employment of blacks at the firm level." </w:t>
        </w:r>
        <w:r w:rsidRPr="006B17C5">
          <w:rPr>
            <w:i/>
            <w:iCs/>
            <w:rPrChange w:id="6899" w:author="Mosi Adesina Ifatunji" w:date="2025-07-17T11:52:00Z" w16du:dateUtc="2025-07-17T16:52:00Z">
              <w:rPr>
                <w:rFonts w:ascii="Helvetica Neue" w:hAnsi="Helvetica Neue" w:cs="Helvetica Neue"/>
                <w:i/>
                <w:iCs/>
                <w:sz w:val="26"/>
                <w:szCs w:val="26"/>
              </w:rPr>
            </w:rPrChange>
          </w:rPr>
          <w:t>New England Economic Review</w:t>
        </w:r>
        <w:r w:rsidRPr="006B17C5">
          <w:rPr>
            <w:rPrChange w:id="6900" w:author="Mosi Adesina Ifatunji" w:date="2025-07-17T11:52:00Z" w16du:dateUtc="2025-07-17T16:52:00Z">
              <w:rPr>
                <w:rFonts w:ascii="Helvetica Neue" w:hAnsi="Helvetica Neue" w:cs="Helvetica Neue"/>
                <w:sz w:val="26"/>
                <w:szCs w:val="26"/>
              </w:rPr>
            </w:rPrChange>
          </w:rPr>
          <w:t xml:space="preserve"> May/Jun96:65–86.</w:t>
        </w:r>
      </w:ins>
    </w:p>
    <w:p w14:paraId="7DBDA75B" w14:textId="77777777" w:rsidR="00D10FFD" w:rsidRPr="006B17C5" w:rsidRDefault="00D10FFD">
      <w:pPr>
        <w:keepNext/>
        <w:keepLines/>
        <w:rPr>
          <w:ins w:id="6901" w:author="Mosi Adesina Ifatunji" w:date="2025-06-17T17:03:00Z" w16du:dateUtc="2025-06-17T22:03:00Z"/>
          <w:rPrChange w:id="6902" w:author="Mosi Adesina Ifatunji" w:date="2025-07-17T11:52:00Z" w16du:dateUtc="2025-07-17T16:52:00Z">
            <w:rPr>
              <w:ins w:id="6903" w:author="Mosi Adesina Ifatunji" w:date="2025-06-17T17:03:00Z" w16du:dateUtc="2025-06-17T22:03:00Z"/>
              <w:rFonts w:ascii="Helvetica Neue" w:hAnsi="Helvetica Neue" w:cs="Helvetica Neue"/>
              <w:sz w:val="26"/>
              <w:szCs w:val="26"/>
            </w:rPr>
          </w:rPrChange>
        </w:rPr>
        <w:pPrChange w:id="6904" w:author="Mosi Adesina Ifatunji" w:date="2025-10-21T19:50:00Z" w16du:dateUtc="2025-10-22T00:50:00Z">
          <w:pPr>
            <w:autoSpaceDE w:val="0"/>
            <w:autoSpaceDN w:val="0"/>
            <w:adjustRightInd w:val="0"/>
            <w:ind w:right="-720"/>
          </w:pPr>
        </w:pPrChange>
      </w:pPr>
    </w:p>
    <w:p w14:paraId="20E01809" w14:textId="48089772" w:rsidR="0065276D" w:rsidRPr="00B92532" w:rsidRDefault="0065276D" w:rsidP="007B100A">
      <w:pPr>
        <w:keepNext/>
        <w:keepLines/>
        <w:rPr>
          <w:ins w:id="6905" w:author="Mosi Adesina Ifatunji" w:date="2025-07-11T12:01:00Z" w16du:dateUtc="2025-07-11T17:01:00Z"/>
        </w:rPr>
      </w:pPr>
      <w:ins w:id="6906" w:author="Mosi Adesina Ifatunji" w:date="2025-06-17T17:10:00Z" w16du:dateUtc="2025-06-17T22:10:00Z">
        <w:r w:rsidRPr="006B17C5">
          <w:rPr>
            <w:rPrChange w:id="6907" w:author="Mosi Adesina Ifatunji" w:date="2025-07-17T11:52:00Z" w16du:dateUtc="2025-07-17T16:52:00Z">
              <w:rPr>
                <w:rFonts w:ascii="Helvetica Neue" w:hAnsi="Helvetica Neue" w:cs="Helvetica Neue"/>
                <w:sz w:val="26"/>
                <w:szCs w:val="26"/>
              </w:rPr>
            </w:rPrChange>
          </w:rPr>
          <w:t xml:space="preserve">Kaufman, Robert L. 2001. "Race and Labor Market Segmentation." Pp. 645–68 in </w:t>
        </w:r>
        <w:r w:rsidRPr="006B17C5">
          <w:rPr>
            <w:i/>
            <w:iCs/>
            <w:rPrChange w:id="6908" w:author="Mosi Adesina Ifatunji" w:date="2025-07-17T11:52:00Z" w16du:dateUtc="2025-07-17T16:52:00Z">
              <w:rPr>
                <w:rFonts w:ascii="Helvetica Neue" w:hAnsi="Helvetica Neue" w:cs="Helvetica Neue"/>
                <w:i/>
                <w:iCs/>
                <w:sz w:val="26"/>
                <w:szCs w:val="26"/>
              </w:rPr>
            </w:rPrChange>
          </w:rPr>
          <w:t>Sourcebook of Labor Markets</w:t>
        </w:r>
        <w:r w:rsidRPr="006B17C5">
          <w:rPr>
            <w:rPrChange w:id="6909" w:author="Mosi Adesina Ifatunji" w:date="2025-07-17T11:52:00Z" w16du:dateUtc="2025-07-17T16:52:00Z">
              <w:rPr>
                <w:rFonts w:ascii="Helvetica Neue" w:hAnsi="Helvetica Neue" w:cs="Helvetica Neue"/>
                <w:sz w:val="26"/>
                <w:szCs w:val="26"/>
              </w:rPr>
            </w:rPrChange>
          </w:rPr>
          <w:t>. Boston, MA: Springer US.</w:t>
        </w:r>
      </w:ins>
    </w:p>
    <w:p w14:paraId="6612D780" w14:textId="77777777" w:rsidR="000362DD" w:rsidRPr="00B92532" w:rsidRDefault="000362DD" w:rsidP="007B100A">
      <w:pPr>
        <w:keepNext/>
        <w:keepLines/>
        <w:rPr>
          <w:ins w:id="6910" w:author="Mosi Adesina Ifatunji" w:date="2025-07-11T12:01:00Z" w16du:dateUtc="2025-07-11T17:01:00Z"/>
        </w:rPr>
      </w:pPr>
    </w:p>
    <w:p w14:paraId="6B42DD2B" w14:textId="77777777" w:rsidR="000362DD" w:rsidRPr="00B92532" w:rsidRDefault="000362DD" w:rsidP="007B100A">
      <w:pPr>
        <w:rPr>
          <w:ins w:id="6911" w:author="Mosi Adesina Ifatunji" w:date="2025-07-11T12:01:00Z" w16du:dateUtc="2025-07-11T17:01:00Z"/>
        </w:rPr>
      </w:pPr>
      <w:ins w:id="6912" w:author="Mosi Adesina Ifatunji" w:date="2025-07-11T12:01:00Z" w16du:dateUtc="2025-07-11T17:01:00Z">
        <w:r w:rsidRPr="00B92532">
          <w:rPr>
            <w:highlight w:val="yellow"/>
          </w:rPr>
          <w:t xml:space="preserve">Ren, Chunhui. 2021. "A Dynamic Framework for Earnings Inequality between Black and White Men." </w:t>
        </w:r>
        <w:r w:rsidRPr="00B92532">
          <w:rPr>
            <w:i/>
            <w:iCs/>
            <w:highlight w:val="yellow"/>
          </w:rPr>
          <w:t>Social Forces</w:t>
        </w:r>
        <w:r w:rsidRPr="00B92532">
          <w:rPr>
            <w:highlight w:val="yellow"/>
          </w:rPr>
          <w:t xml:space="preserve"> 100(4):1449–78.</w:t>
        </w:r>
      </w:ins>
    </w:p>
    <w:p w14:paraId="32FE9264" w14:textId="77777777" w:rsidR="000362DD" w:rsidRPr="006B17C5" w:rsidRDefault="000362DD">
      <w:pPr>
        <w:keepNext/>
        <w:keepLines/>
        <w:rPr>
          <w:ins w:id="6913" w:author="Mosi Adesina Ifatunji" w:date="2025-06-17T17:10:00Z" w16du:dateUtc="2025-06-17T22:10:00Z"/>
          <w:rPrChange w:id="6914" w:author="Mosi Adesina Ifatunji" w:date="2025-07-17T11:52:00Z" w16du:dateUtc="2025-07-17T16:52:00Z">
            <w:rPr>
              <w:ins w:id="6915" w:author="Mosi Adesina Ifatunji" w:date="2025-06-17T17:10:00Z" w16du:dateUtc="2025-06-17T22:10:00Z"/>
              <w:rFonts w:ascii="Helvetica Neue" w:hAnsi="Helvetica Neue" w:cs="Helvetica Neue"/>
              <w:sz w:val="26"/>
              <w:szCs w:val="26"/>
            </w:rPr>
          </w:rPrChange>
        </w:rPr>
        <w:pPrChange w:id="6916" w:author="Mosi Adesina Ifatunji" w:date="2025-10-21T19:50:00Z" w16du:dateUtc="2025-10-22T00:50:00Z">
          <w:pPr>
            <w:autoSpaceDE w:val="0"/>
            <w:autoSpaceDN w:val="0"/>
            <w:adjustRightInd w:val="0"/>
            <w:ind w:right="-720"/>
          </w:pPr>
        </w:pPrChange>
      </w:pPr>
    </w:p>
    <w:p w14:paraId="17100091" w14:textId="77777777" w:rsidR="00D10FFD" w:rsidRPr="00B92532" w:rsidRDefault="00D10FFD">
      <w:pPr>
        <w:rPr>
          <w:ins w:id="6917" w:author="Mosi Adesina Ifatunji" w:date="2025-06-17T17:10:00Z" w16du:dateUtc="2025-06-17T22:10:00Z"/>
        </w:rPr>
        <w:pPrChange w:id="6918" w:author="Mosi Adesina Ifatunji" w:date="2025-10-21T19:50:00Z" w16du:dateUtc="2025-10-22T00:50:00Z">
          <w:pPr>
            <w:pStyle w:val="BodyText"/>
          </w:pPr>
        </w:pPrChange>
      </w:pPr>
    </w:p>
    <w:p w14:paraId="3E4A5874" w14:textId="77777777" w:rsidR="00FC2BE6" w:rsidRPr="006B17C5" w:rsidRDefault="00FC2BE6">
      <w:pPr>
        <w:keepNext/>
        <w:keepLines/>
        <w:rPr>
          <w:ins w:id="6919" w:author="Mosi Adesina Ifatunji" w:date="2025-06-17T17:14:00Z" w16du:dateUtc="2025-06-17T22:14:00Z"/>
          <w:rPrChange w:id="6920" w:author="Mosi Adesina Ifatunji" w:date="2025-07-17T11:52:00Z" w16du:dateUtc="2025-07-17T16:52:00Z">
            <w:rPr>
              <w:ins w:id="6921" w:author="Mosi Adesina Ifatunji" w:date="2025-06-17T17:14:00Z" w16du:dateUtc="2025-06-17T22:14:00Z"/>
              <w:rFonts w:ascii="Helvetica Neue" w:hAnsi="Helvetica Neue" w:cs="Helvetica Neue"/>
              <w:sz w:val="26"/>
              <w:szCs w:val="26"/>
            </w:rPr>
          </w:rPrChange>
        </w:rPr>
        <w:pPrChange w:id="6922" w:author="Mosi Adesina Ifatunji" w:date="2025-10-21T19:50:00Z" w16du:dateUtc="2025-10-22T00:50:00Z">
          <w:pPr>
            <w:autoSpaceDE w:val="0"/>
            <w:autoSpaceDN w:val="0"/>
            <w:adjustRightInd w:val="0"/>
            <w:ind w:left="720" w:right="-720" w:hanging="720"/>
          </w:pPr>
        </w:pPrChange>
      </w:pPr>
      <w:ins w:id="6923" w:author="Mosi Adesina Ifatunji" w:date="2025-06-17T17:14:00Z" w16du:dateUtc="2025-06-17T22:14:00Z">
        <w:r w:rsidRPr="006B17C5">
          <w:rPr>
            <w:rPrChange w:id="6924" w:author="Mosi Adesina Ifatunji" w:date="2025-07-17T11:52:00Z" w16du:dateUtc="2025-07-17T16:52:00Z">
              <w:rPr>
                <w:rFonts w:ascii="Helvetica Neue" w:hAnsi="Helvetica Neue" w:cs="Helvetica Neue"/>
                <w:sz w:val="26"/>
                <w:szCs w:val="26"/>
              </w:rPr>
            </w:rPrChange>
          </w:rPr>
          <w:lastRenderedPageBreak/>
          <w:t xml:space="preserve">Forman, T. A. 2003. "The social psychological costs of racial segmentation in the workplace: a study of African Americans' well-being." </w:t>
        </w:r>
        <w:r w:rsidRPr="006B17C5">
          <w:rPr>
            <w:i/>
            <w:iCs/>
            <w:rPrChange w:id="6925" w:author="Mosi Adesina Ifatunji" w:date="2025-07-17T11:52:00Z" w16du:dateUtc="2025-07-17T16:52:00Z">
              <w:rPr>
                <w:rFonts w:ascii="Helvetica Neue" w:hAnsi="Helvetica Neue" w:cs="Helvetica Neue"/>
                <w:i/>
                <w:iCs/>
                <w:sz w:val="26"/>
                <w:szCs w:val="26"/>
              </w:rPr>
            </w:rPrChange>
          </w:rPr>
          <w:t>Journal of Health and Social Behavior</w:t>
        </w:r>
        <w:r w:rsidRPr="006B17C5">
          <w:rPr>
            <w:rPrChange w:id="6926" w:author="Mosi Adesina Ifatunji" w:date="2025-07-17T11:52:00Z" w16du:dateUtc="2025-07-17T16:52:00Z">
              <w:rPr>
                <w:rFonts w:ascii="Helvetica Neue" w:hAnsi="Helvetica Neue" w:cs="Helvetica Neue"/>
                <w:sz w:val="26"/>
                <w:szCs w:val="26"/>
              </w:rPr>
            </w:rPrChange>
          </w:rPr>
          <w:t xml:space="preserve"> 44(3):332–52.</w:t>
        </w:r>
      </w:ins>
    </w:p>
    <w:p w14:paraId="45302704" w14:textId="77777777" w:rsidR="00FC2BE6" w:rsidRPr="006B17C5" w:rsidRDefault="00FC2BE6">
      <w:pPr>
        <w:keepNext/>
        <w:keepLines/>
        <w:rPr>
          <w:ins w:id="6927" w:author="Mosi Adesina Ifatunji" w:date="2025-06-17T17:14:00Z" w16du:dateUtc="2025-06-17T22:14:00Z"/>
          <w:rPrChange w:id="6928" w:author="Mosi Adesina Ifatunji" w:date="2025-07-17T11:52:00Z" w16du:dateUtc="2025-07-17T16:52:00Z">
            <w:rPr>
              <w:ins w:id="6929" w:author="Mosi Adesina Ifatunji" w:date="2025-06-17T17:14:00Z" w16du:dateUtc="2025-06-17T22:14:00Z"/>
              <w:rFonts w:ascii="Helvetica Neue" w:hAnsi="Helvetica Neue" w:cs="Helvetica Neue"/>
              <w:sz w:val="26"/>
              <w:szCs w:val="26"/>
            </w:rPr>
          </w:rPrChange>
        </w:rPr>
        <w:pPrChange w:id="6930" w:author="Mosi Adesina Ifatunji" w:date="2025-10-21T19:50:00Z" w16du:dateUtc="2025-10-22T00:50:00Z">
          <w:pPr>
            <w:autoSpaceDE w:val="0"/>
            <w:autoSpaceDN w:val="0"/>
            <w:adjustRightInd w:val="0"/>
            <w:ind w:right="-720"/>
          </w:pPr>
        </w:pPrChange>
      </w:pPr>
    </w:p>
    <w:p w14:paraId="1F24064A" w14:textId="77777777" w:rsidR="00146771" w:rsidRPr="006B17C5" w:rsidRDefault="00146771">
      <w:pPr>
        <w:keepNext/>
        <w:keepLines/>
        <w:rPr>
          <w:ins w:id="6931" w:author="Mosi Adesina Ifatunji" w:date="2025-06-17T17:14:00Z" w16du:dateUtc="2025-06-17T22:14:00Z"/>
          <w:rPrChange w:id="6932" w:author="Mosi Adesina Ifatunji" w:date="2025-07-17T11:52:00Z" w16du:dateUtc="2025-07-17T16:52:00Z">
            <w:rPr>
              <w:ins w:id="6933" w:author="Mosi Adesina Ifatunji" w:date="2025-06-17T17:14:00Z" w16du:dateUtc="2025-06-17T22:14:00Z"/>
              <w:rFonts w:ascii="Helvetica Neue" w:hAnsi="Helvetica Neue" w:cs="Helvetica Neue"/>
              <w:sz w:val="26"/>
              <w:szCs w:val="26"/>
            </w:rPr>
          </w:rPrChange>
        </w:rPr>
        <w:pPrChange w:id="6934" w:author="Mosi Adesina Ifatunji" w:date="2025-10-21T19:50:00Z" w16du:dateUtc="2025-10-22T00:50:00Z">
          <w:pPr>
            <w:autoSpaceDE w:val="0"/>
            <w:autoSpaceDN w:val="0"/>
            <w:adjustRightInd w:val="0"/>
            <w:ind w:left="720" w:right="-720" w:hanging="720"/>
          </w:pPr>
        </w:pPrChange>
      </w:pPr>
      <w:ins w:id="6935" w:author="Mosi Adesina Ifatunji" w:date="2025-06-17T17:14:00Z" w16du:dateUtc="2025-06-17T22:14:00Z">
        <w:r w:rsidRPr="006B17C5">
          <w:rPr>
            <w:rPrChange w:id="6936" w:author="Mosi Adesina Ifatunji" w:date="2025-07-17T11:52:00Z" w16du:dateUtc="2025-07-17T16:52:00Z">
              <w:rPr>
                <w:rFonts w:ascii="Helvetica Neue" w:hAnsi="Helvetica Neue" w:cs="Helvetica Neue"/>
                <w:sz w:val="26"/>
                <w:szCs w:val="26"/>
              </w:rPr>
            </w:rPrChange>
          </w:rPr>
          <w:t xml:space="preserve">Royster, Deirdre A. 2003. </w:t>
        </w:r>
        <w:r w:rsidRPr="006B17C5">
          <w:rPr>
            <w:i/>
            <w:iCs/>
            <w:rPrChange w:id="6937" w:author="Mosi Adesina Ifatunji" w:date="2025-07-17T11:52:00Z" w16du:dateUtc="2025-07-17T16:52:00Z">
              <w:rPr>
                <w:rFonts w:ascii="Helvetica Neue" w:hAnsi="Helvetica Neue" w:cs="Helvetica Neue"/>
                <w:i/>
                <w:iCs/>
                <w:sz w:val="26"/>
                <w:szCs w:val="26"/>
              </w:rPr>
            </w:rPrChange>
          </w:rPr>
          <w:t>Race and the Invisible Hand: How White Networks Exclude Black Men From Blue-Collar Jobs</w:t>
        </w:r>
        <w:r w:rsidRPr="006B17C5">
          <w:rPr>
            <w:rPrChange w:id="6938" w:author="Mosi Adesina Ifatunji" w:date="2025-07-17T11:52:00Z" w16du:dateUtc="2025-07-17T16:52:00Z">
              <w:rPr>
                <w:rFonts w:ascii="Helvetica Neue" w:hAnsi="Helvetica Neue" w:cs="Helvetica Neue"/>
                <w:sz w:val="26"/>
                <w:szCs w:val="26"/>
              </w:rPr>
            </w:rPrChange>
          </w:rPr>
          <w:t>. Berkeley, Los Angeles and London: University of California Press.</w:t>
        </w:r>
      </w:ins>
    </w:p>
    <w:p w14:paraId="441217D4" w14:textId="77777777" w:rsidR="00146771" w:rsidRPr="006B17C5" w:rsidRDefault="00146771">
      <w:pPr>
        <w:keepNext/>
        <w:keepLines/>
        <w:rPr>
          <w:ins w:id="6939" w:author="Mosi Adesina Ifatunji" w:date="2025-06-17T17:14:00Z" w16du:dateUtc="2025-06-17T22:14:00Z"/>
          <w:rPrChange w:id="6940" w:author="Mosi Adesina Ifatunji" w:date="2025-07-17T11:52:00Z" w16du:dateUtc="2025-07-17T16:52:00Z">
            <w:rPr>
              <w:ins w:id="6941" w:author="Mosi Adesina Ifatunji" w:date="2025-06-17T17:14:00Z" w16du:dateUtc="2025-06-17T22:14:00Z"/>
              <w:rFonts w:ascii="Helvetica Neue" w:hAnsi="Helvetica Neue" w:cs="Helvetica Neue"/>
              <w:sz w:val="26"/>
              <w:szCs w:val="26"/>
            </w:rPr>
          </w:rPrChange>
        </w:rPr>
        <w:pPrChange w:id="6942" w:author="Mosi Adesina Ifatunji" w:date="2025-10-21T19:50:00Z" w16du:dateUtc="2025-10-22T00:50:00Z">
          <w:pPr>
            <w:autoSpaceDE w:val="0"/>
            <w:autoSpaceDN w:val="0"/>
            <w:adjustRightInd w:val="0"/>
            <w:ind w:right="-720"/>
          </w:pPr>
        </w:pPrChange>
      </w:pPr>
    </w:p>
    <w:p w14:paraId="498F8DB7" w14:textId="77777777" w:rsidR="00F315F6" w:rsidRPr="006B17C5" w:rsidRDefault="00F315F6">
      <w:pPr>
        <w:keepNext/>
        <w:keepLines/>
        <w:rPr>
          <w:ins w:id="6943" w:author="Mosi Adesina Ifatunji" w:date="2025-06-17T17:19:00Z" w16du:dateUtc="2025-06-17T22:19:00Z"/>
          <w:rPrChange w:id="6944" w:author="Mosi Adesina Ifatunji" w:date="2025-07-17T11:52:00Z" w16du:dateUtc="2025-07-17T16:52:00Z">
            <w:rPr>
              <w:ins w:id="6945" w:author="Mosi Adesina Ifatunji" w:date="2025-06-17T17:19:00Z" w16du:dateUtc="2025-06-17T22:19:00Z"/>
              <w:rFonts w:ascii="Helvetica Neue" w:hAnsi="Helvetica Neue" w:cs="Helvetica Neue"/>
              <w:sz w:val="26"/>
              <w:szCs w:val="26"/>
            </w:rPr>
          </w:rPrChange>
        </w:rPr>
        <w:pPrChange w:id="6946" w:author="Mosi Adesina Ifatunji" w:date="2025-10-21T19:50:00Z" w16du:dateUtc="2025-10-22T00:50:00Z">
          <w:pPr>
            <w:autoSpaceDE w:val="0"/>
            <w:autoSpaceDN w:val="0"/>
            <w:adjustRightInd w:val="0"/>
            <w:ind w:left="720" w:right="-720" w:hanging="720"/>
          </w:pPr>
        </w:pPrChange>
      </w:pPr>
      <w:ins w:id="6947" w:author="Mosi Adesina Ifatunji" w:date="2025-06-17T17:19:00Z" w16du:dateUtc="2025-06-17T22:19:00Z">
        <w:r w:rsidRPr="006B17C5">
          <w:rPr>
            <w:rPrChange w:id="6948" w:author="Mosi Adesina Ifatunji" w:date="2025-07-17T11:52:00Z" w16du:dateUtc="2025-07-17T16:52:00Z">
              <w:rPr>
                <w:rFonts w:ascii="Helvetica Neue" w:hAnsi="Helvetica Neue" w:cs="Helvetica Neue"/>
                <w:sz w:val="26"/>
                <w:szCs w:val="26"/>
              </w:rPr>
            </w:rPrChange>
          </w:rPr>
          <w:t xml:space="preserve">Huffman, Matt L, and Philip N Cohen. 2004. "Racial wage inequality: Job segregation and devaluation across US labor markets'." </w:t>
        </w:r>
        <w:r w:rsidRPr="006B17C5">
          <w:rPr>
            <w:i/>
            <w:iCs/>
            <w:rPrChange w:id="6949" w:author="Mosi Adesina Ifatunji" w:date="2025-07-17T11:52:00Z" w16du:dateUtc="2025-07-17T16:52:00Z">
              <w:rPr>
                <w:rFonts w:ascii="Helvetica Neue" w:hAnsi="Helvetica Neue" w:cs="Helvetica Neue"/>
                <w:i/>
                <w:iCs/>
                <w:sz w:val="26"/>
                <w:szCs w:val="26"/>
              </w:rPr>
            </w:rPrChange>
          </w:rPr>
          <w:t>American Journal of Sociology</w:t>
        </w:r>
        <w:r w:rsidRPr="006B17C5">
          <w:rPr>
            <w:rPrChange w:id="6950" w:author="Mosi Adesina Ifatunji" w:date="2025-07-17T11:52:00Z" w16du:dateUtc="2025-07-17T16:52:00Z">
              <w:rPr>
                <w:rFonts w:ascii="Helvetica Neue" w:hAnsi="Helvetica Neue" w:cs="Helvetica Neue"/>
                <w:sz w:val="26"/>
                <w:szCs w:val="26"/>
              </w:rPr>
            </w:rPrChange>
          </w:rPr>
          <w:t xml:space="preserve"> 109(4):902–36.</w:t>
        </w:r>
      </w:ins>
    </w:p>
    <w:p w14:paraId="233C8744" w14:textId="77777777" w:rsidR="00F315F6" w:rsidRPr="006B17C5" w:rsidRDefault="00F315F6">
      <w:pPr>
        <w:keepNext/>
        <w:keepLines/>
        <w:rPr>
          <w:ins w:id="6951" w:author="Mosi Adesina Ifatunji" w:date="2025-06-17T17:19:00Z" w16du:dateUtc="2025-06-17T22:19:00Z"/>
          <w:rPrChange w:id="6952" w:author="Mosi Adesina Ifatunji" w:date="2025-07-17T11:52:00Z" w16du:dateUtc="2025-07-17T16:52:00Z">
            <w:rPr>
              <w:ins w:id="6953" w:author="Mosi Adesina Ifatunji" w:date="2025-06-17T17:19:00Z" w16du:dateUtc="2025-06-17T22:19:00Z"/>
              <w:rFonts w:ascii="Helvetica Neue" w:hAnsi="Helvetica Neue" w:cs="Helvetica Neue"/>
              <w:sz w:val="26"/>
              <w:szCs w:val="26"/>
            </w:rPr>
          </w:rPrChange>
        </w:rPr>
        <w:pPrChange w:id="6954" w:author="Mosi Adesina Ifatunji" w:date="2025-10-21T19:50:00Z" w16du:dateUtc="2025-10-22T00:50:00Z">
          <w:pPr>
            <w:autoSpaceDE w:val="0"/>
            <w:autoSpaceDN w:val="0"/>
            <w:adjustRightInd w:val="0"/>
            <w:ind w:right="-720"/>
          </w:pPr>
        </w:pPrChange>
      </w:pPr>
    </w:p>
    <w:p w14:paraId="3ABECC87" w14:textId="77777777" w:rsidR="00F05331" w:rsidRPr="006B17C5" w:rsidRDefault="00F05331">
      <w:pPr>
        <w:keepNext/>
        <w:keepLines/>
        <w:rPr>
          <w:ins w:id="6955" w:author="Mosi Adesina Ifatunji" w:date="2025-06-17T17:27:00Z" w16du:dateUtc="2025-06-17T22:27:00Z"/>
          <w:rPrChange w:id="6956" w:author="Mosi Adesina Ifatunji" w:date="2025-07-17T11:52:00Z" w16du:dateUtc="2025-07-17T16:52:00Z">
            <w:rPr>
              <w:ins w:id="6957" w:author="Mosi Adesina Ifatunji" w:date="2025-06-17T17:27:00Z" w16du:dateUtc="2025-06-17T22:27:00Z"/>
              <w:rFonts w:ascii="Helvetica Neue" w:hAnsi="Helvetica Neue" w:cs="Helvetica Neue"/>
              <w:sz w:val="26"/>
              <w:szCs w:val="26"/>
            </w:rPr>
          </w:rPrChange>
        </w:rPr>
        <w:pPrChange w:id="6958" w:author="Mosi Adesina Ifatunji" w:date="2025-10-21T19:50:00Z" w16du:dateUtc="2025-10-22T00:50:00Z">
          <w:pPr>
            <w:autoSpaceDE w:val="0"/>
            <w:autoSpaceDN w:val="0"/>
            <w:adjustRightInd w:val="0"/>
            <w:ind w:left="720" w:right="-720" w:hanging="720"/>
          </w:pPr>
        </w:pPrChange>
      </w:pPr>
      <w:ins w:id="6959" w:author="Mosi Adesina Ifatunji" w:date="2025-06-17T17:27:00Z" w16du:dateUtc="2025-06-17T22:27:00Z">
        <w:r w:rsidRPr="006B17C5">
          <w:rPr>
            <w:rPrChange w:id="6960" w:author="Mosi Adesina Ifatunji" w:date="2025-07-17T11:52:00Z" w16du:dateUtc="2025-07-17T16:52:00Z">
              <w:rPr>
                <w:rFonts w:ascii="Helvetica Neue" w:hAnsi="Helvetica Neue" w:cs="Helvetica Neue"/>
                <w:sz w:val="26"/>
                <w:szCs w:val="26"/>
              </w:rPr>
            </w:rPrChange>
          </w:rPr>
          <w:t xml:space="preserve">Tomaskovic-Devey, Donald, Catherine Zimmer, Kevin Stainback, Corre Robinson, Tiffany Taylor, and Tricia McTague. 2006. "Documenting Desegregation: Segregation in American Workplaces by Race, Ethnicity and Sex 1966-2003." </w:t>
        </w:r>
        <w:r w:rsidRPr="006B17C5">
          <w:rPr>
            <w:i/>
            <w:iCs/>
            <w:rPrChange w:id="6961"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6962" w:author="Mosi Adesina Ifatunji" w:date="2025-07-17T11:52:00Z" w16du:dateUtc="2025-07-17T16:52:00Z">
              <w:rPr>
                <w:rFonts w:ascii="Helvetica Neue" w:hAnsi="Helvetica Neue" w:cs="Helvetica Neue"/>
                <w:sz w:val="26"/>
                <w:szCs w:val="26"/>
              </w:rPr>
            </w:rPrChange>
          </w:rPr>
          <w:t xml:space="preserve"> 71(4):565–88.</w:t>
        </w:r>
      </w:ins>
    </w:p>
    <w:p w14:paraId="44B93D18" w14:textId="77777777" w:rsidR="00F05331" w:rsidRPr="006B17C5" w:rsidRDefault="00F05331">
      <w:pPr>
        <w:keepNext/>
        <w:keepLines/>
        <w:rPr>
          <w:ins w:id="6963" w:author="Mosi Adesina Ifatunji" w:date="2025-06-17T17:27:00Z" w16du:dateUtc="2025-06-17T22:27:00Z"/>
          <w:rPrChange w:id="6964" w:author="Mosi Adesina Ifatunji" w:date="2025-07-17T11:52:00Z" w16du:dateUtc="2025-07-17T16:52:00Z">
            <w:rPr>
              <w:ins w:id="6965" w:author="Mosi Adesina Ifatunji" w:date="2025-06-17T17:27:00Z" w16du:dateUtc="2025-06-17T22:27:00Z"/>
              <w:rFonts w:ascii="Helvetica Neue" w:hAnsi="Helvetica Neue" w:cs="Helvetica Neue"/>
              <w:sz w:val="26"/>
              <w:szCs w:val="26"/>
            </w:rPr>
          </w:rPrChange>
        </w:rPr>
        <w:pPrChange w:id="6966" w:author="Mosi Adesina Ifatunji" w:date="2025-10-21T19:50:00Z" w16du:dateUtc="2025-10-22T00:50:00Z">
          <w:pPr>
            <w:autoSpaceDE w:val="0"/>
            <w:autoSpaceDN w:val="0"/>
            <w:adjustRightInd w:val="0"/>
            <w:ind w:right="-720"/>
          </w:pPr>
        </w:pPrChange>
      </w:pPr>
    </w:p>
    <w:p w14:paraId="76EC65FA" w14:textId="77777777" w:rsidR="00945B06" w:rsidRPr="006B17C5" w:rsidRDefault="00945B06">
      <w:pPr>
        <w:keepNext/>
        <w:keepLines/>
        <w:rPr>
          <w:ins w:id="6967" w:author="Mosi Adesina Ifatunji" w:date="2025-06-17T17:30:00Z" w16du:dateUtc="2025-06-17T22:30:00Z"/>
          <w:rPrChange w:id="6968" w:author="Mosi Adesina Ifatunji" w:date="2025-07-17T11:52:00Z" w16du:dateUtc="2025-07-17T16:52:00Z">
            <w:rPr>
              <w:ins w:id="6969" w:author="Mosi Adesina Ifatunji" w:date="2025-06-17T17:30:00Z" w16du:dateUtc="2025-06-17T22:30:00Z"/>
              <w:rFonts w:ascii="Helvetica Neue" w:hAnsi="Helvetica Neue" w:cs="Helvetica Neue"/>
              <w:sz w:val="26"/>
              <w:szCs w:val="26"/>
            </w:rPr>
          </w:rPrChange>
        </w:rPr>
        <w:pPrChange w:id="6970" w:author="Mosi Adesina Ifatunji" w:date="2025-10-21T19:50:00Z" w16du:dateUtc="2025-10-22T00:50:00Z">
          <w:pPr>
            <w:autoSpaceDE w:val="0"/>
            <w:autoSpaceDN w:val="0"/>
            <w:adjustRightInd w:val="0"/>
            <w:ind w:left="720" w:right="-720" w:hanging="720"/>
          </w:pPr>
        </w:pPrChange>
      </w:pPr>
      <w:ins w:id="6971" w:author="Mosi Adesina Ifatunji" w:date="2025-06-17T17:30:00Z" w16du:dateUtc="2025-06-17T22:30:00Z">
        <w:r w:rsidRPr="006B17C5">
          <w:rPr>
            <w:rPrChange w:id="6972" w:author="Mosi Adesina Ifatunji" w:date="2025-07-17T11:52:00Z" w16du:dateUtc="2025-07-17T16:52:00Z">
              <w:rPr>
                <w:rFonts w:ascii="Helvetica Neue" w:hAnsi="Helvetica Neue" w:cs="Helvetica Neue"/>
                <w:sz w:val="26"/>
                <w:szCs w:val="26"/>
              </w:rPr>
            </w:rPrChange>
          </w:rPr>
          <w:t xml:space="preserve">Tomaskovic-Devey, Donald, and Kevin Stainback. 2007. "Discrimination and Desegregation: Equal Opportunity Progress in U.S. Private Sector Workplaces since the Civil Rights Act." </w:t>
        </w:r>
        <w:r w:rsidRPr="006B17C5">
          <w:rPr>
            <w:i/>
            <w:iCs/>
            <w:rPrChange w:id="6973" w:author="Mosi Adesina Ifatunji" w:date="2025-07-17T11:52:00Z" w16du:dateUtc="2025-07-17T16:52:00Z">
              <w:rPr>
                <w:rFonts w:ascii="Helvetica Neue" w:hAnsi="Helvetica Neue" w:cs="Helvetica Neue"/>
                <w:i/>
                <w:iCs/>
                <w:sz w:val="26"/>
                <w:szCs w:val="26"/>
              </w:rPr>
            </w:rPrChange>
          </w:rPr>
          <w:t>The ANNALS of the American Academy of Political and Social Science</w:t>
        </w:r>
        <w:r w:rsidRPr="006B17C5">
          <w:rPr>
            <w:rPrChange w:id="6974" w:author="Mosi Adesina Ifatunji" w:date="2025-07-17T11:52:00Z" w16du:dateUtc="2025-07-17T16:52:00Z">
              <w:rPr>
                <w:rFonts w:ascii="Helvetica Neue" w:hAnsi="Helvetica Neue" w:cs="Helvetica Neue"/>
                <w:sz w:val="26"/>
                <w:szCs w:val="26"/>
              </w:rPr>
            </w:rPrChange>
          </w:rPr>
          <w:t xml:space="preserve"> 609(1):49–84.</w:t>
        </w:r>
      </w:ins>
    </w:p>
    <w:p w14:paraId="66111EBB" w14:textId="77777777" w:rsidR="00945B06" w:rsidRPr="006B17C5" w:rsidRDefault="00945B06">
      <w:pPr>
        <w:keepNext/>
        <w:keepLines/>
        <w:rPr>
          <w:ins w:id="6975" w:author="Mosi Adesina Ifatunji" w:date="2025-06-17T17:33:00Z" w16du:dateUtc="2025-06-17T22:33:00Z"/>
          <w:rPrChange w:id="6976" w:author="Mosi Adesina Ifatunji" w:date="2025-07-17T11:52:00Z" w16du:dateUtc="2025-07-17T16:52:00Z">
            <w:rPr>
              <w:ins w:id="6977" w:author="Mosi Adesina Ifatunji" w:date="2025-06-17T17:33:00Z" w16du:dateUtc="2025-06-17T22:33:00Z"/>
              <w:rFonts w:ascii="Helvetica Neue" w:hAnsi="Helvetica Neue" w:cs="Helvetica Neue"/>
              <w:sz w:val="26"/>
              <w:szCs w:val="26"/>
            </w:rPr>
          </w:rPrChange>
        </w:rPr>
        <w:pPrChange w:id="6978" w:author="Mosi Adesina Ifatunji" w:date="2025-10-21T19:50:00Z" w16du:dateUtc="2025-10-22T00:50:00Z">
          <w:pPr>
            <w:autoSpaceDE w:val="0"/>
            <w:autoSpaceDN w:val="0"/>
            <w:adjustRightInd w:val="0"/>
            <w:ind w:right="-720"/>
          </w:pPr>
        </w:pPrChange>
      </w:pPr>
    </w:p>
    <w:p w14:paraId="59309F8F" w14:textId="77777777" w:rsidR="00096CB1" w:rsidRPr="006B17C5" w:rsidRDefault="00096CB1">
      <w:pPr>
        <w:keepNext/>
        <w:keepLines/>
        <w:rPr>
          <w:ins w:id="6979" w:author="Mosi Adesina Ifatunji" w:date="2025-06-17T17:33:00Z" w16du:dateUtc="2025-06-17T22:33:00Z"/>
          <w:rPrChange w:id="6980" w:author="Mosi Adesina Ifatunji" w:date="2025-07-17T11:52:00Z" w16du:dateUtc="2025-07-17T16:52:00Z">
            <w:rPr>
              <w:ins w:id="6981" w:author="Mosi Adesina Ifatunji" w:date="2025-06-17T17:33:00Z" w16du:dateUtc="2025-06-17T22:33:00Z"/>
              <w:rFonts w:ascii="Helvetica Neue" w:hAnsi="Helvetica Neue" w:cs="Helvetica Neue"/>
              <w:sz w:val="26"/>
              <w:szCs w:val="26"/>
            </w:rPr>
          </w:rPrChange>
        </w:rPr>
        <w:pPrChange w:id="6982" w:author="Mosi Adesina Ifatunji" w:date="2025-10-21T19:50:00Z" w16du:dateUtc="2025-10-22T00:50:00Z">
          <w:pPr>
            <w:autoSpaceDE w:val="0"/>
            <w:autoSpaceDN w:val="0"/>
            <w:adjustRightInd w:val="0"/>
            <w:ind w:left="720" w:right="-720" w:hanging="720"/>
          </w:pPr>
        </w:pPrChange>
      </w:pPr>
      <w:ins w:id="6983" w:author="Mosi Adesina Ifatunji" w:date="2025-06-17T17:33:00Z" w16du:dateUtc="2025-06-17T22:33:00Z">
        <w:r w:rsidRPr="006B17C5">
          <w:rPr>
            <w:rPrChange w:id="6984" w:author="Mosi Adesina Ifatunji" w:date="2025-07-17T11:52:00Z" w16du:dateUtc="2025-07-17T16:52:00Z">
              <w:rPr>
                <w:rFonts w:ascii="Helvetica Neue" w:hAnsi="Helvetica Neue" w:cs="Helvetica Neue"/>
                <w:sz w:val="26"/>
                <w:szCs w:val="26"/>
              </w:rPr>
            </w:rPrChange>
          </w:rPr>
          <w:t xml:space="preserve">Giuliano, Laura, David I Levine, and Jonathan Leonard. 2009. "Manager Race and the Race of New Hires." </w:t>
        </w:r>
        <w:r w:rsidRPr="006B17C5">
          <w:rPr>
            <w:i/>
            <w:iCs/>
            <w:rPrChange w:id="6985" w:author="Mosi Adesina Ifatunji" w:date="2025-07-17T11:52:00Z" w16du:dateUtc="2025-07-17T16:52:00Z">
              <w:rPr>
                <w:rFonts w:ascii="Helvetica Neue" w:hAnsi="Helvetica Neue" w:cs="Helvetica Neue"/>
                <w:i/>
                <w:iCs/>
                <w:sz w:val="26"/>
                <w:szCs w:val="26"/>
              </w:rPr>
            </w:rPrChange>
          </w:rPr>
          <w:t>Journal of Labor Economics</w:t>
        </w:r>
        <w:r w:rsidRPr="006B17C5">
          <w:rPr>
            <w:rPrChange w:id="6986" w:author="Mosi Adesina Ifatunji" w:date="2025-07-17T11:52:00Z" w16du:dateUtc="2025-07-17T16:52:00Z">
              <w:rPr>
                <w:rFonts w:ascii="Helvetica Neue" w:hAnsi="Helvetica Neue" w:cs="Helvetica Neue"/>
                <w:sz w:val="26"/>
                <w:szCs w:val="26"/>
              </w:rPr>
            </w:rPrChange>
          </w:rPr>
          <w:t xml:space="preserve"> 27(4):589–631.</w:t>
        </w:r>
      </w:ins>
    </w:p>
    <w:p w14:paraId="39661C3F" w14:textId="77777777" w:rsidR="00096CB1" w:rsidRPr="006B17C5" w:rsidRDefault="00096CB1">
      <w:pPr>
        <w:keepNext/>
        <w:keepLines/>
        <w:rPr>
          <w:ins w:id="6987" w:author="Mosi Adesina Ifatunji" w:date="2025-06-17T17:34:00Z" w16du:dateUtc="2025-06-17T22:34:00Z"/>
          <w:rPrChange w:id="6988" w:author="Mosi Adesina Ifatunji" w:date="2025-07-17T11:52:00Z" w16du:dateUtc="2025-07-17T16:52:00Z">
            <w:rPr>
              <w:ins w:id="6989" w:author="Mosi Adesina Ifatunji" w:date="2025-06-17T17:34:00Z" w16du:dateUtc="2025-06-17T22:34:00Z"/>
              <w:rFonts w:ascii="Helvetica Neue" w:hAnsi="Helvetica Neue" w:cs="Helvetica Neue"/>
              <w:sz w:val="26"/>
              <w:szCs w:val="26"/>
            </w:rPr>
          </w:rPrChange>
        </w:rPr>
        <w:pPrChange w:id="6990" w:author="Mosi Adesina Ifatunji" w:date="2025-10-21T19:50:00Z" w16du:dateUtc="2025-10-22T00:50:00Z">
          <w:pPr>
            <w:autoSpaceDE w:val="0"/>
            <w:autoSpaceDN w:val="0"/>
            <w:adjustRightInd w:val="0"/>
            <w:ind w:right="-720"/>
          </w:pPr>
        </w:pPrChange>
      </w:pPr>
    </w:p>
    <w:p w14:paraId="273F295F" w14:textId="77777777" w:rsidR="004302D1" w:rsidRPr="006B17C5" w:rsidRDefault="004302D1">
      <w:pPr>
        <w:keepNext/>
        <w:keepLines/>
        <w:rPr>
          <w:ins w:id="6991" w:author="Mosi Adesina Ifatunji" w:date="2025-06-17T17:34:00Z" w16du:dateUtc="2025-06-17T22:34:00Z"/>
          <w:rPrChange w:id="6992" w:author="Mosi Adesina Ifatunji" w:date="2025-07-17T11:52:00Z" w16du:dateUtc="2025-07-17T16:52:00Z">
            <w:rPr>
              <w:ins w:id="6993" w:author="Mosi Adesina Ifatunji" w:date="2025-06-17T17:34:00Z" w16du:dateUtc="2025-06-17T22:34:00Z"/>
              <w:rFonts w:ascii="Helvetica Neue" w:hAnsi="Helvetica Neue" w:cs="Helvetica Neue"/>
              <w:sz w:val="26"/>
              <w:szCs w:val="26"/>
            </w:rPr>
          </w:rPrChange>
        </w:rPr>
        <w:pPrChange w:id="6994" w:author="Mosi Adesina Ifatunji" w:date="2025-10-21T19:50:00Z" w16du:dateUtc="2025-10-22T00:50:00Z">
          <w:pPr>
            <w:autoSpaceDE w:val="0"/>
            <w:autoSpaceDN w:val="0"/>
            <w:adjustRightInd w:val="0"/>
            <w:ind w:left="720" w:right="-720" w:hanging="720"/>
          </w:pPr>
        </w:pPrChange>
      </w:pPr>
      <w:ins w:id="6995" w:author="Mosi Adesina Ifatunji" w:date="2025-06-17T17:34:00Z" w16du:dateUtc="2025-06-17T22:34:00Z">
        <w:r w:rsidRPr="006B17C5">
          <w:rPr>
            <w:rPrChange w:id="6996" w:author="Mosi Adesina Ifatunji" w:date="2025-07-17T11:52:00Z" w16du:dateUtc="2025-07-17T16:52:00Z">
              <w:rPr>
                <w:rFonts w:ascii="Helvetica Neue" w:hAnsi="Helvetica Neue" w:cs="Helvetica Neue"/>
                <w:sz w:val="26"/>
                <w:szCs w:val="26"/>
              </w:rPr>
            </w:rPrChange>
          </w:rPr>
          <w:t xml:space="preserve">Pager, Devah, Bruce Western, and Bart Bonikowski. 2009. "Discrimination in a Low-Wage Labor Market: A Field Experiment." </w:t>
        </w:r>
        <w:r w:rsidRPr="006B17C5">
          <w:rPr>
            <w:i/>
            <w:iCs/>
            <w:rPrChange w:id="6997"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6998" w:author="Mosi Adesina Ifatunji" w:date="2025-07-17T11:52:00Z" w16du:dateUtc="2025-07-17T16:52:00Z">
              <w:rPr>
                <w:rFonts w:ascii="Helvetica Neue" w:hAnsi="Helvetica Neue" w:cs="Helvetica Neue"/>
                <w:sz w:val="26"/>
                <w:szCs w:val="26"/>
              </w:rPr>
            </w:rPrChange>
          </w:rPr>
          <w:t xml:space="preserve"> 74(5):777–99.</w:t>
        </w:r>
      </w:ins>
    </w:p>
    <w:p w14:paraId="3D22E95E" w14:textId="77777777" w:rsidR="004302D1" w:rsidRPr="006B17C5" w:rsidRDefault="004302D1">
      <w:pPr>
        <w:keepNext/>
        <w:keepLines/>
        <w:rPr>
          <w:ins w:id="6999" w:author="Mosi Adesina Ifatunji" w:date="2025-06-17T17:34:00Z" w16du:dateUtc="2025-06-17T22:34:00Z"/>
          <w:rPrChange w:id="7000" w:author="Mosi Adesina Ifatunji" w:date="2025-07-17T11:52:00Z" w16du:dateUtc="2025-07-17T16:52:00Z">
            <w:rPr>
              <w:ins w:id="7001" w:author="Mosi Adesina Ifatunji" w:date="2025-06-17T17:34:00Z" w16du:dateUtc="2025-06-17T22:34:00Z"/>
              <w:rFonts w:ascii="Helvetica Neue" w:hAnsi="Helvetica Neue" w:cs="Helvetica Neue"/>
              <w:sz w:val="26"/>
              <w:szCs w:val="26"/>
            </w:rPr>
          </w:rPrChange>
        </w:rPr>
        <w:pPrChange w:id="7002" w:author="Mosi Adesina Ifatunji" w:date="2025-10-21T19:50:00Z" w16du:dateUtc="2025-10-22T00:50:00Z">
          <w:pPr>
            <w:autoSpaceDE w:val="0"/>
            <w:autoSpaceDN w:val="0"/>
            <w:adjustRightInd w:val="0"/>
            <w:ind w:right="-720"/>
          </w:pPr>
        </w:pPrChange>
      </w:pPr>
    </w:p>
    <w:p w14:paraId="5ABE7BF2" w14:textId="77777777" w:rsidR="00C526D7" w:rsidRPr="006B17C5" w:rsidRDefault="00C526D7">
      <w:pPr>
        <w:keepNext/>
        <w:keepLines/>
        <w:rPr>
          <w:ins w:id="7003" w:author="Mosi Adesina Ifatunji" w:date="2025-06-17T17:41:00Z" w16du:dateUtc="2025-06-17T22:41:00Z"/>
          <w:rPrChange w:id="7004" w:author="Mosi Adesina Ifatunji" w:date="2025-07-17T11:52:00Z" w16du:dateUtc="2025-07-17T16:52:00Z">
            <w:rPr>
              <w:ins w:id="7005" w:author="Mosi Adesina Ifatunji" w:date="2025-06-17T17:41:00Z" w16du:dateUtc="2025-06-17T22:41:00Z"/>
              <w:rFonts w:ascii="Helvetica Neue" w:hAnsi="Helvetica Neue" w:cs="Helvetica Neue"/>
              <w:sz w:val="26"/>
              <w:szCs w:val="26"/>
            </w:rPr>
          </w:rPrChange>
        </w:rPr>
        <w:pPrChange w:id="7006" w:author="Mosi Adesina Ifatunji" w:date="2025-10-21T19:50:00Z" w16du:dateUtc="2025-10-22T00:50:00Z">
          <w:pPr>
            <w:autoSpaceDE w:val="0"/>
            <w:autoSpaceDN w:val="0"/>
            <w:adjustRightInd w:val="0"/>
            <w:ind w:left="720" w:right="-720" w:hanging="720"/>
          </w:pPr>
        </w:pPrChange>
      </w:pPr>
      <w:ins w:id="7007" w:author="Mosi Adesina Ifatunji" w:date="2025-06-17T17:41:00Z" w16du:dateUtc="2025-06-17T22:41:00Z">
        <w:r w:rsidRPr="006B17C5">
          <w:rPr>
            <w:rPrChange w:id="7008" w:author="Mosi Adesina Ifatunji" w:date="2025-07-17T11:52:00Z" w16du:dateUtc="2025-07-17T16:52:00Z">
              <w:rPr>
                <w:rFonts w:ascii="Helvetica Neue" w:hAnsi="Helvetica Neue" w:cs="Helvetica Neue"/>
                <w:sz w:val="26"/>
                <w:szCs w:val="26"/>
              </w:rPr>
            </w:rPrChange>
          </w:rPr>
          <w:t xml:space="preserve">Kalleberg, Arne L. 2011. </w:t>
        </w:r>
        <w:r w:rsidRPr="006B17C5">
          <w:rPr>
            <w:i/>
            <w:iCs/>
            <w:rPrChange w:id="7009" w:author="Mosi Adesina Ifatunji" w:date="2025-07-17T11:52:00Z" w16du:dateUtc="2025-07-17T16:52:00Z">
              <w:rPr>
                <w:rFonts w:ascii="Helvetica Neue" w:hAnsi="Helvetica Neue" w:cs="Helvetica Neue"/>
                <w:i/>
                <w:iCs/>
                <w:sz w:val="26"/>
                <w:szCs w:val="26"/>
              </w:rPr>
            </w:rPrChange>
          </w:rPr>
          <w:t xml:space="preserve">Good jobs, bad </w:t>
        </w:r>
        <w:proofErr w:type="gramStart"/>
        <w:r w:rsidRPr="006B17C5">
          <w:rPr>
            <w:i/>
            <w:iCs/>
            <w:rPrChange w:id="7010" w:author="Mosi Adesina Ifatunji" w:date="2025-07-17T11:52:00Z" w16du:dateUtc="2025-07-17T16:52:00Z">
              <w:rPr>
                <w:rFonts w:ascii="Helvetica Neue" w:hAnsi="Helvetica Neue" w:cs="Helvetica Neue"/>
                <w:i/>
                <w:iCs/>
                <w:sz w:val="26"/>
                <w:szCs w:val="26"/>
              </w:rPr>
            </w:rPrChange>
          </w:rPr>
          <w:t>jobs :</w:t>
        </w:r>
        <w:proofErr w:type="gramEnd"/>
        <w:r w:rsidRPr="006B17C5">
          <w:rPr>
            <w:i/>
            <w:iCs/>
            <w:rPrChange w:id="7011" w:author="Mosi Adesina Ifatunji" w:date="2025-07-17T11:52:00Z" w16du:dateUtc="2025-07-17T16:52:00Z">
              <w:rPr>
                <w:rFonts w:ascii="Helvetica Neue" w:hAnsi="Helvetica Neue" w:cs="Helvetica Neue"/>
                <w:i/>
                <w:iCs/>
                <w:sz w:val="26"/>
                <w:szCs w:val="26"/>
              </w:rPr>
            </w:rPrChange>
          </w:rPr>
          <w:t xml:space="preserve"> the rise of polarized and precarious employment systems in the United States, 1970s to 2000s</w:t>
        </w:r>
        <w:r w:rsidRPr="006B17C5">
          <w:rPr>
            <w:rPrChange w:id="7012" w:author="Mosi Adesina Ifatunji" w:date="2025-07-17T11:52:00Z" w16du:dateUtc="2025-07-17T16:52:00Z">
              <w:rPr>
                <w:rFonts w:ascii="Helvetica Neue" w:hAnsi="Helvetica Neue" w:cs="Helvetica Neue"/>
                <w:sz w:val="26"/>
                <w:szCs w:val="26"/>
              </w:rPr>
            </w:rPrChange>
          </w:rPr>
          <w:t xml:space="preserve">: New </w:t>
        </w:r>
        <w:proofErr w:type="gramStart"/>
        <w:r w:rsidRPr="006B17C5">
          <w:rPr>
            <w:rPrChange w:id="7013" w:author="Mosi Adesina Ifatunji" w:date="2025-07-17T11:52:00Z" w16du:dateUtc="2025-07-17T16:52:00Z">
              <w:rPr>
                <w:rFonts w:ascii="Helvetica Neue" w:hAnsi="Helvetica Neue" w:cs="Helvetica Neue"/>
                <w:sz w:val="26"/>
                <w:szCs w:val="26"/>
              </w:rPr>
            </w:rPrChange>
          </w:rPr>
          <w:t>York :</w:t>
        </w:r>
        <w:proofErr w:type="gramEnd"/>
        <w:r w:rsidRPr="006B17C5">
          <w:rPr>
            <w:rPrChange w:id="7014" w:author="Mosi Adesina Ifatunji" w:date="2025-07-17T11:52:00Z" w16du:dateUtc="2025-07-17T16:52:00Z">
              <w:rPr>
                <w:rFonts w:ascii="Helvetica Neue" w:hAnsi="Helvetica Neue" w:cs="Helvetica Neue"/>
                <w:sz w:val="26"/>
                <w:szCs w:val="26"/>
              </w:rPr>
            </w:rPrChange>
          </w:rPr>
          <w:t xml:space="preserve"> Russell Sage Foundation, [2011] 2011.</w:t>
        </w:r>
      </w:ins>
    </w:p>
    <w:p w14:paraId="58A5E40E" w14:textId="77777777" w:rsidR="00C526D7" w:rsidRPr="006B17C5" w:rsidRDefault="00C526D7">
      <w:pPr>
        <w:keepNext/>
        <w:keepLines/>
        <w:rPr>
          <w:ins w:id="7015" w:author="Mosi Adesina Ifatunji" w:date="2025-06-17T17:44:00Z" w16du:dateUtc="2025-06-17T22:44:00Z"/>
          <w:rPrChange w:id="7016" w:author="Mosi Adesina Ifatunji" w:date="2025-07-17T11:52:00Z" w16du:dateUtc="2025-07-17T16:52:00Z">
            <w:rPr>
              <w:ins w:id="7017" w:author="Mosi Adesina Ifatunji" w:date="2025-06-17T17:44:00Z" w16du:dateUtc="2025-06-17T22:44:00Z"/>
              <w:rFonts w:ascii="Helvetica Neue" w:hAnsi="Helvetica Neue" w:cs="Helvetica Neue"/>
              <w:sz w:val="26"/>
              <w:szCs w:val="26"/>
            </w:rPr>
          </w:rPrChange>
        </w:rPr>
        <w:pPrChange w:id="7018" w:author="Mosi Adesina Ifatunji" w:date="2025-10-21T19:50:00Z" w16du:dateUtc="2025-10-22T00:50:00Z">
          <w:pPr>
            <w:autoSpaceDE w:val="0"/>
            <w:autoSpaceDN w:val="0"/>
            <w:adjustRightInd w:val="0"/>
            <w:ind w:right="-720"/>
          </w:pPr>
        </w:pPrChange>
      </w:pPr>
    </w:p>
    <w:p w14:paraId="449532B0" w14:textId="77777777" w:rsidR="002243E8" w:rsidRPr="006B17C5" w:rsidRDefault="002243E8">
      <w:pPr>
        <w:keepNext/>
        <w:keepLines/>
        <w:rPr>
          <w:ins w:id="7019" w:author="Mosi Adesina Ifatunji" w:date="2025-06-17T17:44:00Z" w16du:dateUtc="2025-06-17T22:44:00Z"/>
          <w:rPrChange w:id="7020" w:author="Mosi Adesina Ifatunji" w:date="2025-07-17T11:52:00Z" w16du:dateUtc="2025-07-17T16:52:00Z">
            <w:rPr>
              <w:ins w:id="7021" w:author="Mosi Adesina Ifatunji" w:date="2025-06-17T17:44:00Z" w16du:dateUtc="2025-06-17T22:44:00Z"/>
              <w:rFonts w:ascii="Helvetica Neue" w:hAnsi="Helvetica Neue" w:cs="Helvetica Neue"/>
              <w:sz w:val="26"/>
              <w:szCs w:val="26"/>
            </w:rPr>
          </w:rPrChange>
        </w:rPr>
        <w:pPrChange w:id="7022" w:author="Mosi Adesina Ifatunji" w:date="2025-10-21T19:50:00Z" w16du:dateUtc="2025-10-22T00:50:00Z">
          <w:pPr>
            <w:autoSpaceDE w:val="0"/>
            <w:autoSpaceDN w:val="0"/>
            <w:adjustRightInd w:val="0"/>
            <w:ind w:left="720" w:right="-720" w:hanging="720"/>
          </w:pPr>
        </w:pPrChange>
      </w:pPr>
      <w:ins w:id="7023" w:author="Mosi Adesina Ifatunji" w:date="2025-06-17T17:44:00Z" w16du:dateUtc="2025-06-17T22:44:00Z">
        <w:r w:rsidRPr="006B17C5">
          <w:rPr>
            <w:rPrChange w:id="7024" w:author="Mosi Adesina Ifatunji" w:date="2025-07-17T11:52:00Z" w16du:dateUtc="2025-07-17T16:52:00Z">
              <w:rPr>
                <w:rFonts w:ascii="Helvetica Neue" w:hAnsi="Helvetica Neue" w:cs="Helvetica Neue"/>
                <w:sz w:val="26"/>
                <w:szCs w:val="26"/>
              </w:rPr>
            </w:rPrChange>
          </w:rPr>
          <w:t xml:space="preserve">Stainback, Kevin, and Donald Tomaskovic-Devey. 2012. </w:t>
        </w:r>
        <w:r w:rsidRPr="006B17C5">
          <w:rPr>
            <w:i/>
            <w:iCs/>
            <w:rPrChange w:id="7025" w:author="Mosi Adesina Ifatunji" w:date="2025-07-17T11:52:00Z" w16du:dateUtc="2025-07-17T16:52:00Z">
              <w:rPr>
                <w:rFonts w:ascii="Helvetica Neue" w:hAnsi="Helvetica Neue" w:cs="Helvetica Neue"/>
                <w:i/>
                <w:iCs/>
                <w:sz w:val="26"/>
                <w:szCs w:val="26"/>
              </w:rPr>
            </w:rPrChange>
          </w:rPr>
          <w:t>Documenting desegregation: Racial and gender segregation in private sector employment since the Civil Rights Act</w:t>
        </w:r>
        <w:r w:rsidRPr="006B17C5">
          <w:rPr>
            <w:rPrChange w:id="7026" w:author="Mosi Adesina Ifatunji" w:date="2025-07-17T11:52:00Z" w16du:dateUtc="2025-07-17T16:52:00Z">
              <w:rPr>
                <w:rFonts w:ascii="Helvetica Neue" w:hAnsi="Helvetica Neue" w:cs="Helvetica Neue"/>
                <w:sz w:val="26"/>
                <w:szCs w:val="26"/>
              </w:rPr>
            </w:rPrChange>
          </w:rPr>
          <w:t>. New York, New York: Russell Sage Foundation.</w:t>
        </w:r>
      </w:ins>
    </w:p>
    <w:p w14:paraId="2AC672B0" w14:textId="77777777" w:rsidR="002243E8" w:rsidRPr="006B17C5" w:rsidRDefault="002243E8">
      <w:pPr>
        <w:keepNext/>
        <w:keepLines/>
        <w:rPr>
          <w:ins w:id="7027" w:author="Mosi Adesina Ifatunji" w:date="2025-06-17T17:45:00Z" w16du:dateUtc="2025-06-17T22:45:00Z"/>
          <w:rPrChange w:id="7028" w:author="Mosi Adesina Ifatunji" w:date="2025-07-17T11:52:00Z" w16du:dateUtc="2025-07-17T16:52:00Z">
            <w:rPr>
              <w:ins w:id="7029" w:author="Mosi Adesina Ifatunji" w:date="2025-06-17T17:45:00Z" w16du:dateUtc="2025-06-17T22:45:00Z"/>
              <w:rFonts w:ascii="Helvetica Neue" w:hAnsi="Helvetica Neue" w:cs="Helvetica Neue"/>
              <w:sz w:val="26"/>
              <w:szCs w:val="26"/>
            </w:rPr>
          </w:rPrChange>
        </w:rPr>
        <w:pPrChange w:id="7030" w:author="Mosi Adesina Ifatunji" w:date="2025-10-21T19:50:00Z" w16du:dateUtc="2025-10-22T00:50:00Z">
          <w:pPr>
            <w:autoSpaceDE w:val="0"/>
            <w:autoSpaceDN w:val="0"/>
            <w:adjustRightInd w:val="0"/>
            <w:ind w:right="-720"/>
          </w:pPr>
        </w:pPrChange>
      </w:pPr>
    </w:p>
    <w:p w14:paraId="4566A911" w14:textId="77777777" w:rsidR="005742F2" w:rsidRPr="006B17C5" w:rsidRDefault="005742F2">
      <w:pPr>
        <w:keepNext/>
        <w:keepLines/>
        <w:rPr>
          <w:ins w:id="7031" w:author="Mosi Adesina Ifatunji" w:date="2025-06-17T17:45:00Z" w16du:dateUtc="2025-06-17T22:45:00Z"/>
          <w:rPrChange w:id="7032" w:author="Mosi Adesina Ifatunji" w:date="2025-07-17T11:52:00Z" w16du:dateUtc="2025-07-17T16:52:00Z">
            <w:rPr>
              <w:ins w:id="7033" w:author="Mosi Adesina Ifatunji" w:date="2025-06-17T17:45:00Z" w16du:dateUtc="2025-06-17T22:45:00Z"/>
              <w:rFonts w:ascii="Helvetica Neue" w:hAnsi="Helvetica Neue" w:cs="Helvetica Neue"/>
              <w:sz w:val="26"/>
              <w:szCs w:val="26"/>
            </w:rPr>
          </w:rPrChange>
        </w:rPr>
        <w:pPrChange w:id="7034" w:author="Mosi Adesina Ifatunji" w:date="2025-10-21T19:50:00Z" w16du:dateUtc="2025-10-22T00:50:00Z">
          <w:pPr>
            <w:autoSpaceDE w:val="0"/>
            <w:autoSpaceDN w:val="0"/>
            <w:adjustRightInd w:val="0"/>
            <w:ind w:left="720" w:right="-720" w:hanging="720"/>
          </w:pPr>
        </w:pPrChange>
      </w:pPr>
      <w:ins w:id="7035" w:author="Mosi Adesina Ifatunji" w:date="2025-06-17T17:45:00Z" w16du:dateUtc="2025-06-17T22:45:00Z">
        <w:r w:rsidRPr="006B17C5">
          <w:rPr>
            <w:rPrChange w:id="7036" w:author="Mosi Adesina Ifatunji" w:date="2025-07-17T11:52:00Z" w16du:dateUtc="2025-07-17T16:52:00Z">
              <w:rPr>
                <w:rFonts w:ascii="Helvetica Neue" w:hAnsi="Helvetica Neue" w:cs="Helvetica Neue"/>
                <w:sz w:val="26"/>
                <w:szCs w:val="26"/>
              </w:rPr>
            </w:rPrChange>
          </w:rPr>
          <w:t xml:space="preserve">Giuliano, Laura, and Michael R. Ransom. 2013. "Manager Ethnicity and Employment Segregation." </w:t>
        </w:r>
        <w:proofErr w:type="spellStart"/>
        <w:r w:rsidRPr="006B17C5">
          <w:rPr>
            <w:i/>
            <w:iCs/>
            <w:rPrChange w:id="7037" w:author="Mosi Adesina Ifatunji" w:date="2025-07-17T11:52:00Z" w16du:dateUtc="2025-07-17T16:52:00Z">
              <w:rPr>
                <w:rFonts w:ascii="Helvetica Neue" w:hAnsi="Helvetica Neue" w:cs="Helvetica Neue"/>
                <w:i/>
                <w:iCs/>
                <w:sz w:val="26"/>
                <w:szCs w:val="26"/>
              </w:rPr>
            </w:rPrChange>
          </w:rPr>
          <w:t>Ilr</w:t>
        </w:r>
        <w:proofErr w:type="spellEnd"/>
        <w:r w:rsidRPr="006B17C5">
          <w:rPr>
            <w:i/>
            <w:iCs/>
            <w:rPrChange w:id="7038" w:author="Mosi Adesina Ifatunji" w:date="2025-07-17T11:52:00Z" w16du:dateUtc="2025-07-17T16:52:00Z">
              <w:rPr>
                <w:rFonts w:ascii="Helvetica Neue" w:hAnsi="Helvetica Neue" w:cs="Helvetica Neue"/>
                <w:i/>
                <w:iCs/>
                <w:sz w:val="26"/>
                <w:szCs w:val="26"/>
              </w:rPr>
            </w:rPrChange>
          </w:rPr>
          <w:t xml:space="preserve"> Review</w:t>
        </w:r>
        <w:r w:rsidRPr="006B17C5">
          <w:rPr>
            <w:rPrChange w:id="7039" w:author="Mosi Adesina Ifatunji" w:date="2025-07-17T11:52:00Z" w16du:dateUtc="2025-07-17T16:52:00Z">
              <w:rPr>
                <w:rFonts w:ascii="Helvetica Neue" w:hAnsi="Helvetica Neue" w:cs="Helvetica Neue"/>
                <w:sz w:val="26"/>
                <w:szCs w:val="26"/>
              </w:rPr>
            </w:rPrChange>
          </w:rPr>
          <w:t xml:space="preserve"> 66(2):346–79.</w:t>
        </w:r>
      </w:ins>
    </w:p>
    <w:p w14:paraId="0E70DB6D" w14:textId="77777777" w:rsidR="005742F2" w:rsidRPr="006B17C5" w:rsidRDefault="005742F2">
      <w:pPr>
        <w:keepNext/>
        <w:keepLines/>
        <w:rPr>
          <w:ins w:id="7040" w:author="Mosi Adesina Ifatunji" w:date="2025-06-17T17:45:00Z" w16du:dateUtc="2025-06-17T22:45:00Z"/>
          <w:rPrChange w:id="7041" w:author="Mosi Adesina Ifatunji" w:date="2025-07-17T11:52:00Z" w16du:dateUtc="2025-07-17T16:52:00Z">
            <w:rPr>
              <w:ins w:id="7042" w:author="Mosi Adesina Ifatunji" w:date="2025-06-17T17:45:00Z" w16du:dateUtc="2025-06-17T22:45:00Z"/>
              <w:rFonts w:ascii="Helvetica Neue" w:hAnsi="Helvetica Neue" w:cs="Helvetica Neue"/>
              <w:sz w:val="26"/>
              <w:szCs w:val="26"/>
            </w:rPr>
          </w:rPrChange>
        </w:rPr>
        <w:pPrChange w:id="7043" w:author="Mosi Adesina Ifatunji" w:date="2025-10-21T19:50:00Z" w16du:dateUtc="2025-10-22T00:50:00Z">
          <w:pPr>
            <w:autoSpaceDE w:val="0"/>
            <w:autoSpaceDN w:val="0"/>
            <w:adjustRightInd w:val="0"/>
            <w:ind w:right="-720"/>
          </w:pPr>
        </w:pPrChange>
      </w:pPr>
    </w:p>
    <w:p w14:paraId="2EDC86C8" w14:textId="77777777" w:rsidR="00736C34" w:rsidRPr="006B17C5" w:rsidRDefault="00736C34">
      <w:pPr>
        <w:keepNext/>
        <w:keepLines/>
        <w:rPr>
          <w:ins w:id="7044" w:author="Mosi Adesina Ifatunji" w:date="2025-06-17T17:46:00Z" w16du:dateUtc="2025-06-17T22:46:00Z"/>
          <w:rPrChange w:id="7045" w:author="Mosi Adesina Ifatunji" w:date="2025-07-17T11:52:00Z" w16du:dateUtc="2025-07-17T16:52:00Z">
            <w:rPr>
              <w:ins w:id="7046" w:author="Mosi Adesina Ifatunji" w:date="2025-06-17T17:46:00Z" w16du:dateUtc="2025-06-17T22:46:00Z"/>
              <w:rFonts w:ascii="Helvetica Neue" w:hAnsi="Helvetica Neue" w:cs="Helvetica Neue"/>
              <w:sz w:val="26"/>
              <w:szCs w:val="26"/>
            </w:rPr>
          </w:rPrChange>
        </w:rPr>
        <w:pPrChange w:id="7047" w:author="Mosi Adesina Ifatunji" w:date="2025-10-21T19:50:00Z" w16du:dateUtc="2025-10-22T00:50:00Z">
          <w:pPr>
            <w:autoSpaceDE w:val="0"/>
            <w:autoSpaceDN w:val="0"/>
            <w:adjustRightInd w:val="0"/>
            <w:ind w:left="720" w:right="-720" w:hanging="720"/>
          </w:pPr>
        </w:pPrChange>
      </w:pPr>
      <w:ins w:id="7048" w:author="Mosi Adesina Ifatunji" w:date="2025-06-17T17:46:00Z" w16du:dateUtc="2025-06-17T22:46:00Z">
        <w:r w:rsidRPr="006B17C5">
          <w:rPr>
            <w:rPrChange w:id="7049" w:author="Mosi Adesina Ifatunji" w:date="2025-07-17T11:52:00Z" w16du:dateUtc="2025-07-17T16:52:00Z">
              <w:rPr>
                <w:rFonts w:ascii="Helvetica Neue" w:hAnsi="Helvetica Neue" w:cs="Helvetica Neue"/>
                <w:sz w:val="26"/>
                <w:szCs w:val="26"/>
              </w:rPr>
            </w:rPrChange>
          </w:rPr>
          <w:t xml:space="preserve">Wimmer, Andreas. 2013. </w:t>
        </w:r>
        <w:r w:rsidRPr="006B17C5">
          <w:rPr>
            <w:i/>
            <w:iCs/>
            <w:rPrChange w:id="7050" w:author="Mosi Adesina Ifatunji" w:date="2025-07-17T11:52:00Z" w16du:dateUtc="2025-07-17T16:52:00Z">
              <w:rPr>
                <w:rFonts w:ascii="Helvetica Neue" w:hAnsi="Helvetica Neue" w:cs="Helvetica Neue"/>
                <w:i/>
                <w:iCs/>
                <w:sz w:val="26"/>
                <w:szCs w:val="26"/>
              </w:rPr>
            </w:rPrChange>
          </w:rPr>
          <w:t>Ethnic boundary making: Institutions, power, networks</w:t>
        </w:r>
        <w:r w:rsidRPr="006B17C5">
          <w:rPr>
            <w:rPrChange w:id="7051" w:author="Mosi Adesina Ifatunji" w:date="2025-07-17T11:52:00Z" w16du:dateUtc="2025-07-17T16:52:00Z">
              <w:rPr>
                <w:rFonts w:ascii="Helvetica Neue" w:hAnsi="Helvetica Neue" w:cs="Helvetica Neue"/>
                <w:sz w:val="26"/>
                <w:szCs w:val="26"/>
              </w:rPr>
            </w:rPrChange>
          </w:rPr>
          <w:t>: Oxford University Press.</w:t>
        </w:r>
      </w:ins>
    </w:p>
    <w:p w14:paraId="5D2B8357" w14:textId="77777777" w:rsidR="00736C34" w:rsidRPr="006B17C5" w:rsidRDefault="00736C34">
      <w:pPr>
        <w:keepNext/>
        <w:keepLines/>
        <w:rPr>
          <w:ins w:id="7052" w:author="Mosi Adesina Ifatunji" w:date="2025-06-17T17:52:00Z" w16du:dateUtc="2025-06-17T22:52:00Z"/>
          <w:rPrChange w:id="7053" w:author="Mosi Adesina Ifatunji" w:date="2025-07-17T11:52:00Z" w16du:dateUtc="2025-07-17T16:52:00Z">
            <w:rPr>
              <w:ins w:id="7054" w:author="Mosi Adesina Ifatunji" w:date="2025-06-17T17:52:00Z" w16du:dateUtc="2025-06-17T22:52:00Z"/>
              <w:rFonts w:ascii="Helvetica Neue" w:hAnsi="Helvetica Neue" w:cs="Helvetica Neue"/>
              <w:sz w:val="26"/>
              <w:szCs w:val="26"/>
            </w:rPr>
          </w:rPrChange>
        </w:rPr>
        <w:pPrChange w:id="7055" w:author="Mosi Adesina Ifatunji" w:date="2025-10-21T19:50:00Z" w16du:dateUtc="2025-10-22T00:50:00Z">
          <w:pPr>
            <w:autoSpaceDE w:val="0"/>
            <w:autoSpaceDN w:val="0"/>
            <w:adjustRightInd w:val="0"/>
            <w:ind w:right="-720"/>
          </w:pPr>
        </w:pPrChange>
      </w:pPr>
    </w:p>
    <w:p w14:paraId="2827A3F5" w14:textId="77777777" w:rsidR="000E64D5" w:rsidRPr="006B17C5" w:rsidRDefault="000E64D5">
      <w:pPr>
        <w:keepNext/>
        <w:keepLines/>
        <w:rPr>
          <w:ins w:id="7056" w:author="Mosi Adesina Ifatunji" w:date="2025-06-17T17:52:00Z" w16du:dateUtc="2025-06-17T22:52:00Z"/>
          <w:rPrChange w:id="7057" w:author="Mosi Adesina Ifatunji" w:date="2025-07-17T11:52:00Z" w16du:dateUtc="2025-07-17T16:52:00Z">
            <w:rPr>
              <w:ins w:id="7058" w:author="Mosi Adesina Ifatunji" w:date="2025-06-17T17:52:00Z" w16du:dateUtc="2025-06-17T22:52:00Z"/>
              <w:rFonts w:ascii="Helvetica Neue" w:hAnsi="Helvetica Neue" w:cs="Helvetica Neue"/>
              <w:sz w:val="26"/>
              <w:szCs w:val="26"/>
            </w:rPr>
          </w:rPrChange>
        </w:rPr>
        <w:pPrChange w:id="7059" w:author="Mosi Adesina Ifatunji" w:date="2025-10-21T19:50:00Z" w16du:dateUtc="2025-10-22T00:50:00Z">
          <w:pPr>
            <w:autoSpaceDE w:val="0"/>
            <w:autoSpaceDN w:val="0"/>
            <w:adjustRightInd w:val="0"/>
            <w:ind w:left="720" w:right="-720" w:hanging="720"/>
          </w:pPr>
        </w:pPrChange>
      </w:pPr>
      <w:ins w:id="7060" w:author="Mosi Adesina Ifatunji" w:date="2025-06-17T17:52:00Z" w16du:dateUtc="2025-06-17T22:52:00Z">
        <w:r w:rsidRPr="006B17C5">
          <w:rPr>
            <w:rPrChange w:id="7061" w:author="Mosi Adesina Ifatunji" w:date="2025-07-17T11:52:00Z" w16du:dateUtc="2025-07-17T16:52:00Z">
              <w:rPr>
                <w:rFonts w:ascii="Helvetica Neue" w:hAnsi="Helvetica Neue" w:cs="Helvetica Neue"/>
                <w:sz w:val="26"/>
                <w:szCs w:val="26"/>
              </w:rPr>
            </w:rPrChange>
          </w:rPr>
          <w:t xml:space="preserve">del Río, Coral, and Olga Alonso-Villar. 2015. "The Evolution of Occupational Segregation in the United States, 1940-2010: Gains and Losses of Gender-Race/Ethnicity Groups." </w:t>
        </w:r>
        <w:r w:rsidRPr="006B17C5">
          <w:rPr>
            <w:i/>
            <w:iCs/>
            <w:rPrChange w:id="7062" w:author="Mosi Adesina Ifatunji" w:date="2025-07-17T11:52:00Z" w16du:dateUtc="2025-07-17T16:52:00Z">
              <w:rPr>
                <w:rFonts w:ascii="Helvetica Neue" w:hAnsi="Helvetica Neue" w:cs="Helvetica Neue"/>
                <w:i/>
                <w:iCs/>
                <w:sz w:val="26"/>
                <w:szCs w:val="26"/>
              </w:rPr>
            </w:rPrChange>
          </w:rPr>
          <w:t>Demography</w:t>
        </w:r>
        <w:r w:rsidRPr="006B17C5">
          <w:rPr>
            <w:rPrChange w:id="7063" w:author="Mosi Adesina Ifatunji" w:date="2025-07-17T11:52:00Z" w16du:dateUtc="2025-07-17T16:52:00Z">
              <w:rPr>
                <w:rFonts w:ascii="Helvetica Neue" w:hAnsi="Helvetica Neue" w:cs="Helvetica Neue"/>
                <w:sz w:val="26"/>
                <w:szCs w:val="26"/>
              </w:rPr>
            </w:rPrChange>
          </w:rPr>
          <w:t xml:space="preserve"> 52(3):967–88.</w:t>
        </w:r>
      </w:ins>
    </w:p>
    <w:p w14:paraId="13C9BC88" w14:textId="77777777" w:rsidR="000E64D5" w:rsidRPr="006B17C5" w:rsidRDefault="000E64D5">
      <w:pPr>
        <w:keepNext/>
        <w:keepLines/>
        <w:rPr>
          <w:ins w:id="7064" w:author="Mosi Adesina Ifatunji" w:date="2025-06-17T17:52:00Z" w16du:dateUtc="2025-06-17T22:52:00Z"/>
          <w:rPrChange w:id="7065" w:author="Mosi Adesina Ifatunji" w:date="2025-07-17T11:52:00Z" w16du:dateUtc="2025-07-17T16:52:00Z">
            <w:rPr>
              <w:ins w:id="7066" w:author="Mosi Adesina Ifatunji" w:date="2025-06-17T17:52:00Z" w16du:dateUtc="2025-06-17T22:52:00Z"/>
              <w:rFonts w:ascii="Helvetica Neue" w:hAnsi="Helvetica Neue" w:cs="Helvetica Neue"/>
              <w:sz w:val="26"/>
              <w:szCs w:val="26"/>
            </w:rPr>
          </w:rPrChange>
        </w:rPr>
        <w:pPrChange w:id="7067" w:author="Mosi Adesina Ifatunji" w:date="2025-10-21T19:50:00Z" w16du:dateUtc="2025-10-22T00:50:00Z">
          <w:pPr>
            <w:autoSpaceDE w:val="0"/>
            <w:autoSpaceDN w:val="0"/>
            <w:adjustRightInd w:val="0"/>
            <w:ind w:right="-720"/>
          </w:pPr>
        </w:pPrChange>
      </w:pPr>
    </w:p>
    <w:p w14:paraId="35621054" w14:textId="77777777" w:rsidR="00210D6C" w:rsidRPr="006B17C5" w:rsidRDefault="00210D6C">
      <w:pPr>
        <w:keepNext/>
        <w:keepLines/>
        <w:rPr>
          <w:ins w:id="7068" w:author="Mosi Adesina Ifatunji" w:date="2025-06-17T17:56:00Z" w16du:dateUtc="2025-06-17T22:56:00Z"/>
          <w:rPrChange w:id="7069" w:author="Mosi Adesina Ifatunji" w:date="2025-07-17T11:52:00Z" w16du:dateUtc="2025-07-17T16:52:00Z">
            <w:rPr>
              <w:ins w:id="7070" w:author="Mosi Adesina Ifatunji" w:date="2025-06-17T17:56:00Z" w16du:dateUtc="2025-06-17T22:56:00Z"/>
              <w:rFonts w:ascii="Helvetica Neue" w:hAnsi="Helvetica Neue" w:cs="Helvetica Neue"/>
              <w:sz w:val="26"/>
              <w:szCs w:val="26"/>
            </w:rPr>
          </w:rPrChange>
        </w:rPr>
        <w:pPrChange w:id="7071" w:author="Mosi Adesina Ifatunji" w:date="2025-10-21T19:50:00Z" w16du:dateUtc="2025-10-22T00:50:00Z">
          <w:pPr>
            <w:autoSpaceDE w:val="0"/>
            <w:autoSpaceDN w:val="0"/>
            <w:adjustRightInd w:val="0"/>
            <w:ind w:left="720" w:right="-720" w:hanging="720"/>
          </w:pPr>
        </w:pPrChange>
      </w:pPr>
      <w:ins w:id="7072" w:author="Mosi Adesina Ifatunji" w:date="2025-06-17T17:56:00Z" w16du:dateUtc="2025-06-17T22:56:00Z">
        <w:r w:rsidRPr="006B17C5">
          <w:rPr>
            <w:rPrChange w:id="7073" w:author="Mosi Adesina Ifatunji" w:date="2025-07-17T11:52:00Z" w16du:dateUtc="2025-07-17T16:52:00Z">
              <w:rPr>
                <w:rFonts w:ascii="Helvetica Neue" w:hAnsi="Helvetica Neue" w:cs="Helvetica Neue"/>
                <w:sz w:val="26"/>
                <w:szCs w:val="26"/>
              </w:rPr>
            </w:rPrChange>
          </w:rPr>
          <w:lastRenderedPageBreak/>
          <w:t xml:space="preserve">Dustmann, Christian, Albrecht Glitz, Uta Schönberg, and Herbert Brücker. 2016. "Referral-based Job Search Networks." </w:t>
        </w:r>
        <w:r w:rsidRPr="006B17C5">
          <w:rPr>
            <w:i/>
            <w:iCs/>
            <w:rPrChange w:id="7074" w:author="Mosi Adesina Ifatunji" w:date="2025-07-17T11:52:00Z" w16du:dateUtc="2025-07-17T16:52:00Z">
              <w:rPr>
                <w:rFonts w:ascii="Helvetica Neue" w:hAnsi="Helvetica Neue" w:cs="Helvetica Neue"/>
                <w:i/>
                <w:iCs/>
                <w:sz w:val="26"/>
                <w:szCs w:val="26"/>
              </w:rPr>
            </w:rPrChange>
          </w:rPr>
          <w:t>The Review of Economic Studies</w:t>
        </w:r>
        <w:r w:rsidRPr="006B17C5">
          <w:rPr>
            <w:rPrChange w:id="7075" w:author="Mosi Adesina Ifatunji" w:date="2025-07-17T11:52:00Z" w16du:dateUtc="2025-07-17T16:52:00Z">
              <w:rPr>
                <w:rFonts w:ascii="Helvetica Neue" w:hAnsi="Helvetica Neue" w:cs="Helvetica Neue"/>
                <w:sz w:val="26"/>
                <w:szCs w:val="26"/>
              </w:rPr>
            </w:rPrChange>
          </w:rPr>
          <w:t xml:space="preserve"> 83(2):514–46.</w:t>
        </w:r>
      </w:ins>
    </w:p>
    <w:p w14:paraId="0E193FC2" w14:textId="77777777" w:rsidR="00210D6C" w:rsidRPr="006B17C5" w:rsidRDefault="00210D6C">
      <w:pPr>
        <w:keepNext/>
        <w:keepLines/>
        <w:rPr>
          <w:ins w:id="7076" w:author="Mosi Adesina Ifatunji" w:date="2025-06-17T17:56:00Z" w16du:dateUtc="2025-06-17T22:56:00Z"/>
          <w:rPrChange w:id="7077" w:author="Mosi Adesina Ifatunji" w:date="2025-07-17T11:52:00Z" w16du:dateUtc="2025-07-17T16:52:00Z">
            <w:rPr>
              <w:ins w:id="7078" w:author="Mosi Adesina Ifatunji" w:date="2025-06-17T17:56:00Z" w16du:dateUtc="2025-06-17T22:56:00Z"/>
              <w:rFonts w:ascii="Helvetica Neue" w:hAnsi="Helvetica Neue" w:cs="Helvetica Neue"/>
              <w:sz w:val="26"/>
              <w:szCs w:val="26"/>
            </w:rPr>
          </w:rPrChange>
        </w:rPr>
        <w:pPrChange w:id="7079" w:author="Mosi Adesina Ifatunji" w:date="2025-10-21T19:50:00Z" w16du:dateUtc="2025-10-22T00:50:00Z">
          <w:pPr>
            <w:autoSpaceDE w:val="0"/>
            <w:autoSpaceDN w:val="0"/>
            <w:adjustRightInd w:val="0"/>
            <w:ind w:right="-720"/>
          </w:pPr>
        </w:pPrChange>
      </w:pPr>
    </w:p>
    <w:p w14:paraId="5899943F" w14:textId="77777777" w:rsidR="003B3746" w:rsidRPr="006B17C5" w:rsidRDefault="003B3746">
      <w:pPr>
        <w:keepNext/>
        <w:keepLines/>
        <w:rPr>
          <w:ins w:id="7080" w:author="Mosi Adesina Ifatunji" w:date="2025-06-17T17:57:00Z" w16du:dateUtc="2025-06-17T22:57:00Z"/>
          <w:rPrChange w:id="7081" w:author="Mosi Adesina Ifatunji" w:date="2025-07-17T11:52:00Z" w16du:dateUtc="2025-07-17T16:52:00Z">
            <w:rPr>
              <w:ins w:id="7082" w:author="Mosi Adesina Ifatunji" w:date="2025-06-17T17:57:00Z" w16du:dateUtc="2025-06-17T22:57:00Z"/>
              <w:rFonts w:ascii="Helvetica Neue" w:hAnsi="Helvetica Neue" w:cs="Helvetica Neue"/>
              <w:sz w:val="26"/>
              <w:szCs w:val="26"/>
            </w:rPr>
          </w:rPrChange>
        </w:rPr>
        <w:pPrChange w:id="7083" w:author="Mosi Adesina Ifatunji" w:date="2025-10-21T19:50:00Z" w16du:dateUtc="2025-10-22T00:50:00Z">
          <w:pPr>
            <w:autoSpaceDE w:val="0"/>
            <w:autoSpaceDN w:val="0"/>
            <w:adjustRightInd w:val="0"/>
            <w:ind w:left="720" w:right="-720" w:hanging="720"/>
          </w:pPr>
        </w:pPrChange>
      </w:pPr>
      <w:ins w:id="7084" w:author="Mosi Adesina Ifatunji" w:date="2025-06-17T17:57:00Z" w16du:dateUtc="2025-06-17T22:57:00Z">
        <w:r w:rsidRPr="006B17C5">
          <w:rPr>
            <w:rPrChange w:id="7085" w:author="Mosi Adesina Ifatunji" w:date="2025-07-17T11:52:00Z" w16du:dateUtc="2025-07-17T16:52:00Z">
              <w:rPr>
                <w:rFonts w:ascii="Helvetica Neue" w:hAnsi="Helvetica Neue" w:cs="Helvetica Neue"/>
                <w:sz w:val="26"/>
                <w:szCs w:val="26"/>
              </w:rPr>
            </w:rPrChange>
          </w:rPr>
          <w:t xml:space="preserve">Mandel, Hadas, and Moshe Semyonov. 2016. "Going Back in Time? Gender Differences in Trends and Sources of the Racial Pay Gap, 1970 to 2010." </w:t>
        </w:r>
        <w:r w:rsidRPr="006B17C5">
          <w:rPr>
            <w:i/>
            <w:iCs/>
            <w:rPrChange w:id="7086"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7087" w:author="Mosi Adesina Ifatunji" w:date="2025-07-17T11:52:00Z" w16du:dateUtc="2025-07-17T16:52:00Z">
              <w:rPr>
                <w:rFonts w:ascii="Helvetica Neue" w:hAnsi="Helvetica Neue" w:cs="Helvetica Neue"/>
                <w:sz w:val="26"/>
                <w:szCs w:val="26"/>
              </w:rPr>
            </w:rPrChange>
          </w:rPr>
          <w:t xml:space="preserve"> 81(5):1039–68.</w:t>
        </w:r>
      </w:ins>
    </w:p>
    <w:p w14:paraId="16D91A58" w14:textId="77777777" w:rsidR="003B3746" w:rsidRPr="006B17C5" w:rsidRDefault="003B3746">
      <w:pPr>
        <w:keepNext/>
        <w:keepLines/>
        <w:rPr>
          <w:ins w:id="7088" w:author="Mosi Adesina Ifatunji" w:date="2025-06-17T18:01:00Z" w16du:dateUtc="2025-06-17T23:01:00Z"/>
          <w:rPrChange w:id="7089" w:author="Mosi Adesina Ifatunji" w:date="2025-07-17T11:52:00Z" w16du:dateUtc="2025-07-17T16:52:00Z">
            <w:rPr>
              <w:ins w:id="7090" w:author="Mosi Adesina Ifatunji" w:date="2025-06-17T18:01:00Z" w16du:dateUtc="2025-06-17T23:01:00Z"/>
              <w:rFonts w:ascii="Helvetica Neue" w:hAnsi="Helvetica Neue" w:cs="Helvetica Neue"/>
              <w:sz w:val="26"/>
              <w:szCs w:val="26"/>
            </w:rPr>
          </w:rPrChange>
        </w:rPr>
        <w:pPrChange w:id="7091" w:author="Mosi Adesina Ifatunji" w:date="2025-10-21T19:50:00Z" w16du:dateUtc="2025-10-22T00:50:00Z">
          <w:pPr>
            <w:autoSpaceDE w:val="0"/>
            <w:autoSpaceDN w:val="0"/>
            <w:adjustRightInd w:val="0"/>
            <w:ind w:right="-720"/>
          </w:pPr>
        </w:pPrChange>
      </w:pPr>
    </w:p>
    <w:p w14:paraId="1FFBFF44" w14:textId="77777777" w:rsidR="00017D8D" w:rsidRPr="006B17C5" w:rsidRDefault="00017D8D">
      <w:pPr>
        <w:keepNext/>
        <w:keepLines/>
        <w:rPr>
          <w:ins w:id="7092" w:author="Mosi Adesina Ifatunji" w:date="2025-06-17T18:01:00Z" w16du:dateUtc="2025-06-17T23:01:00Z"/>
          <w:rPrChange w:id="7093" w:author="Mosi Adesina Ifatunji" w:date="2025-07-17T11:52:00Z" w16du:dateUtc="2025-07-17T16:52:00Z">
            <w:rPr>
              <w:ins w:id="7094" w:author="Mosi Adesina Ifatunji" w:date="2025-06-17T18:01:00Z" w16du:dateUtc="2025-06-17T23:01:00Z"/>
              <w:rFonts w:ascii="Helvetica Neue" w:hAnsi="Helvetica Neue" w:cs="Helvetica Neue"/>
              <w:sz w:val="26"/>
              <w:szCs w:val="26"/>
            </w:rPr>
          </w:rPrChange>
        </w:rPr>
        <w:pPrChange w:id="7095" w:author="Mosi Adesina Ifatunji" w:date="2025-10-21T19:50:00Z" w16du:dateUtc="2025-10-22T00:50:00Z">
          <w:pPr>
            <w:autoSpaceDE w:val="0"/>
            <w:autoSpaceDN w:val="0"/>
            <w:adjustRightInd w:val="0"/>
            <w:ind w:left="720" w:right="-720" w:hanging="720"/>
          </w:pPr>
        </w:pPrChange>
      </w:pPr>
      <w:ins w:id="7096" w:author="Mosi Adesina Ifatunji" w:date="2025-06-17T18:01:00Z" w16du:dateUtc="2025-06-17T23:01:00Z">
        <w:r w:rsidRPr="006B17C5">
          <w:rPr>
            <w:rPrChange w:id="7097" w:author="Mosi Adesina Ifatunji" w:date="2025-07-17T11:52:00Z" w16du:dateUtc="2025-07-17T16:52:00Z">
              <w:rPr>
                <w:rFonts w:ascii="Helvetica Neue" w:hAnsi="Helvetica Neue" w:cs="Helvetica Neue"/>
                <w:sz w:val="26"/>
                <w:szCs w:val="26"/>
              </w:rPr>
            </w:rPrChange>
          </w:rPr>
          <w:t xml:space="preserve">Jacobs, Jerry A, and Ronald L Breiger. 2017. "Careers, industries, and occupations: Industrial segmentation reconsidered." Pp. 43–63 in </w:t>
        </w:r>
        <w:r w:rsidRPr="006B17C5">
          <w:rPr>
            <w:i/>
            <w:iCs/>
            <w:rPrChange w:id="7098" w:author="Mosi Adesina Ifatunji" w:date="2025-07-17T11:52:00Z" w16du:dateUtc="2025-07-17T16:52:00Z">
              <w:rPr>
                <w:rFonts w:ascii="Helvetica Neue" w:hAnsi="Helvetica Neue" w:cs="Helvetica Neue"/>
                <w:i/>
                <w:iCs/>
                <w:sz w:val="26"/>
                <w:szCs w:val="26"/>
              </w:rPr>
            </w:rPrChange>
          </w:rPr>
          <w:t>industries, firms, and Jobs</w:t>
        </w:r>
        <w:r w:rsidRPr="006B17C5">
          <w:rPr>
            <w:rPrChange w:id="7099" w:author="Mosi Adesina Ifatunji" w:date="2025-07-17T11:52:00Z" w16du:dateUtc="2025-07-17T16:52:00Z">
              <w:rPr>
                <w:rFonts w:ascii="Helvetica Neue" w:hAnsi="Helvetica Neue" w:cs="Helvetica Neue"/>
                <w:sz w:val="26"/>
                <w:szCs w:val="26"/>
              </w:rPr>
            </w:rPrChange>
          </w:rPr>
          <w:t>: Routledge.</w:t>
        </w:r>
      </w:ins>
    </w:p>
    <w:p w14:paraId="217C9FE8" w14:textId="77777777" w:rsidR="00017D8D" w:rsidRPr="006B17C5" w:rsidRDefault="00017D8D">
      <w:pPr>
        <w:keepNext/>
        <w:keepLines/>
        <w:rPr>
          <w:ins w:id="7100" w:author="Mosi Adesina Ifatunji" w:date="2025-06-17T18:02:00Z" w16du:dateUtc="2025-06-17T23:02:00Z"/>
          <w:rPrChange w:id="7101" w:author="Mosi Adesina Ifatunji" w:date="2025-07-17T11:52:00Z" w16du:dateUtc="2025-07-17T16:52:00Z">
            <w:rPr>
              <w:ins w:id="7102" w:author="Mosi Adesina Ifatunji" w:date="2025-06-17T18:02:00Z" w16du:dateUtc="2025-06-17T23:02:00Z"/>
              <w:rFonts w:ascii="Helvetica Neue" w:hAnsi="Helvetica Neue" w:cs="Helvetica Neue"/>
              <w:sz w:val="26"/>
              <w:szCs w:val="26"/>
            </w:rPr>
          </w:rPrChange>
        </w:rPr>
        <w:pPrChange w:id="7103" w:author="Mosi Adesina Ifatunji" w:date="2025-10-21T19:50:00Z" w16du:dateUtc="2025-10-22T00:50:00Z">
          <w:pPr>
            <w:autoSpaceDE w:val="0"/>
            <w:autoSpaceDN w:val="0"/>
            <w:adjustRightInd w:val="0"/>
            <w:ind w:right="-720"/>
          </w:pPr>
        </w:pPrChange>
      </w:pPr>
    </w:p>
    <w:p w14:paraId="1E4F31A2" w14:textId="77777777" w:rsidR="00017D8D" w:rsidRPr="006B17C5" w:rsidRDefault="00017D8D">
      <w:pPr>
        <w:keepNext/>
        <w:keepLines/>
        <w:rPr>
          <w:ins w:id="7104" w:author="Mosi Adesina Ifatunji" w:date="2025-06-17T18:02:00Z" w16du:dateUtc="2025-06-17T23:02:00Z"/>
          <w:rPrChange w:id="7105" w:author="Mosi Adesina Ifatunji" w:date="2025-07-17T11:52:00Z" w16du:dateUtc="2025-07-17T16:52:00Z">
            <w:rPr>
              <w:ins w:id="7106" w:author="Mosi Adesina Ifatunji" w:date="2025-06-17T18:02:00Z" w16du:dateUtc="2025-06-17T23:02:00Z"/>
              <w:rFonts w:ascii="Helvetica Neue" w:hAnsi="Helvetica Neue" w:cs="Helvetica Neue"/>
              <w:sz w:val="26"/>
              <w:szCs w:val="26"/>
            </w:rPr>
          </w:rPrChange>
        </w:rPr>
        <w:pPrChange w:id="7107" w:author="Mosi Adesina Ifatunji" w:date="2025-10-21T19:50:00Z" w16du:dateUtc="2025-10-22T00:50:00Z">
          <w:pPr>
            <w:autoSpaceDE w:val="0"/>
            <w:autoSpaceDN w:val="0"/>
            <w:adjustRightInd w:val="0"/>
            <w:ind w:left="720" w:right="-720" w:hanging="720"/>
          </w:pPr>
        </w:pPrChange>
      </w:pPr>
      <w:proofErr w:type="spellStart"/>
      <w:ins w:id="7108" w:author="Mosi Adesina Ifatunji" w:date="2025-06-17T18:02:00Z" w16du:dateUtc="2025-06-17T23:02:00Z">
        <w:r w:rsidRPr="006B17C5">
          <w:rPr>
            <w:rPrChange w:id="7109" w:author="Mosi Adesina Ifatunji" w:date="2025-07-17T11:52:00Z" w16du:dateUtc="2025-07-17T16:52:00Z">
              <w:rPr>
                <w:rFonts w:ascii="Helvetica Neue" w:hAnsi="Helvetica Neue" w:cs="Helvetica Neue"/>
                <w:sz w:val="26"/>
                <w:szCs w:val="26"/>
              </w:rPr>
            </w:rPrChange>
          </w:rPr>
          <w:t>Krysan</w:t>
        </w:r>
        <w:proofErr w:type="spellEnd"/>
        <w:r w:rsidRPr="006B17C5">
          <w:rPr>
            <w:rPrChange w:id="7110" w:author="Mosi Adesina Ifatunji" w:date="2025-07-17T11:52:00Z" w16du:dateUtc="2025-07-17T16:52:00Z">
              <w:rPr>
                <w:rFonts w:ascii="Helvetica Neue" w:hAnsi="Helvetica Neue" w:cs="Helvetica Neue"/>
                <w:sz w:val="26"/>
                <w:szCs w:val="26"/>
              </w:rPr>
            </w:rPrChange>
          </w:rPr>
          <w:t xml:space="preserve">, Maria, and Kyle Crowder. 2017. </w:t>
        </w:r>
        <w:r w:rsidRPr="006B17C5">
          <w:rPr>
            <w:i/>
            <w:iCs/>
            <w:rPrChange w:id="7111" w:author="Mosi Adesina Ifatunji" w:date="2025-07-17T11:52:00Z" w16du:dateUtc="2025-07-17T16:52:00Z">
              <w:rPr>
                <w:rFonts w:ascii="Helvetica Neue" w:hAnsi="Helvetica Neue" w:cs="Helvetica Neue"/>
                <w:i/>
                <w:iCs/>
                <w:sz w:val="26"/>
                <w:szCs w:val="26"/>
              </w:rPr>
            </w:rPrChange>
          </w:rPr>
          <w:t>Cycle of Segregation: Social Processes and Residential Stratification</w:t>
        </w:r>
        <w:r w:rsidRPr="006B17C5">
          <w:rPr>
            <w:rPrChange w:id="7112" w:author="Mosi Adesina Ifatunji" w:date="2025-07-17T11:52:00Z" w16du:dateUtc="2025-07-17T16:52:00Z">
              <w:rPr>
                <w:rFonts w:ascii="Helvetica Neue" w:hAnsi="Helvetica Neue" w:cs="Helvetica Neue"/>
                <w:sz w:val="26"/>
                <w:szCs w:val="26"/>
              </w:rPr>
            </w:rPrChange>
          </w:rPr>
          <w:t>. New York, New York: Russell Sage Foundation.</w:t>
        </w:r>
      </w:ins>
    </w:p>
    <w:p w14:paraId="5F2FCF6B" w14:textId="77777777" w:rsidR="00017D8D" w:rsidRPr="006B17C5" w:rsidRDefault="00017D8D">
      <w:pPr>
        <w:keepNext/>
        <w:keepLines/>
        <w:rPr>
          <w:ins w:id="7113" w:author="Mosi Adesina Ifatunji" w:date="2025-06-17T18:03:00Z" w16du:dateUtc="2025-06-17T23:03:00Z"/>
          <w:rPrChange w:id="7114" w:author="Mosi Adesina Ifatunji" w:date="2025-07-17T11:52:00Z" w16du:dateUtc="2025-07-17T16:52:00Z">
            <w:rPr>
              <w:ins w:id="7115" w:author="Mosi Adesina Ifatunji" w:date="2025-06-17T18:03:00Z" w16du:dateUtc="2025-06-17T23:03:00Z"/>
              <w:rFonts w:ascii="Helvetica Neue" w:hAnsi="Helvetica Neue" w:cs="Helvetica Neue"/>
              <w:sz w:val="26"/>
              <w:szCs w:val="26"/>
            </w:rPr>
          </w:rPrChange>
        </w:rPr>
        <w:pPrChange w:id="7116" w:author="Mosi Adesina Ifatunji" w:date="2025-10-21T19:50:00Z" w16du:dateUtc="2025-10-22T00:50:00Z">
          <w:pPr>
            <w:autoSpaceDE w:val="0"/>
            <w:autoSpaceDN w:val="0"/>
            <w:adjustRightInd w:val="0"/>
            <w:ind w:right="-720"/>
          </w:pPr>
        </w:pPrChange>
      </w:pPr>
    </w:p>
    <w:p w14:paraId="58B82182" w14:textId="77777777" w:rsidR="008D1DD0" w:rsidRPr="006B17C5" w:rsidRDefault="008D1DD0">
      <w:pPr>
        <w:keepNext/>
        <w:keepLines/>
        <w:rPr>
          <w:ins w:id="7117" w:author="Mosi Adesina Ifatunji" w:date="2025-06-17T18:03:00Z" w16du:dateUtc="2025-06-17T23:03:00Z"/>
          <w:rPrChange w:id="7118" w:author="Mosi Adesina Ifatunji" w:date="2025-07-17T11:52:00Z" w16du:dateUtc="2025-07-17T16:52:00Z">
            <w:rPr>
              <w:ins w:id="7119" w:author="Mosi Adesina Ifatunji" w:date="2025-06-17T18:03:00Z" w16du:dateUtc="2025-06-17T23:03:00Z"/>
              <w:rFonts w:ascii="Helvetica Neue" w:hAnsi="Helvetica Neue" w:cs="Helvetica Neue"/>
              <w:sz w:val="26"/>
              <w:szCs w:val="26"/>
            </w:rPr>
          </w:rPrChange>
        </w:rPr>
        <w:pPrChange w:id="7120" w:author="Mosi Adesina Ifatunji" w:date="2025-10-21T19:50:00Z" w16du:dateUtc="2025-10-22T00:50:00Z">
          <w:pPr>
            <w:autoSpaceDE w:val="0"/>
            <w:autoSpaceDN w:val="0"/>
            <w:adjustRightInd w:val="0"/>
            <w:ind w:left="720" w:right="-720" w:hanging="720"/>
          </w:pPr>
        </w:pPrChange>
      </w:pPr>
      <w:ins w:id="7121" w:author="Mosi Adesina Ifatunji" w:date="2025-06-17T18:03:00Z" w16du:dateUtc="2025-06-17T23:03:00Z">
        <w:r w:rsidRPr="006B17C5">
          <w:rPr>
            <w:rPrChange w:id="7122" w:author="Mosi Adesina Ifatunji" w:date="2025-07-17T11:52:00Z" w16du:dateUtc="2025-07-17T16:52:00Z">
              <w:rPr>
                <w:rFonts w:ascii="Helvetica Neue" w:hAnsi="Helvetica Neue" w:cs="Helvetica Neue"/>
                <w:sz w:val="26"/>
                <w:szCs w:val="26"/>
              </w:rPr>
            </w:rPrChange>
          </w:rPr>
          <w:t xml:space="preserve">Quillian, Lincoln, Devah Pager, Ole Hexel, and Arnfinn H. </w:t>
        </w:r>
        <w:proofErr w:type="spellStart"/>
        <w:r w:rsidRPr="006B17C5">
          <w:rPr>
            <w:rPrChange w:id="7123" w:author="Mosi Adesina Ifatunji" w:date="2025-07-17T11:52:00Z" w16du:dateUtc="2025-07-17T16:52:00Z">
              <w:rPr>
                <w:rFonts w:ascii="Helvetica Neue" w:hAnsi="Helvetica Neue" w:cs="Helvetica Neue"/>
                <w:sz w:val="26"/>
                <w:szCs w:val="26"/>
              </w:rPr>
            </w:rPrChange>
          </w:rPr>
          <w:t>Midtbøen</w:t>
        </w:r>
        <w:proofErr w:type="spellEnd"/>
        <w:r w:rsidRPr="006B17C5">
          <w:rPr>
            <w:rPrChange w:id="7124" w:author="Mosi Adesina Ifatunji" w:date="2025-07-17T11:52:00Z" w16du:dateUtc="2025-07-17T16:52:00Z">
              <w:rPr>
                <w:rFonts w:ascii="Helvetica Neue" w:hAnsi="Helvetica Neue" w:cs="Helvetica Neue"/>
                <w:sz w:val="26"/>
                <w:szCs w:val="26"/>
              </w:rPr>
            </w:rPrChange>
          </w:rPr>
          <w:t xml:space="preserve">. 2017. "Meta-analysis of field experiments shows no change in racial discrimination in hiring over time." </w:t>
        </w:r>
        <w:r w:rsidRPr="006B17C5">
          <w:rPr>
            <w:i/>
            <w:iCs/>
            <w:rPrChange w:id="7125" w:author="Mosi Adesina Ifatunji" w:date="2025-07-17T11:52:00Z" w16du:dateUtc="2025-07-17T16:52:00Z">
              <w:rPr>
                <w:rFonts w:ascii="Helvetica Neue" w:hAnsi="Helvetica Neue" w:cs="Helvetica Neue"/>
                <w:i/>
                <w:iCs/>
                <w:sz w:val="26"/>
                <w:szCs w:val="26"/>
              </w:rPr>
            </w:rPrChange>
          </w:rPr>
          <w:t>Proceedings of the National Academy of Sciences</w:t>
        </w:r>
        <w:r w:rsidRPr="006B17C5">
          <w:rPr>
            <w:rPrChange w:id="7126" w:author="Mosi Adesina Ifatunji" w:date="2025-07-17T11:52:00Z" w16du:dateUtc="2025-07-17T16:52:00Z">
              <w:rPr>
                <w:rFonts w:ascii="Helvetica Neue" w:hAnsi="Helvetica Neue" w:cs="Helvetica Neue"/>
                <w:sz w:val="26"/>
                <w:szCs w:val="26"/>
              </w:rPr>
            </w:rPrChange>
          </w:rPr>
          <w:t xml:space="preserve"> 114(41):10870–75.</w:t>
        </w:r>
      </w:ins>
    </w:p>
    <w:p w14:paraId="2AEA500B" w14:textId="77777777" w:rsidR="008D1DD0" w:rsidRPr="006B17C5" w:rsidRDefault="008D1DD0">
      <w:pPr>
        <w:keepNext/>
        <w:keepLines/>
        <w:rPr>
          <w:ins w:id="7127" w:author="Mosi Adesina Ifatunji" w:date="2025-06-17T18:03:00Z" w16du:dateUtc="2025-06-17T23:03:00Z"/>
          <w:rPrChange w:id="7128" w:author="Mosi Adesina Ifatunji" w:date="2025-07-17T11:52:00Z" w16du:dateUtc="2025-07-17T16:52:00Z">
            <w:rPr>
              <w:ins w:id="7129" w:author="Mosi Adesina Ifatunji" w:date="2025-06-17T18:03:00Z" w16du:dateUtc="2025-06-17T23:03:00Z"/>
              <w:rFonts w:ascii="Helvetica Neue" w:hAnsi="Helvetica Neue" w:cs="Helvetica Neue"/>
              <w:sz w:val="26"/>
              <w:szCs w:val="26"/>
            </w:rPr>
          </w:rPrChange>
        </w:rPr>
        <w:pPrChange w:id="7130" w:author="Mosi Adesina Ifatunji" w:date="2025-10-21T19:50:00Z" w16du:dateUtc="2025-10-22T00:50:00Z">
          <w:pPr>
            <w:autoSpaceDE w:val="0"/>
            <w:autoSpaceDN w:val="0"/>
            <w:adjustRightInd w:val="0"/>
            <w:ind w:right="-720"/>
          </w:pPr>
        </w:pPrChange>
      </w:pPr>
    </w:p>
    <w:p w14:paraId="28842683" w14:textId="77777777" w:rsidR="005F4522" w:rsidRPr="006B17C5" w:rsidRDefault="005F4522">
      <w:pPr>
        <w:keepNext/>
        <w:keepLines/>
        <w:rPr>
          <w:ins w:id="7131" w:author="Mosi Adesina Ifatunji" w:date="2025-06-17T18:06:00Z" w16du:dateUtc="2025-06-17T23:06:00Z"/>
          <w:rPrChange w:id="7132" w:author="Mosi Adesina Ifatunji" w:date="2025-07-17T11:52:00Z" w16du:dateUtc="2025-07-17T16:52:00Z">
            <w:rPr>
              <w:ins w:id="7133" w:author="Mosi Adesina Ifatunji" w:date="2025-06-17T18:06:00Z" w16du:dateUtc="2025-06-17T23:06:00Z"/>
              <w:rFonts w:ascii="Helvetica Neue" w:hAnsi="Helvetica Neue" w:cs="Helvetica Neue"/>
              <w:sz w:val="26"/>
              <w:szCs w:val="26"/>
            </w:rPr>
          </w:rPrChange>
        </w:rPr>
        <w:pPrChange w:id="7134" w:author="Mosi Adesina Ifatunji" w:date="2025-10-21T19:50:00Z" w16du:dateUtc="2025-10-22T00:50:00Z">
          <w:pPr>
            <w:autoSpaceDE w:val="0"/>
            <w:autoSpaceDN w:val="0"/>
            <w:adjustRightInd w:val="0"/>
            <w:ind w:left="720" w:right="-720" w:hanging="720"/>
          </w:pPr>
        </w:pPrChange>
      </w:pPr>
      <w:ins w:id="7135" w:author="Mosi Adesina Ifatunji" w:date="2025-06-17T18:06:00Z" w16du:dateUtc="2025-06-17T23:06:00Z">
        <w:r w:rsidRPr="006B17C5">
          <w:rPr>
            <w:rPrChange w:id="7136" w:author="Mosi Adesina Ifatunji" w:date="2025-07-17T11:52:00Z" w16du:dateUtc="2025-07-17T16:52:00Z">
              <w:rPr>
                <w:rFonts w:ascii="Helvetica Neue" w:hAnsi="Helvetica Neue" w:cs="Helvetica Neue"/>
                <w:sz w:val="26"/>
                <w:szCs w:val="26"/>
              </w:rPr>
            </w:rPrChange>
          </w:rPr>
          <w:t xml:space="preserve">Ferguson, John-Paul, and </w:t>
        </w:r>
        <w:proofErr w:type="spellStart"/>
        <w:r w:rsidRPr="006B17C5">
          <w:rPr>
            <w:rPrChange w:id="7137" w:author="Mosi Adesina Ifatunji" w:date="2025-07-17T11:52:00Z" w16du:dateUtc="2025-07-17T16:52:00Z">
              <w:rPr>
                <w:rFonts w:ascii="Helvetica Neue" w:hAnsi="Helvetica Neue" w:cs="Helvetica Neue"/>
                <w:sz w:val="26"/>
                <w:szCs w:val="26"/>
              </w:rPr>
            </w:rPrChange>
          </w:rPr>
          <w:t>Rembrand</w:t>
        </w:r>
        <w:proofErr w:type="spellEnd"/>
        <w:r w:rsidRPr="006B17C5">
          <w:rPr>
            <w:rPrChange w:id="7138" w:author="Mosi Adesina Ifatunji" w:date="2025-07-17T11:52:00Z" w16du:dateUtc="2025-07-17T16:52:00Z">
              <w:rPr>
                <w:rFonts w:ascii="Helvetica Neue" w:hAnsi="Helvetica Neue" w:cs="Helvetica Neue"/>
                <w:sz w:val="26"/>
                <w:szCs w:val="26"/>
              </w:rPr>
            </w:rPrChange>
          </w:rPr>
          <w:t xml:space="preserve"> Koning. 2018. "Firm Turnover and the Return of Racial Establishment Segregation." </w:t>
        </w:r>
        <w:r w:rsidRPr="006B17C5">
          <w:rPr>
            <w:i/>
            <w:iCs/>
            <w:rPrChange w:id="7139"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7140" w:author="Mosi Adesina Ifatunji" w:date="2025-07-17T11:52:00Z" w16du:dateUtc="2025-07-17T16:52:00Z">
              <w:rPr>
                <w:rFonts w:ascii="Helvetica Neue" w:hAnsi="Helvetica Neue" w:cs="Helvetica Neue"/>
                <w:sz w:val="26"/>
                <w:szCs w:val="26"/>
              </w:rPr>
            </w:rPrChange>
          </w:rPr>
          <w:t xml:space="preserve"> 83(3):445–74.</w:t>
        </w:r>
      </w:ins>
    </w:p>
    <w:p w14:paraId="70C62E14" w14:textId="77777777" w:rsidR="005F4522" w:rsidRPr="006B17C5" w:rsidRDefault="005F4522">
      <w:pPr>
        <w:keepNext/>
        <w:keepLines/>
        <w:rPr>
          <w:ins w:id="7141" w:author="Mosi Adesina Ifatunji" w:date="2025-06-17T18:06:00Z" w16du:dateUtc="2025-06-17T23:06:00Z"/>
          <w:rPrChange w:id="7142" w:author="Mosi Adesina Ifatunji" w:date="2025-07-17T11:52:00Z" w16du:dateUtc="2025-07-17T16:52:00Z">
            <w:rPr>
              <w:ins w:id="7143" w:author="Mosi Adesina Ifatunji" w:date="2025-06-17T18:06:00Z" w16du:dateUtc="2025-06-17T23:06:00Z"/>
              <w:rFonts w:ascii="Helvetica Neue" w:hAnsi="Helvetica Neue" w:cs="Helvetica Neue"/>
              <w:sz w:val="26"/>
              <w:szCs w:val="26"/>
            </w:rPr>
          </w:rPrChange>
        </w:rPr>
        <w:pPrChange w:id="7144" w:author="Mosi Adesina Ifatunji" w:date="2025-10-21T19:50:00Z" w16du:dateUtc="2025-10-22T00:50:00Z">
          <w:pPr>
            <w:autoSpaceDE w:val="0"/>
            <w:autoSpaceDN w:val="0"/>
            <w:adjustRightInd w:val="0"/>
            <w:ind w:right="-720"/>
          </w:pPr>
        </w:pPrChange>
      </w:pPr>
    </w:p>
    <w:p w14:paraId="6A67CFAE" w14:textId="77777777" w:rsidR="00956EA8" w:rsidRPr="006B17C5" w:rsidRDefault="00956EA8">
      <w:pPr>
        <w:keepNext/>
        <w:keepLines/>
        <w:rPr>
          <w:ins w:id="7145" w:author="Mosi Adesina Ifatunji" w:date="2025-06-17T18:14:00Z" w16du:dateUtc="2025-06-17T23:14:00Z"/>
          <w:rPrChange w:id="7146" w:author="Mosi Adesina Ifatunji" w:date="2025-07-17T11:52:00Z" w16du:dateUtc="2025-07-17T16:52:00Z">
            <w:rPr>
              <w:ins w:id="7147" w:author="Mosi Adesina Ifatunji" w:date="2025-06-17T18:14:00Z" w16du:dateUtc="2025-06-17T23:14:00Z"/>
              <w:rFonts w:ascii="Helvetica Neue" w:hAnsi="Helvetica Neue" w:cs="Helvetica Neue"/>
              <w:sz w:val="26"/>
              <w:szCs w:val="26"/>
            </w:rPr>
          </w:rPrChange>
        </w:rPr>
        <w:pPrChange w:id="7148" w:author="Mosi Adesina Ifatunji" w:date="2025-10-21T19:50:00Z" w16du:dateUtc="2025-10-22T00:50:00Z">
          <w:pPr>
            <w:autoSpaceDE w:val="0"/>
            <w:autoSpaceDN w:val="0"/>
            <w:adjustRightInd w:val="0"/>
            <w:ind w:left="720" w:right="-720" w:hanging="720"/>
          </w:pPr>
        </w:pPrChange>
      </w:pPr>
      <w:proofErr w:type="spellStart"/>
      <w:ins w:id="7149" w:author="Mosi Adesina Ifatunji" w:date="2025-06-17T18:14:00Z" w16du:dateUtc="2025-06-17T23:14:00Z">
        <w:r w:rsidRPr="006B17C5">
          <w:rPr>
            <w:rPrChange w:id="7150" w:author="Mosi Adesina Ifatunji" w:date="2025-07-17T11:52:00Z" w16du:dateUtc="2025-07-17T16:52:00Z">
              <w:rPr>
                <w:rFonts w:ascii="Helvetica Neue" w:hAnsi="Helvetica Neue" w:cs="Helvetica Neue"/>
                <w:sz w:val="26"/>
                <w:szCs w:val="26"/>
              </w:rPr>
            </w:rPrChange>
          </w:rPr>
          <w:t>Saygin</w:t>
        </w:r>
        <w:proofErr w:type="spellEnd"/>
        <w:r w:rsidRPr="006B17C5">
          <w:rPr>
            <w:rPrChange w:id="7151" w:author="Mosi Adesina Ifatunji" w:date="2025-07-17T11:52:00Z" w16du:dateUtc="2025-07-17T16:52:00Z">
              <w:rPr>
                <w:rFonts w:ascii="Helvetica Neue" w:hAnsi="Helvetica Neue" w:cs="Helvetica Neue"/>
                <w:sz w:val="26"/>
                <w:szCs w:val="26"/>
              </w:rPr>
            </w:rPrChange>
          </w:rPr>
          <w:t xml:space="preserve">, Perihan Ozge, Andrea Weber, and Michèle A. Weynandt. 2019. "Coworkers, Networks, and Job-Search Outcomes among Displaced Workers." </w:t>
        </w:r>
        <w:r w:rsidRPr="006B17C5">
          <w:rPr>
            <w:i/>
            <w:iCs/>
            <w:rPrChange w:id="7152" w:author="Mosi Adesina Ifatunji" w:date="2025-07-17T11:52:00Z" w16du:dateUtc="2025-07-17T16:52:00Z">
              <w:rPr>
                <w:rFonts w:ascii="Helvetica Neue" w:hAnsi="Helvetica Neue" w:cs="Helvetica Neue"/>
                <w:i/>
                <w:iCs/>
                <w:sz w:val="26"/>
                <w:szCs w:val="26"/>
              </w:rPr>
            </w:rPrChange>
          </w:rPr>
          <w:t>Industrial and Labor Relations Review</w:t>
        </w:r>
        <w:r w:rsidRPr="006B17C5">
          <w:rPr>
            <w:rPrChange w:id="7153" w:author="Mosi Adesina Ifatunji" w:date="2025-07-17T11:52:00Z" w16du:dateUtc="2025-07-17T16:52:00Z">
              <w:rPr>
                <w:rFonts w:ascii="Helvetica Neue" w:hAnsi="Helvetica Neue" w:cs="Helvetica Neue"/>
                <w:sz w:val="26"/>
                <w:szCs w:val="26"/>
              </w:rPr>
            </w:rPrChange>
          </w:rPr>
          <w:t xml:space="preserve"> 74(1):95–130.</w:t>
        </w:r>
      </w:ins>
    </w:p>
    <w:p w14:paraId="2B973FBF" w14:textId="77777777" w:rsidR="00956EA8" w:rsidRPr="006B17C5" w:rsidRDefault="00956EA8">
      <w:pPr>
        <w:keepNext/>
        <w:keepLines/>
        <w:rPr>
          <w:ins w:id="7154" w:author="Mosi Adesina Ifatunji" w:date="2025-06-17T18:17:00Z" w16du:dateUtc="2025-06-17T23:17:00Z"/>
          <w:rPrChange w:id="7155" w:author="Mosi Adesina Ifatunji" w:date="2025-07-17T11:52:00Z" w16du:dateUtc="2025-07-17T16:52:00Z">
            <w:rPr>
              <w:ins w:id="7156" w:author="Mosi Adesina Ifatunji" w:date="2025-06-17T18:17:00Z" w16du:dateUtc="2025-06-17T23:17:00Z"/>
              <w:rFonts w:ascii="Helvetica Neue" w:hAnsi="Helvetica Neue" w:cs="Helvetica Neue"/>
              <w:sz w:val="26"/>
              <w:szCs w:val="26"/>
            </w:rPr>
          </w:rPrChange>
        </w:rPr>
        <w:pPrChange w:id="7157" w:author="Mosi Adesina Ifatunji" w:date="2025-10-21T19:50:00Z" w16du:dateUtc="2025-10-22T00:50:00Z">
          <w:pPr>
            <w:autoSpaceDE w:val="0"/>
            <w:autoSpaceDN w:val="0"/>
            <w:adjustRightInd w:val="0"/>
            <w:ind w:right="-720"/>
          </w:pPr>
        </w:pPrChange>
      </w:pPr>
    </w:p>
    <w:p w14:paraId="1B47CAD5" w14:textId="77777777" w:rsidR="00C968B7" w:rsidRPr="006B17C5" w:rsidRDefault="00C968B7">
      <w:pPr>
        <w:keepNext/>
        <w:keepLines/>
        <w:rPr>
          <w:ins w:id="7158" w:author="Mosi Adesina Ifatunji" w:date="2025-06-17T18:17:00Z" w16du:dateUtc="2025-06-17T23:17:00Z"/>
          <w:rPrChange w:id="7159" w:author="Mosi Adesina Ifatunji" w:date="2025-07-17T11:52:00Z" w16du:dateUtc="2025-07-17T16:52:00Z">
            <w:rPr>
              <w:ins w:id="7160" w:author="Mosi Adesina Ifatunji" w:date="2025-06-17T18:17:00Z" w16du:dateUtc="2025-06-17T23:17:00Z"/>
              <w:rFonts w:ascii="Helvetica Neue" w:hAnsi="Helvetica Neue" w:cs="Helvetica Neue"/>
              <w:sz w:val="26"/>
              <w:szCs w:val="26"/>
            </w:rPr>
          </w:rPrChange>
        </w:rPr>
        <w:pPrChange w:id="7161" w:author="Mosi Adesina Ifatunji" w:date="2025-10-21T19:50:00Z" w16du:dateUtc="2025-10-22T00:50:00Z">
          <w:pPr>
            <w:autoSpaceDE w:val="0"/>
            <w:autoSpaceDN w:val="0"/>
            <w:adjustRightInd w:val="0"/>
            <w:ind w:left="720" w:right="-720" w:hanging="720"/>
          </w:pPr>
        </w:pPrChange>
      </w:pPr>
      <w:ins w:id="7162" w:author="Mosi Adesina Ifatunji" w:date="2025-06-17T18:17:00Z" w16du:dateUtc="2025-06-17T23:17:00Z">
        <w:r w:rsidRPr="006B17C5">
          <w:rPr>
            <w:rPrChange w:id="7163" w:author="Mosi Adesina Ifatunji" w:date="2025-07-17T11:52:00Z" w16du:dateUtc="2025-07-17T16:52:00Z">
              <w:rPr>
                <w:rFonts w:ascii="Helvetica Neue" w:hAnsi="Helvetica Neue" w:cs="Helvetica Neue"/>
                <w:sz w:val="26"/>
                <w:szCs w:val="26"/>
              </w:rPr>
            </w:rPrChange>
          </w:rPr>
          <w:t xml:space="preserve">Avent-Holt, Dustin, Lasse Folke Henriksen, Anna Erika Hägglund, </w:t>
        </w:r>
        <w:proofErr w:type="spellStart"/>
        <w:r w:rsidRPr="006B17C5">
          <w:rPr>
            <w:rPrChange w:id="7164" w:author="Mosi Adesina Ifatunji" w:date="2025-07-17T11:52:00Z" w16du:dateUtc="2025-07-17T16:52:00Z">
              <w:rPr>
                <w:rFonts w:ascii="Helvetica Neue" w:hAnsi="Helvetica Neue" w:cs="Helvetica Neue"/>
                <w:sz w:val="26"/>
                <w:szCs w:val="26"/>
              </w:rPr>
            </w:rPrChange>
          </w:rPr>
          <w:t>Jiwook</w:t>
        </w:r>
        <w:proofErr w:type="spellEnd"/>
        <w:r w:rsidRPr="006B17C5">
          <w:rPr>
            <w:rPrChange w:id="7165" w:author="Mosi Adesina Ifatunji" w:date="2025-07-17T11:52:00Z" w16du:dateUtc="2025-07-17T16:52:00Z">
              <w:rPr>
                <w:rFonts w:ascii="Helvetica Neue" w:hAnsi="Helvetica Neue" w:cs="Helvetica Neue"/>
                <w:sz w:val="26"/>
                <w:szCs w:val="26"/>
              </w:rPr>
            </w:rPrChange>
          </w:rPr>
          <w:t xml:space="preserve"> Jung, Naomi Kodama, Silvia Maja Melzer, </w:t>
        </w:r>
        <w:proofErr w:type="spellStart"/>
        <w:r w:rsidRPr="006B17C5">
          <w:rPr>
            <w:rPrChange w:id="7166" w:author="Mosi Adesina Ifatunji" w:date="2025-07-17T11:52:00Z" w16du:dateUtc="2025-07-17T16:52:00Z">
              <w:rPr>
                <w:rFonts w:ascii="Helvetica Neue" w:hAnsi="Helvetica Neue" w:cs="Helvetica Neue"/>
                <w:sz w:val="26"/>
                <w:szCs w:val="26"/>
              </w:rPr>
            </w:rPrChange>
          </w:rPr>
          <w:t>Eunmi</w:t>
        </w:r>
        <w:proofErr w:type="spellEnd"/>
        <w:r w:rsidRPr="006B17C5">
          <w:rPr>
            <w:rPrChange w:id="7167" w:author="Mosi Adesina Ifatunji" w:date="2025-07-17T11:52:00Z" w16du:dateUtc="2025-07-17T16:52:00Z">
              <w:rPr>
                <w:rFonts w:ascii="Helvetica Neue" w:hAnsi="Helvetica Neue" w:cs="Helvetica Neue"/>
                <w:sz w:val="26"/>
                <w:szCs w:val="26"/>
              </w:rPr>
            </w:rPrChange>
          </w:rPr>
          <w:t xml:space="preserve"> Mun, Anthony Rainey, and Donald Tomaskovic-Devey. 2020. "Occupations, workplaces or </w:t>
        </w:r>
        <w:proofErr w:type="gramStart"/>
        <w:r w:rsidRPr="006B17C5">
          <w:rPr>
            <w:rPrChange w:id="7168" w:author="Mosi Adesina Ifatunji" w:date="2025-07-17T11:52:00Z" w16du:dateUtc="2025-07-17T16:52:00Z">
              <w:rPr>
                <w:rFonts w:ascii="Helvetica Neue" w:hAnsi="Helvetica Neue" w:cs="Helvetica Neue"/>
                <w:sz w:val="26"/>
                <w:szCs w:val="26"/>
              </w:rPr>
            </w:rPrChange>
          </w:rPr>
          <w:t>jobs?:</w:t>
        </w:r>
        <w:proofErr w:type="gramEnd"/>
        <w:r w:rsidRPr="006B17C5">
          <w:rPr>
            <w:rPrChange w:id="7169" w:author="Mosi Adesina Ifatunji" w:date="2025-07-17T11:52:00Z" w16du:dateUtc="2025-07-17T16:52:00Z">
              <w:rPr>
                <w:rFonts w:ascii="Helvetica Neue" w:hAnsi="Helvetica Neue" w:cs="Helvetica Neue"/>
                <w:sz w:val="26"/>
                <w:szCs w:val="26"/>
              </w:rPr>
            </w:rPrChange>
          </w:rPr>
          <w:t xml:space="preserve"> An exploration of stratification contexts using administrative data." </w:t>
        </w:r>
        <w:r w:rsidRPr="006B17C5">
          <w:rPr>
            <w:i/>
            <w:iCs/>
            <w:rPrChange w:id="7170" w:author="Mosi Adesina Ifatunji" w:date="2025-07-17T11:52:00Z" w16du:dateUtc="2025-07-17T16:52:00Z">
              <w:rPr>
                <w:rFonts w:ascii="Helvetica Neue" w:hAnsi="Helvetica Neue" w:cs="Helvetica Neue"/>
                <w:i/>
                <w:iCs/>
                <w:sz w:val="26"/>
                <w:szCs w:val="26"/>
              </w:rPr>
            </w:rPrChange>
          </w:rPr>
          <w:t>Research in Social Stratification and Mobility</w:t>
        </w:r>
        <w:r w:rsidRPr="006B17C5">
          <w:rPr>
            <w:rPrChange w:id="7171" w:author="Mosi Adesina Ifatunji" w:date="2025-07-17T11:52:00Z" w16du:dateUtc="2025-07-17T16:52:00Z">
              <w:rPr>
                <w:rFonts w:ascii="Helvetica Neue" w:hAnsi="Helvetica Neue" w:cs="Helvetica Neue"/>
                <w:sz w:val="26"/>
                <w:szCs w:val="26"/>
              </w:rPr>
            </w:rPrChange>
          </w:rPr>
          <w:t xml:space="preserve"> 70(December).</w:t>
        </w:r>
      </w:ins>
    </w:p>
    <w:p w14:paraId="2C3D146A" w14:textId="77777777" w:rsidR="00C968B7" w:rsidRPr="006B17C5" w:rsidRDefault="00C968B7">
      <w:pPr>
        <w:keepNext/>
        <w:keepLines/>
        <w:rPr>
          <w:ins w:id="7172" w:author="Mosi Adesina Ifatunji" w:date="2025-06-17T18:17:00Z" w16du:dateUtc="2025-06-17T23:17:00Z"/>
          <w:rPrChange w:id="7173" w:author="Mosi Adesina Ifatunji" w:date="2025-07-17T11:52:00Z" w16du:dateUtc="2025-07-17T16:52:00Z">
            <w:rPr>
              <w:ins w:id="7174" w:author="Mosi Adesina Ifatunji" w:date="2025-06-17T18:17:00Z" w16du:dateUtc="2025-06-17T23:17:00Z"/>
              <w:rFonts w:ascii="Helvetica Neue" w:hAnsi="Helvetica Neue" w:cs="Helvetica Neue"/>
              <w:sz w:val="26"/>
              <w:szCs w:val="26"/>
            </w:rPr>
          </w:rPrChange>
        </w:rPr>
        <w:pPrChange w:id="7175" w:author="Mosi Adesina Ifatunji" w:date="2025-10-21T19:50:00Z" w16du:dateUtc="2025-10-22T00:50:00Z">
          <w:pPr>
            <w:autoSpaceDE w:val="0"/>
            <w:autoSpaceDN w:val="0"/>
            <w:adjustRightInd w:val="0"/>
            <w:ind w:right="-720"/>
          </w:pPr>
        </w:pPrChange>
      </w:pPr>
    </w:p>
    <w:p w14:paraId="388460A7" w14:textId="77777777" w:rsidR="003C0E37" w:rsidRPr="006B17C5" w:rsidRDefault="003C0E37">
      <w:pPr>
        <w:keepNext/>
        <w:keepLines/>
        <w:rPr>
          <w:ins w:id="7176" w:author="Mosi Adesina Ifatunji" w:date="2025-06-17T18:20:00Z" w16du:dateUtc="2025-06-17T23:20:00Z"/>
          <w:rPrChange w:id="7177" w:author="Mosi Adesina Ifatunji" w:date="2025-07-17T11:52:00Z" w16du:dateUtc="2025-07-17T16:52:00Z">
            <w:rPr>
              <w:ins w:id="7178" w:author="Mosi Adesina Ifatunji" w:date="2025-06-17T18:20:00Z" w16du:dateUtc="2025-06-17T23:20:00Z"/>
              <w:rFonts w:ascii="Helvetica Neue" w:hAnsi="Helvetica Neue" w:cs="Helvetica Neue"/>
              <w:sz w:val="26"/>
              <w:szCs w:val="26"/>
            </w:rPr>
          </w:rPrChange>
        </w:rPr>
        <w:pPrChange w:id="7179" w:author="Mosi Adesina Ifatunji" w:date="2025-10-21T19:50:00Z" w16du:dateUtc="2025-10-22T00:50:00Z">
          <w:pPr>
            <w:autoSpaceDE w:val="0"/>
            <w:autoSpaceDN w:val="0"/>
            <w:adjustRightInd w:val="0"/>
            <w:ind w:left="720" w:right="-720" w:hanging="720"/>
          </w:pPr>
        </w:pPrChange>
      </w:pPr>
      <w:ins w:id="7180" w:author="Mosi Adesina Ifatunji" w:date="2025-06-17T18:20:00Z" w16du:dateUtc="2025-06-17T23:20:00Z">
        <w:r w:rsidRPr="006B17C5">
          <w:rPr>
            <w:rPrChange w:id="7181" w:author="Mosi Adesina Ifatunji" w:date="2025-07-17T11:52:00Z" w16du:dateUtc="2025-07-17T16:52:00Z">
              <w:rPr>
                <w:rFonts w:ascii="Helvetica Neue" w:hAnsi="Helvetica Neue" w:cs="Helvetica Neue"/>
                <w:sz w:val="26"/>
                <w:szCs w:val="26"/>
              </w:rPr>
            </w:rPrChange>
          </w:rPr>
          <w:t xml:space="preserve">Lise, Jeremy, and Fabien Postel-Vinay. 2020. "Multidimensional Skills, Sorting, and Human Capital Accumulation." </w:t>
        </w:r>
        <w:r w:rsidRPr="006B17C5">
          <w:rPr>
            <w:i/>
            <w:iCs/>
            <w:rPrChange w:id="7182" w:author="Mosi Adesina Ifatunji" w:date="2025-07-17T11:52:00Z" w16du:dateUtc="2025-07-17T16:52:00Z">
              <w:rPr>
                <w:rFonts w:ascii="Helvetica Neue" w:hAnsi="Helvetica Neue" w:cs="Helvetica Neue"/>
                <w:i/>
                <w:iCs/>
                <w:sz w:val="26"/>
                <w:szCs w:val="26"/>
              </w:rPr>
            </w:rPrChange>
          </w:rPr>
          <w:t>American Economic Review</w:t>
        </w:r>
        <w:r w:rsidRPr="006B17C5">
          <w:rPr>
            <w:rPrChange w:id="7183" w:author="Mosi Adesina Ifatunji" w:date="2025-07-17T11:52:00Z" w16du:dateUtc="2025-07-17T16:52:00Z">
              <w:rPr>
                <w:rFonts w:ascii="Helvetica Neue" w:hAnsi="Helvetica Neue" w:cs="Helvetica Neue"/>
                <w:sz w:val="26"/>
                <w:szCs w:val="26"/>
              </w:rPr>
            </w:rPrChange>
          </w:rPr>
          <w:t xml:space="preserve"> 110(8):2328–76.</w:t>
        </w:r>
      </w:ins>
    </w:p>
    <w:p w14:paraId="497CB125" w14:textId="77777777" w:rsidR="003C0E37" w:rsidRPr="006B17C5" w:rsidRDefault="003C0E37">
      <w:pPr>
        <w:keepNext/>
        <w:keepLines/>
        <w:rPr>
          <w:ins w:id="7184" w:author="Mosi Adesina Ifatunji" w:date="2025-06-17T18:20:00Z" w16du:dateUtc="2025-06-17T23:20:00Z"/>
          <w:rPrChange w:id="7185" w:author="Mosi Adesina Ifatunji" w:date="2025-07-17T11:52:00Z" w16du:dateUtc="2025-07-17T16:52:00Z">
            <w:rPr>
              <w:ins w:id="7186" w:author="Mosi Adesina Ifatunji" w:date="2025-06-17T18:20:00Z" w16du:dateUtc="2025-06-17T23:20:00Z"/>
              <w:rFonts w:ascii="Helvetica Neue" w:hAnsi="Helvetica Neue" w:cs="Helvetica Neue"/>
              <w:sz w:val="26"/>
              <w:szCs w:val="26"/>
            </w:rPr>
          </w:rPrChange>
        </w:rPr>
        <w:pPrChange w:id="7187" w:author="Mosi Adesina Ifatunji" w:date="2025-10-21T19:50:00Z" w16du:dateUtc="2025-10-22T00:50:00Z">
          <w:pPr>
            <w:autoSpaceDE w:val="0"/>
            <w:autoSpaceDN w:val="0"/>
            <w:adjustRightInd w:val="0"/>
            <w:ind w:right="-720"/>
          </w:pPr>
        </w:pPrChange>
      </w:pPr>
    </w:p>
    <w:p w14:paraId="77B23782" w14:textId="77777777" w:rsidR="00784C87" w:rsidRPr="006B17C5" w:rsidRDefault="00784C87">
      <w:pPr>
        <w:keepNext/>
        <w:keepLines/>
        <w:rPr>
          <w:ins w:id="7188" w:author="Mosi Adesina Ifatunji" w:date="2025-06-17T18:22:00Z" w16du:dateUtc="2025-06-17T23:22:00Z"/>
          <w:rPrChange w:id="7189" w:author="Mosi Adesina Ifatunji" w:date="2025-07-17T11:52:00Z" w16du:dateUtc="2025-07-17T16:52:00Z">
            <w:rPr>
              <w:ins w:id="7190" w:author="Mosi Adesina Ifatunji" w:date="2025-06-17T18:22:00Z" w16du:dateUtc="2025-06-17T23:22:00Z"/>
              <w:rFonts w:ascii="Helvetica Neue" w:hAnsi="Helvetica Neue" w:cs="Helvetica Neue"/>
              <w:sz w:val="26"/>
              <w:szCs w:val="26"/>
            </w:rPr>
          </w:rPrChange>
        </w:rPr>
        <w:pPrChange w:id="7191" w:author="Mosi Adesina Ifatunji" w:date="2025-10-21T19:50:00Z" w16du:dateUtc="2025-10-22T00:50:00Z">
          <w:pPr>
            <w:autoSpaceDE w:val="0"/>
            <w:autoSpaceDN w:val="0"/>
            <w:adjustRightInd w:val="0"/>
            <w:ind w:left="720" w:right="-720" w:hanging="720"/>
          </w:pPr>
        </w:pPrChange>
      </w:pPr>
      <w:ins w:id="7192" w:author="Mosi Adesina Ifatunji" w:date="2025-06-17T18:22:00Z" w16du:dateUtc="2025-06-17T23:22:00Z">
        <w:r w:rsidRPr="006B17C5">
          <w:rPr>
            <w:rPrChange w:id="7193" w:author="Mosi Adesina Ifatunji" w:date="2025-07-17T11:52:00Z" w16du:dateUtc="2025-07-17T16:52:00Z">
              <w:rPr>
                <w:rFonts w:ascii="Helvetica Neue" w:hAnsi="Helvetica Neue" w:cs="Helvetica Neue"/>
                <w:sz w:val="26"/>
                <w:szCs w:val="26"/>
              </w:rPr>
            </w:rPrChange>
          </w:rPr>
          <w:t xml:space="preserve">Tomaskovic-Devey, Donald, Anthony Rainey, Dustin Avent-Holt, Nina Bandelj, István Boza, David Cort, Olivier Godechot, Gergely Hajdu, Martin Hällsten, Lasse Folke Henriksen, Are Skeie Hermansen, Feng Hou, </w:t>
        </w:r>
        <w:proofErr w:type="spellStart"/>
        <w:r w:rsidRPr="006B17C5">
          <w:rPr>
            <w:rPrChange w:id="7194" w:author="Mosi Adesina Ifatunji" w:date="2025-07-17T11:52:00Z" w16du:dateUtc="2025-07-17T16:52:00Z">
              <w:rPr>
                <w:rFonts w:ascii="Helvetica Neue" w:hAnsi="Helvetica Neue" w:cs="Helvetica Neue"/>
                <w:sz w:val="26"/>
                <w:szCs w:val="26"/>
              </w:rPr>
            </w:rPrChange>
          </w:rPr>
          <w:t>Jiwook</w:t>
        </w:r>
        <w:proofErr w:type="spellEnd"/>
        <w:r w:rsidRPr="006B17C5">
          <w:rPr>
            <w:rPrChange w:id="7195" w:author="Mosi Adesina Ifatunji" w:date="2025-07-17T11:52:00Z" w16du:dateUtc="2025-07-17T16:52:00Z">
              <w:rPr>
                <w:rFonts w:ascii="Helvetica Neue" w:hAnsi="Helvetica Neue" w:cs="Helvetica Neue"/>
                <w:sz w:val="26"/>
                <w:szCs w:val="26"/>
              </w:rPr>
            </w:rPrChange>
          </w:rPr>
          <w:t xml:space="preserve"> Jung, Aleksandra Kanjuo-</w:t>
        </w:r>
        <w:proofErr w:type="spellStart"/>
        <w:r w:rsidRPr="006B17C5">
          <w:rPr>
            <w:rPrChange w:id="7196" w:author="Mosi Adesina Ifatunji" w:date="2025-07-17T11:52:00Z" w16du:dateUtc="2025-07-17T16:52:00Z">
              <w:rPr>
                <w:rFonts w:ascii="Helvetica Neue" w:hAnsi="Helvetica Neue" w:cs="Helvetica Neue"/>
                <w:sz w:val="26"/>
                <w:szCs w:val="26"/>
              </w:rPr>
            </w:rPrChange>
          </w:rPr>
          <w:t>Mrčela</w:t>
        </w:r>
        <w:proofErr w:type="spellEnd"/>
        <w:r w:rsidRPr="006B17C5">
          <w:rPr>
            <w:rPrChange w:id="7197" w:author="Mosi Adesina Ifatunji" w:date="2025-07-17T11:52:00Z" w16du:dateUtc="2025-07-17T16:52:00Z">
              <w:rPr>
                <w:rFonts w:ascii="Helvetica Neue" w:hAnsi="Helvetica Neue" w:cs="Helvetica Neue"/>
                <w:sz w:val="26"/>
                <w:szCs w:val="26"/>
              </w:rPr>
            </w:rPrChange>
          </w:rPr>
          <w:t xml:space="preserve">, Joe King, Naomi Kodama, Tali Kristal, Alena Křížková, Zoltán Lippényi, Silvia Maja Melzer, </w:t>
        </w:r>
        <w:proofErr w:type="spellStart"/>
        <w:r w:rsidRPr="006B17C5">
          <w:rPr>
            <w:rPrChange w:id="7198" w:author="Mosi Adesina Ifatunji" w:date="2025-07-17T11:52:00Z" w16du:dateUtc="2025-07-17T16:52:00Z">
              <w:rPr>
                <w:rFonts w:ascii="Helvetica Neue" w:hAnsi="Helvetica Neue" w:cs="Helvetica Neue"/>
                <w:sz w:val="26"/>
                <w:szCs w:val="26"/>
              </w:rPr>
            </w:rPrChange>
          </w:rPr>
          <w:t>Eunmi</w:t>
        </w:r>
        <w:proofErr w:type="spellEnd"/>
        <w:r w:rsidRPr="006B17C5">
          <w:rPr>
            <w:rPrChange w:id="7199" w:author="Mosi Adesina Ifatunji" w:date="2025-07-17T11:52:00Z" w16du:dateUtc="2025-07-17T16:52:00Z">
              <w:rPr>
                <w:rFonts w:ascii="Helvetica Neue" w:hAnsi="Helvetica Neue" w:cs="Helvetica Neue"/>
                <w:sz w:val="26"/>
                <w:szCs w:val="26"/>
              </w:rPr>
            </w:rPrChange>
          </w:rPr>
          <w:t xml:space="preserve"> Mun, Andrew Penner, Trond Petersen, Andreja Poje, Mirna Safi, Max Thaning, and </w:t>
        </w:r>
        <w:proofErr w:type="spellStart"/>
        <w:r w:rsidRPr="006B17C5">
          <w:rPr>
            <w:rPrChange w:id="7200" w:author="Mosi Adesina Ifatunji" w:date="2025-07-17T11:52:00Z" w16du:dateUtc="2025-07-17T16:52:00Z">
              <w:rPr>
                <w:rFonts w:ascii="Helvetica Neue" w:hAnsi="Helvetica Neue" w:cs="Helvetica Neue"/>
                <w:sz w:val="26"/>
                <w:szCs w:val="26"/>
              </w:rPr>
            </w:rPrChange>
          </w:rPr>
          <w:t>Zaibu</w:t>
        </w:r>
        <w:proofErr w:type="spellEnd"/>
        <w:r w:rsidRPr="006B17C5">
          <w:rPr>
            <w:rPrChange w:id="7201" w:author="Mosi Adesina Ifatunji" w:date="2025-07-17T11:52:00Z" w16du:dateUtc="2025-07-17T16:52:00Z">
              <w:rPr>
                <w:rFonts w:ascii="Helvetica Neue" w:hAnsi="Helvetica Neue" w:cs="Helvetica Neue"/>
                <w:sz w:val="26"/>
                <w:szCs w:val="26"/>
              </w:rPr>
            </w:rPrChange>
          </w:rPr>
          <w:t xml:space="preserve"> Tufail. 2020. "Rising between-workplace inequalities in high-income countries." </w:t>
        </w:r>
        <w:r w:rsidRPr="006B17C5">
          <w:rPr>
            <w:i/>
            <w:iCs/>
            <w:rPrChange w:id="7202" w:author="Mosi Adesina Ifatunji" w:date="2025-07-17T11:52:00Z" w16du:dateUtc="2025-07-17T16:52:00Z">
              <w:rPr>
                <w:rFonts w:ascii="Helvetica Neue" w:hAnsi="Helvetica Neue" w:cs="Helvetica Neue"/>
                <w:i/>
                <w:iCs/>
                <w:sz w:val="26"/>
                <w:szCs w:val="26"/>
              </w:rPr>
            </w:rPrChange>
          </w:rPr>
          <w:t>Proceedings of the National Academy of Sciences</w:t>
        </w:r>
        <w:r w:rsidRPr="006B17C5">
          <w:rPr>
            <w:rPrChange w:id="7203" w:author="Mosi Adesina Ifatunji" w:date="2025-07-17T11:52:00Z" w16du:dateUtc="2025-07-17T16:52:00Z">
              <w:rPr>
                <w:rFonts w:ascii="Helvetica Neue" w:hAnsi="Helvetica Neue" w:cs="Helvetica Neue"/>
                <w:sz w:val="26"/>
                <w:szCs w:val="26"/>
              </w:rPr>
            </w:rPrChange>
          </w:rPr>
          <w:t xml:space="preserve"> 117(17):9277–83.</w:t>
        </w:r>
      </w:ins>
    </w:p>
    <w:p w14:paraId="0B0874B6" w14:textId="77777777" w:rsidR="00784C87" w:rsidRPr="006B17C5" w:rsidRDefault="00784C87">
      <w:pPr>
        <w:keepNext/>
        <w:keepLines/>
        <w:rPr>
          <w:ins w:id="7204" w:author="Mosi Adesina Ifatunji" w:date="2025-06-17T18:28:00Z" w16du:dateUtc="2025-06-17T23:28:00Z"/>
          <w:rPrChange w:id="7205" w:author="Mosi Adesina Ifatunji" w:date="2025-07-17T11:52:00Z" w16du:dateUtc="2025-07-17T16:52:00Z">
            <w:rPr>
              <w:ins w:id="7206" w:author="Mosi Adesina Ifatunji" w:date="2025-06-17T18:28:00Z" w16du:dateUtc="2025-06-17T23:28:00Z"/>
              <w:rFonts w:ascii="Helvetica Neue" w:hAnsi="Helvetica Neue" w:cs="Helvetica Neue"/>
              <w:sz w:val="26"/>
              <w:szCs w:val="26"/>
            </w:rPr>
          </w:rPrChange>
        </w:rPr>
        <w:pPrChange w:id="7207" w:author="Mosi Adesina Ifatunji" w:date="2025-10-21T19:50:00Z" w16du:dateUtc="2025-10-22T00:50:00Z">
          <w:pPr>
            <w:autoSpaceDE w:val="0"/>
            <w:autoSpaceDN w:val="0"/>
            <w:adjustRightInd w:val="0"/>
            <w:ind w:right="-720"/>
          </w:pPr>
        </w:pPrChange>
      </w:pPr>
    </w:p>
    <w:p w14:paraId="363C0D4A" w14:textId="77777777" w:rsidR="00010F51" w:rsidRPr="006B17C5" w:rsidRDefault="00010F51">
      <w:pPr>
        <w:keepNext/>
        <w:keepLines/>
        <w:rPr>
          <w:ins w:id="7208" w:author="Mosi Adesina Ifatunji" w:date="2025-06-17T18:28:00Z" w16du:dateUtc="2025-06-17T23:28:00Z"/>
          <w:rPrChange w:id="7209" w:author="Mosi Adesina Ifatunji" w:date="2025-07-17T11:52:00Z" w16du:dateUtc="2025-07-17T16:52:00Z">
            <w:rPr>
              <w:ins w:id="7210" w:author="Mosi Adesina Ifatunji" w:date="2025-06-17T18:28:00Z" w16du:dateUtc="2025-06-17T23:28:00Z"/>
              <w:rFonts w:ascii="Helvetica Neue" w:hAnsi="Helvetica Neue" w:cs="Helvetica Neue"/>
              <w:sz w:val="26"/>
              <w:szCs w:val="26"/>
            </w:rPr>
          </w:rPrChange>
        </w:rPr>
        <w:pPrChange w:id="7211" w:author="Mosi Adesina Ifatunji" w:date="2025-10-21T19:50:00Z" w16du:dateUtc="2025-10-22T00:50:00Z">
          <w:pPr>
            <w:autoSpaceDE w:val="0"/>
            <w:autoSpaceDN w:val="0"/>
            <w:adjustRightInd w:val="0"/>
            <w:ind w:left="720" w:right="-720" w:hanging="720"/>
          </w:pPr>
        </w:pPrChange>
      </w:pPr>
      <w:ins w:id="7212" w:author="Mosi Adesina Ifatunji" w:date="2025-06-17T18:28:00Z" w16du:dateUtc="2025-06-17T23:28:00Z">
        <w:r w:rsidRPr="006B17C5">
          <w:rPr>
            <w:rPrChange w:id="7213" w:author="Mosi Adesina Ifatunji" w:date="2025-07-17T11:52:00Z" w16du:dateUtc="2025-07-17T16:52:00Z">
              <w:rPr>
                <w:rFonts w:ascii="Helvetica Neue" w:hAnsi="Helvetica Neue" w:cs="Helvetica Neue"/>
                <w:sz w:val="26"/>
                <w:szCs w:val="26"/>
              </w:rPr>
            </w:rPrChange>
          </w:rPr>
          <w:t xml:space="preserve">Ren, Chunhui. 2021. "A Dynamic Framework for Earnings Inequality between Black and White Men." </w:t>
        </w:r>
        <w:r w:rsidRPr="006B17C5">
          <w:rPr>
            <w:i/>
            <w:iCs/>
            <w:rPrChange w:id="7214" w:author="Mosi Adesina Ifatunji" w:date="2025-07-17T11:52:00Z" w16du:dateUtc="2025-07-17T16:52:00Z">
              <w:rPr>
                <w:rFonts w:ascii="Helvetica Neue" w:hAnsi="Helvetica Neue" w:cs="Helvetica Neue"/>
                <w:i/>
                <w:iCs/>
                <w:sz w:val="26"/>
                <w:szCs w:val="26"/>
              </w:rPr>
            </w:rPrChange>
          </w:rPr>
          <w:t>Social Forces</w:t>
        </w:r>
        <w:r w:rsidRPr="006B17C5">
          <w:rPr>
            <w:rPrChange w:id="7215" w:author="Mosi Adesina Ifatunji" w:date="2025-07-17T11:52:00Z" w16du:dateUtc="2025-07-17T16:52:00Z">
              <w:rPr>
                <w:rFonts w:ascii="Helvetica Neue" w:hAnsi="Helvetica Neue" w:cs="Helvetica Neue"/>
                <w:sz w:val="26"/>
                <w:szCs w:val="26"/>
              </w:rPr>
            </w:rPrChange>
          </w:rPr>
          <w:t xml:space="preserve"> 100(4):1449–78.</w:t>
        </w:r>
      </w:ins>
    </w:p>
    <w:p w14:paraId="38D6A4B4" w14:textId="77777777" w:rsidR="00010F51" w:rsidRPr="006B17C5" w:rsidRDefault="00010F51">
      <w:pPr>
        <w:keepNext/>
        <w:keepLines/>
        <w:rPr>
          <w:ins w:id="7216" w:author="Mosi Adesina Ifatunji" w:date="2025-06-17T18:29:00Z" w16du:dateUtc="2025-06-17T23:29:00Z"/>
          <w:rPrChange w:id="7217" w:author="Mosi Adesina Ifatunji" w:date="2025-07-17T11:52:00Z" w16du:dateUtc="2025-07-17T16:52:00Z">
            <w:rPr>
              <w:ins w:id="7218" w:author="Mosi Adesina Ifatunji" w:date="2025-06-17T18:29:00Z" w16du:dateUtc="2025-06-17T23:29:00Z"/>
              <w:rFonts w:ascii="Helvetica Neue" w:hAnsi="Helvetica Neue" w:cs="Helvetica Neue"/>
              <w:sz w:val="26"/>
              <w:szCs w:val="26"/>
            </w:rPr>
          </w:rPrChange>
        </w:rPr>
        <w:pPrChange w:id="7219" w:author="Mosi Adesina Ifatunji" w:date="2025-10-21T19:50:00Z" w16du:dateUtc="2025-10-22T00:50:00Z">
          <w:pPr>
            <w:autoSpaceDE w:val="0"/>
            <w:autoSpaceDN w:val="0"/>
            <w:adjustRightInd w:val="0"/>
            <w:ind w:right="-720"/>
          </w:pPr>
        </w:pPrChange>
      </w:pPr>
    </w:p>
    <w:p w14:paraId="635C6945" w14:textId="77777777" w:rsidR="00434594" w:rsidRPr="006B17C5" w:rsidRDefault="00434594">
      <w:pPr>
        <w:keepNext/>
        <w:keepLines/>
        <w:rPr>
          <w:ins w:id="7220" w:author="Mosi Adesina Ifatunji" w:date="2025-06-17T18:29:00Z" w16du:dateUtc="2025-06-17T23:29:00Z"/>
          <w:rPrChange w:id="7221" w:author="Mosi Adesina Ifatunji" w:date="2025-07-17T11:52:00Z" w16du:dateUtc="2025-07-17T16:52:00Z">
            <w:rPr>
              <w:ins w:id="7222" w:author="Mosi Adesina Ifatunji" w:date="2025-06-17T18:29:00Z" w16du:dateUtc="2025-06-17T23:29:00Z"/>
              <w:rFonts w:ascii="Helvetica Neue" w:hAnsi="Helvetica Neue" w:cs="Helvetica Neue"/>
              <w:sz w:val="26"/>
              <w:szCs w:val="26"/>
            </w:rPr>
          </w:rPrChange>
        </w:rPr>
        <w:pPrChange w:id="7223" w:author="Mosi Adesina Ifatunji" w:date="2025-10-21T19:50:00Z" w16du:dateUtc="2025-10-22T00:50:00Z">
          <w:pPr>
            <w:autoSpaceDE w:val="0"/>
            <w:autoSpaceDN w:val="0"/>
            <w:adjustRightInd w:val="0"/>
            <w:ind w:left="720" w:right="-720" w:hanging="720"/>
          </w:pPr>
        </w:pPrChange>
      </w:pPr>
      <w:ins w:id="7224" w:author="Mosi Adesina Ifatunji" w:date="2025-06-17T18:29:00Z" w16du:dateUtc="2025-06-17T23:29:00Z">
        <w:r w:rsidRPr="006B17C5">
          <w:rPr>
            <w:rPrChange w:id="7225" w:author="Mosi Adesina Ifatunji" w:date="2025-07-17T11:52:00Z" w16du:dateUtc="2025-07-17T16:52:00Z">
              <w:rPr>
                <w:rFonts w:ascii="Helvetica Neue" w:hAnsi="Helvetica Neue" w:cs="Helvetica Neue"/>
                <w:sz w:val="26"/>
                <w:szCs w:val="26"/>
              </w:rPr>
            </w:rPrChange>
          </w:rPr>
          <w:lastRenderedPageBreak/>
          <w:t xml:space="preserve">Wilmers, Nathan, and Clem Aeppli. 2021. "Consolidated Advantage: New Organizational Dynamics of Wage Inequality." </w:t>
        </w:r>
        <w:r w:rsidRPr="006B17C5">
          <w:rPr>
            <w:i/>
            <w:iCs/>
            <w:rPrChange w:id="7226"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7227" w:author="Mosi Adesina Ifatunji" w:date="2025-07-17T11:52:00Z" w16du:dateUtc="2025-07-17T16:52:00Z">
              <w:rPr>
                <w:rFonts w:ascii="Helvetica Neue" w:hAnsi="Helvetica Neue" w:cs="Helvetica Neue"/>
                <w:sz w:val="26"/>
                <w:szCs w:val="26"/>
              </w:rPr>
            </w:rPrChange>
          </w:rPr>
          <w:t xml:space="preserve"> 86(6):1100–30.</w:t>
        </w:r>
      </w:ins>
    </w:p>
    <w:p w14:paraId="6B3F6F87" w14:textId="77777777" w:rsidR="00434594" w:rsidRPr="00B92532" w:rsidRDefault="00434594" w:rsidP="007B100A">
      <w:pPr>
        <w:keepNext/>
        <w:keepLines/>
        <w:rPr>
          <w:ins w:id="7228" w:author="Mosi Adesina Ifatunji" w:date="2025-07-11T11:17:00Z" w16du:dateUtc="2025-07-11T16:17:00Z"/>
        </w:rPr>
      </w:pPr>
    </w:p>
    <w:p w14:paraId="79BE362C" w14:textId="77777777" w:rsidR="000E5314" w:rsidRPr="00B92532" w:rsidRDefault="000E5314" w:rsidP="007B100A">
      <w:pPr>
        <w:rPr>
          <w:ins w:id="7229" w:author="Mosi Adesina Ifatunji" w:date="2025-07-11T11:17:00Z" w16du:dateUtc="2025-07-11T16:17:00Z"/>
        </w:rPr>
      </w:pPr>
      <w:ins w:id="7230" w:author="Mosi Adesina Ifatunji" w:date="2025-07-11T11:17:00Z" w16du:dateUtc="2025-07-11T16:17:00Z">
        <w:r w:rsidRPr="00B92532">
          <w:t xml:space="preserve">Gerard, François, Lorenzo Lagos, Edson Severnini, and David Card. 2021. "Assortative Matching or Exclusionary Hiring? The Impact of Employment and Pay Policies on Racial Wage Differences in Brazil." </w:t>
        </w:r>
        <w:r w:rsidRPr="00B92532">
          <w:rPr>
            <w:i/>
            <w:iCs/>
          </w:rPr>
          <w:t>American Economic Review</w:t>
        </w:r>
        <w:r w:rsidRPr="00B92532">
          <w:t xml:space="preserve"> 111(10):3418–57.</w:t>
        </w:r>
      </w:ins>
    </w:p>
    <w:p w14:paraId="4C2680E5" w14:textId="77777777" w:rsidR="000E5314" w:rsidRPr="006B17C5" w:rsidRDefault="000E5314">
      <w:pPr>
        <w:keepNext/>
        <w:keepLines/>
        <w:rPr>
          <w:ins w:id="7231" w:author="Mosi Adesina Ifatunji" w:date="2025-06-17T18:31:00Z" w16du:dateUtc="2025-06-17T23:31:00Z"/>
          <w:rPrChange w:id="7232" w:author="Mosi Adesina Ifatunji" w:date="2025-07-17T11:52:00Z" w16du:dateUtc="2025-07-17T16:52:00Z">
            <w:rPr>
              <w:ins w:id="7233" w:author="Mosi Adesina Ifatunji" w:date="2025-06-17T18:31:00Z" w16du:dateUtc="2025-06-17T23:31:00Z"/>
              <w:rFonts w:ascii="Helvetica Neue" w:hAnsi="Helvetica Neue" w:cs="Helvetica Neue"/>
              <w:sz w:val="26"/>
              <w:szCs w:val="26"/>
            </w:rPr>
          </w:rPrChange>
        </w:rPr>
        <w:pPrChange w:id="7234" w:author="Mosi Adesina Ifatunji" w:date="2025-10-21T19:50:00Z" w16du:dateUtc="2025-10-22T00:50:00Z">
          <w:pPr>
            <w:autoSpaceDE w:val="0"/>
            <w:autoSpaceDN w:val="0"/>
            <w:adjustRightInd w:val="0"/>
            <w:ind w:right="-720"/>
          </w:pPr>
        </w:pPrChange>
      </w:pPr>
    </w:p>
    <w:p w14:paraId="0AFD80E1" w14:textId="77777777" w:rsidR="0047454B" w:rsidRPr="006B17C5" w:rsidRDefault="0047454B">
      <w:pPr>
        <w:keepNext/>
        <w:keepLines/>
        <w:rPr>
          <w:ins w:id="7235" w:author="Mosi Adesina Ifatunji" w:date="2025-06-17T18:32:00Z" w16du:dateUtc="2025-06-17T23:32:00Z"/>
          <w:rPrChange w:id="7236" w:author="Mosi Adesina Ifatunji" w:date="2025-07-17T11:52:00Z" w16du:dateUtc="2025-07-17T16:52:00Z">
            <w:rPr>
              <w:ins w:id="7237" w:author="Mosi Adesina Ifatunji" w:date="2025-06-17T18:32:00Z" w16du:dateUtc="2025-06-17T23:32:00Z"/>
              <w:rFonts w:ascii="Helvetica Neue" w:hAnsi="Helvetica Neue" w:cs="Helvetica Neue"/>
              <w:sz w:val="26"/>
              <w:szCs w:val="26"/>
            </w:rPr>
          </w:rPrChange>
        </w:rPr>
        <w:pPrChange w:id="7238" w:author="Mosi Adesina Ifatunji" w:date="2025-10-21T19:50:00Z" w16du:dateUtc="2025-10-22T00:50:00Z">
          <w:pPr>
            <w:autoSpaceDE w:val="0"/>
            <w:autoSpaceDN w:val="0"/>
            <w:adjustRightInd w:val="0"/>
            <w:ind w:left="720" w:right="-720" w:hanging="720"/>
          </w:pPr>
        </w:pPrChange>
      </w:pPr>
      <w:ins w:id="7239" w:author="Mosi Adesina Ifatunji" w:date="2025-06-17T18:31:00Z" w16du:dateUtc="2025-06-17T23:31:00Z">
        <w:r w:rsidRPr="006B17C5">
          <w:rPr>
            <w:rPrChange w:id="7240" w:author="Mosi Adesina Ifatunji" w:date="2025-07-17T11:52:00Z" w16du:dateUtc="2025-07-17T16:52:00Z">
              <w:rPr>
                <w:rFonts w:ascii="Helvetica Neue" w:hAnsi="Helvetica Neue" w:cs="Helvetica Neue"/>
                <w:sz w:val="26"/>
                <w:szCs w:val="26"/>
              </w:rPr>
            </w:rPrChange>
          </w:rPr>
          <w:t xml:space="preserve">Pedulla, David S., John Muñoz, Katherine E. Wullert, and Felipe A. Dias. 2022. "Field Experiments and Job Posting Sources: The Consequences of Job Database Selection for Estimates of Racial Discrimination." </w:t>
        </w:r>
        <w:r w:rsidRPr="006B17C5">
          <w:rPr>
            <w:i/>
            <w:iCs/>
            <w:rPrChange w:id="7241" w:author="Mosi Adesina Ifatunji" w:date="2025-07-17T11:52:00Z" w16du:dateUtc="2025-07-17T16:52:00Z">
              <w:rPr>
                <w:rFonts w:ascii="Helvetica Neue" w:hAnsi="Helvetica Neue" w:cs="Helvetica Neue"/>
                <w:i/>
                <w:iCs/>
                <w:sz w:val="26"/>
                <w:szCs w:val="26"/>
              </w:rPr>
            </w:rPrChange>
          </w:rPr>
          <w:t>Sociology of Race and Ethnicity</w:t>
        </w:r>
        <w:r w:rsidRPr="006B17C5">
          <w:rPr>
            <w:rPrChange w:id="7242" w:author="Mosi Adesina Ifatunji" w:date="2025-07-17T11:52:00Z" w16du:dateUtc="2025-07-17T16:52:00Z">
              <w:rPr>
                <w:rFonts w:ascii="Helvetica Neue" w:hAnsi="Helvetica Neue" w:cs="Helvetica Neue"/>
                <w:sz w:val="26"/>
                <w:szCs w:val="26"/>
              </w:rPr>
            </w:rPrChange>
          </w:rPr>
          <w:t xml:space="preserve"> 8(1):26–42.</w:t>
        </w:r>
      </w:ins>
    </w:p>
    <w:p w14:paraId="4CD92CBC" w14:textId="77777777" w:rsidR="005C0F28" w:rsidRPr="006B17C5" w:rsidRDefault="005C0F28">
      <w:pPr>
        <w:keepNext/>
        <w:keepLines/>
        <w:rPr>
          <w:ins w:id="7243" w:author="Mosi Adesina Ifatunji" w:date="2025-06-17T18:32:00Z" w16du:dateUtc="2025-06-17T23:32:00Z"/>
          <w:rPrChange w:id="7244" w:author="Mosi Adesina Ifatunji" w:date="2025-07-17T11:52:00Z" w16du:dateUtc="2025-07-17T16:52:00Z">
            <w:rPr>
              <w:ins w:id="7245" w:author="Mosi Adesina Ifatunji" w:date="2025-06-17T18:32:00Z" w16du:dateUtc="2025-06-17T23:32:00Z"/>
              <w:rFonts w:ascii="Helvetica Neue" w:hAnsi="Helvetica Neue" w:cs="Helvetica Neue"/>
              <w:sz w:val="26"/>
              <w:szCs w:val="26"/>
            </w:rPr>
          </w:rPrChange>
        </w:rPr>
        <w:pPrChange w:id="7246" w:author="Mosi Adesina Ifatunji" w:date="2025-10-21T19:50:00Z" w16du:dateUtc="2025-10-22T00:50:00Z">
          <w:pPr>
            <w:autoSpaceDE w:val="0"/>
            <w:autoSpaceDN w:val="0"/>
            <w:adjustRightInd w:val="0"/>
            <w:ind w:left="720" w:right="-720" w:hanging="720"/>
          </w:pPr>
        </w:pPrChange>
      </w:pPr>
      <w:ins w:id="7247" w:author="Mosi Adesina Ifatunji" w:date="2025-06-17T18:32:00Z" w16du:dateUtc="2025-06-17T23:32:00Z">
        <w:r w:rsidRPr="006B17C5">
          <w:rPr>
            <w:rPrChange w:id="7248" w:author="Mosi Adesina Ifatunji" w:date="2025-07-17T11:52:00Z" w16du:dateUtc="2025-07-17T16:52:00Z">
              <w:rPr>
                <w:rFonts w:ascii="Helvetica Neue" w:hAnsi="Helvetica Neue" w:cs="Helvetica Neue"/>
                <w:sz w:val="26"/>
                <w:szCs w:val="26"/>
              </w:rPr>
            </w:rPrChange>
          </w:rPr>
          <w:t xml:space="preserve">Kerswell, Timothy, Leong Sin Hang, and William Chan. 2023. "Macao’s Split </w:t>
        </w:r>
        <w:proofErr w:type="spellStart"/>
        <w:r w:rsidRPr="006B17C5">
          <w:rPr>
            <w:rPrChange w:id="7249" w:author="Mosi Adesina Ifatunji" w:date="2025-07-17T11:52:00Z" w16du:dateUtc="2025-07-17T16:52:00Z">
              <w:rPr>
                <w:rFonts w:ascii="Helvetica Neue" w:hAnsi="Helvetica Neue" w:cs="Helvetica Neue"/>
                <w:sz w:val="26"/>
                <w:szCs w:val="26"/>
              </w:rPr>
            </w:rPrChange>
          </w:rPr>
          <w:t>Labour</w:t>
        </w:r>
        <w:proofErr w:type="spellEnd"/>
        <w:r w:rsidRPr="006B17C5">
          <w:rPr>
            <w:rPrChange w:id="7250" w:author="Mosi Adesina Ifatunji" w:date="2025-07-17T11:52:00Z" w16du:dateUtc="2025-07-17T16:52:00Z">
              <w:rPr>
                <w:rFonts w:ascii="Helvetica Neue" w:hAnsi="Helvetica Neue" w:cs="Helvetica Neue"/>
                <w:sz w:val="26"/>
                <w:szCs w:val="26"/>
              </w:rPr>
            </w:rPrChange>
          </w:rPr>
          <w:t xml:space="preserve"> Market." </w:t>
        </w:r>
        <w:r w:rsidRPr="006B17C5">
          <w:rPr>
            <w:i/>
            <w:iCs/>
            <w:rPrChange w:id="7251" w:author="Mosi Adesina Ifatunji" w:date="2025-07-17T11:52:00Z" w16du:dateUtc="2025-07-17T16:52:00Z">
              <w:rPr>
                <w:rFonts w:ascii="Helvetica Neue" w:hAnsi="Helvetica Neue" w:cs="Helvetica Neue"/>
                <w:i/>
                <w:iCs/>
                <w:sz w:val="26"/>
                <w:szCs w:val="26"/>
              </w:rPr>
            </w:rPrChange>
          </w:rPr>
          <w:t>Journal of Labor and Society</w:t>
        </w:r>
        <w:r w:rsidRPr="006B17C5">
          <w:rPr>
            <w:rPrChange w:id="7252" w:author="Mosi Adesina Ifatunji" w:date="2025-07-17T11:52:00Z" w16du:dateUtc="2025-07-17T16:52:00Z">
              <w:rPr>
                <w:rFonts w:ascii="Helvetica Neue" w:hAnsi="Helvetica Neue" w:cs="Helvetica Neue"/>
                <w:sz w:val="26"/>
                <w:szCs w:val="26"/>
              </w:rPr>
            </w:rPrChange>
          </w:rPr>
          <w:t xml:space="preserve"> 26(2):133–55.</w:t>
        </w:r>
      </w:ins>
    </w:p>
    <w:p w14:paraId="42960B47" w14:textId="77777777" w:rsidR="005C0F28" w:rsidRPr="006B17C5" w:rsidRDefault="005C0F28">
      <w:pPr>
        <w:keepNext/>
        <w:keepLines/>
        <w:rPr>
          <w:ins w:id="7253" w:author="Mosi Adesina Ifatunji" w:date="2025-06-17T18:32:00Z" w16du:dateUtc="2025-06-17T23:32:00Z"/>
          <w:rPrChange w:id="7254" w:author="Mosi Adesina Ifatunji" w:date="2025-07-17T11:52:00Z" w16du:dateUtc="2025-07-17T16:52:00Z">
            <w:rPr>
              <w:ins w:id="7255" w:author="Mosi Adesina Ifatunji" w:date="2025-06-17T18:32:00Z" w16du:dateUtc="2025-06-17T23:32:00Z"/>
              <w:rFonts w:ascii="Helvetica Neue" w:hAnsi="Helvetica Neue" w:cs="Helvetica Neue"/>
              <w:sz w:val="26"/>
              <w:szCs w:val="26"/>
            </w:rPr>
          </w:rPrChange>
        </w:rPr>
        <w:pPrChange w:id="7256" w:author="Mosi Adesina Ifatunji" w:date="2025-10-21T19:50:00Z" w16du:dateUtc="2025-10-22T00:50:00Z">
          <w:pPr>
            <w:autoSpaceDE w:val="0"/>
            <w:autoSpaceDN w:val="0"/>
            <w:adjustRightInd w:val="0"/>
            <w:ind w:right="-720"/>
          </w:pPr>
        </w:pPrChange>
      </w:pPr>
    </w:p>
    <w:p w14:paraId="07A12DB2" w14:textId="77777777" w:rsidR="005C0F28" w:rsidRPr="006B17C5" w:rsidRDefault="005C0F28">
      <w:pPr>
        <w:keepNext/>
        <w:keepLines/>
        <w:rPr>
          <w:ins w:id="7257" w:author="Mosi Adesina Ifatunji" w:date="2025-06-17T18:33:00Z" w16du:dateUtc="2025-06-17T23:33:00Z"/>
          <w:rPrChange w:id="7258" w:author="Mosi Adesina Ifatunji" w:date="2025-07-17T11:52:00Z" w16du:dateUtc="2025-07-17T16:52:00Z">
            <w:rPr>
              <w:ins w:id="7259" w:author="Mosi Adesina Ifatunji" w:date="2025-06-17T18:33:00Z" w16du:dateUtc="2025-06-17T23:33:00Z"/>
              <w:rFonts w:ascii="Helvetica Neue" w:hAnsi="Helvetica Neue" w:cs="Helvetica Neue"/>
              <w:sz w:val="26"/>
              <w:szCs w:val="26"/>
            </w:rPr>
          </w:rPrChange>
        </w:rPr>
        <w:pPrChange w:id="7260" w:author="Mosi Adesina Ifatunji" w:date="2025-10-21T19:50:00Z" w16du:dateUtc="2025-10-22T00:50:00Z">
          <w:pPr>
            <w:autoSpaceDE w:val="0"/>
            <w:autoSpaceDN w:val="0"/>
            <w:adjustRightInd w:val="0"/>
            <w:ind w:left="720" w:right="-720" w:hanging="720"/>
          </w:pPr>
        </w:pPrChange>
      </w:pPr>
      <w:ins w:id="7261" w:author="Mosi Adesina Ifatunji" w:date="2025-06-17T18:33:00Z" w16du:dateUtc="2025-06-17T23:33:00Z">
        <w:r w:rsidRPr="006B17C5">
          <w:rPr>
            <w:rPrChange w:id="7262" w:author="Mosi Adesina Ifatunji" w:date="2025-07-17T11:52:00Z" w16du:dateUtc="2025-07-17T16:52:00Z">
              <w:rPr>
                <w:rFonts w:ascii="Helvetica Neue" w:hAnsi="Helvetica Neue" w:cs="Helvetica Neue"/>
                <w:sz w:val="26"/>
                <w:szCs w:val="26"/>
              </w:rPr>
            </w:rPrChange>
          </w:rPr>
          <w:t xml:space="preserve">Mai, Quan D. 2023. "The Demographic Context of Hiring Discrimination: Evidence from a Field Experiment in 50 Metropolitan Statistical Areas." </w:t>
        </w:r>
        <w:r w:rsidRPr="006B17C5">
          <w:rPr>
            <w:i/>
            <w:iCs/>
            <w:rPrChange w:id="7263" w:author="Mosi Adesina Ifatunji" w:date="2025-07-17T11:52:00Z" w16du:dateUtc="2025-07-17T16:52:00Z">
              <w:rPr>
                <w:rFonts w:ascii="Helvetica Neue" w:hAnsi="Helvetica Neue" w:cs="Helvetica Neue"/>
                <w:i/>
                <w:iCs/>
                <w:sz w:val="26"/>
                <w:szCs w:val="26"/>
              </w:rPr>
            </w:rPrChange>
          </w:rPr>
          <w:t>Work and Occupations</w:t>
        </w:r>
        <w:r w:rsidRPr="006B17C5">
          <w:rPr>
            <w:rPrChange w:id="7264" w:author="Mosi Adesina Ifatunji" w:date="2025-07-17T11:52:00Z" w16du:dateUtc="2025-07-17T16:52:00Z">
              <w:rPr>
                <w:rFonts w:ascii="Helvetica Neue" w:hAnsi="Helvetica Neue" w:cs="Helvetica Neue"/>
                <w:sz w:val="26"/>
                <w:szCs w:val="26"/>
              </w:rPr>
            </w:rPrChange>
          </w:rPr>
          <w:t xml:space="preserve"> 50(4):463–98.</w:t>
        </w:r>
      </w:ins>
    </w:p>
    <w:p w14:paraId="4D62B851" w14:textId="77777777" w:rsidR="005C0F28" w:rsidRPr="006B17C5" w:rsidRDefault="005C0F28">
      <w:pPr>
        <w:keepNext/>
        <w:keepLines/>
        <w:rPr>
          <w:ins w:id="7265" w:author="Mosi Adesina Ifatunji" w:date="2025-06-17T18:36:00Z" w16du:dateUtc="2025-06-17T23:36:00Z"/>
          <w:rPrChange w:id="7266" w:author="Mosi Adesina Ifatunji" w:date="2025-07-17T11:52:00Z" w16du:dateUtc="2025-07-17T16:52:00Z">
            <w:rPr>
              <w:ins w:id="7267" w:author="Mosi Adesina Ifatunji" w:date="2025-06-17T18:36:00Z" w16du:dateUtc="2025-06-17T23:36:00Z"/>
              <w:rFonts w:ascii="Helvetica Neue" w:hAnsi="Helvetica Neue" w:cs="Helvetica Neue"/>
              <w:sz w:val="26"/>
              <w:szCs w:val="26"/>
            </w:rPr>
          </w:rPrChange>
        </w:rPr>
        <w:pPrChange w:id="7268" w:author="Mosi Adesina Ifatunji" w:date="2025-10-21T19:50:00Z" w16du:dateUtc="2025-10-22T00:50:00Z">
          <w:pPr>
            <w:autoSpaceDE w:val="0"/>
            <w:autoSpaceDN w:val="0"/>
            <w:adjustRightInd w:val="0"/>
            <w:ind w:right="-720"/>
          </w:pPr>
        </w:pPrChange>
      </w:pPr>
    </w:p>
    <w:p w14:paraId="1026ADA5" w14:textId="77777777" w:rsidR="00320CBF" w:rsidRPr="006B17C5" w:rsidRDefault="00320CBF">
      <w:pPr>
        <w:keepNext/>
        <w:keepLines/>
        <w:rPr>
          <w:ins w:id="7269" w:author="Mosi Adesina Ifatunji" w:date="2025-06-17T18:36:00Z" w16du:dateUtc="2025-06-17T23:36:00Z"/>
          <w:rPrChange w:id="7270" w:author="Mosi Adesina Ifatunji" w:date="2025-07-17T11:52:00Z" w16du:dateUtc="2025-07-17T16:52:00Z">
            <w:rPr>
              <w:ins w:id="7271" w:author="Mosi Adesina Ifatunji" w:date="2025-06-17T18:36:00Z" w16du:dateUtc="2025-06-17T23:36:00Z"/>
              <w:rFonts w:ascii="Helvetica Neue" w:hAnsi="Helvetica Neue" w:cs="Helvetica Neue"/>
              <w:sz w:val="26"/>
              <w:szCs w:val="26"/>
            </w:rPr>
          </w:rPrChange>
        </w:rPr>
        <w:pPrChange w:id="7272" w:author="Mosi Adesina Ifatunji" w:date="2025-10-21T19:50:00Z" w16du:dateUtc="2025-10-22T00:50:00Z">
          <w:pPr>
            <w:autoSpaceDE w:val="0"/>
            <w:autoSpaceDN w:val="0"/>
            <w:adjustRightInd w:val="0"/>
            <w:ind w:left="720" w:right="-720" w:hanging="720"/>
          </w:pPr>
        </w:pPrChange>
      </w:pPr>
      <w:ins w:id="7273" w:author="Mosi Adesina Ifatunji" w:date="2025-06-17T18:36:00Z" w16du:dateUtc="2025-06-17T23:36:00Z">
        <w:r w:rsidRPr="006B17C5">
          <w:rPr>
            <w:rPrChange w:id="7274" w:author="Mosi Adesina Ifatunji" w:date="2025-07-17T11:52:00Z" w16du:dateUtc="2025-07-17T16:52:00Z">
              <w:rPr>
                <w:rFonts w:ascii="Helvetica Neue" w:hAnsi="Helvetica Neue" w:cs="Helvetica Neue"/>
                <w:sz w:val="26"/>
                <w:szCs w:val="26"/>
              </w:rPr>
            </w:rPrChange>
          </w:rPr>
          <w:t xml:space="preserve">Bayer, Patrick, Kerwin Kofi Charles, and Ellora Derenoncourt. 2025. "Racial Inequality in the Labor Market." </w:t>
        </w:r>
        <w:r w:rsidRPr="006B17C5">
          <w:rPr>
            <w:i/>
            <w:iCs/>
            <w:rPrChange w:id="7275" w:author="Mosi Adesina Ifatunji" w:date="2025-07-17T11:52:00Z" w16du:dateUtc="2025-07-17T16:52:00Z">
              <w:rPr>
                <w:rFonts w:ascii="Helvetica Neue" w:hAnsi="Helvetica Neue" w:cs="Helvetica Neue"/>
                <w:i/>
                <w:iCs/>
                <w:sz w:val="26"/>
                <w:szCs w:val="26"/>
              </w:rPr>
            </w:rPrChange>
          </w:rPr>
          <w:t>National Bureau of Economic Research Working Paper Series</w:t>
        </w:r>
        <w:r w:rsidRPr="006B17C5">
          <w:rPr>
            <w:rPrChange w:id="7276" w:author="Mosi Adesina Ifatunji" w:date="2025-07-17T11:52:00Z" w16du:dateUtc="2025-07-17T16:52:00Z">
              <w:rPr>
                <w:rFonts w:ascii="Helvetica Neue" w:hAnsi="Helvetica Neue" w:cs="Helvetica Neue"/>
                <w:sz w:val="26"/>
                <w:szCs w:val="26"/>
              </w:rPr>
            </w:rPrChange>
          </w:rPr>
          <w:t xml:space="preserve"> No. 33372.</w:t>
        </w:r>
      </w:ins>
    </w:p>
    <w:p w14:paraId="36E057A7" w14:textId="77777777" w:rsidR="00320CBF" w:rsidRPr="006B17C5" w:rsidRDefault="00320CBF">
      <w:pPr>
        <w:keepNext/>
        <w:keepLines/>
        <w:rPr>
          <w:ins w:id="7277" w:author="Mosi Adesina Ifatunji" w:date="2025-06-17T18:36:00Z" w16du:dateUtc="2025-06-17T23:36:00Z"/>
          <w:rPrChange w:id="7278" w:author="Mosi Adesina Ifatunji" w:date="2025-07-17T11:52:00Z" w16du:dateUtc="2025-07-17T16:52:00Z">
            <w:rPr>
              <w:ins w:id="7279" w:author="Mosi Adesina Ifatunji" w:date="2025-06-17T18:36:00Z" w16du:dateUtc="2025-06-17T23:36:00Z"/>
              <w:rFonts w:ascii="Helvetica Neue" w:hAnsi="Helvetica Neue" w:cs="Helvetica Neue"/>
              <w:sz w:val="26"/>
              <w:szCs w:val="26"/>
            </w:rPr>
          </w:rPrChange>
        </w:rPr>
        <w:pPrChange w:id="7280" w:author="Mosi Adesina Ifatunji" w:date="2025-10-21T19:50:00Z" w16du:dateUtc="2025-10-22T00:50:00Z">
          <w:pPr>
            <w:autoSpaceDE w:val="0"/>
            <w:autoSpaceDN w:val="0"/>
            <w:adjustRightInd w:val="0"/>
            <w:ind w:right="-720"/>
          </w:pPr>
        </w:pPrChange>
      </w:pPr>
    </w:p>
    <w:p w14:paraId="57593492" w14:textId="13D89B81" w:rsidR="00284024" w:rsidRPr="00B92532" w:rsidRDefault="0007781E">
      <w:pPr>
        <w:keepNext/>
        <w:keepLines/>
        <w:rPr>
          <w:ins w:id="7281" w:author="Mosi Adesina Ifatunji" w:date="2025-06-18T14:44:00Z" w16du:dateUtc="2025-06-18T19:44:00Z"/>
        </w:rPr>
        <w:pPrChange w:id="7282" w:author="Mosi Adesina Ifatunji" w:date="2025-10-21T19:50:00Z" w16du:dateUtc="2025-10-22T00:50:00Z">
          <w:pPr>
            <w:autoSpaceDE w:val="0"/>
            <w:autoSpaceDN w:val="0"/>
            <w:ind w:right="-14"/>
          </w:pPr>
        </w:pPrChange>
      </w:pPr>
      <w:ins w:id="7283" w:author="Mosi Adesina Ifatunji" w:date="2025-06-17T18:38:00Z" w16du:dateUtc="2025-06-17T23:38:00Z">
        <w:r w:rsidRPr="006B17C5">
          <w:rPr>
            <w:rPrChange w:id="7284" w:author="Mosi Adesina Ifatunji" w:date="2025-07-17T11:52:00Z" w16du:dateUtc="2025-07-17T16:52:00Z">
              <w:rPr>
                <w:rFonts w:ascii="Helvetica Neue" w:hAnsi="Helvetica Neue" w:cs="Helvetica Neue"/>
                <w:sz w:val="26"/>
                <w:szCs w:val="26"/>
              </w:rPr>
            </w:rPrChange>
          </w:rPr>
          <w:t xml:space="preserve">Wilmers, Nathan, Di Tong, and Victoria Y. Zhang. 2025. "Between-Firm Inequality and Informal Social Relations." </w:t>
        </w:r>
        <w:r w:rsidRPr="006B17C5">
          <w:rPr>
            <w:i/>
            <w:iCs/>
            <w:rPrChange w:id="7285" w:author="Mosi Adesina Ifatunji" w:date="2025-07-17T11:52:00Z" w16du:dateUtc="2025-07-17T16:52:00Z">
              <w:rPr>
                <w:rFonts w:ascii="Helvetica Neue" w:hAnsi="Helvetica Neue" w:cs="Helvetica Neue"/>
                <w:i/>
                <w:iCs/>
                <w:sz w:val="26"/>
                <w:szCs w:val="26"/>
              </w:rPr>
            </w:rPrChange>
          </w:rPr>
          <w:t>American Journal of Sociology</w:t>
        </w:r>
        <w:r w:rsidRPr="006B17C5">
          <w:rPr>
            <w:rPrChange w:id="7286" w:author="Mosi Adesina Ifatunji" w:date="2025-07-17T11:52:00Z" w16du:dateUtc="2025-07-17T16:52:00Z">
              <w:rPr>
                <w:rFonts w:ascii="Helvetica Neue" w:hAnsi="Helvetica Neue" w:cs="Helvetica Neue"/>
                <w:sz w:val="26"/>
                <w:szCs w:val="26"/>
              </w:rPr>
            </w:rPrChange>
          </w:rPr>
          <w:t xml:space="preserve"> 130(5):1217–62.</w:t>
        </w:r>
      </w:ins>
    </w:p>
    <w:p w14:paraId="2F9B229C" w14:textId="77777777" w:rsidR="000A3D69" w:rsidRPr="00EE090F" w:rsidRDefault="000A3D69">
      <w:pPr>
        <w:keepNext/>
        <w:keepLines/>
        <w:rPr>
          <w:ins w:id="7287" w:author="Mosi Adesina Ifatunji" w:date="2025-06-17T18:47:00Z" w16du:dateUtc="2025-06-17T23:47:00Z"/>
        </w:rPr>
        <w:pPrChange w:id="7288" w:author="Mosi Adesina Ifatunji" w:date="2025-10-21T19:50:00Z" w16du:dateUtc="2025-10-22T00:50:00Z">
          <w:pPr>
            <w:spacing w:line="264" w:lineRule="auto"/>
          </w:pPr>
        </w:pPrChange>
      </w:pPr>
    </w:p>
    <w:p w14:paraId="42CA1D08" w14:textId="77777777" w:rsidR="000A3D69" w:rsidRPr="00B92532" w:rsidRDefault="000A3D69">
      <w:pPr>
        <w:keepNext/>
        <w:keepLines/>
        <w:rPr>
          <w:ins w:id="7289" w:author="Mosi Adesina Ifatunji" w:date="2025-06-18T14:44:00Z" w16du:dateUtc="2025-06-18T19:44:00Z"/>
          <w:b/>
        </w:rPr>
        <w:pPrChange w:id="7290" w:author="Mosi Adesina Ifatunji" w:date="2025-10-21T19:50:00Z" w16du:dateUtc="2025-10-22T00:50:00Z">
          <w:pPr>
            <w:spacing w:line="264" w:lineRule="auto"/>
          </w:pPr>
        </w:pPrChange>
      </w:pPr>
      <w:ins w:id="7291" w:author="Mosi Adesina Ifatunji" w:date="2025-06-18T14:44:00Z" w16du:dateUtc="2025-06-18T19:44:00Z">
        <w:r w:rsidRPr="00B92532">
          <w:br w:type="page"/>
        </w:r>
      </w:ins>
    </w:p>
    <w:p w14:paraId="78FA783F" w14:textId="26DE8CBE" w:rsidR="00302360" w:rsidRPr="00B92532" w:rsidRDefault="00302360">
      <w:pPr>
        <w:pStyle w:val="Heading2"/>
        <w:ind w:right="-14"/>
        <w:rPr>
          <w:ins w:id="7292" w:author="Mosi Adesina Ifatunji" w:date="2025-06-17T18:46:00Z" w16du:dateUtc="2025-06-17T23:46:00Z"/>
        </w:rPr>
        <w:pPrChange w:id="7293" w:author="Mosi Adesina Ifatunji" w:date="2025-10-21T19:50:00Z" w16du:dateUtc="2025-10-22T00:50:00Z">
          <w:pPr>
            <w:autoSpaceDE w:val="0"/>
            <w:autoSpaceDN w:val="0"/>
          </w:pPr>
        </w:pPrChange>
      </w:pPr>
      <w:ins w:id="7294" w:author="Mosi Adesina Ifatunji" w:date="2025-06-17T18:46:00Z" w16du:dateUtc="2025-06-17T23:46:00Z">
        <w:r w:rsidRPr="006B17C5">
          <w:rPr>
            <w:rPrChange w:id="7295" w:author="Mosi Adesina Ifatunji" w:date="2025-07-17T11:52:00Z" w16du:dateUtc="2025-07-17T16:52:00Z">
              <w:rPr>
                <w:highlight w:val="lightGray"/>
              </w:rPr>
            </w:rPrChange>
          </w:rPr>
          <w:lastRenderedPageBreak/>
          <w:t>E</w:t>
        </w:r>
      </w:ins>
      <w:del w:id="7296" w:author="Mosi Adesina Ifatunji" w:date="2025-06-14T13:33:00Z" w16du:dateUtc="2025-06-14T18:33:00Z">
        <w:r w:rsidR="000C3518" w:rsidRPr="006B17C5" w:rsidDel="00FC22E8">
          <w:rPr>
            <w:rPrChange w:id="7297" w:author="Mosi Adesina Ifatunji" w:date="2025-07-17T11:52:00Z" w16du:dateUtc="2025-07-17T16:52:00Z">
              <w:rPr>
                <w:color w:val="000000"/>
                <w:sz w:val="22"/>
                <w:szCs w:val="22"/>
              </w:rPr>
            </w:rPrChange>
          </w:rPr>
          <w:fldChar w:fldCharType="begin">
            <w:fldData xml:space="preserve">PEVuZE5vdGU+PENpdGU+PEF1dGhvcj5CZWNrZXI8L0F1dGhvcj48WWVhcj4xOTU3IFsyMDEwXTwv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</w:fldData>
          </w:fldChar>
        </w:r>
        <w:r w:rsidR="000C3518" w:rsidRPr="006B17C5" w:rsidDel="00FC22E8">
          <w:rPr>
            <w:rPrChange w:id="7298" w:author="Mosi Adesina Ifatunji" w:date="2025-07-17T11:52:00Z" w16du:dateUtc="2025-07-17T16:52:00Z">
              <w:rPr>
                <w:color w:val="000000"/>
                <w:sz w:val="22"/>
                <w:szCs w:val="22"/>
              </w:rPr>
            </w:rPrChange>
          </w:rPr>
          <w:delInstrText xml:space="preserve"> ADDIN EN.JS.CITE </w:delInstrText>
        </w:r>
        <w:r w:rsidR="000C3518" w:rsidRPr="006B17C5" w:rsidDel="00FC22E8">
          <w:rPr>
            <w:rPrChange w:id="7299" w:author="Mosi Adesina Ifatunji" w:date="2025-07-17T11:52:00Z" w16du:dateUtc="2025-07-17T16:52:00Z">
              <w:rPr>
                <w:color w:val="000000"/>
                <w:sz w:val="22"/>
                <w:szCs w:val="22"/>
              </w:rPr>
            </w:rPrChange>
          </w:rPr>
          <w:fldChar w:fldCharType="separate"/>
        </w:r>
        <w:r w:rsidR="00361E95" w:rsidRPr="00B92532" w:rsidDel="00FC22E8">
          <w:rPr>
            <w:noProof/>
          </w:rPr>
          <w:delText>(or “statistical discrimination” Arrow 1973; a la “taste” discrimination; Becker 1957 [2010]; Phelps 1972)</w:delText>
        </w:r>
        <w:r w:rsidR="000C3518" w:rsidRPr="006B17C5" w:rsidDel="00FC22E8">
          <w:rPr>
            <w:rPrChange w:id="7300" w:author="Mosi Adesina Ifatunji" w:date="2025-07-17T11:52:00Z" w16du:dateUtc="2025-07-17T16:52:00Z">
              <w:rPr>
                <w:color w:val="000000"/>
                <w:sz w:val="22"/>
                <w:szCs w:val="22"/>
              </w:rPr>
            </w:rPrChange>
          </w:rPr>
          <w:fldChar w:fldCharType="end"/>
        </w:r>
        <w:r w:rsidR="00E25153" w:rsidRPr="00B92532" w:rsidDel="00FC22E8">
          <w:fldChar w:fldCharType="begin">
            <w:fldData xml:space="preserve">PEVuZE5vdGU+PENpdGU+PEF1dGhvcj5CZXJ0cmFuZDwvQXV0aG9yPjxZZWFyPjIwMTc8L1llYXI+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</w:fldData>
          </w:fldChar>
        </w:r>
        <w:r w:rsidR="00E25153" w:rsidRPr="00B92532" w:rsidDel="00FC22E8">
          <w:delInstrText xml:space="preserve"> ADDIN EN.JS.CITE </w:delInstrText>
        </w:r>
        <w:r w:rsidR="00E25153" w:rsidRPr="00B92532" w:rsidDel="00FC22E8">
          <w:fldChar w:fldCharType="separate"/>
        </w:r>
        <w:r w:rsidR="00DF20D8" w:rsidRPr="00B92532" w:rsidDel="00FC22E8">
          <w:rPr>
            <w:noProof/>
          </w:rPr>
          <w:delText>(Bertrand and Duflo 2017; Bohren, Imas and Rosenberg 2019; Fang and Moro 2011; Lang and Kahn-Lang Spitzer 2020)</w:delText>
        </w:r>
        <w:r w:rsidR="00E25153" w:rsidRPr="00B92532" w:rsidDel="00FC22E8">
          <w:fldChar w:fldCharType="end"/>
        </w:r>
        <w:r w:rsidR="007375A6" w:rsidRPr="00B92532" w:rsidDel="00FC22E8">
          <w:fldChar w:fldCharType="begin">
            <w:fldData xml:space="preserve">PEVuZE5vdGU+PENpdGU+PEF1dGhvcj5CZWNrZXI8L0F1dGhvcj48WWVhcj4xOTU3IFsyMDEwXTwv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==
</w:fldData>
          </w:fldChar>
        </w:r>
        <w:r w:rsidR="007375A6" w:rsidRPr="00B92532" w:rsidDel="00FC22E8">
          <w:delInstrText xml:space="preserve"> ADDIN EN.JS.CITE </w:delInstrText>
        </w:r>
        <w:r w:rsidR="007375A6" w:rsidRPr="00B92532" w:rsidDel="00FC22E8">
          <w:fldChar w:fldCharType="separate"/>
        </w:r>
        <w:r w:rsidR="007375A6" w:rsidRPr="00B92532" w:rsidDel="00FC22E8">
          <w:rPr>
            <w:noProof/>
          </w:rPr>
          <w:delText>(Becker 1957 [2010])</w:delText>
        </w:r>
        <w:r w:rsidR="007375A6" w:rsidRPr="00B92532" w:rsidDel="00FC22E8">
          <w:fldChar w:fldCharType="end"/>
        </w:r>
        <w:r w:rsidR="00EA75B7" w:rsidRPr="00B92532" w:rsidDel="00FC22E8">
          <w:fldChar w:fldCharType="begin">
            <w:fldData xml:space="preserve">PEVuZE5vdGU+PENpdGU+PEF1dGhvcj5Cb2hyZW48L0F1dGhvcj48WWVhcj4yMDE5PC9ZZWFyPjxS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</w:fldData>
          </w:fldChar>
        </w:r>
        <w:r w:rsidR="00EA75B7" w:rsidRPr="00B92532" w:rsidDel="00FC22E8">
          <w:delInstrText xml:space="preserve"> ADDIN EN.JS.CITE </w:delInstrText>
        </w:r>
        <w:r w:rsidR="00EA75B7" w:rsidRPr="00B92532" w:rsidDel="00FC22E8">
          <w:fldChar w:fldCharType="separate"/>
        </w:r>
        <w:r w:rsidR="00627DEA" w:rsidRPr="00B92532" w:rsidDel="00FC22E8">
          <w:rPr>
            <w:noProof/>
          </w:rPr>
          <w:delText>(Bohren, Imas and Rosenberg 2019; Pager, Western and Bonikowski 2009)</w:delText>
        </w:r>
        <w:r w:rsidR="00EA75B7" w:rsidRPr="00B92532" w:rsidDel="00FC22E8">
          <w:fldChar w:fldCharType="end"/>
        </w:r>
      </w:del>
      <w:del w:id="7301" w:author="Mosi Adesina Ifatunji" w:date="2025-03-07T20:05:00Z" w16du:dateUtc="2025-03-08T02:05:00Z">
        <w:r w:rsidR="005D28B4" w:rsidRPr="006B17C5">
          <w:rPr>
            <w:rPrChange w:id="7302" w:author="Mosi Adesina Ifatunji" w:date="2025-07-17T11:52:00Z" w16du:dateUtc="2025-07-17T16:52:00Z">
              <w:rPr>
                <w:color w:val="000000"/>
                <w:sz w:val="22"/>
                <w:szCs w:val="22"/>
              </w:rPr>
            </w:rPrChange>
          </w:rPr>
          <w:fldChar w:fldCharType="begin">
            <w:fldData xml:space="preserve">PEVuZE5vdGU+PENpdGU+PEF1dGhvcj5CbHVtZXI8L0F1dGhvcj48WWVhcj4xOTU4PC9ZZWFyPjxS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</w:fldData>
          </w:fldChar>
        </w:r>
      </w:del>
      <w:del w:id="7303" w:author="Mosi Adesina Ifatunji" w:date="2025-06-14T13:33:00Z" w16du:dateUtc="2025-06-14T18:33:00Z">
        <w:r w:rsidR="005D28B4" w:rsidRPr="006B17C5" w:rsidDel="00FC22E8">
          <w:rPr>
            <w:rPrChange w:id="7304" w:author="Mosi Adesina Ifatunji" w:date="2025-07-17T11:52:00Z" w16du:dateUtc="2025-07-17T16:52:00Z">
              <w:rPr>
                <w:color w:val="000000"/>
                <w:sz w:val="22"/>
                <w:szCs w:val="22"/>
              </w:rPr>
            </w:rPrChange>
          </w:rPr>
          <w:delInstrText xml:space="preserve"> ADDIN EN.JS.CITE </w:delInstrText>
        </w:r>
      </w:del>
      <w:del w:id="7305" w:author="Mosi Adesina Ifatunji" w:date="2025-03-07T20:05:00Z" w16du:dateUtc="2025-03-08T02:05:00Z">
        <w:r w:rsidR="005D28B4" w:rsidRPr="006B17C5">
          <w:rPr>
            <w:rPrChange w:id="7306" w:author="Mosi Adesina Ifatunji" w:date="2025-07-17T11:52:00Z" w16du:dateUtc="2025-07-17T16:52:00Z">
              <w:rPr>
                <w:color w:val="000000"/>
                <w:sz w:val="22"/>
                <w:szCs w:val="22"/>
              </w:rPr>
            </w:rPrChange>
          </w:rPr>
          <w:fldChar w:fldCharType="separate"/>
        </w:r>
        <w:r w:rsidR="005D28B4" w:rsidRPr="006B17C5">
          <w:rPr>
            <w:noProof/>
            <w:rPrChange w:id="7307" w:author="Mosi Adesina Ifatunji" w:date="2025-07-17T11:52:00Z" w16du:dateUtc="2025-07-17T16:52:00Z">
              <w:rPr>
                <w:noProof/>
                <w:color w:val="000000"/>
                <w:sz w:val="22"/>
                <w:szCs w:val="22"/>
              </w:rPr>
            </w:rPrChange>
          </w:rPr>
          <w:delText>(Blumer 1958)</w:delText>
        </w:r>
        <w:r w:rsidR="005D28B4" w:rsidRPr="006B17C5">
          <w:rPr>
            <w:rPrChange w:id="7308" w:author="Mosi Adesina Ifatunji" w:date="2025-07-17T11:52:00Z" w16du:dateUtc="2025-07-17T16:52:00Z">
              <w:rPr>
                <w:color w:val="000000"/>
                <w:sz w:val="22"/>
                <w:szCs w:val="22"/>
              </w:rPr>
            </w:rPrChange>
          </w:rPr>
          <w:fldChar w:fldCharType="end"/>
        </w:r>
      </w:del>
      <w:del w:id="7309" w:author="Mosi Adesina Ifatunji" w:date="2025-06-14T13:33:00Z" w16du:dateUtc="2025-06-14T18:33:00Z">
        <w:r w:rsidR="008E0BC3" w:rsidRPr="006B17C5" w:rsidDel="00FC22E8">
          <w:rPr>
            <w:rPrChange w:id="7310" w:author="Mosi Adesina Ifatunji" w:date="2025-07-17T11:52:00Z" w16du:dateUtc="2025-07-17T16:52:00Z">
              <w:rPr>
                <w:color w:val="000000"/>
                <w:sz w:val="22"/>
                <w:szCs w:val="22"/>
              </w:rPr>
            </w:rPrChange>
          </w:rPr>
          <w:fldChar w:fldCharType="begin">
            <w:fldData xml:space="preserve">PEVuZE5vdGU+PENpdGU+PEF1dGhvcj5TdGFtcHA8L0F1dGhvcj48WWVhcj4xOTU3PC9ZZWFyPjxS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</w:fldData>
          </w:fldChar>
        </w:r>
        <w:r w:rsidR="008E0BC3" w:rsidRPr="006B17C5" w:rsidDel="00FC22E8">
          <w:rPr>
            <w:rPrChange w:id="7311" w:author="Mosi Adesina Ifatunji" w:date="2025-07-17T11:52:00Z" w16du:dateUtc="2025-07-17T16:52:00Z">
              <w:rPr>
                <w:color w:val="000000"/>
                <w:sz w:val="22"/>
                <w:szCs w:val="22"/>
              </w:rPr>
            </w:rPrChange>
          </w:rPr>
          <w:delInstrText xml:space="preserve"> ADDIN EN.JS.CITE </w:delInstrText>
        </w:r>
        <w:r w:rsidR="008E0BC3" w:rsidRPr="006B17C5" w:rsidDel="00FC22E8">
          <w:rPr>
            <w:rPrChange w:id="7312" w:author="Mosi Adesina Ifatunji" w:date="2025-07-17T11:52:00Z" w16du:dateUtc="2025-07-17T16:52:00Z">
              <w:rPr>
                <w:color w:val="000000"/>
                <w:sz w:val="22"/>
                <w:szCs w:val="22"/>
              </w:rPr>
            </w:rPrChange>
          </w:rPr>
          <w:fldChar w:fldCharType="separate"/>
        </w:r>
        <w:r w:rsidR="00627DEA" w:rsidRPr="00B92532" w:rsidDel="00FC22E8">
          <w:rPr>
            <w:noProof/>
          </w:rPr>
          <w:delText>(Blumer 1958; Stampp 1957)</w:delText>
        </w:r>
        <w:r w:rsidR="008E0BC3" w:rsidRPr="006B17C5" w:rsidDel="00FC22E8">
          <w:rPr>
            <w:rPrChange w:id="7313" w:author="Mosi Adesina Ifatunji" w:date="2025-07-17T11:52:00Z" w16du:dateUtc="2025-07-17T16:52:00Z">
              <w:rPr>
                <w:color w:val="000000"/>
                <w:sz w:val="22"/>
                <w:szCs w:val="22"/>
              </w:rPr>
            </w:rPrChange>
          </w:rPr>
          <w:fldChar w:fldCharType="end"/>
        </w:r>
      </w:del>
      <w:del w:id="7314" w:author="Mosi Adesina Ifatunji" w:date="2025-05-29T16:19:00Z" w16du:dateUtc="2025-05-29T21:19:00Z">
        <w:r w:rsidR="008B1046" w:rsidRPr="006B17C5">
          <w:rPr>
            <w:rPrChange w:id="7315" w:author="Mosi Adesina Ifatunji" w:date="2025-07-17T11:52:00Z" w16du:dateUtc="2025-07-17T16:52:00Z">
              <w:rPr>
                <w:color w:val="000000"/>
                <w:sz w:val="22"/>
                <w:szCs w:val="22"/>
              </w:rPr>
            </w:rPrChange>
          </w:rPr>
          <w:fldChar w:fldCharType="begin">
            <w:fldData xml:space="preserve">PEVuZE5vdGU+PENpdGU+PEF1dGhvcj5IYWxsPC9BdXRob3I+PFllYXI+MTk4MDwvWWVhcj48UmVj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</w:fldData>
          </w:fldChar>
        </w:r>
        <w:r w:rsidR="008B1046" w:rsidRPr="006B17C5">
          <w:rPr>
            <w:rPrChange w:id="7316" w:author="Mosi Adesina Ifatunji" w:date="2025-07-17T11:52:00Z" w16du:dateUtc="2025-07-17T16:52:00Z">
              <w:rPr>
                <w:color w:val="000000"/>
                <w:sz w:val="22"/>
                <w:szCs w:val="22"/>
              </w:rPr>
            </w:rPrChange>
          </w:rPr>
          <w:delInstrText xml:space="preserve"> ADDIN EN.JS.CITE </w:delInstrText>
        </w:r>
        <w:r w:rsidR="008B1046" w:rsidRPr="006B17C5">
          <w:rPr>
            <w:rPrChange w:id="7317" w:author="Mosi Adesina Ifatunji" w:date="2025-07-17T11:52:00Z" w16du:dateUtc="2025-07-17T16:52:00Z">
              <w:rPr>
                <w:color w:val="000000"/>
                <w:sz w:val="22"/>
                <w:szCs w:val="22"/>
              </w:rPr>
            </w:rPrChange>
          </w:rPr>
          <w:fldChar w:fldCharType="separate"/>
        </w:r>
        <w:r w:rsidR="003738C5" w:rsidRPr="006B17C5">
          <w:rPr>
            <w:noProof/>
            <w:rPrChange w:id="7318" w:author="Mosi Adesina Ifatunji" w:date="2025-07-17T11:52:00Z" w16du:dateUtc="2025-07-17T16:52:00Z">
              <w:rPr>
                <w:noProof/>
                <w:color w:val="000000"/>
                <w:sz w:val="22"/>
                <w:szCs w:val="22"/>
              </w:rPr>
            </w:rPrChange>
          </w:rPr>
          <w:delText>(Hall 1980)</w:delText>
        </w:r>
        <w:r w:rsidR="008B1046" w:rsidRPr="006B17C5">
          <w:rPr>
            <w:rPrChange w:id="7319" w:author="Mosi Adesina Ifatunji" w:date="2025-07-17T11:52:00Z" w16du:dateUtc="2025-07-17T16:52:00Z">
              <w:rPr>
                <w:color w:val="000000"/>
                <w:sz w:val="22"/>
                <w:szCs w:val="22"/>
              </w:rPr>
            </w:rPrChange>
          </w:rPr>
          <w:fldChar w:fldCharType="end"/>
        </w:r>
      </w:del>
      <w:ins w:id="7320" w:author="Microsoft Word" w:date="2025-03-11T16:34:00Z" w16du:dateUtc="2025-03-11T21:34:00Z">
        <w:del w:id="7321" w:author="Mosi Adesina Ifatunji" w:date="2025-05-29T16:19:00Z" w16du:dateUtc="2025-05-29T21:19:00Z">
          <w:r w:rsidR="00C45738" w:rsidRPr="006B17C5">
            <w:rPr>
              <w:rPrChange w:id="7322" w:author="Mosi Adesina Ifatunji" w:date="2025-07-17T11:52:00Z" w16du:dateUtc="2025-07-17T16:52:00Z">
                <w:rPr>
                  <w:color w:val="000000"/>
                  <w:sz w:val="22"/>
                  <w:szCs w:val="22"/>
                </w:rPr>
              </w:rPrChange>
            </w:rPr>
            <w:delText xml:space="preserve"> </w:delText>
          </w:r>
          <w:r w:rsidR="00664530" w:rsidRPr="006B17C5">
            <w:rPr>
              <w:rPrChange w:id="7323" w:author="Mosi Adesina Ifatunji" w:date="2025-07-17T11:52:00Z" w16du:dateUtc="2025-07-17T16:52:00Z">
                <w:rPr>
                  <w:color w:val="000000"/>
                  <w:sz w:val="22"/>
                  <w:szCs w:val="22"/>
                </w:rPr>
              </w:rPrChange>
            </w:rPr>
            <w:fldChar w:fldCharType="begin">
              <w:fldData xml:space="preserve">PEVuZE5vdGU+PENpdGU+PEF1dGhvcj5IYWxsPC9BdXRob3I+PFllYXI+MTk4MDwvWWVhcj48UmVj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</w:fldData>
            </w:fldChar>
          </w:r>
        </w:del>
        <w:del w:id="7324" w:author="Mosi Adesina Ifatunji" w:date="2025-06-14T13:33:00Z" w16du:dateUtc="2025-06-14T18:33:00Z">
          <w:r w:rsidR="00664530" w:rsidRPr="006B17C5" w:rsidDel="00FC22E8">
            <w:rPr>
              <w:rPrChange w:id="7325" w:author="Mosi Adesina Ifatunji" w:date="2025-07-17T11:52:00Z" w16du:dateUtc="2025-07-17T16:52:00Z">
                <w:rPr>
                  <w:color w:val="000000"/>
                  <w:sz w:val="22"/>
                  <w:szCs w:val="22"/>
                </w:rPr>
              </w:rPrChange>
            </w:rPr>
            <w:delInstrText xml:space="preserve"> ADDIN EN.JS.CITE </w:delInstrText>
          </w:r>
        </w:del>
        <w:del w:id="7326" w:author="Mosi Adesina Ifatunji" w:date="2025-05-29T16:19:00Z" w16du:dateUtc="2025-05-29T21:19:00Z">
          <w:r w:rsidR="00664530" w:rsidRPr="006B17C5">
            <w:rPr>
              <w:rPrChange w:id="7327" w:author="Mosi Adesina Ifatunji" w:date="2025-07-17T11:52:00Z" w16du:dateUtc="2025-07-17T16:52:00Z">
                <w:rPr>
                  <w:color w:val="000000"/>
                  <w:sz w:val="22"/>
                  <w:szCs w:val="22"/>
                </w:rPr>
              </w:rPrChange>
            </w:rPr>
            <w:fldChar w:fldCharType="separate"/>
          </w:r>
          <w:r w:rsidR="00664530" w:rsidRPr="006B17C5">
            <w:rPr>
              <w:noProof/>
              <w:rPrChange w:id="7328" w:author="Mosi Adesina Ifatunji" w:date="2025-07-17T11:52:00Z" w16du:dateUtc="2025-07-17T16:52:00Z">
                <w:rPr>
                  <w:noProof/>
                  <w:color w:val="000000"/>
                  <w:sz w:val="22"/>
                  <w:szCs w:val="22"/>
                </w:rPr>
              </w:rPrChange>
            </w:rPr>
            <w:delText>(Hall 1980)</w:delText>
          </w:r>
          <w:r w:rsidR="00664530" w:rsidRPr="006B17C5">
            <w:rPr>
              <w:rPrChange w:id="7329" w:author="Mosi Adesina Ifatunji" w:date="2025-07-17T11:52:00Z" w16du:dateUtc="2025-07-17T16:52:00Z">
                <w:rPr>
                  <w:color w:val="000000"/>
                  <w:sz w:val="22"/>
                  <w:szCs w:val="22"/>
                </w:rPr>
              </w:rPrChange>
            </w:rPr>
            <w:fldChar w:fldCharType="end"/>
          </w:r>
        </w:del>
      </w:ins>
      <w:del w:id="7330" w:author="Mosi Adesina Ifatunji" w:date="2025-06-17T13:51:00Z" w16du:dateUtc="2025-06-17T18:51:00Z">
        <w:r w:rsidR="00E83C6D" w:rsidRPr="00B92532" w:rsidDel="00405DF0">
          <w:rPr>
            <w:rStyle w:val="s1"/>
          </w:rPr>
          <w:fldChar w:fldCharType="begin">
            <w:fldData xml:space="preserve">PEVuZE5vdGU+PENpdGU+PEF1dGhvcj5NYXlvPC9BdXRob3I+PFllYXI+MTkzMyBbMjAwNV08L1ll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</w:fldData>
          </w:fldChar>
        </w:r>
        <w:r w:rsidR="00E83C6D" w:rsidRPr="00B92532" w:rsidDel="00405DF0">
          <w:rPr>
            <w:rStyle w:val="s1"/>
          </w:rPr>
          <w:delInstrText xml:space="preserve"> ADDIN EN.JS.CITE </w:delInstrText>
        </w:r>
        <w:r w:rsidR="00E83C6D" w:rsidRPr="00B92532" w:rsidDel="00405DF0">
          <w:rPr>
            <w:rStyle w:val="s1"/>
          </w:rPr>
        </w:r>
        <w:r w:rsidR="00E83C6D" w:rsidRPr="00B92532" w:rsidDel="00405DF0">
          <w:rPr>
            <w:rStyle w:val="s1"/>
          </w:rPr>
          <w:fldChar w:fldCharType="separate"/>
        </w:r>
        <w:r w:rsidR="00DF20D8" w:rsidRPr="006B17C5" w:rsidDel="00405DF0">
          <w:rPr>
            <w:rStyle w:val="s1"/>
            <w:rFonts w:eastAsia="Arial"/>
            <w:rPrChange w:id="7331" w:author="Mosi Adesina Ifatunji" w:date="2025-07-17T11:52:00Z" w16du:dateUtc="2025-07-17T16:52:00Z">
              <w:rPr>
                <w:rStyle w:val="s1"/>
                <w:rFonts w:eastAsiaTheme="minorEastAsia"/>
                <w:noProof/>
              </w:rPr>
            </w:rPrChange>
          </w:rPr>
          <w:delText>(Argyris 1978; Burns and Stalker 1961; Mayo 1933 [2005]; Perrow 2014; Vroom 1964)</w:delText>
        </w:r>
        <w:r w:rsidR="00E83C6D" w:rsidRPr="00B92532" w:rsidDel="00405DF0">
          <w:rPr>
            <w:rStyle w:val="s1"/>
          </w:rPr>
          <w:fldChar w:fldCharType="end"/>
        </w:r>
      </w:del>
      <w:del w:id="7332" w:author="Mosi Adesina Ifatunji" w:date="2025-06-13T17:27:00Z" w16du:dateUtc="2025-06-13T22:27:00Z">
        <w:r w:rsidR="008B1046" w:rsidRPr="006B17C5" w:rsidDel="00241EB4">
          <w:rPr>
            <w:rStyle w:val="s1"/>
            <w:rFonts w:eastAsiaTheme="minorEastAsia"/>
            <w:rPrChange w:id="7333" w:author="Mosi Adesina Ifatunji" w:date="2025-07-17T11:52:00Z" w16du:dateUtc="2025-07-17T16:52:00Z">
              <w:rPr>
                <w:rStyle w:val="s1"/>
                <w:rFonts w:ascii="Arial" w:eastAsiaTheme="minorEastAsia" w:hAnsi="Arial"/>
                <w:sz w:val="22"/>
                <w:szCs w:val="22"/>
              </w:rPr>
            </w:rPrChange>
          </w:rPr>
          <w:fldChar w:fldCharType="begin">
            <w:fldData xml:space="preserve">PEVuZE5vdGU+PENpdGU+PEF1dGhvcj5Nb3NzPC9BdXRob3I+PFllYXI+MTk5NTwvWWVhcj48UmVj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</w:fldData>
          </w:fldChar>
        </w:r>
        <w:r w:rsidR="008B1046" w:rsidRPr="006B17C5" w:rsidDel="00241EB4">
          <w:rPr>
            <w:rStyle w:val="s1"/>
            <w:rFonts w:eastAsiaTheme="minorEastAsia"/>
            <w:rPrChange w:id="7334" w:author="Mosi Adesina Ifatunji" w:date="2025-07-17T11:52:00Z" w16du:dateUtc="2025-07-17T16:52:00Z">
              <w:rPr>
                <w:rStyle w:val="s1"/>
                <w:rFonts w:ascii="Arial" w:eastAsiaTheme="minorEastAsia" w:hAnsi="Arial"/>
                <w:sz w:val="22"/>
                <w:szCs w:val="22"/>
              </w:rPr>
            </w:rPrChange>
          </w:rPr>
          <w:delInstrText xml:space="preserve"> ADDIN EN.JS.CITE </w:delInstrText>
        </w:r>
        <w:r w:rsidR="008B1046" w:rsidRPr="005D6882" w:rsidDel="00241EB4">
          <w:rPr>
            <w:rStyle w:val="s1"/>
            <w:rFonts w:eastAsiaTheme="minorEastAsia"/>
          </w:rPr>
        </w:r>
        <w:r w:rsidR="008B1046" w:rsidRPr="006B17C5" w:rsidDel="00241EB4">
          <w:rPr>
            <w:rStyle w:val="s1"/>
            <w:rFonts w:eastAsiaTheme="minorEastAsia"/>
            <w:rPrChange w:id="7335" w:author="Mosi Adesina Ifatunji" w:date="2025-07-17T11:52:00Z" w16du:dateUtc="2025-07-17T16:52:00Z">
              <w:rPr>
                <w:rStyle w:val="s1"/>
                <w:rFonts w:ascii="Arial" w:eastAsiaTheme="minorEastAsia" w:hAnsi="Arial"/>
                <w:sz w:val="22"/>
                <w:szCs w:val="22"/>
              </w:rPr>
            </w:rPrChange>
          </w:rPr>
          <w:fldChar w:fldCharType="separate"/>
        </w:r>
        <w:r w:rsidR="00361E95" w:rsidRPr="00B92532" w:rsidDel="00241EB4">
          <w:rPr>
            <w:rStyle w:val="s1"/>
            <w:noProof/>
          </w:rPr>
          <w:delText>(Moss and Tilly 1995; Moss and Tilly 1996)</w:delText>
        </w:r>
        <w:r w:rsidR="008B1046" w:rsidRPr="006B17C5" w:rsidDel="00241EB4">
          <w:rPr>
            <w:rStyle w:val="s1"/>
            <w:rFonts w:eastAsiaTheme="minorEastAsia"/>
            <w:rPrChange w:id="7336" w:author="Mosi Adesina Ifatunji" w:date="2025-07-17T11:52:00Z" w16du:dateUtc="2025-07-17T16:52:00Z">
              <w:rPr>
                <w:rStyle w:val="s1"/>
                <w:rFonts w:ascii="Arial" w:eastAsiaTheme="minorEastAsia" w:hAnsi="Arial"/>
                <w:sz w:val="22"/>
                <w:szCs w:val="22"/>
              </w:rPr>
            </w:rPrChange>
          </w:rPr>
          <w:fldChar w:fldCharType="end"/>
        </w:r>
      </w:del>
      <w:ins w:id="7337" w:author="Microsoft Word" w:date="2025-03-11T16:34:00Z" w16du:dateUtc="2025-03-11T21:34:00Z">
        <w:del w:id="7338" w:author="Mosi Adesina Ifatunji" w:date="2025-05-29T16:26:00Z" w16du:dateUtc="2025-05-29T21:26:00Z">
          <w:r w:rsidR="009918F5" w:rsidRPr="006B17C5">
            <w:rPr>
              <w:rStyle w:val="s1"/>
              <w:rFonts w:eastAsiaTheme="minorEastAsia"/>
              <w:rPrChange w:id="7339" w:author="Mosi Adesina Ifatunji" w:date="2025-07-17T11:52:00Z" w16du:dateUtc="2025-07-17T16:52:00Z">
                <w:rPr>
                  <w:rStyle w:val="s1"/>
                  <w:rFonts w:ascii="Arial" w:eastAsiaTheme="minorEastAsia" w:hAnsi="Arial"/>
                  <w:sz w:val="22"/>
                  <w:szCs w:val="22"/>
                </w:rPr>
              </w:rPrChange>
            </w:rPr>
            <w:delText xml:space="preserve">Soft skills and race in hiring </w:delText>
          </w:r>
          <w:r w:rsidR="00664530" w:rsidRPr="006B17C5">
            <w:rPr>
              <w:rStyle w:val="s1"/>
              <w:rFonts w:eastAsiaTheme="minorEastAsia"/>
              <w:rPrChange w:id="7340" w:author="Mosi Adesina Ifatunji" w:date="2025-07-17T11:52:00Z" w16du:dateUtc="2025-07-17T16:52:00Z">
                <w:rPr>
                  <w:rStyle w:val="s1"/>
                  <w:rFonts w:ascii="Arial" w:eastAsiaTheme="minorEastAsia" w:hAnsi="Arial"/>
                  <w:sz w:val="22"/>
                  <w:szCs w:val="22"/>
                </w:rPr>
              </w:rPrChange>
            </w:rPr>
            <w:fldChar w:fldCharType="begin">
              <w:fldData xml:space="preserve">PEVuZE5vdGU+PENpdGU+PEF1dGhvcj5Nb3NzPC9BdXRob3I+PFllYXI+MTk5NTwvWWVhcj48UmVj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</w:fldData>
            </w:fldChar>
          </w:r>
          <w:r w:rsidR="00664530" w:rsidRPr="006B17C5">
            <w:rPr>
              <w:rStyle w:val="s1"/>
              <w:rFonts w:eastAsiaTheme="minorEastAsia"/>
              <w:rPrChange w:id="7341" w:author="Mosi Adesina Ifatunji" w:date="2025-07-17T11:52:00Z" w16du:dateUtc="2025-07-17T16:52:00Z">
                <w:rPr>
                  <w:rStyle w:val="s1"/>
                  <w:rFonts w:ascii="Arial" w:eastAsiaTheme="minorEastAsia" w:hAnsi="Arial"/>
                  <w:sz w:val="22"/>
                  <w:szCs w:val="22"/>
                </w:rPr>
              </w:rPrChange>
            </w:rPr>
            <w:delInstrText xml:space="preserve"> ADDIN EN.JS.CITE </w:delInstrText>
          </w:r>
          <w:r w:rsidR="00664530" w:rsidRPr="005D6882">
            <w:rPr>
              <w:rStyle w:val="s1"/>
              <w:rFonts w:eastAsiaTheme="minorEastAsia"/>
            </w:rPr>
          </w:r>
          <w:r w:rsidR="00664530" w:rsidRPr="006B17C5">
            <w:rPr>
              <w:rStyle w:val="s1"/>
              <w:rFonts w:eastAsiaTheme="minorEastAsia"/>
              <w:rPrChange w:id="7342" w:author="Mosi Adesina Ifatunji" w:date="2025-07-17T11:52:00Z" w16du:dateUtc="2025-07-17T16:52:00Z">
                <w:rPr>
                  <w:rStyle w:val="s1"/>
                  <w:rFonts w:ascii="Arial" w:eastAsiaTheme="minorEastAsia" w:hAnsi="Arial"/>
                  <w:sz w:val="22"/>
                  <w:szCs w:val="22"/>
                </w:rPr>
              </w:rPrChange>
            </w:rPr>
            <w:fldChar w:fldCharType="separate"/>
          </w:r>
          <w:r w:rsidR="00664530" w:rsidRPr="006B17C5">
            <w:rPr>
              <w:rStyle w:val="s1"/>
              <w:rFonts w:eastAsiaTheme="minorEastAsia"/>
              <w:noProof/>
              <w:rPrChange w:id="7343" w:author="Mosi Adesina Ifatunji" w:date="2025-07-17T11:52:00Z" w16du:dateUtc="2025-07-17T16:52:00Z">
                <w:rPr>
                  <w:rStyle w:val="s1"/>
                  <w:rFonts w:ascii="Arial" w:eastAsiaTheme="minorEastAsia" w:hAnsi="Arial"/>
                  <w:noProof/>
                  <w:sz w:val="22"/>
                  <w:szCs w:val="22"/>
                </w:rPr>
              </w:rPrChange>
            </w:rPr>
            <w:delText>(Moss and Tilly 1995, Moss and Tilly 1996)</w:delText>
          </w:r>
          <w:r w:rsidR="00664530" w:rsidRPr="006B17C5">
            <w:rPr>
              <w:rStyle w:val="s1"/>
              <w:rFonts w:eastAsiaTheme="minorEastAsia"/>
              <w:rPrChange w:id="7344" w:author="Mosi Adesina Ifatunji" w:date="2025-07-17T11:52:00Z" w16du:dateUtc="2025-07-17T16:52:00Z">
                <w:rPr>
                  <w:rStyle w:val="s1"/>
                  <w:rFonts w:ascii="Arial" w:eastAsiaTheme="minorEastAsia" w:hAnsi="Arial"/>
                  <w:sz w:val="22"/>
                  <w:szCs w:val="22"/>
                </w:rPr>
              </w:rPrChange>
            </w:rPr>
            <w:fldChar w:fldCharType="end"/>
          </w:r>
          <w:r w:rsidR="009918F5" w:rsidRPr="006B17C5">
            <w:rPr>
              <w:rStyle w:val="s1"/>
              <w:rFonts w:eastAsiaTheme="minorEastAsia"/>
              <w:rPrChange w:id="7345" w:author="Mosi Adesina Ifatunji" w:date="2025-07-17T11:52:00Z" w16du:dateUtc="2025-07-17T16:52:00Z">
                <w:rPr>
                  <w:rStyle w:val="s1"/>
                  <w:rFonts w:ascii="Arial" w:eastAsiaTheme="minorEastAsia" w:hAnsi="Arial"/>
                  <w:sz w:val="22"/>
                  <w:szCs w:val="22"/>
                </w:rPr>
              </w:rPrChange>
            </w:rPr>
            <w:delText>.</w:delText>
          </w:r>
        </w:del>
      </w:ins>
      <w:del w:id="7346" w:author="Mosi Adesina Ifatunji" w:date="2025-06-17T13:51:00Z" w16du:dateUtc="2025-06-17T18:51:00Z">
        <w:r w:rsidR="008B1046" w:rsidRPr="006B17C5" w:rsidDel="00405DF0">
          <w:rPr>
            <w:rFonts w:eastAsia="Arial"/>
            <w:rPrChange w:id="7347" w:author="Mosi Adesina Ifatunji" w:date="2025-07-17T11:52:00Z" w16du:dateUtc="2025-07-17T16:52:00Z">
              <w:rPr>
                <w:rFonts w:eastAsiaTheme="minorEastAsia"/>
                <w:sz w:val="22"/>
                <w:szCs w:val="22"/>
              </w:rPr>
            </w:rPrChange>
          </w:rPr>
          <w:fldChar w:fldCharType="begin">
            <w:fldData xml:space="preserve">PEVuZE5vdGU+PENpdGU+PEF1dGhvcj5OZXVtYXJrPC9BdXRob3I+PFllYXI+MTk4ODwvWWVhcj48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</w:fldData>
          </w:fldChar>
        </w:r>
        <w:r w:rsidR="008B1046" w:rsidRPr="006B17C5" w:rsidDel="00405DF0">
          <w:rPr>
            <w:rFonts w:eastAsia="Arial"/>
            <w:rPrChange w:id="7348" w:author="Mosi Adesina Ifatunji" w:date="2025-07-17T11:52:00Z" w16du:dateUtc="2025-07-17T16:52:00Z">
              <w:rPr>
                <w:rFonts w:eastAsiaTheme="minorEastAsia"/>
                <w:sz w:val="22"/>
                <w:szCs w:val="22"/>
              </w:rPr>
            </w:rPrChange>
          </w:rPr>
          <w:delInstrText xml:space="preserve"> ADDIN EN.JS.CITE </w:delInstrText>
        </w:r>
        <w:r w:rsidR="008B1046" w:rsidRPr="005D6882" w:rsidDel="00405DF0">
          <w:rPr>
            <w:rFonts w:eastAsia="Arial"/>
          </w:rPr>
        </w:r>
        <w:r w:rsidR="008B1046" w:rsidRPr="006B17C5" w:rsidDel="00405DF0">
          <w:rPr>
            <w:rFonts w:eastAsia="Arial"/>
            <w:rPrChange w:id="7349" w:author="Mosi Adesina Ifatunji" w:date="2025-07-17T11:52:00Z" w16du:dateUtc="2025-07-17T16:52:00Z">
              <w:rPr>
                <w:rFonts w:eastAsiaTheme="minorEastAsia"/>
                <w:sz w:val="22"/>
                <w:szCs w:val="22"/>
              </w:rPr>
            </w:rPrChange>
          </w:rPr>
          <w:fldChar w:fldCharType="separate"/>
        </w:r>
        <w:r w:rsidR="00361E95" w:rsidRPr="00B92532" w:rsidDel="00405DF0">
          <w:rPr>
            <w:noProof/>
          </w:rPr>
          <w:delText>(Neumark 1988; Neumark 2012)</w:delText>
        </w:r>
        <w:r w:rsidR="008B1046" w:rsidRPr="006B17C5" w:rsidDel="00405DF0">
          <w:rPr>
            <w:rFonts w:eastAsia="Arial"/>
            <w:rPrChange w:id="7350" w:author="Mosi Adesina Ifatunji" w:date="2025-07-17T11:52:00Z" w16du:dateUtc="2025-07-17T16:52:00Z">
              <w:rPr>
                <w:rFonts w:eastAsiaTheme="minorEastAsia"/>
                <w:sz w:val="22"/>
                <w:szCs w:val="22"/>
              </w:rPr>
            </w:rPrChange>
          </w:rPr>
          <w:fldChar w:fldCharType="end"/>
        </w:r>
      </w:del>
      <w:ins w:id="7351" w:author="Microsoft Word" w:date="2025-03-11T16:34:00Z" w16du:dateUtc="2025-03-11T21:34:00Z">
        <w:del w:id="7352" w:author="Mosi Adesina Ifatunji" w:date="2025-05-29T16:27:00Z" w16du:dateUtc="2025-05-29T21:27:00Z">
          <w:r w:rsidR="007C7ED3" w:rsidRPr="006B17C5">
            <w:rPr>
              <w:rStyle w:val="s1"/>
              <w:rFonts w:eastAsia="Arial"/>
              <w:rPrChange w:id="7353" w:author="Mosi Adesina Ifatunji" w:date="2025-07-17T11:52:00Z" w16du:dateUtc="2025-07-17T16:52:00Z">
                <w:rPr>
                  <w:rStyle w:val="s1"/>
                  <w:rFonts w:eastAsiaTheme="minorEastAsia"/>
                  <w:sz w:val="22"/>
                  <w:szCs w:val="22"/>
                </w:rPr>
              </w:rPrChange>
            </w:rPr>
            <w:delText xml:space="preserve"> </w:delText>
          </w:r>
          <w:r w:rsidR="00664530" w:rsidRPr="006B17C5">
            <w:rPr>
              <w:rFonts w:eastAsia="Arial"/>
              <w:rPrChange w:id="7354" w:author="Mosi Adesina Ifatunji" w:date="2025-07-17T11:52:00Z" w16du:dateUtc="2025-07-17T16:52:00Z">
                <w:rPr>
                  <w:rFonts w:eastAsiaTheme="minorEastAsia"/>
                  <w:sz w:val="22"/>
                  <w:szCs w:val="22"/>
                </w:rPr>
              </w:rPrChange>
            </w:rPr>
            <w:fldChar w:fldCharType="begin">
              <w:fldData xml:space="preserve">PEVuZE5vdGU+PENpdGU+PEF1dGhvcj5OZXVtYXJrPC9BdXRob3I+PFllYXI+MTk4ODwvWWVhcj48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</w:fldData>
            </w:fldChar>
          </w:r>
          <w:r w:rsidR="00664530" w:rsidRPr="006B17C5">
            <w:rPr>
              <w:rFonts w:eastAsia="Arial"/>
              <w:rPrChange w:id="7355" w:author="Mosi Adesina Ifatunji" w:date="2025-07-17T11:52:00Z" w16du:dateUtc="2025-07-17T16:52:00Z">
                <w:rPr>
                  <w:rFonts w:eastAsiaTheme="minorEastAsia"/>
                  <w:sz w:val="22"/>
                  <w:szCs w:val="22"/>
                </w:rPr>
              </w:rPrChange>
            </w:rPr>
            <w:delInstrText xml:space="preserve"> ADDIN EN.JS.CITE </w:delInstrText>
          </w:r>
          <w:r w:rsidR="00664530" w:rsidRPr="005D6882">
            <w:rPr>
              <w:rFonts w:eastAsia="Arial"/>
            </w:rPr>
          </w:r>
          <w:r w:rsidR="00664530" w:rsidRPr="006B17C5">
            <w:rPr>
              <w:rFonts w:eastAsia="Arial"/>
              <w:rPrChange w:id="7356" w:author="Mosi Adesina Ifatunji" w:date="2025-07-17T11:52:00Z" w16du:dateUtc="2025-07-17T16:52:00Z">
                <w:rPr>
                  <w:rFonts w:eastAsiaTheme="minorEastAsia"/>
                  <w:sz w:val="22"/>
                  <w:szCs w:val="22"/>
                </w:rPr>
              </w:rPrChange>
            </w:rPr>
            <w:fldChar w:fldCharType="separate"/>
          </w:r>
          <w:r w:rsidR="00664530" w:rsidRPr="006B17C5">
            <w:rPr>
              <w:rFonts w:eastAsia="Arial"/>
              <w:noProof/>
              <w:rPrChange w:id="7357" w:author="Mosi Adesina Ifatunji" w:date="2025-07-17T11:52:00Z" w16du:dateUtc="2025-07-17T16:52:00Z">
                <w:rPr>
                  <w:rFonts w:eastAsiaTheme="minorEastAsia"/>
                  <w:noProof/>
                  <w:sz w:val="22"/>
                  <w:szCs w:val="22"/>
                </w:rPr>
              </w:rPrChange>
            </w:rPr>
            <w:delText>(Neumark 1988, Neumark 2012)</w:delText>
          </w:r>
          <w:r w:rsidR="00664530" w:rsidRPr="006B17C5">
            <w:rPr>
              <w:rFonts w:eastAsia="Arial"/>
              <w:rPrChange w:id="7358" w:author="Mosi Adesina Ifatunji" w:date="2025-07-17T11:52:00Z" w16du:dateUtc="2025-07-17T16:52:00Z">
                <w:rPr>
                  <w:rFonts w:eastAsiaTheme="minorEastAsia"/>
                  <w:sz w:val="22"/>
                  <w:szCs w:val="22"/>
                </w:rPr>
              </w:rPrChange>
            </w:rPr>
            <w:fldChar w:fldCharType="end"/>
          </w:r>
          <w:r w:rsidR="007C7ED3" w:rsidRPr="006B17C5">
            <w:rPr>
              <w:rFonts w:eastAsia="Arial"/>
              <w:rPrChange w:id="7359" w:author="Mosi Adesina Ifatunji" w:date="2025-07-17T11:52:00Z" w16du:dateUtc="2025-07-17T16:52:00Z">
                <w:rPr>
                  <w:rFonts w:eastAsiaTheme="minorEastAsia"/>
                  <w:sz w:val="22"/>
                  <w:szCs w:val="22"/>
                </w:rPr>
              </w:rPrChange>
            </w:rPr>
            <w:delText>.</w:delText>
          </w:r>
        </w:del>
      </w:ins>
      <w:del w:id="7360" w:author="Mosi Adesina Ifatunji" w:date="2025-06-17T13:51:00Z" w16du:dateUtc="2025-06-17T18:51:00Z">
        <w:r w:rsidR="008B1046" w:rsidRPr="006B17C5" w:rsidDel="00405DF0">
          <w:rPr>
            <w:rStyle w:val="s1"/>
            <w:rFonts w:eastAsia="Arial"/>
            <w:rPrChange w:id="7361" w:author="Mosi Adesina Ifatunji" w:date="2025-07-17T11:52:00Z" w16du:dateUtc="2025-07-17T16:52:00Z">
              <w:rPr>
                <w:rStyle w:val="s1"/>
                <w:rFonts w:eastAsiaTheme="minorEastAsia"/>
                <w:sz w:val="22"/>
                <w:szCs w:val="22"/>
              </w:rPr>
            </w:rPrChange>
          </w:rPr>
          <w:fldChar w:fldCharType="begin">
            <w:fldData xml:space="preserve">PEVuZE5vdGU+PENpdGU+PEF1dGhvcj5Nb3NzPC9BdXRob3I+PFllYXI+MjAwMTwvWWVhcj48UmVj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</w:fldData>
          </w:fldChar>
        </w:r>
        <w:r w:rsidR="008B1046" w:rsidRPr="006B17C5" w:rsidDel="00405DF0">
          <w:rPr>
            <w:rStyle w:val="s1"/>
            <w:rFonts w:eastAsia="Arial"/>
            <w:rPrChange w:id="7362" w:author="Mosi Adesina Ifatunji" w:date="2025-07-17T11:52:00Z" w16du:dateUtc="2025-07-17T16:52:00Z">
              <w:rPr>
                <w:rStyle w:val="s1"/>
                <w:rFonts w:eastAsiaTheme="minorEastAsia"/>
                <w:sz w:val="22"/>
                <w:szCs w:val="22"/>
              </w:rPr>
            </w:rPrChange>
          </w:rPr>
          <w:delInstrText xml:space="preserve"> ADDIN EN.JS.CITE </w:delInstrText>
        </w:r>
        <w:r w:rsidR="008B1046" w:rsidRPr="005D6882" w:rsidDel="00405DF0">
          <w:rPr>
            <w:rStyle w:val="s1"/>
            <w:rFonts w:eastAsia="Arial"/>
          </w:rPr>
        </w:r>
        <w:r w:rsidR="008B1046" w:rsidRPr="006B17C5" w:rsidDel="00405DF0">
          <w:rPr>
            <w:rStyle w:val="s1"/>
            <w:rFonts w:eastAsia="Arial"/>
            <w:rPrChange w:id="7363" w:author="Mosi Adesina Ifatunji" w:date="2025-07-17T11:52:00Z" w16du:dateUtc="2025-07-17T16:52:00Z">
              <w:rPr>
                <w:rStyle w:val="s1"/>
                <w:rFonts w:eastAsiaTheme="minorEastAsia"/>
                <w:sz w:val="22"/>
                <w:szCs w:val="22"/>
              </w:rPr>
            </w:rPrChange>
          </w:rPr>
          <w:fldChar w:fldCharType="separate"/>
        </w:r>
        <w:r w:rsidR="003738C5" w:rsidRPr="006B17C5" w:rsidDel="00405DF0">
          <w:rPr>
            <w:rStyle w:val="s1"/>
            <w:rFonts w:eastAsia="Arial"/>
            <w:noProof/>
            <w:rPrChange w:id="7364" w:author="Mosi Adesina Ifatunji" w:date="2025-07-17T11:52:00Z" w16du:dateUtc="2025-07-17T16:52:00Z">
              <w:rPr>
                <w:rStyle w:val="s1"/>
                <w:rFonts w:eastAsiaTheme="minorEastAsia"/>
                <w:noProof/>
                <w:sz w:val="22"/>
                <w:szCs w:val="22"/>
              </w:rPr>
            </w:rPrChange>
          </w:rPr>
          <w:delText>(Moss and Tilly 2001)</w:delText>
        </w:r>
        <w:r w:rsidR="008B1046" w:rsidRPr="006B17C5" w:rsidDel="00405DF0">
          <w:rPr>
            <w:rStyle w:val="s1"/>
            <w:rFonts w:eastAsia="Arial"/>
            <w:rPrChange w:id="7365" w:author="Mosi Adesina Ifatunji" w:date="2025-07-17T11:52:00Z" w16du:dateUtc="2025-07-17T16:52:00Z">
              <w:rPr>
                <w:rStyle w:val="s1"/>
                <w:rFonts w:eastAsiaTheme="minorEastAsia"/>
                <w:sz w:val="22"/>
                <w:szCs w:val="22"/>
              </w:rPr>
            </w:rPrChange>
          </w:rPr>
          <w:fldChar w:fldCharType="end"/>
        </w:r>
      </w:del>
      <w:ins w:id="7366" w:author="Microsoft Word" w:date="2025-03-11T16:34:00Z" w16du:dateUtc="2025-03-11T21:34:00Z">
        <w:del w:id="7367" w:author="Mosi Adesina Ifatunji" w:date="2025-05-29T16:27:00Z" w16du:dateUtc="2025-05-29T21:27:00Z">
          <w:r w:rsidR="00664530" w:rsidRPr="006B17C5">
            <w:rPr>
              <w:rStyle w:val="s1"/>
              <w:rFonts w:eastAsia="Arial"/>
              <w:rPrChange w:id="7368" w:author="Mosi Adesina Ifatunji" w:date="2025-07-17T11:52:00Z" w16du:dateUtc="2025-07-17T16:52:00Z">
                <w:rPr>
                  <w:rStyle w:val="s1"/>
                  <w:rFonts w:eastAsiaTheme="minorEastAsia"/>
                  <w:sz w:val="22"/>
                  <w:szCs w:val="22"/>
                </w:rPr>
              </w:rPrChange>
            </w:rPr>
            <w:fldChar w:fldCharType="begin">
              <w:fldData xml:space="preserve">PEVuZE5vdGU+PENpdGU+PEF1dGhvcj5Nb3NzPC9BdXRob3I+PFllYXI+MjAwMTwvWWVhcj48UmVj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</w:fldData>
            </w:fldChar>
          </w:r>
          <w:r w:rsidR="00664530" w:rsidRPr="006B17C5">
            <w:rPr>
              <w:rStyle w:val="s1"/>
              <w:rFonts w:eastAsia="Arial"/>
              <w:rPrChange w:id="7369" w:author="Mosi Adesina Ifatunji" w:date="2025-07-17T11:52:00Z" w16du:dateUtc="2025-07-17T16:52:00Z">
                <w:rPr>
                  <w:rStyle w:val="s1"/>
                  <w:rFonts w:eastAsiaTheme="minorEastAsia"/>
                  <w:sz w:val="22"/>
                  <w:szCs w:val="22"/>
                </w:rPr>
              </w:rPrChange>
            </w:rPr>
            <w:delInstrText xml:space="preserve"> ADDIN EN.JS.CITE </w:delInstrText>
          </w:r>
          <w:r w:rsidR="00664530" w:rsidRPr="005D6882">
            <w:rPr>
              <w:rStyle w:val="s1"/>
              <w:rFonts w:eastAsia="Arial"/>
            </w:rPr>
          </w:r>
          <w:r w:rsidR="00664530" w:rsidRPr="006B17C5">
            <w:rPr>
              <w:rStyle w:val="s1"/>
              <w:rFonts w:eastAsia="Arial"/>
              <w:rPrChange w:id="7370" w:author="Mosi Adesina Ifatunji" w:date="2025-07-17T11:52:00Z" w16du:dateUtc="2025-07-17T16:52:00Z">
                <w:rPr>
                  <w:rStyle w:val="s1"/>
                  <w:rFonts w:eastAsiaTheme="minorEastAsia"/>
                  <w:sz w:val="22"/>
                  <w:szCs w:val="22"/>
                </w:rPr>
              </w:rPrChange>
            </w:rPr>
            <w:fldChar w:fldCharType="separate"/>
          </w:r>
          <w:r w:rsidR="00664530" w:rsidRPr="006B17C5">
            <w:rPr>
              <w:rStyle w:val="s1"/>
              <w:rFonts w:eastAsia="Arial"/>
              <w:noProof/>
              <w:rPrChange w:id="7371" w:author="Mosi Adesina Ifatunji" w:date="2025-07-17T11:52:00Z" w16du:dateUtc="2025-07-17T16:52:00Z">
                <w:rPr>
                  <w:rStyle w:val="s1"/>
                  <w:rFonts w:eastAsiaTheme="minorEastAsia"/>
                  <w:noProof/>
                  <w:sz w:val="22"/>
                  <w:szCs w:val="22"/>
                </w:rPr>
              </w:rPrChange>
            </w:rPr>
            <w:delText>(Moss and Tilly 2001)</w:delText>
          </w:r>
          <w:r w:rsidR="00664530" w:rsidRPr="006B17C5">
            <w:rPr>
              <w:rStyle w:val="s1"/>
              <w:rFonts w:eastAsia="Arial"/>
              <w:rPrChange w:id="7372" w:author="Mosi Adesina Ifatunji" w:date="2025-07-17T11:52:00Z" w16du:dateUtc="2025-07-17T16:52:00Z">
                <w:rPr>
                  <w:rStyle w:val="s1"/>
                  <w:rFonts w:eastAsiaTheme="minorEastAsia"/>
                  <w:sz w:val="22"/>
                  <w:szCs w:val="22"/>
                </w:rPr>
              </w:rPrChange>
            </w:rPr>
            <w:fldChar w:fldCharType="end"/>
          </w:r>
          <w:r w:rsidR="00D6736F" w:rsidRPr="006B17C5">
            <w:rPr>
              <w:rStyle w:val="s1"/>
              <w:rFonts w:eastAsia="Arial"/>
              <w:rPrChange w:id="7373" w:author="Mosi Adesina Ifatunji" w:date="2025-07-17T11:52:00Z" w16du:dateUtc="2025-07-17T16:52:00Z">
                <w:rPr>
                  <w:rStyle w:val="s1"/>
                  <w:rFonts w:eastAsiaTheme="minorEastAsia"/>
                  <w:sz w:val="22"/>
                  <w:szCs w:val="22"/>
                </w:rPr>
              </w:rPrChange>
            </w:rPr>
            <w:delText>.</w:delText>
          </w:r>
        </w:del>
      </w:ins>
      <w:del w:id="7374" w:author="Mosi Adesina Ifatunji" w:date="2025-06-17T13:51:00Z" w16du:dateUtc="2025-06-17T18:51:00Z">
        <w:r w:rsidR="008B1046" w:rsidRPr="006B17C5" w:rsidDel="00405DF0">
          <w:rPr>
            <w:rFonts w:eastAsia="Arial"/>
            <w:rPrChange w:id="7375" w:author="Mosi Adesina Ifatunji" w:date="2025-07-17T11:52:00Z" w16du:dateUtc="2025-07-17T16:52:00Z">
              <w:rPr>
                <w:rFonts w:eastAsiaTheme="minorEastAsia"/>
                <w:sz w:val="22"/>
                <w:szCs w:val="22"/>
              </w:rPr>
            </w:rPrChange>
          </w:rPr>
          <w:fldChar w:fldCharType="begin">
            <w:fldData xml:space="preserve">PEVuZE5vdGU+PENpdGU+PEF1dGhvcj5RdWlsbGlhbjwvQXV0aG9yPjxZZWFyPjIwMjA8L1llYXI+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=
</w:fldData>
          </w:fldChar>
        </w:r>
        <w:r w:rsidR="008B1046" w:rsidRPr="006B17C5" w:rsidDel="00405DF0">
          <w:rPr>
            <w:rFonts w:eastAsia="Arial"/>
            <w:rPrChange w:id="7376" w:author="Mosi Adesina Ifatunji" w:date="2025-07-17T11:52:00Z" w16du:dateUtc="2025-07-17T16:52:00Z">
              <w:rPr>
                <w:rFonts w:eastAsiaTheme="minorEastAsia"/>
                <w:sz w:val="22"/>
                <w:szCs w:val="22"/>
              </w:rPr>
            </w:rPrChange>
          </w:rPr>
          <w:delInstrText xml:space="preserve"> ADDIN EN.JS.CITE </w:delInstrText>
        </w:r>
        <w:r w:rsidR="008B1046" w:rsidRPr="005D6882" w:rsidDel="00405DF0">
          <w:rPr>
            <w:rFonts w:eastAsia="Arial"/>
          </w:rPr>
        </w:r>
        <w:r w:rsidR="008B1046" w:rsidRPr="006B17C5" w:rsidDel="00405DF0">
          <w:rPr>
            <w:rFonts w:eastAsia="Arial"/>
            <w:rPrChange w:id="7377" w:author="Mosi Adesina Ifatunji" w:date="2025-07-17T11:52:00Z" w16du:dateUtc="2025-07-17T16:52:00Z">
              <w:rPr>
                <w:rFonts w:eastAsiaTheme="minorEastAsia"/>
                <w:sz w:val="22"/>
                <w:szCs w:val="22"/>
              </w:rPr>
            </w:rPrChange>
          </w:rPr>
          <w:fldChar w:fldCharType="separate"/>
        </w:r>
        <w:r w:rsidR="00627DEA" w:rsidRPr="00B92532" w:rsidDel="00405DF0">
          <w:rPr>
            <w:noProof/>
          </w:rPr>
          <w:delText>(Quillian, Lee and Oliver 2020)</w:delText>
        </w:r>
        <w:r w:rsidR="008B1046" w:rsidRPr="006B17C5" w:rsidDel="00405DF0">
          <w:rPr>
            <w:rFonts w:eastAsia="Arial"/>
            <w:rPrChange w:id="7378" w:author="Mosi Adesina Ifatunji" w:date="2025-07-17T11:52:00Z" w16du:dateUtc="2025-07-17T16:52:00Z">
              <w:rPr>
                <w:rFonts w:eastAsiaTheme="minorEastAsia"/>
                <w:sz w:val="22"/>
                <w:szCs w:val="22"/>
              </w:rPr>
            </w:rPrChange>
          </w:rPr>
          <w:fldChar w:fldCharType="end"/>
        </w:r>
      </w:del>
      <w:ins w:id="7379" w:author="Microsoft Word" w:date="2025-03-11T16:34:00Z" w16du:dateUtc="2025-03-11T21:34:00Z">
        <w:del w:id="7380" w:author="Mosi Adesina Ifatunji" w:date="2025-05-29T16:28:00Z" w16du:dateUtc="2025-05-29T21:28:00Z">
          <w:r w:rsidR="00664530" w:rsidRPr="006B17C5">
            <w:rPr>
              <w:rFonts w:eastAsia="Arial"/>
              <w:rPrChange w:id="7381" w:author="Mosi Adesina Ifatunji" w:date="2025-07-17T11:52:00Z" w16du:dateUtc="2025-07-17T16:52:00Z">
                <w:rPr>
                  <w:rFonts w:eastAsiaTheme="minorEastAsia"/>
                  <w:sz w:val="22"/>
                  <w:szCs w:val="22"/>
                </w:rPr>
              </w:rPrChange>
            </w:rPr>
            <w:fldChar w:fldCharType="begin">
              <w:fldData xml:space="preserve">PEVuZE5vdGU+PENpdGU+PEF1dGhvcj5RdWlsbGlhbjwvQXV0aG9yPjxZZWFyPjIwMjA8L1llYXI+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</w:fldData>
            </w:fldChar>
          </w:r>
          <w:r w:rsidR="00664530" w:rsidRPr="006B17C5">
            <w:rPr>
              <w:rFonts w:eastAsia="Arial"/>
              <w:rPrChange w:id="7382" w:author="Mosi Adesina Ifatunji" w:date="2025-07-17T11:52:00Z" w16du:dateUtc="2025-07-17T16:52:00Z">
                <w:rPr>
                  <w:rFonts w:eastAsiaTheme="minorEastAsia"/>
                  <w:sz w:val="22"/>
                  <w:szCs w:val="22"/>
                </w:rPr>
              </w:rPrChange>
            </w:rPr>
            <w:delInstrText xml:space="preserve"> ADDIN EN.JS.CITE </w:delInstrText>
          </w:r>
          <w:r w:rsidR="00664530" w:rsidRPr="005D6882">
            <w:rPr>
              <w:rFonts w:eastAsia="Arial"/>
            </w:rPr>
          </w:r>
          <w:r w:rsidR="00664530" w:rsidRPr="006B17C5">
            <w:rPr>
              <w:rFonts w:eastAsia="Arial"/>
              <w:rPrChange w:id="7383" w:author="Mosi Adesina Ifatunji" w:date="2025-07-17T11:52:00Z" w16du:dateUtc="2025-07-17T16:52:00Z">
                <w:rPr>
                  <w:rFonts w:eastAsiaTheme="minorEastAsia"/>
                  <w:sz w:val="22"/>
                  <w:szCs w:val="22"/>
                </w:rPr>
              </w:rPrChange>
            </w:rPr>
            <w:fldChar w:fldCharType="separate"/>
          </w:r>
        </w:del>
      </w:ins>
      <w:del w:id="7384" w:author="Mosi Adesina Ifatunji" w:date="2025-05-29T16:28:00Z" w16du:dateUtc="2025-05-29T21:28:00Z">
        <w:r w:rsidR="004965C5" w:rsidRPr="006B17C5">
          <w:rPr>
            <w:rFonts w:eastAsia="Arial"/>
            <w:noProof/>
            <w:rPrChange w:id="7385" w:author="Mosi Adesina Ifatunji" w:date="2025-07-17T11:52:00Z" w16du:dateUtc="2025-07-17T16:52:00Z">
              <w:rPr>
                <w:rFonts w:eastAsiaTheme="minorEastAsia"/>
                <w:noProof/>
                <w:sz w:val="22"/>
                <w:szCs w:val="22"/>
              </w:rPr>
            </w:rPrChange>
          </w:rPr>
          <w:delText>(Quillian, Lee and Oliver 2020)</w:delText>
        </w:r>
      </w:del>
      <w:ins w:id="7386" w:author="Microsoft Word" w:date="2025-03-11T16:34:00Z" w16du:dateUtc="2025-03-11T21:34:00Z">
        <w:del w:id="7387" w:author="Mosi Adesina Ifatunji" w:date="2025-05-29T16:28:00Z" w16du:dateUtc="2025-05-29T21:28:00Z">
          <w:r w:rsidR="00664530" w:rsidRPr="006B17C5">
            <w:rPr>
              <w:rFonts w:eastAsia="Arial"/>
              <w:rPrChange w:id="7388" w:author="Mosi Adesina Ifatunji" w:date="2025-07-17T11:52:00Z" w16du:dateUtc="2025-07-17T16:52:00Z">
                <w:rPr>
                  <w:rFonts w:eastAsiaTheme="minorEastAsia"/>
                  <w:sz w:val="22"/>
                  <w:szCs w:val="22"/>
                </w:rPr>
              </w:rPrChange>
            </w:rPr>
            <w:fldChar w:fldCharType="end"/>
          </w:r>
          <w:r w:rsidR="00DC7CF8" w:rsidRPr="006B17C5">
            <w:rPr>
              <w:rFonts w:eastAsia="Arial"/>
              <w:rPrChange w:id="7389" w:author="Mosi Adesina Ifatunji" w:date="2025-07-17T11:52:00Z" w16du:dateUtc="2025-07-17T16:52:00Z">
                <w:rPr>
                  <w:rFonts w:eastAsiaTheme="minorEastAsia"/>
                  <w:sz w:val="22"/>
                  <w:szCs w:val="22"/>
                </w:rPr>
              </w:rPrChange>
            </w:rPr>
            <w:delText>.</w:delText>
          </w:r>
        </w:del>
      </w:ins>
      <w:del w:id="7390" w:author="Mosi Adesina Ifatunji" w:date="2025-06-17T13:51:00Z" w16du:dateUtc="2025-06-17T18:51:00Z">
        <w:r w:rsidR="00954B54" w:rsidRPr="006B17C5" w:rsidDel="00405DF0">
          <w:rPr>
            <w:rStyle w:val="s1"/>
            <w:rPrChange w:id="7391" w:author="Mosi Adesina Ifatunji" w:date="2025-07-17T11:52:00Z" w16du:dateUtc="2025-07-17T16:52:00Z">
              <w:rPr>
                <w:rStyle w:val="s1"/>
                <w:sz w:val="22"/>
                <w:szCs w:val="22"/>
              </w:rPr>
            </w:rPrChange>
          </w:rPr>
          <w:fldChar w:fldCharType="begin">
            <w:fldData xml:space="preserve">PEVuZE5vdGU+PENpdGU+PEF1dGhvcj5CYXJvbjwvQXV0aG9yPjxZZWFyPjE5ODA8L1llYXI+PFJl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</w:fldData>
          </w:fldChar>
        </w:r>
        <w:r w:rsidR="00954B54" w:rsidRPr="006B17C5" w:rsidDel="00405DF0">
          <w:rPr>
            <w:rStyle w:val="s1"/>
            <w:rPrChange w:id="7392" w:author="Mosi Adesina Ifatunji" w:date="2025-07-17T11:52:00Z" w16du:dateUtc="2025-07-17T16:52:00Z">
              <w:rPr>
                <w:rStyle w:val="s1"/>
                <w:sz w:val="22"/>
                <w:szCs w:val="22"/>
              </w:rPr>
            </w:rPrChange>
          </w:rPr>
          <w:delInstrText xml:space="preserve"> ADDIN EN.JS.CITE </w:delInstrText>
        </w:r>
        <w:r w:rsidR="00954B54" w:rsidRPr="005D6882" w:rsidDel="00405DF0">
          <w:rPr>
            <w:rStyle w:val="s1"/>
          </w:rPr>
        </w:r>
        <w:r w:rsidR="00954B54" w:rsidRPr="006B17C5" w:rsidDel="00405DF0">
          <w:rPr>
            <w:rStyle w:val="s1"/>
            <w:rPrChange w:id="7393" w:author="Mosi Adesina Ifatunji" w:date="2025-07-17T11:52:00Z" w16du:dateUtc="2025-07-17T16:52:00Z">
              <w:rPr>
                <w:rStyle w:val="s1"/>
                <w:sz w:val="22"/>
                <w:szCs w:val="22"/>
              </w:rPr>
            </w:rPrChange>
          </w:rPr>
          <w:fldChar w:fldCharType="separate"/>
        </w:r>
        <w:r w:rsidR="00954B54" w:rsidRPr="006B17C5" w:rsidDel="00405DF0">
          <w:rPr>
            <w:rStyle w:val="s1"/>
            <w:noProof/>
            <w:rPrChange w:id="7394" w:author="Mosi Adesina Ifatunji" w:date="2025-07-17T11:52:00Z" w16du:dateUtc="2025-07-17T16:52:00Z">
              <w:rPr>
                <w:rStyle w:val="s1"/>
                <w:noProof/>
                <w:sz w:val="22"/>
                <w:szCs w:val="22"/>
              </w:rPr>
            </w:rPrChange>
          </w:rPr>
          <w:delText>(Baron and Bielby 1980)</w:delText>
        </w:r>
        <w:r w:rsidR="00954B54" w:rsidRPr="006B17C5" w:rsidDel="00405DF0">
          <w:rPr>
            <w:rStyle w:val="s1"/>
            <w:rPrChange w:id="7395" w:author="Mosi Adesina Ifatunji" w:date="2025-07-17T11:52:00Z" w16du:dateUtc="2025-07-17T16:52:00Z">
              <w:rPr>
                <w:rStyle w:val="s1"/>
                <w:sz w:val="22"/>
                <w:szCs w:val="22"/>
              </w:rPr>
            </w:rPrChange>
          </w:rPr>
          <w:fldChar w:fldCharType="end"/>
        </w:r>
      </w:del>
      <w:ins w:id="7396" w:author="Mosi Adesina Ifatunji" w:date="2025-06-16T18:09:00Z" w16du:dateUtc="2025-06-16T23:09:00Z">
        <w:r w:rsidR="002808D9" w:rsidRPr="00B92532">
          <w:t>THNORACIAL ORGANIZATIONS</w:t>
        </w:r>
      </w:ins>
    </w:p>
    <w:p w14:paraId="1956C770" w14:textId="77777777" w:rsidR="00302360" w:rsidRPr="00B92532" w:rsidRDefault="00302360">
      <w:pPr>
        <w:autoSpaceDE w:val="0"/>
        <w:autoSpaceDN w:val="0"/>
        <w:ind w:right="-14"/>
        <w:rPr>
          <w:ins w:id="7397" w:author="Mosi Adesina Ifatunji" w:date="2025-06-17T18:46:00Z" w16du:dateUtc="2025-06-17T23:46:00Z"/>
        </w:rPr>
        <w:pPrChange w:id="7398" w:author="Mosi Adesina Ifatunji" w:date="2025-10-21T19:50:00Z" w16du:dateUtc="2025-10-22T00:50:00Z">
          <w:pPr>
            <w:autoSpaceDE w:val="0"/>
            <w:autoSpaceDN w:val="0"/>
          </w:pPr>
        </w:pPrChange>
      </w:pPr>
    </w:p>
    <w:p w14:paraId="77D6A28F" w14:textId="119D26C2" w:rsidR="00284024" w:rsidRDefault="00661FF6" w:rsidP="007B100A">
      <w:pPr>
        <w:pStyle w:val="Heading3"/>
        <w:rPr>
          <w:ins w:id="7399" w:author="Mosi Adesina Ifatunji" w:date="2025-07-24T19:28:00Z" w16du:dateUtc="2025-07-25T00:28:00Z"/>
          <w:szCs w:val="24"/>
        </w:rPr>
      </w:pPr>
      <w:ins w:id="7400" w:author="Mosi Adesina Ifatunji" w:date="2025-06-16T18:15:00Z" w16du:dateUtc="2025-06-16T23:15:00Z">
        <w:r w:rsidRPr="006B17C5">
          <w:rPr>
            <w:rFonts w:eastAsia="Arial"/>
            <w:szCs w:val="24"/>
            <w:highlight w:val="lightGray"/>
            <w:rPrChange w:id="7401" w:author="Mosi Adesina Ifatunji" w:date="2025-07-17T11:52:00Z" w16du:dateUtc="2025-07-17T16:52:00Z">
              <w:rPr>
                <w:b w:val="0"/>
                <w:color w:val="auto"/>
                <w:szCs w:val="24"/>
              </w:rPr>
            </w:rPrChange>
          </w:rPr>
          <w:t>[</w:t>
        </w:r>
        <w:r w:rsidRPr="006B17C5">
          <w:rPr>
            <w:rStyle w:val="s1"/>
            <w:rFonts w:eastAsia="Arial"/>
            <w:highlight w:val="lightGray"/>
            <w:rPrChange w:id="7402" w:author="Mosi Adesina Ifatunji" w:date="2025-07-17T11:52:00Z" w16du:dateUtc="2025-07-17T16:52:00Z">
              <w:rPr>
                <w:b w:val="0"/>
                <w:color w:val="auto"/>
                <w:szCs w:val="24"/>
              </w:rPr>
            </w:rPrChange>
          </w:rPr>
          <w:t>Firm</w:t>
        </w:r>
      </w:ins>
      <w:ins w:id="7403" w:author="Mosi Adesina Ifatunji" w:date="2025-08-04T22:58:00Z" w16du:dateUtc="2025-08-05T03:58:00Z">
        <w:r w:rsidR="009110D4">
          <w:rPr>
            <w:rStyle w:val="s1"/>
            <w:highlight w:val="lightGray"/>
          </w:rPr>
          <w:t>s and Schema</w:t>
        </w:r>
      </w:ins>
      <w:ins w:id="7404" w:author="Mosi Adesina Ifatunji" w:date="2025-06-16T18:15:00Z" w16du:dateUtc="2025-06-16T23:15:00Z">
        <w:r w:rsidRPr="006B17C5">
          <w:rPr>
            <w:rFonts w:eastAsia="Arial"/>
            <w:szCs w:val="24"/>
            <w:highlight w:val="lightGray"/>
            <w:rPrChange w:id="7405" w:author="Mosi Adesina Ifatunji" w:date="2025-07-17T11:52:00Z" w16du:dateUtc="2025-07-17T16:52:00Z">
              <w:rPr>
                <w:b w:val="0"/>
                <w:color w:val="auto"/>
                <w:szCs w:val="24"/>
              </w:rPr>
            </w:rPrChange>
          </w:rPr>
          <w:t>]</w:t>
        </w:r>
      </w:ins>
    </w:p>
    <w:p w14:paraId="60B89870" w14:textId="77777777" w:rsidR="006904DC" w:rsidRDefault="006904DC" w:rsidP="00417DDA">
      <w:pPr>
        <w:pStyle w:val="NoSpacing"/>
        <w:rPr>
          <w:ins w:id="7406" w:author="Mosi Adesina Ifatunji [2]" w:date="2025-09-12T16:54:00Z" w16du:dateUtc="2025-09-12T21:54:00Z"/>
        </w:rPr>
      </w:pPr>
    </w:p>
    <w:p w14:paraId="140A70FB" w14:textId="422BC6E4" w:rsidR="002331D4" w:rsidRDefault="002331D4" w:rsidP="007B100A">
      <w:pPr>
        <w:rPr>
          <w:ins w:id="7407" w:author="Mosi Adesina Ifatunji [2]" w:date="2025-09-12T16:54:00Z" w16du:dateUtc="2025-09-12T21:54:00Z"/>
          <w:color w:val="333333"/>
          <w:shd w:val="clear" w:color="auto" w:fill="FFFFFF"/>
        </w:rPr>
      </w:pPr>
      <w:ins w:id="7408" w:author="Mosi Adesina Ifatunji [2]" w:date="2025-09-12T16:54:00Z" w16du:dateUtc="2025-09-12T21:54:00Z">
        <w:r>
          <w:rPr>
            <w:color w:val="333333"/>
            <w:shd w:val="clear" w:color="auto" w:fill="FFFFFF"/>
          </w:rPr>
          <w:t xml:space="preserve">Then, drawing most directly on Sewell and Jung (1992 and 2015, respectively) and the idea that </w:t>
        </w:r>
        <w:r w:rsidRPr="004630B5">
          <w:rPr>
            <w:highlight w:val="yellow"/>
          </w:rPr>
          <w:t>“… cultural schemas are hierarchically organized, widely shared, and contextually groups. Meso-level internal hierarchies and activated”</w:t>
        </w:r>
        <w:r w:rsidRPr="00757981">
          <w:t xml:space="preserve"> </w:t>
        </w:r>
        <w:r w:rsidRPr="00757981">
          <w:fldChar w:fldCharType="begin">
            <w:fldData xml:space="preserve">PEVuZE5vdGU+PENpdGU+PEF1dGhvcj5SYXk8L0F1dGhvcj48WWVhcj4yMDE5PC9ZZWFyPjxSZWNO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==
</w:fldData>
          </w:fldChar>
        </w:r>
        <w:r w:rsidRPr="00757981">
          <w:instrText xml:space="preserve"> ADDIN EN.JS.CITE </w:instrText>
        </w:r>
        <w:r w:rsidRPr="00757981">
          <w:fldChar w:fldCharType="separate"/>
        </w:r>
        <w:r w:rsidRPr="00757981">
          <w:rPr>
            <w:noProof/>
          </w:rPr>
          <w:t>(from Brubaker, Loveman, and Stamatov 2004; cited in Ray 2019: 30)</w:t>
        </w:r>
        <w:r w:rsidRPr="00757981">
          <w:fldChar w:fldCharType="end"/>
        </w:r>
        <w:r>
          <w:t xml:space="preserve">, </w:t>
        </w:r>
        <w:r>
          <w:rPr>
            <w:color w:val="333333"/>
            <w:shd w:val="clear" w:color="auto" w:fill="FFFFFF"/>
          </w:rPr>
          <w:t xml:space="preserve">he more clearly and deliberately pairs or </w:t>
        </w:r>
        <w:r>
          <w:rPr>
            <w:i/>
            <w:iCs/>
            <w:color w:val="333333"/>
            <w:shd w:val="clear" w:color="auto" w:fill="FFFFFF"/>
          </w:rPr>
          <w:t>articulates</w:t>
        </w:r>
        <w:r>
          <w:rPr>
            <w:color w:val="333333"/>
            <w:shd w:val="clear" w:color="auto" w:fill="FFFFFF"/>
          </w:rPr>
          <w:t xml:space="preserve"> a more ‘localized’ conception of schema with or to, </w:t>
        </w:r>
        <w:r w:rsidRPr="00757981">
          <w:rPr>
            <w:color w:val="333333"/>
            <w:shd w:val="clear" w:color="auto" w:fill="FFFFFF"/>
          </w:rPr>
          <w:t xml:space="preserve"> </w:t>
        </w:r>
        <w:r>
          <w:rPr>
            <w:color w:val="333333"/>
            <w:shd w:val="clear" w:color="auto" w:fill="FFFFFF"/>
          </w:rPr>
          <w:t>“…</w:t>
        </w:r>
        <w:r w:rsidRPr="004630B5">
          <w:rPr>
            <w:i/>
            <w:iCs/>
            <w:color w:val="333333"/>
            <w:shd w:val="clear" w:color="auto" w:fill="FFFFFF"/>
          </w:rPr>
          <w:t>ideological</w:t>
        </w:r>
        <w:r w:rsidRPr="00757981">
          <w:rPr>
            <w:color w:val="333333"/>
            <w:shd w:val="clear" w:color="auto" w:fill="FFFFFF"/>
          </w:rPr>
          <w:t xml:space="preserve"> claims about racial inequalit</w:t>
        </w:r>
        <w:r>
          <w:rPr>
            <w:color w:val="333333"/>
            <w:shd w:val="clear" w:color="auto" w:fill="FFFFFF"/>
          </w:rPr>
          <w:t>y…”</w:t>
        </w:r>
        <w:r w:rsidRPr="00757981">
          <w:rPr>
            <w:color w:val="333333"/>
            <w:shd w:val="clear" w:color="auto" w:fill="FFFFFF"/>
          </w:rPr>
          <w:t xml:space="preserve"> </w:t>
        </w:r>
        <w:r>
          <w:rPr>
            <w:color w:val="333333"/>
            <w:shd w:val="clear" w:color="auto" w:fill="FFFFFF"/>
          </w:rPr>
          <w:t>(e.g.</w:t>
        </w:r>
        <w:r w:rsidRPr="00757981">
          <w:rPr>
            <w:color w:val="333333"/>
            <w:shd w:val="clear" w:color="auto" w:fill="FFFFFF"/>
          </w:rPr>
          <w:t>, biological</w:t>
        </w:r>
        <w:r>
          <w:rPr>
            <w:color w:val="333333"/>
            <w:shd w:val="clear" w:color="auto" w:fill="FFFFFF"/>
          </w:rPr>
          <w:t>, cultural, or color-blind</w:t>
        </w:r>
        <w:r w:rsidRPr="00757981">
          <w:rPr>
            <w:color w:val="333333"/>
            <w:shd w:val="clear" w:color="auto" w:fill="FFFFFF"/>
          </w:rPr>
          <w:t xml:space="preserve"> racism</w:t>
        </w:r>
        <w:r>
          <w:rPr>
            <w:color w:val="333333"/>
            <w:shd w:val="clear" w:color="auto" w:fill="FFFFFF"/>
          </w:rPr>
          <w:t>: italics added; Bonilla-Silva 1997, Bonilla-Silva 2001, Bonilla Silva 2003 [2015], Bonilla-Silva 2009; Ray 2019: 32).</w:t>
        </w:r>
      </w:ins>
    </w:p>
    <w:p w14:paraId="6F9D0B26" w14:textId="77777777" w:rsidR="002331D4" w:rsidRDefault="002331D4" w:rsidP="007B100A">
      <w:pPr>
        <w:rPr>
          <w:ins w:id="7409" w:author="Mosi Adesina Ifatunji [2]" w:date="2025-09-12T16:54:00Z" w16du:dateUtc="2025-09-12T21:54:00Z"/>
          <w:color w:val="333333"/>
          <w:shd w:val="clear" w:color="auto" w:fill="FFFFFF"/>
        </w:rPr>
      </w:pPr>
    </w:p>
    <w:p w14:paraId="76C192F5" w14:textId="73D2ADA3" w:rsidR="002331D4" w:rsidRDefault="002331D4" w:rsidP="007B100A">
      <w:pPr>
        <w:rPr>
          <w:ins w:id="7410" w:author="Mosi Adesina Ifatunji [2]" w:date="2025-09-12T16:54:00Z" w16du:dateUtc="2025-09-12T21:54:00Z"/>
          <w:color w:val="333333"/>
          <w:shd w:val="clear" w:color="auto" w:fill="FFFFFF"/>
        </w:rPr>
      </w:pPr>
      <w:ins w:id="7411" w:author="Mosi Adesina Ifatunji [2]" w:date="2025-09-12T16:54:00Z" w16du:dateUtc="2025-09-12T21:54:00Z">
        <w:r>
          <w:rPr>
            <w:color w:val="333333"/>
            <w:shd w:val="clear" w:color="auto" w:fill="FFFFFF"/>
          </w:rPr>
          <w:t xml:space="preserve">That is, </w:t>
        </w:r>
        <w:r>
          <w:rPr>
            <w:shd w:val="clear" w:color="auto" w:fill="FFFFFF"/>
          </w:rPr>
          <w:t>the</w:t>
        </w:r>
        <w:r w:rsidRPr="00111ADB">
          <w:rPr>
            <w:shd w:val="clear" w:color="auto" w:fill="FFFFFF"/>
          </w:rPr>
          <w:t xml:space="preserve"> scripts and</w:t>
        </w:r>
        <w:r>
          <w:rPr>
            <w:shd w:val="clear" w:color="auto" w:fill="FFFFFF"/>
          </w:rPr>
          <w:t>/or</w:t>
        </w:r>
        <w:r w:rsidRPr="00111ADB">
          <w:rPr>
            <w:shd w:val="clear" w:color="auto" w:fill="FFFFFF"/>
          </w:rPr>
          <w:t xml:space="preserve"> storylines in</w:t>
        </w:r>
        <w:r>
          <w:rPr>
            <w:shd w:val="clear" w:color="auto" w:fill="FFFFFF"/>
          </w:rPr>
          <w:t xml:space="preserve"> a societal- or macro-level</w:t>
        </w:r>
        <w:r w:rsidRPr="00111ADB">
          <w:rPr>
            <w:shd w:val="clear" w:color="auto" w:fill="FFFFFF"/>
          </w:rPr>
          <w:t xml:space="preserve"> racial ideology that justify</w:t>
        </w:r>
        <w:r>
          <w:rPr>
            <w:shd w:val="clear" w:color="auto" w:fill="FFFFFF"/>
          </w:rPr>
          <w:t xml:space="preserve"> </w:t>
        </w:r>
        <w:r w:rsidRPr="00111ADB">
          <w:rPr>
            <w:shd w:val="clear" w:color="auto" w:fill="FFFFFF"/>
          </w:rPr>
          <w:t>racial inequality</w:t>
        </w:r>
        <w:r>
          <w:rPr>
            <w:shd w:val="clear" w:color="auto" w:fill="FFFFFF"/>
          </w:rPr>
          <w:t xml:space="preserve"> (and/or stratification)</w:t>
        </w:r>
        <w:r w:rsidRPr="00111ADB">
          <w:rPr>
            <w:shd w:val="clear" w:color="auto" w:fill="FFFFFF"/>
          </w:rPr>
          <w:t xml:space="preserve">, “… </w:t>
        </w:r>
        <w:r w:rsidRPr="00757981">
          <w:rPr>
            <w:color w:val="000000"/>
          </w:rPr>
          <w:t xml:space="preserve">can reinforce underlying racial schemas” </w:t>
        </w:r>
        <w:r w:rsidRPr="00757981">
          <w:rPr>
            <w:color w:val="000000"/>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757981">
          <w:rPr>
            <w:color w:val="000000"/>
          </w:rPr>
          <w:instrText xml:space="preserve"> ADDIN EN.JS.CITE </w:instrText>
        </w:r>
        <w:r w:rsidRPr="00757981">
          <w:rPr>
            <w:color w:val="000000"/>
          </w:rPr>
        </w:r>
        <w:r w:rsidRPr="00757981">
          <w:rPr>
            <w:color w:val="000000"/>
          </w:rPr>
          <w:fldChar w:fldCharType="separate"/>
        </w:r>
        <w:r w:rsidRPr="00757981">
          <w:rPr>
            <w:noProof/>
            <w:color w:val="000000"/>
          </w:rPr>
          <w:t>(Ray 2019)</w:t>
        </w:r>
        <w:r w:rsidRPr="00757981">
          <w:rPr>
            <w:color w:val="000000"/>
          </w:rPr>
          <w:fldChar w:fldCharType="end"/>
        </w:r>
        <w:r w:rsidRPr="00757981">
          <w:rPr>
            <w:color w:val="000000"/>
          </w:rPr>
          <w:t>.</w:t>
        </w:r>
      </w:ins>
    </w:p>
    <w:p w14:paraId="7B2FBF41" w14:textId="77777777" w:rsidR="002331D4" w:rsidRDefault="002331D4" w:rsidP="007B100A">
      <w:pPr>
        <w:rPr>
          <w:ins w:id="7412" w:author="Mosi Adesina Ifatunji [2]" w:date="2025-09-12T16:54:00Z" w16du:dateUtc="2025-09-12T21:54:00Z"/>
          <w:color w:val="333333"/>
          <w:shd w:val="clear" w:color="auto" w:fill="FFFFFF"/>
        </w:rPr>
      </w:pPr>
    </w:p>
    <w:p w14:paraId="71C9235C" w14:textId="11F25509" w:rsidR="002331D4" w:rsidRDefault="002331D4" w:rsidP="007B100A">
      <w:pPr>
        <w:rPr>
          <w:ins w:id="7413" w:author="Mosi Adesina Ifatunji [2]" w:date="2025-09-12T16:54:00Z" w16du:dateUtc="2025-09-12T21:54:00Z"/>
        </w:rPr>
      </w:pPr>
      <w:ins w:id="7414" w:author="Mosi Adesina Ifatunji [2]" w:date="2025-09-12T16:54:00Z" w16du:dateUtc="2025-09-12T21:54:00Z">
        <w:r>
          <w:rPr>
            <w:color w:val="333333"/>
            <w:shd w:val="clear" w:color="auto" w:fill="FFFFFF"/>
          </w:rPr>
          <w:t xml:space="preserve">Then, Ray effectively secures, extends or melds ‘racial projects,’ (Om and Winant 1986 [2014]) and theories on the reciprocal or recursive articulation of racial ideologies and their myriad schematizations, describing them as </w:t>
        </w:r>
        <w:r w:rsidRPr="004630B5">
          <w:rPr>
            <w:i/>
            <w:iCs/>
            <w:color w:val="333333"/>
            <w:shd w:val="clear" w:color="auto" w:fill="FFFFFF"/>
          </w:rPr>
          <w:t>collaborators</w:t>
        </w:r>
        <w:r>
          <w:rPr>
            <w:color w:val="333333"/>
            <w:shd w:val="clear" w:color="auto" w:fill="FFFFFF"/>
          </w:rPr>
          <w:t xml:space="preserve"> in expressions relating to, “…</w:t>
        </w:r>
        <w:r w:rsidRPr="00757981">
          <w:rPr>
            <w:color w:val="333333"/>
            <w:shd w:val="clear" w:color="auto" w:fill="FFFFFF"/>
          </w:rPr>
          <w:t xml:space="preserve"> the distribution of resources along racial lines” </w:t>
        </w:r>
        <w:r>
          <w:rPr>
            <w:color w:val="333333"/>
            <w:shd w:val="clear" w:color="auto" w:fill="FFFFFF"/>
          </w:rPr>
          <w:t xml:space="preserve">(Ray 2019: 32) redoubling his effort to posit that, </w:t>
        </w:r>
        <w:r w:rsidRPr="00757981">
          <w:t>“</w:t>
        </w:r>
        <w:r>
          <w:t>[r]</w:t>
        </w:r>
        <w:proofErr w:type="spellStart"/>
        <w:r w:rsidRPr="00757981">
          <w:t>acial</w:t>
        </w:r>
        <w:proofErr w:type="spellEnd"/>
        <w:r w:rsidRPr="00757981">
          <w:t xml:space="preserve"> structures arise any time resources are (intentionally or passively) distributed according to racial schemas” </w:t>
        </w:r>
        <w:r w:rsidRPr="00757981">
          <w:fldChar w:fldCharType="begin">
            <w:fldData xml:space="preserve">PEVuZE5vdGU+PENpdGU+PEF1dGhvcj5SYXk8L0F1dGhvcj48WWVhcj4yMDE5PC9ZZWFyPjxSZWNO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</w:fldData>
          </w:fldChar>
        </w:r>
        <w:r w:rsidRPr="00757981">
          <w:instrText xml:space="preserve"> ADDIN EN.JS.CITE </w:instrText>
        </w:r>
        <w:r w:rsidRPr="00757981">
          <w:fldChar w:fldCharType="separate"/>
        </w:r>
        <w:r w:rsidRPr="00757981">
          <w:rPr>
            <w:noProof/>
          </w:rPr>
          <w:t>(Ray 2019: 32)</w:t>
        </w:r>
        <w:r w:rsidRPr="00757981">
          <w:fldChar w:fldCharType="end"/>
        </w:r>
        <w:r w:rsidRPr="00111ADB">
          <w:t>.</w:t>
        </w:r>
      </w:ins>
    </w:p>
    <w:p w14:paraId="4C5E7F46" w14:textId="77777777" w:rsidR="002331D4" w:rsidRDefault="002331D4" w:rsidP="007B100A">
      <w:pPr>
        <w:rPr>
          <w:ins w:id="7415" w:author="Mosi Adesina Ifatunji [2]" w:date="2025-09-12T16:54:00Z" w16du:dateUtc="2025-09-12T21:54:00Z"/>
        </w:rPr>
      </w:pPr>
    </w:p>
    <w:p w14:paraId="60458E33" w14:textId="77777777" w:rsidR="002331D4" w:rsidRDefault="002331D4" w:rsidP="007B100A">
      <w:pPr>
        <w:rPr>
          <w:ins w:id="7416" w:author="Mosi Adesina Ifatunji [2]" w:date="2025-09-12T16:54:00Z" w16du:dateUtc="2025-09-12T21:54:00Z"/>
        </w:rPr>
      </w:pPr>
      <w:ins w:id="7417" w:author="Mosi Adesina Ifatunji [2]" w:date="2025-09-12T16:54:00Z" w16du:dateUtc="2025-09-12T21:54:00Z">
        <w:r>
          <w:t>…that privilege circumscribe and workers vis-à-vis local schema – or unwritten storylines that prescribe iconic priors concerning the proclivities and capacities of people with different racial classifications.</w:t>
        </w:r>
      </w:ins>
    </w:p>
    <w:p w14:paraId="676D1856" w14:textId="77777777" w:rsidR="002331D4" w:rsidDel="009E1CE9" w:rsidRDefault="002331D4">
      <w:pPr>
        <w:rPr>
          <w:del w:id="7418" w:author="Mosi Adesina Ifatunji" w:date="2025-09-29T11:42:00Z" w16du:dateUtc="2025-09-29T16:42:00Z"/>
        </w:rPr>
      </w:pPr>
    </w:p>
    <w:p w14:paraId="7EE94E0F" w14:textId="77777777" w:rsidR="009E1CE9" w:rsidRDefault="009E1CE9" w:rsidP="007B100A">
      <w:pPr>
        <w:rPr>
          <w:ins w:id="7419" w:author="Mosi Adesina Ifatunji" w:date="2025-09-29T11:43:00Z" w16du:dateUtc="2025-09-29T16:43:00Z"/>
        </w:rPr>
      </w:pPr>
    </w:p>
    <w:p w14:paraId="08258846" w14:textId="0C5F2B8B" w:rsidR="009E1CE9" w:rsidRPr="00D2567E" w:rsidRDefault="009E1CE9" w:rsidP="007B100A">
      <w:pPr>
        <w:rPr>
          <w:ins w:id="7420" w:author="Mosi Adesina Ifatunji" w:date="2025-09-29T11:43:00Z" w16du:dateUtc="2025-09-29T16:43:00Z"/>
        </w:rPr>
      </w:pPr>
      <w:ins w:id="7421" w:author="Mosi Adesina Ifatunji" w:date="2025-09-29T11:43:00Z" w16du:dateUtc="2025-09-29T16:43:00Z">
        <w:r w:rsidRPr="00D2567E">
          <w:t xml:space="preserve">Rumelhart &amp; </w:t>
        </w:r>
        <w:proofErr w:type="spellStart"/>
        <w:r w:rsidRPr="00D2567E">
          <w:t>Ortony</w:t>
        </w:r>
        <w:proofErr w:type="spellEnd"/>
        <w:r w:rsidRPr="00D2567E">
          <w:t xml:space="preserve"> (1977):</w:t>
        </w:r>
        <w:r>
          <w:t xml:space="preserve"> </w:t>
        </w:r>
        <w:r w:rsidRPr="00D2567E">
          <w:t>“data structures for representing the generic concepts stored in memory”</w:t>
        </w:r>
      </w:ins>
    </w:p>
    <w:p w14:paraId="7B13582D" w14:textId="77777777" w:rsidR="009E1CE9" w:rsidRPr="009E1CE9" w:rsidRDefault="009E1CE9" w:rsidP="007B100A">
      <w:pPr>
        <w:rPr>
          <w:ins w:id="7422" w:author="Mosi Adesina Ifatunji" w:date="2025-09-29T11:42:00Z" w16du:dateUtc="2025-09-29T16:42:00Z"/>
        </w:rPr>
      </w:pPr>
    </w:p>
    <w:p w14:paraId="5F4B84F7" w14:textId="77777777" w:rsidR="002331D4" w:rsidRPr="009E1CE9" w:rsidDel="009E1CE9" w:rsidRDefault="002331D4">
      <w:pPr>
        <w:rPr>
          <w:ins w:id="7423" w:author="Mosi Adesina Ifatunji [2]" w:date="2025-09-12T16:54:00Z" w16du:dateUtc="2025-09-12T21:54:00Z"/>
          <w:del w:id="7424" w:author="Mosi Adesina Ifatunji" w:date="2025-09-29T11:42:00Z" w16du:dateUtc="2025-09-29T16:42:00Z"/>
        </w:rPr>
      </w:pPr>
    </w:p>
    <w:p w14:paraId="4AC4DEE8" w14:textId="4CA02F33" w:rsidR="009E1CE9" w:rsidRPr="009E1CE9" w:rsidRDefault="009E1CE9">
      <w:pPr>
        <w:rPr>
          <w:ins w:id="7425" w:author="Mosi Adesina Ifatunji" w:date="2025-09-29T11:41:00Z" w16du:dateUtc="2025-09-29T16:41:00Z"/>
          <w:rPrChange w:id="7426" w:author="Mosi Adesina Ifatunji" w:date="2025-09-29T11:42:00Z" w16du:dateUtc="2025-09-29T16:42:00Z">
            <w:rPr>
              <w:ins w:id="7427" w:author="Mosi Adesina Ifatunji" w:date="2025-09-29T11:41:00Z" w16du:dateUtc="2025-09-29T16:41:00Z"/>
              <w:rFonts w:ascii="Andale Mono" w:hAnsi="Andale Mono"/>
              <w:color w:val="24292E"/>
              <w:sz w:val="20"/>
              <w:szCs w:val="20"/>
            </w:rPr>
          </w:rPrChange>
        </w:rPr>
        <w:pPrChange w:id="7428" w:author="Mosi Adesina Ifatunji" w:date="2025-10-21T19:50:00Z" w16du:dateUtc="2025-10-22T00:50:00Z">
          <w:pPr>
            <w:shd w:val="clear" w:color="auto" w:fill="000000"/>
            <w:spacing w:line="270" w:lineRule="atLeast"/>
          </w:pPr>
        </w:pPrChange>
      </w:pPr>
      <w:ins w:id="7429" w:author="Mosi Adesina Ifatunji" w:date="2025-09-29T11:41:00Z" w16du:dateUtc="2025-09-29T16:41:00Z">
        <w:r w:rsidRPr="009E1CE9">
          <w:rPr>
            <w:rPrChange w:id="7430" w:author="Mosi Adesina Ifatunji" w:date="2025-09-29T11:42:00Z" w16du:dateUtc="2025-09-29T16:42:00Z">
              <w:rPr>
                <w:rFonts w:ascii="Andale Mono" w:hAnsi="Andale Mono"/>
                <w:color w:val="24292E"/>
                <w:sz w:val="20"/>
                <w:szCs w:val="20"/>
              </w:rPr>
            </w:rPrChange>
          </w:rPr>
          <w:t>DiMaggio (1997):</w:t>
        </w:r>
      </w:ins>
      <w:ins w:id="7431" w:author="Mosi Adesina Ifatunji" w:date="2025-09-29T11:42:00Z" w16du:dateUtc="2025-09-29T16:42:00Z">
        <w:r>
          <w:t xml:space="preserve"> </w:t>
        </w:r>
      </w:ins>
      <w:ins w:id="7432" w:author="Mosi Adesina Ifatunji" w:date="2025-09-29T11:41:00Z" w16du:dateUtc="2025-09-29T16:41:00Z">
        <w:r w:rsidRPr="009E1CE9">
          <w:rPr>
            <w:rPrChange w:id="7433" w:author="Mosi Adesina Ifatunji" w:date="2025-09-29T11:42:00Z" w16du:dateUtc="2025-09-29T16:42:00Z">
              <w:rPr>
                <w:rFonts w:ascii="Andale Mono" w:hAnsi="Andale Mono"/>
                <w:color w:val="24292E"/>
                <w:sz w:val="20"/>
                <w:szCs w:val="20"/>
              </w:rPr>
            </w:rPrChange>
          </w:rPr>
          <w:t>“knowledge structures that represent objects or events and provide default assumptions about their characteristics, relationships, and entailments under conditions of incomplete information”</w:t>
        </w:r>
      </w:ins>
    </w:p>
    <w:p w14:paraId="7DA85A12" w14:textId="77777777" w:rsidR="009E1CE9" w:rsidRDefault="009E1CE9">
      <w:pPr>
        <w:rPr>
          <w:ins w:id="7434" w:author="Mosi Adesina Ifatunji" w:date="2025-10-24T04:30:00Z" w16du:dateUtc="2025-10-24T09:30:00Z"/>
        </w:rPr>
      </w:pPr>
    </w:p>
    <w:p w14:paraId="73DB0A94" w14:textId="77777777" w:rsidR="003050AA" w:rsidRDefault="003050AA" w:rsidP="00417DDA">
      <w:pPr>
        <w:pStyle w:val="NoSpacing"/>
        <w:rPr>
          <w:ins w:id="7435" w:author="Mosi Adesina Ifatunji" w:date="2025-10-24T04:30:00Z" w16du:dateUtc="2025-10-24T09:30:00Z"/>
        </w:rPr>
      </w:pPr>
      <w:ins w:id="7436" w:author="Mosi Adesina Ifatunji" w:date="2025-10-24T04:30:00Z" w16du:dateUtc="2025-10-24T09:30:00Z">
        <w:r>
          <w:t xml:space="preserve">Giddens offers “memory traces’ as a form of schema, positing, as a knowledge of “… ‘how things are to be done’ (said, written), on the part of social actors; social practices </w:t>
        </w:r>
        <w:proofErr w:type="spellStart"/>
        <w:r>
          <w:t>organised</w:t>
        </w:r>
        <w:proofErr w:type="spellEnd"/>
        <w:r>
          <w:t xml:space="preserve"> through the recursive </w:t>
        </w:r>
        <w:proofErr w:type="spellStart"/>
        <w:r>
          <w:t>mobilisation</w:t>
        </w:r>
        <w:proofErr w:type="spellEnd"/>
        <w:r>
          <w:t xml:space="preserve"> of that knowledge; (c) capabilities that the production of those practices presupposes" (64).</w:t>
        </w:r>
      </w:ins>
    </w:p>
    <w:p w14:paraId="3531C208" w14:textId="77777777" w:rsidR="003050AA" w:rsidRDefault="003050AA" w:rsidP="00417DDA">
      <w:pPr>
        <w:pStyle w:val="NoSpacing"/>
        <w:rPr>
          <w:ins w:id="7437" w:author="Mosi Adesina Ifatunji" w:date="2025-10-24T04:30:00Z" w16du:dateUtc="2025-10-24T09:30:00Z"/>
        </w:rPr>
      </w:pPr>
    </w:p>
    <w:p w14:paraId="50ED86E5" w14:textId="72DA69FC" w:rsidR="003050AA" w:rsidRDefault="003050AA" w:rsidP="00417DDA">
      <w:pPr>
        <w:pStyle w:val="NoSpacing"/>
        <w:rPr>
          <w:ins w:id="7438" w:author="Mosi Adesina Ifatunji" w:date="2025-10-24T04:30:00Z" w16du:dateUtc="2025-10-24T09:30:00Z"/>
        </w:rPr>
      </w:pPr>
      <w:ins w:id="7439" w:author="Mosi Adesina Ifatunji" w:date="2025-10-24T04:30:00Z" w16du:dateUtc="2025-10-24T09:30:00Z">
        <w:r>
          <w:t xml:space="preserve">… ‘memory traces’… “Rather, it implies </w:t>
        </w:r>
        <w:proofErr w:type="spellStart"/>
        <w:r>
          <w:t>recognising</w:t>
        </w:r>
        <w:proofErr w:type="spellEnd"/>
        <w:r>
          <w:t xml:space="preserve"> the existence of: (a) knowledge - as memory traces - of ‘how things are to be done’ (said, written), on the part of social actors; (b) social practices </w:t>
        </w:r>
        <w:proofErr w:type="spellStart"/>
        <w:r>
          <w:t>organised</w:t>
        </w:r>
        <w:proofErr w:type="spellEnd"/>
        <w:r>
          <w:t xml:space="preserve"> through the recursive </w:t>
        </w:r>
        <w:proofErr w:type="spellStart"/>
        <w:r>
          <w:t>mobilisation</w:t>
        </w:r>
        <w:proofErr w:type="spellEnd"/>
        <w:r>
          <w:t xml:space="preserve"> of that knowledge; (c) capabilities that the production of those practices presupposes” </w:t>
        </w:r>
        <w:r>
          <w:fldChar w:fldCharType="begin">
            <w:fldData xml:space="preserve">PEVuZE5vdGU+PENpdGU+PEF1dGhvcj5HaWRkZW48L0F1dGhvcj48WWVhcj4xOTc5PC9ZZWFyPjxS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</w:fldData>
          </w:fldChar>
        </w:r>
        <w:r>
          <w:instrText xml:space="preserve"> ADDIN EN.JS.CITE </w:instrText>
        </w:r>
        <w:r>
          <w:fldChar w:fldCharType="separate"/>
        </w:r>
        <w:r>
          <w:rPr>
            <w:noProof/>
          </w:rPr>
          <w:t>(Gidden 1979: 64)</w:t>
        </w:r>
        <w:r>
          <w:fldChar w:fldCharType="end"/>
        </w:r>
        <w:r>
          <w:t>.</w:t>
        </w:r>
      </w:ins>
    </w:p>
    <w:p w14:paraId="081F7AC9" w14:textId="77777777" w:rsidR="003050AA" w:rsidRPr="009E1CE9" w:rsidRDefault="003050AA">
      <w:pPr>
        <w:rPr>
          <w:ins w:id="7440" w:author="Mosi Adesina Ifatunji" w:date="2025-09-29T11:41:00Z" w16du:dateUtc="2025-09-29T16:41:00Z"/>
          <w:rPrChange w:id="7441" w:author="Mosi Adesina Ifatunji" w:date="2025-09-29T11:42:00Z" w16du:dateUtc="2025-09-29T16:42:00Z">
            <w:rPr>
              <w:ins w:id="7442" w:author="Mosi Adesina Ifatunji" w:date="2025-09-29T11:41:00Z" w16du:dateUtc="2025-09-29T16:41:00Z"/>
              <w:rFonts w:ascii="Andale Mono" w:hAnsi="Andale Mono"/>
              <w:color w:val="24292E"/>
              <w:sz w:val="20"/>
              <w:szCs w:val="20"/>
            </w:rPr>
          </w:rPrChange>
        </w:rPr>
        <w:pPrChange w:id="7443" w:author="Mosi Adesina Ifatunji" w:date="2025-10-21T19:50:00Z" w16du:dateUtc="2025-10-22T00:50:00Z">
          <w:pPr>
            <w:shd w:val="clear" w:color="auto" w:fill="000000"/>
            <w:spacing w:line="270" w:lineRule="atLeast"/>
          </w:pPr>
        </w:pPrChange>
      </w:pPr>
    </w:p>
    <w:p w14:paraId="1F96737D" w14:textId="4383FEC7" w:rsidR="009E1CE9" w:rsidRPr="009E1CE9" w:rsidRDefault="009E1CE9">
      <w:pPr>
        <w:rPr>
          <w:ins w:id="7444" w:author="Mosi Adesina Ifatunji" w:date="2025-09-29T11:41:00Z" w16du:dateUtc="2025-09-29T16:41:00Z"/>
          <w:rPrChange w:id="7445" w:author="Mosi Adesina Ifatunji" w:date="2025-09-29T11:42:00Z" w16du:dateUtc="2025-09-29T16:42:00Z">
            <w:rPr>
              <w:ins w:id="7446" w:author="Mosi Adesina Ifatunji" w:date="2025-09-29T11:41:00Z" w16du:dateUtc="2025-09-29T16:41:00Z"/>
              <w:rFonts w:ascii="Andale Mono" w:hAnsi="Andale Mono"/>
              <w:color w:val="24292E"/>
              <w:sz w:val="20"/>
              <w:szCs w:val="20"/>
            </w:rPr>
          </w:rPrChange>
        </w:rPr>
        <w:pPrChange w:id="7447" w:author="Mosi Adesina Ifatunji" w:date="2025-10-21T19:50:00Z" w16du:dateUtc="2025-10-22T00:50:00Z">
          <w:pPr>
            <w:shd w:val="clear" w:color="auto" w:fill="000000"/>
            <w:spacing w:line="270" w:lineRule="atLeast"/>
          </w:pPr>
        </w:pPrChange>
      </w:pPr>
      <w:ins w:id="7448" w:author="Mosi Adesina Ifatunji" w:date="2025-09-29T11:41:00Z" w16du:dateUtc="2025-09-29T16:41:00Z">
        <w:r w:rsidRPr="009E1CE9">
          <w:rPr>
            <w:rPrChange w:id="7449" w:author="Mosi Adesina Ifatunji" w:date="2025-09-29T11:42:00Z" w16du:dateUtc="2025-09-29T16:42:00Z">
              <w:rPr>
                <w:rFonts w:ascii="Andale Mono" w:hAnsi="Andale Mono"/>
                <w:color w:val="24292E"/>
                <w:sz w:val="20"/>
                <w:szCs w:val="20"/>
              </w:rPr>
            </w:rPrChange>
          </w:rPr>
          <w:lastRenderedPageBreak/>
          <w:t xml:space="preserve"> Cerulo (2010):</w:t>
        </w:r>
      </w:ins>
      <w:ins w:id="7450" w:author="Mosi Adesina Ifatunji" w:date="2025-09-29T11:43:00Z" w16du:dateUtc="2025-09-29T16:43:00Z">
        <w:r>
          <w:t xml:space="preserve"> </w:t>
        </w:r>
      </w:ins>
      <w:ins w:id="7451" w:author="Mosi Adesina Ifatunji" w:date="2025-09-29T11:41:00Z" w16du:dateUtc="2025-09-29T16:41:00Z">
        <w:r w:rsidRPr="009E1CE9">
          <w:rPr>
            <w:rPrChange w:id="7452" w:author="Mosi Adesina Ifatunji" w:date="2025-09-29T11:42:00Z" w16du:dateUtc="2025-09-29T16:42:00Z">
              <w:rPr>
                <w:rFonts w:ascii="Andale Mono" w:hAnsi="Andale Mono"/>
                <w:color w:val="24292E"/>
                <w:sz w:val="20"/>
                <w:szCs w:val="20"/>
              </w:rPr>
            </w:rPrChange>
          </w:rPr>
          <w:t>“knowledge structures such as stereotypes, scripts, etc. that, with broad strokes, represent the characteristics of people, places, objects or events and allow us to infer what these entities do, where they fit, and what to expect of them”</w:t>
        </w:r>
      </w:ins>
    </w:p>
    <w:p w14:paraId="69D94E03" w14:textId="77777777" w:rsidR="009E1CE9" w:rsidRPr="009E1CE9" w:rsidRDefault="009E1CE9">
      <w:pPr>
        <w:rPr>
          <w:ins w:id="7453" w:author="Mosi Adesina Ifatunji" w:date="2025-09-29T11:41:00Z" w16du:dateUtc="2025-09-29T16:41:00Z"/>
          <w:rPrChange w:id="7454" w:author="Mosi Adesina Ifatunji" w:date="2025-09-29T11:42:00Z" w16du:dateUtc="2025-09-29T16:42:00Z">
            <w:rPr>
              <w:ins w:id="7455" w:author="Mosi Adesina Ifatunji" w:date="2025-09-29T11:41:00Z" w16du:dateUtc="2025-09-29T16:41:00Z"/>
              <w:rFonts w:ascii="Andale Mono" w:hAnsi="Andale Mono"/>
              <w:color w:val="24292E"/>
              <w:sz w:val="20"/>
              <w:szCs w:val="20"/>
            </w:rPr>
          </w:rPrChange>
        </w:rPr>
        <w:pPrChange w:id="7456" w:author="Mosi Adesina Ifatunji" w:date="2025-10-21T19:50:00Z" w16du:dateUtc="2025-10-22T00:50:00Z">
          <w:pPr>
            <w:shd w:val="clear" w:color="auto" w:fill="000000"/>
            <w:spacing w:line="270" w:lineRule="atLeast"/>
          </w:pPr>
        </w:pPrChange>
      </w:pPr>
    </w:p>
    <w:p w14:paraId="469A2744" w14:textId="32076AD3" w:rsidR="009E1CE9" w:rsidRPr="009E1CE9" w:rsidRDefault="009E1CE9">
      <w:pPr>
        <w:rPr>
          <w:ins w:id="7457" w:author="Mosi Adesina Ifatunji" w:date="2025-09-29T11:41:00Z" w16du:dateUtc="2025-09-29T16:41:00Z"/>
          <w:rPrChange w:id="7458" w:author="Mosi Adesina Ifatunji" w:date="2025-09-29T11:42:00Z" w16du:dateUtc="2025-09-29T16:42:00Z">
            <w:rPr>
              <w:ins w:id="7459" w:author="Mosi Adesina Ifatunji" w:date="2025-09-29T11:41:00Z" w16du:dateUtc="2025-09-29T16:41:00Z"/>
              <w:rFonts w:ascii="Andale Mono" w:hAnsi="Andale Mono"/>
              <w:color w:val="24292E"/>
              <w:sz w:val="20"/>
              <w:szCs w:val="20"/>
            </w:rPr>
          </w:rPrChange>
        </w:rPr>
        <w:pPrChange w:id="7460" w:author="Mosi Adesina Ifatunji" w:date="2025-10-21T19:50:00Z" w16du:dateUtc="2025-10-22T00:50:00Z">
          <w:pPr>
            <w:shd w:val="clear" w:color="auto" w:fill="000000"/>
            <w:spacing w:line="270" w:lineRule="atLeast"/>
          </w:pPr>
        </w:pPrChange>
      </w:pPr>
      <w:ins w:id="7461" w:author="Mosi Adesina Ifatunji" w:date="2025-09-29T11:41:00Z" w16du:dateUtc="2025-09-29T16:41:00Z">
        <w:r w:rsidRPr="009E1CE9">
          <w:rPr>
            <w:rPrChange w:id="7462" w:author="Mosi Adesina Ifatunji" w:date="2025-09-29T11:42:00Z" w16du:dateUtc="2025-09-29T16:42:00Z">
              <w:rPr>
                <w:rFonts w:ascii="Andale Mono" w:hAnsi="Andale Mono"/>
                <w:color w:val="24292E"/>
                <w:sz w:val="20"/>
                <w:szCs w:val="20"/>
              </w:rPr>
            </w:rPrChange>
          </w:rPr>
          <w:t>Vaisey (2009)</w:t>
        </w:r>
      </w:ins>
      <w:ins w:id="7463" w:author="Mosi Adesina Ifatunji" w:date="2025-09-29T11:43:00Z" w16du:dateUtc="2025-09-29T16:43:00Z">
        <w:r w:rsidR="00B87995">
          <w:t xml:space="preserve"> </w:t>
        </w:r>
      </w:ins>
      <w:ins w:id="7464" w:author="Mosi Adesina Ifatunji" w:date="2025-09-29T11:41:00Z" w16du:dateUtc="2025-09-29T16:41:00Z">
        <w:r w:rsidRPr="009E1CE9">
          <w:rPr>
            <w:rPrChange w:id="7465" w:author="Mosi Adesina Ifatunji" w:date="2025-09-29T11:42:00Z" w16du:dateUtc="2025-09-29T16:42:00Z">
              <w:rPr>
                <w:rFonts w:ascii="Andale Mono" w:hAnsi="Andale Mono"/>
                <w:color w:val="24292E"/>
                <w:sz w:val="20"/>
                <w:szCs w:val="20"/>
              </w:rPr>
            </w:rPrChange>
          </w:rPr>
          <w:t>“cultural-cognitive structures… built up out of experience [</w:t>
        </w:r>
        <w:r w:rsidRPr="009E1CE9">
          <w:rPr>
            <w:rPrChange w:id="7466" w:author="Mosi Adesina Ifatunji" w:date="2025-09-29T11:42:00Z" w16du:dateUtc="2025-09-29T16:42:00Z">
              <w:rPr>
                <w:rFonts w:ascii="Andale Mono" w:hAnsi="Andale Mono"/>
                <w:color w:val="032F62"/>
                <w:sz w:val="20"/>
                <w:szCs w:val="20"/>
                <w:u w:val="single"/>
              </w:rPr>
            </w:rPrChange>
          </w:rPr>
          <w:t>that</w:t>
        </w:r>
        <w:r w:rsidRPr="009E1CE9">
          <w:rPr>
            <w:rPrChange w:id="7467" w:author="Mosi Adesina Ifatunji" w:date="2025-09-29T11:42:00Z" w16du:dateUtc="2025-09-29T16:42:00Z">
              <w:rPr>
                <w:rFonts w:ascii="Andale Mono" w:hAnsi="Andale Mono"/>
                <w:color w:val="24292E"/>
                <w:sz w:val="20"/>
                <w:szCs w:val="20"/>
              </w:rPr>
            </w:rPrChange>
          </w:rPr>
          <w:t>] allow a person to respond to stimuli in ways that are automatically generated by the weighted connections between the elements of the inputs at hand. Proponents of this view do not talk of schemas as things that are ‘deployed’ like tools but rather as deep, largely unconscious networks of neural associations that facilitate perception, interpretation, and action”</w:t>
        </w:r>
      </w:ins>
    </w:p>
    <w:p w14:paraId="22E13B17" w14:textId="77777777" w:rsidR="009E1CE9" w:rsidRPr="009E1CE9" w:rsidRDefault="009E1CE9">
      <w:pPr>
        <w:rPr>
          <w:ins w:id="7468" w:author="Mosi Adesina Ifatunji" w:date="2025-09-29T11:41:00Z" w16du:dateUtc="2025-09-29T16:41:00Z"/>
          <w:rPrChange w:id="7469" w:author="Mosi Adesina Ifatunji" w:date="2025-09-29T11:42:00Z" w16du:dateUtc="2025-09-29T16:42:00Z">
            <w:rPr>
              <w:ins w:id="7470" w:author="Mosi Adesina Ifatunji" w:date="2025-09-29T11:41:00Z" w16du:dateUtc="2025-09-29T16:41:00Z"/>
              <w:rFonts w:ascii="Andale Mono" w:hAnsi="Andale Mono"/>
              <w:color w:val="24292E"/>
              <w:sz w:val="20"/>
              <w:szCs w:val="20"/>
            </w:rPr>
          </w:rPrChange>
        </w:rPr>
        <w:pPrChange w:id="7471" w:author="Mosi Adesina Ifatunji" w:date="2025-10-21T19:50:00Z" w16du:dateUtc="2025-10-22T00:50:00Z">
          <w:pPr>
            <w:shd w:val="clear" w:color="auto" w:fill="000000"/>
            <w:spacing w:line="270" w:lineRule="atLeast"/>
          </w:pPr>
        </w:pPrChange>
      </w:pPr>
    </w:p>
    <w:p w14:paraId="35A49D99" w14:textId="77777777" w:rsidR="009E1CE9" w:rsidRPr="009E1CE9" w:rsidRDefault="009E1CE9">
      <w:pPr>
        <w:rPr>
          <w:ins w:id="7472" w:author="Mosi Adesina Ifatunji" w:date="2025-09-29T11:41:00Z" w16du:dateUtc="2025-09-29T16:41:00Z"/>
          <w:rPrChange w:id="7473" w:author="Mosi Adesina Ifatunji" w:date="2025-09-29T11:42:00Z" w16du:dateUtc="2025-09-29T16:42:00Z">
            <w:rPr>
              <w:ins w:id="7474" w:author="Mosi Adesina Ifatunji" w:date="2025-09-29T11:41:00Z" w16du:dateUtc="2025-09-29T16:41:00Z"/>
              <w:rFonts w:ascii="Andale Mono" w:hAnsi="Andale Mono"/>
              <w:color w:val="24292E"/>
              <w:sz w:val="20"/>
              <w:szCs w:val="20"/>
            </w:rPr>
          </w:rPrChange>
        </w:rPr>
        <w:pPrChange w:id="7475" w:author="Mosi Adesina Ifatunji" w:date="2025-10-21T19:50:00Z" w16du:dateUtc="2025-10-22T00:50:00Z">
          <w:pPr>
            <w:shd w:val="clear" w:color="auto" w:fill="000000"/>
            <w:spacing w:line="270" w:lineRule="atLeast"/>
          </w:pPr>
        </w:pPrChange>
      </w:pPr>
      <w:ins w:id="7476" w:author="Mosi Adesina Ifatunji" w:date="2025-09-29T11:41:00Z" w16du:dateUtc="2025-09-29T16:41:00Z">
        <w:r w:rsidRPr="009E1CE9">
          <w:rPr>
            <w:rPrChange w:id="7477" w:author="Mosi Adesina Ifatunji" w:date="2025-09-29T11:42:00Z" w16du:dateUtc="2025-09-29T16:42:00Z">
              <w:rPr>
                <w:rFonts w:ascii="Andale Mono" w:hAnsi="Andale Mono"/>
                <w:color w:val="24292E"/>
                <w:sz w:val="20"/>
                <w:szCs w:val="20"/>
              </w:rPr>
            </w:rPrChange>
          </w:rPr>
          <w:t xml:space="preserve">  5.  Boutyline &amp; Soter’s functional definition:</w:t>
        </w:r>
      </w:ins>
    </w:p>
    <w:p w14:paraId="073ED1EC" w14:textId="77777777" w:rsidR="009E1CE9" w:rsidRPr="009E1CE9" w:rsidRDefault="009E1CE9">
      <w:pPr>
        <w:rPr>
          <w:ins w:id="7478" w:author="Mosi Adesina Ifatunji" w:date="2025-09-29T11:41:00Z" w16du:dateUtc="2025-09-29T16:41:00Z"/>
          <w:rPrChange w:id="7479" w:author="Mosi Adesina Ifatunji" w:date="2025-09-29T11:42:00Z" w16du:dateUtc="2025-09-29T16:42:00Z">
            <w:rPr>
              <w:ins w:id="7480" w:author="Mosi Adesina Ifatunji" w:date="2025-09-29T11:41:00Z" w16du:dateUtc="2025-09-29T16:41:00Z"/>
              <w:rFonts w:ascii="Andale Mono" w:hAnsi="Andale Mono"/>
              <w:color w:val="24292E"/>
              <w:sz w:val="20"/>
              <w:szCs w:val="20"/>
            </w:rPr>
          </w:rPrChange>
        </w:rPr>
        <w:pPrChange w:id="7481" w:author="Mosi Adesina Ifatunji" w:date="2025-10-21T19:50:00Z" w16du:dateUtc="2025-10-22T00:50:00Z">
          <w:pPr>
            <w:shd w:val="clear" w:color="auto" w:fill="000000"/>
            <w:spacing w:line="270" w:lineRule="atLeast"/>
          </w:pPr>
        </w:pPrChange>
      </w:pPr>
    </w:p>
    <w:p w14:paraId="10080E53" w14:textId="77777777" w:rsidR="009E1CE9" w:rsidRPr="009E1CE9" w:rsidRDefault="009E1CE9">
      <w:pPr>
        <w:rPr>
          <w:ins w:id="7482" w:author="Mosi Adesina Ifatunji" w:date="2025-09-29T11:41:00Z" w16du:dateUtc="2025-09-29T16:41:00Z"/>
          <w:rPrChange w:id="7483" w:author="Mosi Adesina Ifatunji" w:date="2025-09-29T11:42:00Z" w16du:dateUtc="2025-09-29T16:42:00Z">
            <w:rPr>
              <w:ins w:id="7484" w:author="Mosi Adesina Ifatunji" w:date="2025-09-29T11:41:00Z" w16du:dateUtc="2025-09-29T16:41:00Z"/>
              <w:rFonts w:ascii="Andale Mono" w:hAnsi="Andale Mono"/>
              <w:color w:val="24292E"/>
              <w:sz w:val="20"/>
              <w:szCs w:val="20"/>
            </w:rPr>
          </w:rPrChange>
        </w:rPr>
        <w:pPrChange w:id="7485" w:author="Mosi Adesina Ifatunji" w:date="2025-10-21T19:50:00Z" w16du:dateUtc="2025-10-22T00:50:00Z">
          <w:pPr>
            <w:shd w:val="clear" w:color="auto" w:fill="000000"/>
            <w:spacing w:line="270" w:lineRule="atLeast"/>
          </w:pPr>
        </w:pPrChange>
      </w:pPr>
      <w:ins w:id="7486" w:author="Mosi Adesina Ifatunji" w:date="2025-09-29T11:41:00Z" w16du:dateUtc="2025-09-29T16:41:00Z">
        <w:r w:rsidRPr="009E1CE9">
          <w:rPr>
            <w:rPrChange w:id="7487" w:author="Mosi Adesina Ifatunji" w:date="2025-09-29T11:42:00Z" w16du:dateUtc="2025-09-29T16:42:00Z">
              <w:rPr>
                <w:rFonts w:ascii="Andale Mono" w:hAnsi="Andale Mono"/>
                <w:color w:val="24292E"/>
                <w:sz w:val="20"/>
                <w:szCs w:val="20"/>
              </w:rPr>
            </w:rPrChange>
          </w:rPr>
          <w:t xml:space="preserve">“cultural schemas are socially shared representations deployable in automatic cognition” </w:t>
        </w:r>
      </w:ins>
    </w:p>
    <w:p w14:paraId="6F38DCE2" w14:textId="77777777" w:rsidR="002331D4" w:rsidRPr="009E1CE9" w:rsidRDefault="002331D4" w:rsidP="007B100A">
      <w:pPr>
        <w:rPr>
          <w:ins w:id="7488" w:author="Mosi Adesina Ifatunji [2]" w:date="2025-09-12T16:54:00Z" w16du:dateUtc="2025-09-12T21:54:00Z"/>
        </w:rPr>
      </w:pPr>
    </w:p>
    <w:p w14:paraId="737EAC2E" w14:textId="77777777" w:rsidR="002331D4" w:rsidRPr="009E1CE9" w:rsidRDefault="002331D4" w:rsidP="007B100A">
      <w:pPr>
        <w:rPr>
          <w:ins w:id="7489" w:author="Mosi Adesina Ifatunji [2]" w:date="2025-09-12T16:54:00Z" w16du:dateUtc="2025-09-12T21:54:00Z"/>
        </w:rPr>
      </w:pPr>
    </w:p>
    <w:p w14:paraId="5DA05812" w14:textId="77777777" w:rsidR="002331D4" w:rsidRPr="009E1CE9" w:rsidRDefault="002331D4" w:rsidP="007B100A">
      <w:pPr>
        <w:rPr>
          <w:ins w:id="7490" w:author="Mosi Adesina Ifatunji [2]" w:date="2025-09-12T16:54:00Z" w16du:dateUtc="2025-09-12T21:54:00Z"/>
        </w:rPr>
      </w:pPr>
    </w:p>
    <w:p w14:paraId="6B5F9203" w14:textId="77777777" w:rsidR="002331D4" w:rsidRPr="009E1CE9" w:rsidRDefault="002331D4" w:rsidP="007B100A">
      <w:pPr>
        <w:rPr>
          <w:ins w:id="7491" w:author="Mosi Adesina Ifatunji [2]" w:date="2025-09-12T16:54:00Z" w16du:dateUtc="2025-09-12T21:54:00Z"/>
        </w:rPr>
      </w:pPr>
    </w:p>
    <w:p w14:paraId="4C71775F" w14:textId="77777777" w:rsidR="002331D4" w:rsidRPr="009E1CE9" w:rsidRDefault="002331D4" w:rsidP="007B100A">
      <w:pPr>
        <w:rPr>
          <w:ins w:id="7492" w:author="Mosi Adesina Ifatunji [2]" w:date="2025-09-12T16:54:00Z" w16du:dateUtc="2025-09-12T21:54:00Z"/>
        </w:rPr>
      </w:pPr>
    </w:p>
    <w:p w14:paraId="37FD6223" w14:textId="77777777" w:rsidR="002331D4" w:rsidRPr="009E1CE9" w:rsidRDefault="002331D4" w:rsidP="007B100A">
      <w:pPr>
        <w:rPr>
          <w:ins w:id="7493" w:author="Mosi Adesina Ifatunji [2]" w:date="2025-09-12T16:54:00Z" w16du:dateUtc="2025-09-12T21:54:00Z"/>
        </w:rPr>
      </w:pPr>
    </w:p>
    <w:p w14:paraId="0EAA9E67" w14:textId="77777777" w:rsidR="002331D4" w:rsidRPr="009E1CE9" w:rsidRDefault="002331D4" w:rsidP="007B100A">
      <w:pPr>
        <w:rPr>
          <w:ins w:id="7494" w:author="Mosi Adesina Ifatunji [2]" w:date="2025-09-12T16:54:00Z" w16du:dateUtc="2025-09-12T21:54:00Z"/>
        </w:rPr>
      </w:pPr>
    </w:p>
    <w:p w14:paraId="428B860C" w14:textId="45CDCAB1" w:rsidR="002331D4" w:rsidRDefault="002331D4" w:rsidP="007B100A">
      <w:pPr>
        <w:rPr>
          <w:ins w:id="7495" w:author="Mosi Adesina Ifatunji [2]" w:date="2025-09-12T16:54:00Z" w16du:dateUtc="2025-09-12T21:54:00Z"/>
        </w:rPr>
      </w:pPr>
      <w:ins w:id="7496" w:author="Mosi Adesina Ifatunji [2]" w:date="2025-09-12T16:54:00Z" w16du:dateUtc="2025-09-12T21:54:00Z">
        <w:r>
          <w:t xml:space="preserve">That is, while there are earlier conceptualizations of schemata </w:t>
        </w:r>
        <w:r>
          <w:fldChar w:fldCharType="begin">
            <w:fldData xml:space="preserve">PEVuZE5vdGU+PENpdGU+PEF1dGhvcj5UYXlsb3I8L0F1dGhvcj48WWVhcj4xOTExIFsyMDEwXTwv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</w:fldData>
          </w:fldChar>
        </w:r>
        <w:r>
          <w:instrText xml:space="preserve"> ADDIN EN.JS.CITE </w:instrText>
        </w:r>
        <w:r>
          <w:fldChar w:fldCharType="separate"/>
        </w:r>
      </w:ins>
      <w:r w:rsidR="00167D9D">
        <w:rPr>
          <w:noProof/>
        </w:rPr>
        <w:t>(Kant 1900–1904 [1998], Taylor 1911 [2010], Bartlett 1932 [1995], Mayo 1933 [2005])</w:t>
      </w:r>
      <w:ins w:id="7497" w:author="Mosi Adesina Ifatunji [2]" w:date="2025-09-12T16:54:00Z" w16du:dateUtc="2025-09-12T21:54:00Z">
        <w:r>
          <w:fldChar w:fldCharType="end"/>
        </w:r>
        <w:r>
          <w:t>, those interested in organizational behavior and psychology have developed it into both a basic and applied science (move Taylor onward here).</w:t>
        </w:r>
      </w:ins>
    </w:p>
    <w:p w14:paraId="7DA24FC6" w14:textId="77777777" w:rsidR="002331D4" w:rsidRDefault="002331D4" w:rsidP="007B100A">
      <w:pPr>
        <w:rPr>
          <w:ins w:id="7498" w:author="Mosi Adesina Ifatunji [2]" w:date="2025-09-12T16:54:00Z" w16du:dateUtc="2025-09-12T21:54:00Z"/>
        </w:rPr>
      </w:pPr>
    </w:p>
    <w:p w14:paraId="56DB61D4" w14:textId="77777777" w:rsidR="002331D4" w:rsidRDefault="002331D4" w:rsidP="007B100A">
      <w:pPr>
        <w:rPr>
          <w:ins w:id="7499" w:author="Mosi Adesina Ifatunji [2]" w:date="2025-09-12T16:54:00Z" w16du:dateUtc="2025-09-12T21:54:00Z"/>
        </w:rPr>
      </w:pPr>
      <w:ins w:id="7500" w:author="Mosi Adesina Ifatunji [2]" w:date="2025-09-12T16:54:00Z" w16du:dateUtc="2025-09-12T21:54:00Z">
        <w:r>
          <w:t xml:space="preserve">Karl Marx offered ideology as a feature of the social structure </w:t>
        </w:r>
        <w:proofErr w:type="gramStart"/>
        <w:r>
          <w:t>and also</w:t>
        </w:r>
        <w:proofErr w:type="gramEnd"/>
        <w:r>
          <w:t xml:space="preserve"> described at least one derivation of an ideology — ‘false consciousness’ </w:t>
        </w:r>
        <w:proofErr w:type="gramStart"/>
        <w:r>
          <w:t>—  in</w:t>
        </w:r>
        <w:proofErr w:type="gramEnd"/>
        <w:r>
          <w:t xml:space="preserve"> the successful governance of factories.</w:t>
        </w:r>
      </w:ins>
    </w:p>
    <w:p w14:paraId="3944E871" w14:textId="77777777" w:rsidR="002331D4" w:rsidRDefault="002331D4" w:rsidP="007B100A">
      <w:pPr>
        <w:rPr>
          <w:ins w:id="7501" w:author="Mosi Adesina Ifatunji [2]" w:date="2025-09-12T16:54:00Z" w16du:dateUtc="2025-09-12T21:54:00Z"/>
        </w:rPr>
      </w:pPr>
    </w:p>
    <w:p w14:paraId="23961C81" w14:textId="77777777" w:rsidR="002331D4" w:rsidRDefault="002331D4" w:rsidP="007B100A">
      <w:pPr>
        <w:rPr>
          <w:ins w:id="7502" w:author="Mosi Adesina Ifatunji [2]" w:date="2025-09-12T16:54:00Z" w16du:dateUtc="2025-09-12T21:54:00Z"/>
          <w:rStyle w:val="s1"/>
        </w:rPr>
      </w:pPr>
      <w:ins w:id="7503" w:author="Mosi Adesina Ifatunji [2]" w:date="2025-09-12T16:54:00Z" w16du:dateUtc="2025-09-12T21:54:00Z">
        <w:r>
          <w:t xml:space="preserve">Although Max Weber conceded a certain contribution of the more informal or ‘unwritten,’ </w:t>
        </w:r>
        <w:r w:rsidRPr="00111ADB">
          <w:t>“…</w:t>
        </w:r>
        <w:r w:rsidRPr="004630B5">
          <w:rPr>
            <w:rStyle w:val="s1"/>
          </w:rPr>
          <w:t>rules and procedures</w:t>
        </w:r>
        <w:r w:rsidRPr="00111ADB">
          <w:rPr>
            <w:rStyle w:val="s1"/>
            <w:i/>
            <w:iCs/>
          </w:rPr>
          <w:t>…</w:t>
        </w:r>
        <w:r w:rsidRPr="00111ADB">
          <w:rPr>
            <w:rStyle w:val="s1"/>
          </w:rPr>
          <w:t xml:space="preserve">” </w:t>
        </w:r>
        <w:r>
          <w:rPr>
            <w:rStyle w:val="s1"/>
          </w:rPr>
          <w:t xml:space="preserve">in the operations </w:t>
        </w:r>
        <w:r w:rsidRPr="00111ADB">
          <w:rPr>
            <w:rStyle w:val="s1"/>
          </w:rPr>
          <w:t>of organizations</w:t>
        </w:r>
        <w:r>
          <w:rPr>
            <w:rStyle w:val="s1"/>
          </w:rPr>
          <w:t xml:space="preserve">, he </w:t>
        </w:r>
        <w:bookmarkStart w:id="7504" w:name="_Int_n2rnq8wl"/>
        <w:r>
          <w:rPr>
            <w:rStyle w:val="s1"/>
          </w:rPr>
          <w:t>is more widely recognized</w:t>
        </w:r>
        <w:bookmarkEnd w:id="7504"/>
        <w:r>
          <w:rPr>
            <w:rStyle w:val="s1"/>
          </w:rPr>
          <w:t xml:space="preserve"> for his early and thoughtful specifications of the formal or ‘written’ of these </w:t>
        </w:r>
        <w:r w:rsidRPr="00111ADB">
          <w:rPr>
            <w:rStyle w:val="s1"/>
          </w:rPr>
          <w:t>(Weber 1922[1978]: 325)</w:t>
        </w:r>
        <w:r>
          <w:rPr>
            <w:rStyle w:val="s1"/>
          </w:rPr>
          <w:t>.</w:t>
        </w:r>
      </w:ins>
    </w:p>
    <w:p w14:paraId="50D05874" w14:textId="77777777" w:rsidR="002331D4" w:rsidRDefault="002331D4" w:rsidP="007B100A">
      <w:pPr>
        <w:rPr>
          <w:ins w:id="7505" w:author="Mosi Adesina Ifatunji [2]" w:date="2025-09-12T16:54:00Z" w16du:dateUtc="2025-09-12T21:54:00Z"/>
          <w:rStyle w:val="s1"/>
        </w:rPr>
      </w:pPr>
    </w:p>
    <w:p w14:paraId="63DE40F1" w14:textId="439D8D84" w:rsidR="002331D4" w:rsidRDefault="002331D4" w:rsidP="007B100A">
      <w:pPr>
        <w:rPr>
          <w:ins w:id="7506" w:author="Mosi Adesina Ifatunji [2]" w:date="2025-09-12T16:54:00Z" w16du:dateUtc="2025-09-12T21:54:00Z"/>
        </w:rPr>
      </w:pPr>
      <w:ins w:id="7507" w:author="Mosi Adesina Ifatunji [2]" w:date="2025-09-12T16:54:00Z" w16du:dateUtc="2025-09-12T21:54:00Z">
        <w:r>
          <w:rPr>
            <w:rStyle w:val="s1"/>
          </w:rPr>
          <w:t xml:space="preserve">Interestingly, as we might read Sociologists then as arriving at the conceptual utility of </w:t>
        </w:r>
        <w:r>
          <w:t xml:space="preserve">the </w:t>
        </w:r>
        <w:r w:rsidRPr="00111ADB">
          <w:t>“schemata of interpretation” (</w:t>
        </w:r>
        <w:r w:rsidRPr="0008305A">
          <w:t>Goffman</w:t>
        </w:r>
        <w:r w:rsidRPr="00111ADB">
          <w:t xml:space="preserve"> </w:t>
        </w:r>
        <w:r>
          <w:t xml:space="preserve">1974: xx) </w:t>
        </w:r>
        <w:r>
          <w:rPr>
            <w:rStyle w:val="s1"/>
          </w:rPr>
          <w:t xml:space="preserve">as part of a more than century-long use of ‘ideology,’ </w:t>
        </w:r>
        <w:r>
          <w:fldChar w:fldCharType="begin">
            <w:fldData xml:space="preserve">PEVuZE5vdGU+PENpdGU+PEF1dGhvcj5NYXJ4PC9BdXRob3I+PFllYXI+MTk3ODwvWWVhcj48UmVj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</w:fldData>
          </w:fldChar>
        </w:r>
        <w:r>
          <w:instrText xml:space="preserve"> ADDIN EN.JS.CITE </w:instrText>
        </w:r>
        <w:r>
          <w:fldChar w:fldCharType="separate"/>
        </w:r>
      </w:ins>
      <w:r w:rsidR="00167D9D">
        <w:rPr>
          <w:noProof/>
        </w:rPr>
        <w:t>(Althusser 1971, Marx and Engels 1978, Hall 1980, Bonilla-Silva 2001)</w:t>
      </w:r>
      <w:ins w:id="7508" w:author="Mosi Adesina Ifatunji [2]" w:date="2025-09-12T16:54:00Z" w16du:dateUtc="2025-09-12T21:54:00Z">
        <w:r>
          <w:fldChar w:fldCharType="end"/>
        </w:r>
        <w:r>
          <w:rPr>
            <w:rStyle w:val="s1"/>
          </w:rPr>
          <w:t>, the call to “bring the firms back in” (Baron and Bielby 1980) was not immediately followed by an increase in the use of ‘schema’ to describe or explain the ‘operations of localities.’</w:t>
        </w:r>
        <w:r>
          <w:t xml:space="preserve"> </w:t>
        </w:r>
      </w:ins>
    </w:p>
    <w:p w14:paraId="606E3F7B" w14:textId="77777777" w:rsidR="002331D4" w:rsidRDefault="002331D4" w:rsidP="007B100A">
      <w:pPr>
        <w:rPr>
          <w:ins w:id="7509" w:author="Mosi Adesina Ifatunji [2]" w:date="2025-09-12T16:54:00Z" w16du:dateUtc="2025-09-12T21:54:00Z"/>
        </w:rPr>
      </w:pPr>
    </w:p>
    <w:p w14:paraId="18B933F1" w14:textId="2F88A56E" w:rsidR="002331D4" w:rsidRPr="00E93465" w:rsidRDefault="002331D4">
      <w:pPr>
        <w:pStyle w:val="BodyText"/>
        <w:rPr>
          <w:ins w:id="7510" w:author="Mosi Adesina Ifatunji [2]" w:date="2025-09-12T16:37:00Z" w16du:dateUtc="2025-09-12T21:37:00Z"/>
        </w:rPr>
        <w:pPrChange w:id="7511" w:author="Mosi Adesina Ifatunji" w:date="2025-10-21T19:50:00Z" w16du:dateUtc="2025-10-22T00:50:00Z">
          <w:pPr>
            <w:pStyle w:val="NoSpacing"/>
          </w:pPr>
        </w:pPrChange>
      </w:pPr>
      <w:ins w:id="7512" w:author="Mosi Adesina Ifatunji [2]" w:date="2025-09-12T16:54:00Z" w16du:dateUtc="2025-09-12T21:54:00Z">
        <w:r>
          <w:t xml:space="preserve">Even </w:t>
        </w:r>
        <w:r w:rsidRPr="00111ADB">
          <w:t>Charles Tilly</w:t>
        </w:r>
        <w:r>
          <w:t>, who brilliantly</w:t>
        </w:r>
        <w:r w:rsidRPr="00111ADB">
          <w:t xml:space="preserve"> </w:t>
        </w:r>
        <w:r>
          <w:t>theorizes the</w:t>
        </w:r>
        <w:r w:rsidRPr="00111ADB">
          <w:t xml:space="preserve"> </w:t>
        </w:r>
        <w:r>
          <w:t xml:space="preserve">role of </w:t>
        </w:r>
        <w:r w:rsidRPr="00111ADB">
          <w:t xml:space="preserve">organizational </w:t>
        </w:r>
        <w:r>
          <w:t>behaviors</w:t>
        </w:r>
        <w:r w:rsidRPr="00111ADB">
          <w:t xml:space="preserve"> </w:t>
        </w:r>
        <w:r>
          <w:t>in difference, inequality and/or stratification,</w:t>
        </w:r>
        <w:r w:rsidRPr="00111ADB">
          <w:t xml:space="preserve"> </w:t>
        </w:r>
        <w:r>
          <w:t xml:space="preserve">his canonical texts described their requirement, presence and function, he did not formally identify these as ‘schema’ </w:t>
        </w:r>
        <w:r w:rsidRPr="00111ADB">
          <w:fldChar w:fldCharType="begin">
            <w:fldData xml:space="preserve">PEVuZE5vdGU+PENpdGU+PEF1dGhvcj5CaWVsYnk8L0F1dGhvcj48WWVhcj4yMDExPC9ZZWFyPjxS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</w:fldData>
          </w:fldChar>
        </w:r>
        <w:r w:rsidRPr="00111ADB">
          <w:rPr>
            <w:color w:val="000000"/>
          </w:rPr>
          <w:instrText xml:space="preserve"> ADDIN EN.JS.CITE </w:instrText>
        </w:r>
        <w:r w:rsidRPr="00111ADB">
          <w:fldChar w:fldCharType="separate"/>
        </w:r>
      </w:ins>
      <w:r w:rsidR="00167D9D" w:rsidRPr="00167D9D">
        <w:rPr>
          <w:noProof/>
          <w:color w:val="000000"/>
        </w:rPr>
        <w:t>(DiMaggio 1997, Ridgeway et al. 1998, Tilly 1998, Bielby 2011, Tomaskovic-Devey and Avent-Holt 2019)</w:t>
      </w:r>
      <w:ins w:id="7513" w:author="Mosi Adesina Ifatunji [2]" w:date="2025-09-12T16:54:00Z" w16du:dateUtc="2025-09-12T21:54:00Z">
        <w:r w:rsidRPr="00111ADB">
          <w:fldChar w:fldCharType="end"/>
        </w:r>
        <w:r>
          <w:t xml:space="preserve">. </w:t>
        </w:r>
        <w:r>
          <w:lastRenderedPageBreak/>
          <w:fldChar w:fldCharType="begin">
            <w:fldData xml:space="preserve">PEVuZE5vdGU+PENpdGU+PEF1dGhvcj5Db3JyZWxsPC9BdXRob3I+PFllYXI+MjAwMzwvWWVhcj48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</w:fldData>
          </w:fldChar>
        </w:r>
        <w:r>
          <w:instrText xml:space="preserve"> ADDIN EN.JS.CITE </w:instrText>
        </w:r>
        <w:r>
          <w:fldChar w:fldCharType="separate"/>
        </w:r>
      </w:ins>
      <w:r w:rsidR="00167D9D">
        <w:rPr>
          <w:noProof/>
        </w:rPr>
        <w:t>(Ridgeway et al. 1998, Correll and Ridgeway 2003, Vallas 2003, Brubaker, Loveman and Stamatov 2004, Johnson, Dowd and Ridgeway 2006, Ridgeway 2006, Boutyline and Soter 2021)</w:t>
      </w:r>
      <w:ins w:id="7514" w:author="Mosi Adesina Ifatunji [2]" w:date="2025-09-12T16:54:00Z" w16du:dateUtc="2025-09-12T21:54:00Z">
        <w:r>
          <w:fldChar w:fldCharType="end"/>
        </w:r>
        <w:r>
          <w:t>.</w:t>
        </w:r>
      </w:ins>
    </w:p>
    <w:p w14:paraId="09FA035B" w14:textId="575F72B4" w:rsidR="00B9646C" w:rsidRPr="00E93465" w:rsidRDefault="00B9646C">
      <w:pPr>
        <w:pStyle w:val="BodyText"/>
        <w:rPr>
          <w:ins w:id="7515" w:author="Mosi Adesina Ifatunji" w:date="2025-08-04T23:34:00Z" w16du:dateUtc="2025-08-05T04:34:00Z"/>
        </w:rPr>
        <w:pPrChange w:id="7516" w:author="Mosi Adesina Ifatunji" w:date="2025-10-21T19:50:00Z" w16du:dateUtc="2025-10-22T00:50:00Z">
          <w:pPr>
            <w:pStyle w:val="NoSpacing"/>
          </w:pPr>
        </w:pPrChange>
      </w:pPr>
      <w:ins w:id="7517" w:author="Mosi Adesina Ifatunji [2]" w:date="2025-09-12T16:37:00Z" w16du:dateUtc="2025-09-12T21:37:00Z">
        <w:r>
          <w:t xml:space="preserve">For more than a century, Business Schools (mostly within Departments of Management and among those theorizing ‘organizational behavior’) and those working in Departments of Psychology have </w:t>
        </w:r>
        <w:bookmarkStart w:id="7518" w:name="_Int_DO8jZIEf"/>
        <w:r>
          <w:t>witnessed</w:t>
        </w:r>
        <w:bookmarkEnd w:id="7518"/>
        <w:r>
          <w:t xml:space="preserve">, theorized, tested, and taught the idea that firms need ‘schema’ to </w:t>
        </w:r>
        <w:bookmarkStart w:id="7519" w:name="_Int_VlxYboXb"/>
        <w:r>
          <w:t>operate</w:t>
        </w:r>
        <w:bookmarkEnd w:id="7519"/>
        <w:r>
          <w:t xml:space="preserve"> efficiently and productively.</w:t>
        </w:r>
      </w:ins>
    </w:p>
    <w:p w14:paraId="256BD241" w14:textId="2C0221BE" w:rsidR="00791DDD" w:rsidRDefault="00791DDD" w:rsidP="007B100A">
      <w:pPr>
        <w:rPr>
          <w:ins w:id="7520" w:author="Mosi Adesina Ifatunji" w:date="2025-08-04T23:34:00Z" w16du:dateUtc="2025-08-05T04:34:00Z"/>
        </w:rPr>
      </w:pPr>
      <w:ins w:id="7521" w:author="Mosi Adesina Ifatunji" w:date="2025-08-04T23:34:00Z" w16du:dateUtc="2025-08-05T04:34:00Z">
        <w:r w:rsidRPr="00710FA6">
          <w:t>These early models of ‘organizational behavior’ remain focused on differences in the hard and soft (non-cognitive) skills of workers as otherwise unrelated individuals.</w:t>
        </w:r>
      </w:ins>
    </w:p>
    <w:p w14:paraId="22105EA1" w14:textId="77777777" w:rsidR="00791DDD" w:rsidRPr="00791DDD" w:rsidRDefault="00791DDD" w:rsidP="007B100A">
      <w:pPr>
        <w:rPr>
          <w:ins w:id="7522" w:author="Mosi Adesina Ifatunji" w:date="2025-08-04T21:24:00Z" w16du:dateUtc="2025-08-05T02:24:00Z"/>
          <w:rPrChange w:id="7523" w:author="Mosi Adesina Ifatunji" w:date="2025-08-04T23:34:00Z" w16du:dateUtc="2025-08-05T04:34:00Z">
            <w:rPr>
              <w:ins w:id="7524" w:author="Mosi Adesina Ifatunji" w:date="2025-08-04T21:24:00Z" w16du:dateUtc="2025-08-05T02:24:00Z"/>
              <w:rFonts w:eastAsiaTheme="minorEastAsia"/>
            </w:rPr>
          </w:rPrChange>
        </w:rPr>
      </w:pPr>
    </w:p>
    <w:p w14:paraId="4F92765E" w14:textId="1B1C5FB9" w:rsidR="001405FF" w:rsidRPr="004624A1" w:rsidRDefault="001405FF" w:rsidP="007B100A">
      <w:pPr>
        <w:rPr>
          <w:ins w:id="7525" w:author="Mosi Adesina Ifatunji" w:date="2025-08-04T23:30:00Z" w16du:dateUtc="2025-08-05T04:30:00Z"/>
          <w:color w:val="070707"/>
        </w:rPr>
      </w:pPr>
      <w:ins w:id="7526" w:author="Mosi Adesina Ifatunji" w:date="2025-08-04T23:30:00Z" w16du:dateUtc="2025-08-05T04:30:00Z">
        <w:r w:rsidRPr="00B92532">
          <w:rPr>
            <w:color w:val="000000"/>
          </w:rPr>
          <w:t>How</w:t>
        </w:r>
        <w:r w:rsidRPr="00B92532">
          <w:t xml:space="preserve"> firms might constitute a social force, such that they produce more than goods for consumption, but ‘the good’ in our thoughts and behaviors has once again emerged as a compelling unit of analysis among Sociologists </w:t>
        </w:r>
        <w:r w:rsidRPr="004624A1">
          <w:rPr>
            <w:color w:val="000000"/>
          </w:rPr>
          <w:fldChar w:fldCharType="begin">
            <w:fldData xml:space="preserve">PEVuZE5vdGU+PENpdGU+PEF1dGhvcj5CYXJvbjwvQXV0aG9yPjxZZWFyPjE5ODA8L1llYXI+PFJl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</w:fldData>
          </w:fldChar>
        </w:r>
        <w:r w:rsidRPr="004624A1">
          <w:rPr>
            <w:color w:val="000000" w:themeColor="text1"/>
          </w:rPr>
          <w:instrText xml:space="preserve"> ADDIN EN.JS.CITE </w:instrText>
        </w:r>
        <w:r w:rsidRPr="004624A1">
          <w:rPr>
            <w:color w:val="000000"/>
          </w:rPr>
        </w:r>
        <w:r w:rsidRPr="004624A1">
          <w:rPr>
            <w:color w:val="000000"/>
          </w:rPr>
          <w:fldChar w:fldCharType="separate"/>
        </w:r>
      </w:ins>
      <w:r w:rsidR="00167D9D" w:rsidRPr="00167D9D">
        <w:rPr>
          <w:noProof/>
          <w:color w:val="000000" w:themeColor="text1"/>
        </w:rPr>
        <w:t>(Du Bois 1935, Baron and Bielby 1980, Baron and Pfeffer 1994, Tilly 1998, Stainback, Tomaskovic-Devey and Skaggs 2010)</w:t>
      </w:r>
      <w:ins w:id="7527" w:author="Mosi Adesina Ifatunji" w:date="2025-08-04T23:30:00Z" w16du:dateUtc="2025-08-05T04:30:00Z">
        <w:r w:rsidRPr="004624A1">
          <w:rPr>
            <w:color w:val="000000"/>
          </w:rPr>
          <w:fldChar w:fldCharType="end"/>
        </w:r>
        <w:r w:rsidRPr="004624A1">
          <w:rPr>
            <w:color w:val="000000"/>
          </w:rPr>
          <w:t>.</w:t>
        </w:r>
      </w:ins>
    </w:p>
    <w:p w14:paraId="6E04291C" w14:textId="77777777" w:rsidR="001405FF" w:rsidRDefault="001405FF" w:rsidP="007B100A">
      <w:pPr>
        <w:rPr>
          <w:ins w:id="7528" w:author="Mosi Adesina Ifatunji" w:date="2025-08-04T23:30:00Z" w16du:dateUtc="2025-08-05T04:30:00Z"/>
        </w:rPr>
      </w:pPr>
    </w:p>
    <w:p w14:paraId="7E50A0E9" w14:textId="1478E78F" w:rsidR="001405FF" w:rsidRPr="00B92532" w:rsidRDefault="001405FF" w:rsidP="007B100A">
      <w:pPr>
        <w:rPr>
          <w:ins w:id="7529" w:author="Mosi Adesina Ifatunji" w:date="2025-08-04T23:28:00Z" w16du:dateUtc="2025-08-05T04:28:00Z"/>
        </w:rPr>
      </w:pPr>
      <w:ins w:id="7530" w:author="Mosi Adesina Ifatunji" w:date="2025-08-04T23:28:00Z" w16du:dateUtc="2025-08-05T04:28:00Z">
        <w:r w:rsidRPr="00B92532">
          <w:t>The very early thinkers on these topics made their contributions in the early Twentieth Century, and largely from Schools of Business</w:t>
        </w:r>
        <w:r>
          <w:t xml:space="preserve"> </w:t>
        </w:r>
      </w:ins>
      <w:r>
        <w:fldChar w:fldCharType="begin">
          <w:fldData xml:space="preserve">PEVuZE5vdGU+PENpdGU+PEF1dGhvcj5UYXlsb3I8L0F1dGhvcj48WWVhcj4xOTExIFsyMDEwXTwv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==
</w:fldData>
        </w:fldChar>
      </w:r>
      <w:r>
        <w:instrText xml:space="preserve"> ADDIN EN.JS.CITE </w:instrText>
      </w:r>
      <w:r>
        <w:fldChar w:fldCharType="separate"/>
      </w:r>
      <w:r w:rsidR="00167D9D">
        <w:rPr>
          <w:noProof/>
        </w:rPr>
        <w:t>(Taylor 1911 [2010])</w:t>
      </w:r>
      <w:r>
        <w:fldChar w:fldCharType="end"/>
      </w:r>
    </w:p>
    <w:p w14:paraId="26DEF428" w14:textId="77777777" w:rsidR="001F6AB0" w:rsidRDefault="001F6AB0" w:rsidP="00417DDA">
      <w:pPr>
        <w:pStyle w:val="NoSpacing"/>
        <w:rPr>
          <w:ins w:id="7531" w:author="Mosi Adesina Ifatunji" w:date="2025-08-04T23:30:00Z" w16du:dateUtc="2025-08-05T04:30:00Z"/>
        </w:rPr>
      </w:pPr>
    </w:p>
    <w:p w14:paraId="6A09046F" w14:textId="3A09136B" w:rsidR="00C04AA8" w:rsidRPr="00B92532" w:rsidRDefault="00C04AA8" w:rsidP="007B100A">
      <w:pPr>
        <w:keepNext/>
        <w:keepLines/>
        <w:rPr>
          <w:ins w:id="7532" w:author="Mosi Adesina Ifatunji" w:date="2025-08-04T23:30:00Z" w16du:dateUtc="2025-08-05T04:30:00Z"/>
          <w:rStyle w:val="s1"/>
        </w:rPr>
      </w:pPr>
      <w:ins w:id="7533" w:author="Mosi Adesina Ifatunji" w:date="2025-08-04T23:30:00Z" w16du:dateUtc="2025-08-05T04:30:00Z">
        <w:r w:rsidRPr="00710FA6">
          <w:rPr>
            <w:rStyle w:val="s1"/>
          </w:rPr>
          <w:t xml:space="preserve">Through his participation in the famous Hawthorn Studies, it appears that Elton Mayo might have been among the earliest to assert that interpersonal relationships, worker morale, workplace inter-group dynamics all had a significant impact on the productivity of firms – i.e., ‘over and beyond’ the characteristics of unrelated individuals </w:t>
        </w:r>
        <w:r w:rsidRPr="00710FA6">
          <w:rPr>
            <w:rStyle w:val="s1"/>
          </w:rPr>
          <w:fldChar w:fldCharType="begin">
            <w:fldData xml:space="preserve">PEVuZE5vdGU+PENpdGU+PEF1dGhvcj5NYXlvPC9BdXRob3I+PFllYXI+MTkzMyBbMjAwNV08L1ll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</w:fldData>
          </w:fldChar>
        </w:r>
        <w:r w:rsidRPr="00710FA6">
          <w:rPr>
            <w:rStyle w:val="s1"/>
          </w:rPr>
          <w:instrText xml:space="preserve"> ADDIN EN.JS.CITE </w:instrText>
        </w:r>
        <w:r w:rsidRPr="00710FA6">
          <w:rPr>
            <w:rStyle w:val="s1"/>
          </w:rPr>
        </w:r>
        <w:r w:rsidRPr="00710FA6">
          <w:rPr>
            <w:rStyle w:val="s1"/>
          </w:rPr>
          <w:fldChar w:fldCharType="separate"/>
        </w:r>
        <w:r w:rsidRPr="00710FA6">
          <w:rPr>
            <w:rStyle w:val="s1"/>
            <w:noProof/>
          </w:rPr>
          <w:t>(Mayo 1933 [2005])</w:t>
        </w:r>
        <w:r w:rsidRPr="00710FA6">
          <w:rPr>
            <w:rStyle w:val="s1"/>
          </w:rPr>
          <w:fldChar w:fldCharType="end"/>
        </w:r>
        <w:r w:rsidRPr="00710FA6">
          <w:rPr>
            <w:rStyle w:val="s1"/>
          </w:rPr>
          <w:t>.</w:t>
        </w:r>
      </w:ins>
    </w:p>
    <w:p w14:paraId="7D1FD1D9" w14:textId="77777777" w:rsidR="0013129F" w:rsidRPr="00C04AA8" w:rsidRDefault="0013129F">
      <w:pPr>
        <w:pStyle w:val="BodyText"/>
        <w:rPr>
          <w:ins w:id="7534" w:author="Mosi Adesina Ifatunji" w:date="2025-08-04T21:24:00Z" w16du:dateUtc="2025-08-05T02:24:00Z"/>
          <w:rFonts w:eastAsia="Arial"/>
          <w:rPrChange w:id="7535" w:author="Mosi Adesina Ifatunji" w:date="2025-08-04T23:30:00Z" w16du:dateUtc="2025-08-05T04:30:00Z">
            <w:rPr>
              <w:ins w:id="7536" w:author="Mosi Adesina Ifatunji" w:date="2025-08-04T21:24:00Z" w16du:dateUtc="2025-08-05T02:24:00Z"/>
              <w:rFonts w:eastAsiaTheme="minorEastAsia"/>
            </w:rPr>
          </w:rPrChange>
        </w:rPr>
        <w:pPrChange w:id="7537" w:author="Mosi Adesina Ifatunji" w:date="2025-10-21T19:50:00Z" w16du:dateUtc="2025-10-22T00:50:00Z">
          <w:pPr/>
        </w:pPrChange>
      </w:pPr>
    </w:p>
    <w:p w14:paraId="589D9E8D" w14:textId="30BD8CC1" w:rsidR="00BF4B2F" w:rsidRPr="001405FF" w:rsidRDefault="00BF4B2F">
      <w:pPr>
        <w:pStyle w:val="NoSpacing"/>
        <w:rPr>
          <w:ins w:id="7538" w:author="Mosi Adesina Ifatunji" w:date="2025-08-04T23:16:00Z" w16du:dateUtc="2025-08-05T04:16:00Z"/>
          <w:rStyle w:val="s1"/>
        </w:rPr>
        <w:pPrChange w:id="7539" w:author="Mosi Adesina Ifatunji" w:date="2025-10-26T17:05:00Z" w16du:dateUtc="2025-10-26T22:05:00Z">
          <w:pPr>
            <w:keepNext/>
            <w:keepLines/>
          </w:pPr>
        </w:pPrChange>
      </w:pPr>
      <w:ins w:id="7540" w:author="Mosi Adesina Ifatunji" w:date="2025-08-04T23:16:00Z" w16du:dateUtc="2025-08-05T04:16:00Z">
        <w:r w:rsidRPr="001405FF">
          <w:rPr>
            <w:rStyle w:val="s1"/>
          </w:rPr>
          <w:t xml:space="preserve">Mayo observed that, “[t]he individuals who make up a working department are </w:t>
        </w:r>
        <w:r w:rsidRPr="001405FF">
          <w:rPr>
            <w:rStyle w:val="s1"/>
            <w:rPrChange w:id="7541" w:author="Mosi Adesina Ifatunji" w:date="2025-08-04T23:26:00Z" w16du:dateUtc="2025-08-05T04:26:00Z">
              <w:rPr>
                <w:rStyle w:val="s1"/>
                <w:i/>
                <w:iCs/>
              </w:rPr>
            </w:rPrChange>
          </w:rPr>
          <w:t>not merely individuals</w:t>
        </w:r>
        <w:r w:rsidRPr="001405FF">
          <w:rPr>
            <w:rStyle w:val="s1"/>
          </w:rPr>
          <w:t xml:space="preserve">; they </w:t>
        </w:r>
        <w:r w:rsidRPr="001405FF">
          <w:rPr>
            <w:rStyle w:val="s1"/>
            <w:rPrChange w:id="7542" w:author="Mosi Adesina Ifatunji" w:date="2025-08-04T23:26:00Z" w16du:dateUtc="2025-08-05T04:26:00Z">
              <w:rPr>
                <w:rStyle w:val="s1"/>
                <w:i/>
                <w:iCs/>
              </w:rPr>
            </w:rPrChange>
          </w:rPr>
          <w:t>constitute a group</w:t>
        </w:r>
        <w:r w:rsidRPr="001405FF">
          <w:rPr>
            <w:rStyle w:val="s1"/>
          </w:rPr>
          <w:t xml:space="preserve"> within which individuals have developed </w:t>
        </w:r>
        <w:r w:rsidRPr="001405FF">
          <w:rPr>
            <w:rStyle w:val="s1"/>
            <w:rPrChange w:id="7543" w:author="Mosi Adesina Ifatunji" w:date="2025-08-04T23:26:00Z" w16du:dateUtc="2025-08-05T04:26:00Z">
              <w:rPr>
                <w:rStyle w:val="s1"/>
                <w:i/>
                <w:iCs/>
              </w:rPr>
            </w:rPrChange>
          </w:rPr>
          <w:t>routines</w:t>
        </w:r>
        <w:r w:rsidRPr="001405FF">
          <w:rPr>
            <w:rStyle w:val="s1"/>
          </w:rPr>
          <w:t xml:space="preserve"> of </w:t>
        </w:r>
        <w:r w:rsidRPr="001405FF">
          <w:rPr>
            <w:rStyle w:val="s1"/>
            <w:rPrChange w:id="7544" w:author="Mosi Adesina Ifatunji" w:date="2025-08-04T23:26:00Z" w16du:dateUtc="2025-08-05T04:26:00Z">
              <w:rPr>
                <w:rStyle w:val="s1"/>
                <w:i/>
                <w:iCs/>
              </w:rPr>
            </w:rPrChange>
          </w:rPr>
          <w:t>relationship</w:t>
        </w:r>
        <w:r w:rsidRPr="001405FF">
          <w:rPr>
            <w:rStyle w:val="s1"/>
          </w:rPr>
          <w:t xml:space="preserve"> to each other, to their superiors, to their work, and to the policies of the Company” </w:t>
        </w:r>
        <w:r w:rsidRPr="001405FF">
          <w:rPr>
            <w:rStyle w:val="s1"/>
          </w:rPr>
          <w:fldChar w:fldCharType="begin">
            <w:fldData xml:space="preserve">PEVuZE5vdGU+PENpdGU+PEF1dGhvcj5NYXlvPC9BdXRob3I+PFllYXI+MTkzMyBbMjAwNV08L1ll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</w:fldData>
          </w:fldChar>
        </w:r>
        <w:r w:rsidRPr="001405FF">
          <w:rPr>
            <w:rStyle w:val="s1"/>
          </w:rPr>
          <w:instrText xml:space="preserve"> ADDIN EN.JS.CITE </w:instrText>
        </w:r>
        <w:r w:rsidRPr="001405FF">
          <w:rPr>
            <w:rStyle w:val="s1"/>
          </w:rPr>
        </w:r>
        <w:r w:rsidRPr="001405FF">
          <w:rPr>
            <w:rStyle w:val="s1"/>
          </w:rPr>
          <w:fldChar w:fldCharType="separate"/>
        </w:r>
        <w:r w:rsidRPr="008036F8">
          <w:rPr>
            <w:rStyle w:val="s1"/>
            <w:noProof/>
          </w:rPr>
          <w:t>(Mayo 1933 [2005]: 111)</w:t>
        </w:r>
        <w:r w:rsidRPr="001405FF">
          <w:rPr>
            <w:rStyle w:val="s1"/>
          </w:rPr>
          <w:fldChar w:fldCharType="end"/>
        </w:r>
        <w:r w:rsidRPr="001405FF">
          <w:rPr>
            <w:rStyle w:val="s1"/>
          </w:rPr>
          <w:t>.</w:t>
        </w:r>
      </w:ins>
    </w:p>
    <w:p w14:paraId="19EC23DD" w14:textId="77777777" w:rsidR="001F6AB0" w:rsidRDefault="001F6AB0" w:rsidP="00417DDA">
      <w:pPr>
        <w:pStyle w:val="NoSpacing"/>
        <w:rPr>
          <w:ins w:id="7545" w:author="Mosi Adesina Ifatunji" w:date="2025-08-04T23:32:00Z" w16du:dateUtc="2025-08-05T04:32:00Z"/>
        </w:rPr>
      </w:pPr>
    </w:p>
    <w:p w14:paraId="7501B7FF" w14:textId="53E2354C" w:rsidR="0013129F" w:rsidRDefault="0013129F" w:rsidP="007B100A">
      <w:pPr>
        <w:keepNext/>
        <w:keepLines/>
        <w:rPr>
          <w:ins w:id="7546" w:author="Mosi Adesina Ifatunji" w:date="2025-08-04T23:32:00Z" w16du:dateUtc="2025-08-05T04:32:00Z"/>
        </w:rPr>
      </w:pPr>
      <w:ins w:id="7547" w:author="Mosi Adesina Ifatunji" w:date="2025-08-04T23:32:00Z" w16du:dateUtc="2025-08-05T04:32:00Z">
        <w:r>
          <w:t xml:space="preserve">Schemas are internal knowledge structures </w:t>
        </w:r>
        <w:r>
          <w:fldChar w:fldCharType="begin">
            <w:fldData xml:space="preserve">PEVuZE5vdGU+PENpdGU+PEF1dGhvcj5CYXJ0bGV0dDwvQXV0aG9yPjxZZWFyPjE5MzIgWzE5OTVd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</w:fldData>
          </w:fldChar>
        </w:r>
        <w:r>
          <w:instrText xml:space="preserve"> ADDIN EN.JS.CITE </w:instrText>
        </w:r>
        <w:r>
          <w:fldChar w:fldCharType="separate"/>
        </w:r>
        <w:r>
          <w:rPr>
            <w:noProof/>
          </w:rPr>
          <w:t>(Bartlett 1932 [1995])</w:t>
        </w:r>
        <w:r>
          <w:fldChar w:fldCharType="end"/>
        </w:r>
        <w:r>
          <w:t>.</w:t>
        </w:r>
      </w:ins>
    </w:p>
    <w:p w14:paraId="107723CE" w14:textId="77777777" w:rsidR="0013129F" w:rsidRPr="0013129F" w:rsidRDefault="0013129F">
      <w:pPr>
        <w:pStyle w:val="BodyText"/>
        <w:rPr>
          <w:ins w:id="7548" w:author="Mosi Adesina Ifatunji" w:date="2025-08-04T21:04:00Z" w16du:dateUtc="2025-08-05T02:04:00Z"/>
          <w:rFonts w:eastAsia="Arial"/>
          <w:rPrChange w:id="7549" w:author="Mosi Adesina Ifatunji" w:date="2025-08-04T23:32:00Z" w16du:dateUtc="2025-08-05T04:32:00Z">
            <w:rPr>
              <w:ins w:id="7550" w:author="Mosi Adesina Ifatunji" w:date="2025-08-04T21:04:00Z" w16du:dateUtc="2025-08-05T02:04:00Z"/>
              <w:rFonts w:eastAsiaTheme="minorEastAsia"/>
            </w:rPr>
          </w:rPrChange>
        </w:rPr>
        <w:pPrChange w:id="7551" w:author="Mosi Adesina Ifatunji" w:date="2025-10-21T19:50:00Z" w16du:dateUtc="2025-10-22T00:50:00Z">
          <w:pPr/>
        </w:pPrChange>
      </w:pPr>
    </w:p>
    <w:p w14:paraId="2413D5FE" w14:textId="7626C2E4" w:rsidR="00F8523E" w:rsidRPr="001405FF" w:rsidRDefault="00F8523E">
      <w:pPr>
        <w:pStyle w:val="NoSpacing"/>
        <w:rPr>
          <w:ins w:id="7552" w:author="Mosi Adesina Ifatunji" w:date="2025-08-04T21:04:00Z" w16du:dateUtc="2025-08-05T02:04:00Z"/>
        </w:rPr>
        <w:pPrChange w:id="7553" w:author="Mosi Adesina Ifatunji" w:date="2025-10-26T17:05:00Z" w16du:dateUtc="2025-10-26T22:05:00Z">
          <w:pPr/>
        </w:pPrChange>
      </w:pPr>
      <w:ins w:id="7554" w:author="Mosi Adesina Ifatunji" w:date="2025-08-04T21:04:00Z" w16du:dateUtc="2025-08-05T02:04:00Z">
        <w:r w:rsidRPr="001405FF">
          <w:t xml:space="preserve">Indeed, writing first in 1922, Max Weber offed a model of ‘rationale-legal authority,’ wherein, “…there are three primary conditions affecting the maximization of calculable performance by </w:t>
        </w:r>
        <w:proofErr w:type="spellStart"/>
        <w:r w:rsidRPr="001405FF">
          <w:t>labour</w:t>
        </w:r>
        <w:proofErr w:type="spellEnd"/>
        <w:r w:rsidRPr="001405FF">
          <w:t xml:space="preserve"> in carrying out specifications…[t]he optimum of aptitude for the function… the optimum of skill acquired through practice [and] … the optimum of incentive for the work” </w:t>
        </w:r>
        <w:r w:rsidRPr="001405FF">
          <w:fldChar w:fldCharType="begin">
            <w:fldData xml:space="preserve">PEVuZE5vdGU+PENpdGU+PEF1dGhvcj5XZWJlcjwvQXV0aG9yPjxZZWFyPjE5MjIgWzE5NzhdPC9Z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</w:fldData>
          </w:fldChar>
        </w:r>
        <w:r w:rsidRPr="001405FF">
          <w:instrText xml:space="preserve"> ADDIN EN.JS.CITE </w:instrText>
        </w:r>
        <w:r w:rsidRPr="001405FF">
          <w:fldChar w:fldCharType="separate"/>
        </w:r>
        <w:r w:rsidRPr="001405FF">
          <w:rPr>
            <w:noProof/>
          </w:rPr>
          <w:t>(Weber 1922 [1978]: 261)</w:t>
        </w:r>
        <w:r w:rsidRPr="001405FF">
          <w:fldChar w:fldCharType="end"/>
        </w:r>
        <w:r w:rsidRPr="001405FF">
          <w:t>.</w:t>
        </w:r>
      </w:ins>
    </w:p>
    <w:p w14:paraId="6DF16B46" w14:textId="77777777" w:rsidR="00F8523E" w:rsidRPr="001405FF" w:rsidRDefault="00F8523E">
      <w:pPr>
        <w:pStyle w:val="NoSpacing"/>
        <w:rPr>
          <w:ins w:id="7555" w:author="Mosi Adesina Ifatunji" w:date="2025-08-04T21:04:00Z" w16du:dateUtc="2025-08-05T02:04:00Z"/>
        </w:rPr>
        <w:pPrChange w:id="7556" w:author="Mosi Adesina Ifatunji" w:date="2025-10-26T17:05:00Z" w16du:dateUtc="2025-10-26T22:05:00Z">
          <w:pPr/>
        </w:pPrChange>
      </w:pPr>
    </w:p>
    <w:p w14:paraId="61AD5164" w14:textId="5DA65762" w:rsidR="00F8523E" w:rsidRDefault="00F8523E" w:rsidP="00417DDA">
      <w:pPr>
        <w:pStyle w:val="NoSpacing"/>
        <w:rPr>
          <w:ins w:id="7557" w:author="Mosi Adesina Ifatunji" w:date="2025-08-04T23:26:00Z" w16du:dateUtc="2025-08-05T04:26:00Z"/>
          <w:rStyle w:val="s1"/>
        </w:rPr>
      </w:pPr>
      <w:ins w:id="7558" w:author="Mosi Adesina Ifatunji" w:date="2025-08-04T21:04:00Z" w16du:dateUtc="2025-08-05T02:04:00Z">
        <w:r w:rsidRPr="001405FF">
          <w:t xml:space="preserve">While Max Veber conceded that, the ‘aptitudes, skills and incentives’ of workers were the “primary conditions affecting the maximization of calculable performance” </w:t>
        </w:r>
        <w:r w:rsidRPr="001405FF">
          <w:fldChar w:fldCharType="begin">
            <w:fldData xml:space="preserve">PEVuZE5vdGU+PENpdGU+PEF1dGhvcj5XZWJlcjwvQXV0aG9yPjxZZWFyPjE5MjIgWzE5NzhdPC9Z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</w:fldData>
          </w:fldChar>
        </w:r>
        <w:r w:rsidRPr="001405FF">
          <w:instrText xml:space="preserve"> ADDIN EN.JS.CITE </w:instrText>
        </w:r>
        <w:r w:rsidRPr="001405FF">
          <w:fldChar w:fldCharType="separate"/>
        </w:r>
        <w:r w:rsidRPr="001405FF">
          <w:rPr>
            <w:noProof/>
          </w:rPr>
          <w:t>(Weber 1922 [1978]: 261)</w:t>
        </w:r>
        <w:r w:rsidRPr="001405FF">
          <w:fldChar w:fldCharType="end"/>
        </w:r>
        <w:r w:rsidRPr="001405FF">
          <w:t xml:space="preserve">, he also argued that, “The formalization of rules and procedures is indispensable for maintaining the predictability and order that define bureaucratic administration” </w:t>
        </w:r>
        <w:r w:rsidRPr="001405FF">
          <w:fldChar w:fldCharType="begin">
            <w:fldData xml:space="preserve">PEVuZE5vdGU+PENpdGU+PEF1dGhvcj5XZWJlcjwvQXV0aG9yPjxZZWFyPjE5MjIgWzE5NzhdPC9Z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</w:fldData>
          </w:fldChar>
        </w:r>
        <w:r w:rsidRPr="001405FF">
          <w:instrText xml:space="preserve"> ADDIN EN.JS.CITE </w:instrText>
        </w:r>
        <w:r w:rsidRPr="001405FF">
          <w:fldChar w:fldCharType="separate"/>
        </w:r>
        <w:r w:rsidRPr="001405FF">
          <w:rPr>
            <w:noProof/>
          </w:rPr>
          <w:t>(Weber 1922 [1978]: 325)</w:t>
        </w:r>
        <w:r w:rsidRPr="001405FF">
          <w:fldChar w:fldCharType="end"/>
        </w:r>
        <w:r w:rsidRPr="001405FF">
          <w:rPr>
            <w:rStyle w:val="s1"/>
          </w:rPr>
          <w:t>.</w:t>
        </w:r>
      </w:ins>
    </w:p>
    <w:p w14:paraId="4FFC3FE1" w14:textId="77777777" w:rsidR="00A264A4" w:rsidRDefault="00A264A4" w:rsidP="007B100A">
      <w:pPr>
        <w:keepNext/>
        <w:keepLines/>
        <w:rPr>
          <w:ins w:id="7559" w:author="Mosi Adesina Ifatunji" w:date="2025-08-04T23:43:00Z" w16du:dateUtc="2025-08-05T04:43:00Z"/>
          <w:color w:val="070707"/>
        </w:rPr>
      </w:pPr>
    </w:p>
    <w:p w14:paraId="3BCEFC1F" w14:textId="4BD6575E" w:rsidR="00A264A4" w:rsidRPr="00A264A4" w:rsidRDefault="00A264A4" w:rsidP="007B100A">
      <w:pPr>
        <w:rPr>
          <w:ins w:id="7560" w:author="Mosi Adesina Ifatunji" w:date="2025-08-04T23:43:00Z" w16du:dateUtc="2025-08-05T04:43:00Z"/>
        </w:rPr>
      </w:pPr>
      <w:ins w:id="7561" w:author="Mosi Adesina Ifatunji" w:date="2025-08-04T23:43:00Z" w16du:dateUtc="2025-08-05T04:43:00Z">
        <w:r w:rsidRPr="00A264A4">
          <w:t xml:space="preserve">“schemata of interpretation which allow its users to locate, perceive, identify, and label a seemingly infinite number of occurrences defined in its terms” </w:t>
        </w:r>
        <w:r w:rsidRPr="00A264A4">
          <w:fldChar w:fldCharType="begin">
            <w:fldData xml:space="preserve">PEVuZE5vdGU+PENpdGU+PEF1dGhvcj5Hb2ZmbWFuPC9BdXRob3I+PFllYXI+MTk3NDwvWWVhcj48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</w:fldData>
          </w:fldChar>
        </w:r>
        <w:r w:rsidRPr="00A264A4">
          <w:instrText xml:space="preserve"> ADDIN EN.JS.CITE </w:instrText>
        </w:r>
        <w:r w:rsidRPr="00A264A4">
          <w:fldChar w:fldCharType="separate"/>
        </w:r>
        <w:r w:rsidRPr="00710FA6">
          <w:rPr>
            <w:noProof/>
          </w:rPr>
          <w:t>(Goffman 1974)</w:t>
        </w:r>
        <w:r w:rsidRPr="00A264A4">
          <w:fldChar w:fldCharType="end"/>
        </w:r>
        <w:r w:rsidRPr="00A264A4">
          <w:t>.</w:t>
        </w:r>
      </w:ins>
    </w:p>
    <w:p w14:paraId="04C46A11" w14:textId="23B357D6" w:rsidR="00791DDD" w:rsidRDefault="00791DDD" w:rsidP="007B100A">
      <w:pPr>
        <w:keepNext/>
        <w:keepLines/>
        <w:rPr>
          <w:ins w:id="7562" w:author="Mosi Adesina Ifatunji" w:date="2025-08-04T23:37:00Z" w16du:dateUtc="2025-08-05T04:37:00Z"/>
          <w:color w:val="070707"/>
        </w:rPr>
      </w:pPr>
      <w:ins w:id="7563" w:author="Mosi Adesina Ifatunji" w:date="2025-08-04T23:35:00Z" w16du:dateUtc="2025-08-05T04:35:00Z">
        <w:r w:rsidRPr="00710FA6">
          <w:rPr>
            <w:color w:val="070707"/>
          </w:rPr>
          <w:t xml:space="preserve">This approach also draws on ‘behavioral models’ of the firm, as it emphasizes the impact of bounded rationality on managerial decision making </w:t>
        </w:r>
        <w:r w:rsidRPr="00710FA6">
          <w:rPr>
            <w:color w:val="070707"/>
          </w:rPr>
          <w:fldChar w:fldCharType="begin">
            <w:fldData xml:space="preserve">PEVuZE5vdGU+PENpdGU+PEF1dGhvcj5DeWVydDwvQXV0aG9yPjxZZWFyPjE5NjM8L1llYXI+PFJl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</w:fldData>
          </w:fldChar>
        </w:r>
        <w:r w:rsidRPr="00710FA6">
          <w:rPr>
            <w:color w:val="070707"/>
          </w:rPr>
          <w:instrText xml:space="preserve"> ADDIN EN.JS.CITE </w:instrText>
        </w:r>
        <w:r w:rsidRPr="00710FA6">
          <w:rPr>
            <w:color w:val="070707"/>
          </w:rPr>
        </w:r>
        <w:r w:rsidRPr="00710FA6">
          <w:rPr>
            <w:color w:val="070707"/>
          </w:rPr>
          <w:fldChar w:fldCharType="separate"/>
        </w:r>
      </w:ins>
      <w:r w:rsidR="00167D9D">
        <w:rPr>
          <w:noProof/>
          <w:color w:val="070707"/>
        </w:rPr>
        <w:t>(Cyert and March 1963, Carpenter, Geletkanycz and Sanders 2004, Nielsen 2010)</w:t>
      </w:r>
      <w:ins w:id="7564" w:author="Mosi Adesina Ifatunji" w:date="2025-08-04T23:35:00Z" w16du:dateUtc="2025-08-05T04:35:00Z">
        <w:r w:rsidRPr="00710FA6">
          <w:rPr>
            <w:color w:val="070707"/>
          </w:rPr>
          <w:fldChar w:fldCharType="end"/>
        </w:r>
        <w:r w:rsidRPr="00710FA6">
          <w:rPr>
            <w:color w:val="070707"/>
          </w:rPr>
          <w:t>.</w:t>
        </w:r>
      </w:ins>
    </w:p>
    <w:p w14:paraId="151CB6F5" w14:textId="77777777" w:rsidR="00791DDD" w:rsidRDefault="00791DDD" w:rsidP="007B100A">
      <w:pPr>
        <w:keepNext/>
        <w:keepLines/>
        <w:rPr>
          <w:ins w:id="7565" w:author="Mosi Adesina Ifatunji" w:date="2025-08-04T23:37:00Z" w16du:dateUtc="2025-08-05T04:37:00Z"/>
          <w:color w:val="070707"/>
        </w:rPr>
      </w:pPr>
    </w:p>
    <w:p w14:paraId="0B65A3EB" w14:textId="7C35E13F" w:rsidR="00791DDD" w:rsidRPr="00710FA6" w:rsidRDefault="00791DDD" w:rsidP="007B100A">
      <w:pPr>
        <w:rPr>
          <w:ins w:id="7566" w:author="Mosi Adesina Ifatunji" w:date="2025-08-04T23:37:00Z" w16du:dateUtc="2025-08-05T04:37:00Z"/>
          <w:color w:val="000000"/>
        </w:rPr>
      </w:pPr>
      <w:ins w:id="7567" w:author="Mosi Adesina Ifatunji" w:date="2025-08-04T23:37:00Z" w16du:dateUtc="2025-08-05T04:37:00Z">
        <w:r w:rsidRPr="00B92532">
          <w:t xml:space="preserve">For example, in their paradigm shifting article, “Bringing the Firms Back In,” James Baron and William Bielby proposed that, </w:t>
        </w:r>
        <w:r w:rsidRPr="00B92532">
          <w:rPr>
            <w:color w:val="000000"/>
          </w:rPr>
          <w:t xml:space="preserve">“… </w:t>
        </w:r>
        <w:r w:rsidRPr="00B92532">
          <w:t>work arrangements within the firm … are the focus of most ‘structural’ perspectives on positional stratification; thus, empirical studies grounded at the organizational level are more likely to inform current debates about the ‘structure of work’ than is the growing body of research about structural effects on individual attainment…</w:t>
        </w:r>
        <w:r w:rsidRPr="00B92532">
          <w:rPr>
            <w:color w:val="000000"/>
          </w:rPr>
          <w:t>” </w:t>
        </w:r>
        <w:r w:rsidRPr="00B92532">
          <w:rPr>
            <w:color w:val="000000"/>
          </w:rPr>
          <w:fldChar w:fldCharType="begin">
            <w:fldData xml:space="preserve">PEVuZE5vdGU+PENpdGU+PEF1dGhvcj5CYXJvbjwvQXV0aG9yPjxZZWFyPjE5ODA8L1llYXI+PFJl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</w:fldData>
          </w:fldChar>
        </w:r>
        <w:r w:rsidRPr="00B92532">
          <w:rPr>
            <w:color w:val="000000"/>
          </w:rPr>
          <w:instrText xml:space="preserve"> ADDIN EN.JS.CITE </w:instrText>
        </w:r>
        <w:r w:rsidRPr="00B92532">
          <w:rPr>
            <w:color w:val="000000"/>
          </w:rPr>
        </w:r>
        <w:r w:rsidRPr="00B92532">
          <w:rPr>
            <w:color w:val="000000"/>
          </w:rPr>
          <w:fldChar w:fldCharType="separate"/>
        </w:r>
        <w:r>
          <w:rPr>
            <w:noProof/>
            <w:color w:val="000000"/>
          </w:rPr>
          <w:t>(Baron and Bielby 1980: 737)</w:t>
        </w:r>
        <w:r w:rsidRPr="00B92532">
          <w:rPr>
            <w:color w:val="000000"/>
          </w:rPr>
          <w:fldChar w:fldCharType="end"/>
        </w:r>
        <w:r w:rsidRPr="00B92532">
          <w:rPr>
            <w:color w:val="000000"/>
          </w:rPr>
          <w:t>.</w:t>
        </w:r>
      </w:ins>
    </w:p>
    <w:p w14:paraId="7A50B1DD" w14:textId="77777777" w:rsidR="00791DDD" w:rsidRDefault="00791DDD" w:rsidP="007B100A">
      <w:pPr>
        <w:pStyle w:val="BodyText"/>
        <w:rPr>
          <w:ins w:id="7568" w:author="Mosi Adesina Ifatunji" w:date="2025-08-04T23:28:00Z" w16du:dateUtc="2025-08-05T04:28:00Z"/>
        </w:rPr>
      </w:pPr>
    </w:p>
    <w:p w14:paraId="76BBF4A0" w14:textId="62283491" w:rsidR="001405FF" w:rsidRPr="004624A1" w:rsidRDefault="001405FF" w:rsidP="007B100A">
      <w:pPr>
        <w:rPr>
          <w:ins w:id="7569" w:author="Mosi Adesina Ifatunji" w:date="2025-08-04T23:28:00Z" w16du:dateUtc="2025-08-05T04:28:00Z"/>
          <w:color w:val="070707"/>
        </w:rPr>
      </w:pPr>
      <w:ins w:id="7570" w:author="Mosi Adesina Ifatunji" w:date="2025-08-04T23:28:00Z" w16du:dateUtc="2025-08-05T04:28:00Z">
        <w:r w:rsidRPr="004624A1">
          <w:rPr>
            <w:color w:val="000000"/>
          </w:rPr>
          <w:t>It then</w:t>
        </w:r>
        <w:r w:rsidRPr="00B92532">
          <w:t xml:space="preserve"> re-</w:t>
        </w:r>
        <w:r w:rsidRPr="004624A1">
          <w:rPr>
            <w:color w:val="070707"/>
          </w:rPr>
          <w:t xml:space="preserve">emerged during the last quarter of the twentieth century </w:t>
        </w:r>
        <w:r w:rsidRPr="00B92532">
          <w:fldChar w:fldCharType="begin">
            <w:fldData xml:space="preserve">PEVuZE5vdGU+PENpdGU+PEF1dGhvcj5Ub21hc2tvdmljLURldmV5PC9BdXRob3I+PFllYXI+MjAx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</w:fldData>
          </w:fldChar>
        </w:r>
        <w:r w:rsidRPr="00B92532">
          <w:rPr>
            <w:color w:val="000000" w:themeColor="text1"/>
          </w:rPr>
          <w:instrText xml:space="preserve"> ADDIN EN.JS.CITE </w:instrText>
        </w:r>
        <w:r w:rsidRPr="00B92532">
          <w:fldChar w:fldCharType="separate"/>
        </w:r>
      </w:ins>
      <w:r w:rsidR="00167D9D" w:rsidRPr="00167D9D">
        <w:rPr>
          <w:noProof/>
          <w:color w:val="000000" w:themeColor="text1"/>
        </w:rPr>
        <w:t>(Avent-Holt and Tomaskovic-Devey 2010, Davis 2017, Tomaskovic-Devey and Avent-Holt 2019, Amis et al. 2020)</w:t>
      </w:r>
      <w:ins w:id="7571" w:author="Mosi Adesina Ifatunji" w:date="2025-08-04T23:28:00Z" w16du:dateUtc="2025-08-05T04:28:00Z">
        <w:r w:rsidRPr="00B92532">
          <w:fldChar w:fldCharType="end"/>
        </w:r>
        <w:r w:rsidRPr="004624A1">
          <w:rPr>
            <w:color w:val="070707"/>
          </w:rPr>
          <w:t xml:space="preserve"> and now again in the last decade or two </w:t>
        </w:r>
        <w:r w:rsidRPr="00B92532">
          <w:fldChar w:fldCharType="begin">
            <w:fldData xml:space="preserve">PEVuZE5vdGU+PENpdGU+PEF1dGhvcj5Ub21hc2tvdmljLURldmV5PC9BdXRob3I+PFllYXI+MjAx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</w:fldData>
          </w:fldChar>
        </w:r>
        <w:r w:rsidRPr="00B92532">
          <w:rPr>
            <w:color w:val="000000" w:themeColor="text1"/>
          </w:rPr>
          <w:instrText xml:space="preserve"> ADDIN EN.JS.CITE </w:instrText>
        </w:r>
        <w:r w:rsidRPr="00B92532">
          <w:fldChar w:fldCharType="separate"/>
        </w:r>
      </w:ins>
      <w:r w:rsidR="00167D9D" w:rsidRPr="00167D9D">
        <w:rPr>
          <w:noProof/>
          <w:color w:val="000000" w:themeColor="text1"/>
        </w:rPr>
        <w:t>(Avent-Holt and Tomaskovic-Devey 2010, Davis 2017, Tomaskovic-Devey and Avent-Holt 2019, Amis et al. 2020)</w:t>
      </w:r>
      <w:ins w:id="7572" w:author="Mosi Adesina Ifatunji" w:date="2025-08-04T23:28:00Z" w16du:dateUtc="2025-08-05T04:28:00Z">
        <w:r w:rsidRPr="00B92532">
          <w:fldChar w:fldCharType="end"/>
        </w:r>
        <w:r w:rsidRPr="004624A1">
          <w:rPr>
            <w:color w:val="070707"/>
          </w:rPr>
          <w:t xml:space="preserve">. </w:t>
        </w:r>
        <w:r w:rsidRPr="004624A1">
          <w:rPr>
            <w:color w:val="070707"/>
            <w:highlight w:val="yellow"/>
          </w:rPr>
          <w:t>[Add Tilly and adjust citations to fit the historical scope]</w:t>
        </w:r>
        <w:r w:rsidRPr="004624A1">
          <w:rPr>
            <w:color w:val="070707"/>
          </w:rPr>
          <w:t>.</w:t>
        </w:r>
      </w:ins>
    </w:p>
    <w:p w14:paraId="20870448" w14:textId="77777777" w:rsidR="001405FF" w:rsidRDefault="001405FF" w:rsidP="007B100A">
      <w:pPr>
        <w:pStyle w:val="BodyText"/>
        <w:rPr>
          <w:ins w:id="7573" w:author="Mosi Adesina Ifatunji" w:date="2025-08-04T23:44:00Z" w16du:dateUtc="2025-08-05T04:44:00Z"/>
        </w:rPr>
      </w:pPr>
    </w:p>
    <w:p w14:paraId="7FBF179F" w14:textId="2546C9FF" w:rsidR="00A264A4" w:rsidRPr="00B92532" w:rsidRDefault="00A264A4" w:rsidP="007B100A">
      <w:pPr>
        <w:keepNext/>
        <w:keepLines/>
        <w:rPr>
          <w:ins w:id="7574" w:author="Mosi Adesina Ifatunji" w:date="2025-08-04T23:44:00Z" w16du:dateUtc="2025-08-05T04:44:00Z"/>
        </w:rPr>
      </w:pPr>
      <w:ins w:id="7575" w:author="Mosi Adesina Ifatunji" w:date="2025-08-04T23:44:00Z" w16du:dateUtc="2025-08-05T04:44:00Z">
        <w:r w:rsidRPr="00B92532">
          <w:t xml:space="preserve">“Culture influences action not by providing the ultimate values toward which action is oriented, but by shaping a repertoire or "tool kit" of habits, skills, and styles from which people construct "strategies of action.” </w:t>
        </w:r>
        <w:r w:rsidRPr="00B92532">
          <w:fldChar w:fldCharType="begin">
            <w:fldData xml:space="preserve">PEVuZE5vdGU+PENpdGU+PEF1dGhvcj5Td2lkbGVyPC9BdXRob3I+PFllYXI+MTk4NjwvWWVhcj48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=
</w:fldData>
          </w:fldChar>
        </w:r>
        <w:r w:rsidRPr="00B92532">
          <w:instrText xml:space="preserve"> ADDIN EN.JS.CITE </w:instrText>
        </w:r>
        <w:r w:rsidRPr="00B92532">
          <w:fldChar w:fldCharType="separate"/>
        </w:r>
        <w:r w:rsidRPr="00B92532">
          <w:rPr>
            <w:noProof/>
          </w:rPr>
          <w:t>(Swidler 1986: 273)</w:t>
        </w:r>
        <w:r w:rsidRPr="00B92532">
          <w:fldChar w:fldCharType="end"/>
        </w:r>
      </w:ins>
    </w:p>
    <w:p w14:paraId="7701E707" w14:textId="77777777" w:rsidR="00A264A4" w:rsidRDefault="00A264A4" w:rsidP="007B100A">
      <w:pPr>
        <w:pStyle w:val="BodyText"/>
        <w:rPr>
          <w:ins w:id="7576" w:author="Mosi Adesina Ifatunji" w:date="2025-08-04T23:44:00Z" w16du:dateUtc="2025-08-05T04:44:00Z"/>
        </w:rPr>
      </w:pPr>
    </w:p>
    <w:p w14:paraId="3AE0EB1F" w14:textId="0D023225" w:rsidR="00A264A4" w:rsidRPr="00B92532" w:rsidRDefault="00A264A4" w:rsidP="007B100A">
      <w:pPr>
        <w:keepNext/>
        <w:keepLines/>
        <w:rPr>
          <w:ins w:id="7577" w:author="Mosi Adesina Ifatunji" w:date="2025-08-04T23:44:00Z" w16du:dateUtc="2025-08-05T04:44:00Z"/>
        </w:rPr>
      </w:pPr>
      <w:ins w:id="7578" w:author="Mosi Adesina Ifatunji" w:date="2025-08-04T23:44:00Z" w16du:dateUtc="2025-08-05T04:44:00Z">
        <w:r w:rsidRPr="00B92532">
          <w:t xml:space="preserve">“… fundamental </w:t>
        </w:r>
        <w:r w:rsidRPr="00B92532">
          <w:rPr>
            <w:b/>
            <w:bCs/>
          </w:rPr>
          <w:t>tools</w:t>
        </w:r>
        <w:r w:rsidRPr="00B92532">
          <w:t xml:space="preserve"> of thought…” </w:t>
        </w:r>
        <w:r w:rsidRPr="00B92532">
          <w:fldChar w:fldCharType="begin">
            <w:fldData xml:space="preserve">PEVuZE5vdGU+PENpdGU+PEF1dGhvcj5TZXdlbGw8L0F1dGhvcj48WWVhcj4xOTkyPC9ZZWFyPjxS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</w:fldData>
          </w:fldChar>
        </w:r>
        <w:r w:rsidRPr="00B92532">
          <w:instrText xml:space="preserve"> ADDIN EN.JS.CITE </w:instrText>
        </w:r>
        <w:r w:rsidRPr="00B92532">
          <w:fldChar w:fldCharType="separate"/>
        </w:r>
        <w:r w:rsidRPr="00B92532">
          <w:rPr>
            <w:noProof/>
          </w:rPr>
          <w:t>(Sewell 1992: 7)</w:t>
        </w:r>
        <w:r w:rsidRPr="00B92532">
          <w:fldChar w:fldCharType="end"/>
        </w:r>
        <w:r w:rsidRPr="00B92532">
          <w:t>.</w:t>
        </w:r>
      </w:ins>
    </w:p>
    <w:p w14:paraId="12857E59" w14:textId="77777777" w:rsidR="00A264A4" w:rsidRDefault="00A264A4" w:rsidP="007B100A">
      <w:pPr>
        <w:pStyle w:val="BodyText"/>
        <w:rPr>
          <w:ins w:id="7579" w:author="Mosi Adesina Ifatunji" w:date="2025-08-04T23:46:00Z" w16du:dateUtc="2025-08-05T04:46:00Z"/>
        </w:rPr>
      </w:pPr>
    </w:p>
    <w:p w14:paraId="07BD1905" w14:textId="77777777" w:rsidR="00113FFE" w:rsidRPr="00B92532" w:rsidRDefault="00113FFE" w:rsidP="007B100A">
      <w:pPr>
        <w:keepNext/>
        <w:keepLines/>
        <w:rPr>
          <w:ins w:id="7580" w:author="Mosi Adesina Ifatunji" w:date="2025-08-04T23:46:00Z" w16du:dateUtc="2025-08-05T04:46:00Z"/>
        </w:rPr>
      </w:pPr>
      <w:ins w:id="7581" w:author="Mosi Adesina Ifatunji" w:date="2025-08-04T23:46:00Z" w16du:dateUtc="2025-08-05T04:46:00Z">
        <w:r w:rsidRPr="00B92532">
          <w:t xml:space="preserve">“… knowledge structures that represent objects or events and provide default assumptions about their characteristics, relationships, and entailments under conditions of incomplete information” </w:t>
        </w:r>
        <w:r w:rsidRPr="00B92532">
          <w:rPr>
            <w:highlight w:val="yellow"/>
          </w:rPr>
          <w:t>(DiMaggio 1997:269)</w:t>
        </w:r>
        <w:r w:rsidRPr="00B92532">
          <w:t>.</w:t>
        </w:r>
      </w:ins>
    </w:p>
    <w:p w14:paraId="7C758AFC" w14:textId="77777777" w:rsidR="00113FFE" w:rsidRPr="00B92532" w:rsidRDefault="00113FFE" w:rsidP="007B100A">
      <w:pPr>
        <w:keepNext/>
        <w:keepLines/>
        <w:rPr>
          <w:ins w:id="7582" w:author="Mosi Adesina Ifatunji" w:date="2025-08-04T23:46:00Z" w16du:dateUtc="2025-08-05T04:46:00Z"/>
        </w:rPr>
      </w:pPr>
    </w:p>
    <w:p w14:paraId="4461F243" w14:textId="2D60A6B3" w:rsidR="00113FFE" w:rsidRPr="009C7309" w:rsidRDefault="00113FFE" w:rsidP="007B100A">
      <w:pPr>
        <w:rPr>
          <w:ins w:id="7583" w:author="Mosi Adesina Ifatunji" w:date="2025-08-04T23:46:00Z" w16du:dateUtc="2025-08-05T04:46:00Z"/>
        </w:rPr>
      </w:pPr>
      <w:ins w:id="7584" w:author="Mosi Adesina Ifatunji" w:date="2025-08-04T23:46:00Z" w16du:dateUtc="2025-08-05T04:46:00Z">
        <w:r w:rsidRPr="009C7309">
          <w:fldChar w:fldCharType="begin">
            <w:fldData xml:space="preserve">PEVuZE5vdGU+PENpdGUgQXV0aG9yWWVhcj0iMSI+PEF1dGhvcj5UaWxseTwvQXV0aG9yPjxZZWFy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</w:fldData>
          </w:fldChar>
        </w:r>
        <w:r w:rsidRPr="009C7309">
          <w:instrText xml:space="preserve"> ADDIN EN.JS.CITE </w:instrText>
        </w:r>
        <w:r w:rsidRPr="009C7309">
          <w:fldChar w:fldCharType="separate"/>
        </w:r>
        <w:r w:rsidRPr="009C7309">
          <w:rPr>
            <w:noProof/>
          </w:rPr>
          <w:t>Tilly (1998)</w:t>
        </w:r>
        <w:r w:rsidRPr="009C7309">
          <w:fldChar w:fldCharType="end"/>
        </w:r>
        <w:r w:rsidRPr="009C7309">
          <w:t xml:space="preserve"> argues that schema are fundamental to the operations of organizations, allowing people to work together, while also influencing how firms assign workers to jobs and tasks, which can result in the creation, legitimation and stability of organizational hierarchies </w:t>
        </w:r>
        <w:r w:rsidRPr="009C7309">
          <w:fldChar w:fldCharType="begin">
            <w:fldData xml:space="preserve">PEVuZE5vdGU+PENpdGU+PEF1dGhvcj5CYXJvbjwvQXV0aG9yPjxZZWFyPjE5OTQ8L1llYXI+PFJl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</w:fldData>
          </w:fldChar>
        </w:r>
        <w:r w:rsidRPr="009C7309">
          <w:instrText xml:space="preserve"> ADDIN EN.JS.CITE </w:instrText>
        </w:r>
        <w:r w:rsidRPr="009C7309">
          <w:fldChar w:fldCharType="separate"/>
        </w:r>
      </w:ins>
      <w:r w:rsidR="00167D9D">
        <w:rPr>
          <w:noProof/>
        </w:rPr>
        <w:t>(Baron and Pfeffer 1994, Collins 1997, Ridgeway et al. 1998, Avent-Holt and Tomaskovic-Devey 2010, Wingfield and Alston 2014, DiTomaso 2015, Ray 2019)</w:t>
      </w:r>
      <w:ins w:id="7585" w:author="Mosi Adesina Ifatunji" w:date="2025-08-04T23:46:00Z" w16du:dateUtc="2025-08-05T04:46:00Z">
        <w:r w:rsidRPr="009C7309">
          <w:fldChar w:fldCharType="end"/>
        </w:r>
        <w:r w:rsidRPr="009C7309">
          <w:t>.</w:t>
        </w:r>
      </w:ins>
    </w:p>
    <w:p w14:paraId="7C97D2D2" w14:textId="77777777" w:rsidR="00113FFE" w:rsidRPr="009C7309" w:rsidRDefault="00113FFE" w:rsidP="007B100A">
      <w:pPr>
        <w:rPr>
          <w:ins w:id="7586" w:author="Mosi Adesina Ifatunji" w:date="2025-08-04T23:46:00Z" w16du:dateUtc="2025-08-05T04:46:00Z"/>
        </w:rPr>
      </w:pPr>
    </w:p>
    <w:p w14:paraId="677FC45D" w14:textId="2E5CAD2E" w:rsidR="00113FFE" w:rsidRPr="009C7309" w:rsidRDefault="00113FFE" w:rsidP="007B100A">
      <w:pPr>
        <w:rPr>
          <w:ins w:id="7587" w:author="Mosi Adesina Ifatunji" w:date="2025-08-04T23:46:00Z" w16du:dateUtc="2025-08-05T04:46:00Z"/>
        </w:rPr>
      </w:pPr>
      <w:ins w:id="7588" w:author="Mosi Adesina Ifatunji" w:date="2025-08-04T23:46:00Z" w16du:dateUtc="2025-08-05T04:46:00Z">
        <w:r w:rsidRPr="009C7309">
          <w:t>“[e]</w:t>
        </w:r>
        <w:proofErr w:type="spellStart"/>
        <w:r w:rsidRPr="009C7309">
          <w:t>xploitation</w:t>
        </w:r>
        <w:proofErr w:type="spellEnd"/>
        <w:r w:rsidRPr="009C7309">
          <w:t xml:space="preserve">, opportunity hoarding, emulation, and adaptation converge to favor such a social arrangement” </w:t>
        </w:r>
        <w:r w:rsidRPr="009C7309">
          <w:fldChar w:fldCharType="begin">
            <w:fldData xml:space="preserve">PEVuZE5vdGU+PENpdGU+PEF1dGhvcj5UaWxseTwvQXV0aG9yPjxZZWFyPjE5OTg8L1llYXI+PFJl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</w:fldData>
          </w:fldChar>
        </w:r>
        <w:r w:rsidRPr="009C7309">
          <w:instrText xml:space="preserve"> ADDIN EN.JS.CITE </w:instrText>
        </w:r>
        <w:r w:rsidRPr="009C7309">
          <w:fldChar w:fldCharType="separate"/>
        </w:r>
        <w:r w:rsidRPr="009C7309">
          <w:rPr>
            <w:noProof/>
          </w:rPr>
          <w:t>(Tilly 1998: 59)</w:t>
        </w:r>
        <w:r w:rsidRPr="009C7309">
          <w:fldChar w:fldCharType="end"/>
        </w:r>
        <w:r w:rsidRPr="00B40C0C">
          <w:t>.</w:t>
        </w:r>
      </w:ins>
    </w:p>
    <w:p w14:paraId="3384C66D" w14:textId="77777777" w:rsidR="00113FFE" w:rsidRDefault="00113FFE" w:rsidP="007B100A">
      <w:pPr>
        <w:pStyle w:val="BodyText"/>
        <w:rPr>
          <w:ins w:id="7589" w:author="Mosi Adesina Ifatunji" w:date="2025-08-04T23:26:00Z" w16du:dateUtc="2025-08-05T04:26:00Z"/>
        </w:rPr>
      </w:pPr>
    </w:p>
    <w:p w14:paraId="19F12781" w14:textId="42BA2805" w:rsidR="001405FF" w:rsidRDefault="001405FF" w:rsidP="00417DDA">
      <w:pPr>
        <w:pStyle w:val="NoSpacing"/>
        <w:rPr>
          <w:ins w:id="7590" w:author="Mosi Adesina Ifatunji" w:date="2025-08-04T23:33:00Z" w16du:dateUtc="2025-08-05T04:33:00Z"/>
        </w:rPr>
      </w:pPr>
      <w:ins w:id="7591" w:author="Mosi Adesina Ifatunji" w:date="2025-08-04T23:26:00Z" w16du:dateUtc="2025-08-05T04:26:00Z">
        <w:r w:rsidRPr="001405FF">
          <w:t>“[s]</w:t>
        </w:r>
        <w:proofErr w:type="spellStart"/>
        <w:r w:rsidRPr="001405FF">
          <w:t>ignificant</w:t>
        </w:r>
        <w:proofErr w:type="spellEnd"/>
        <w:r w:rsidRPr="001405FF">
          <w:t xml:space="preserve"> inequalities in advantages among human beings correspond mainly to categorical differences…rather than individual differences” </w:t>
        </w:r>
        <w:r w:rsidRPr="001405FF">
          <w:fldChar w:fldCharType="begin">
            <w:fldData xml:space="preserve">PEVuZE5vdGU+PENpdGU+PEF1dGhvcj5UaWxseTwvQXV0aG9yPjxZZWFyPjE5OTg8L1llYXI+PFJl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==
</w:fldData>
          </w:fldChar>
        </w:r>
        <w:r w:rsidRPr="001405FF">
          <w:instrText xml:space="preserve"> ADDIN EN.JS.CITE </w:instrText>
        </w:r>
        <w:r w:rsidRPr="001405FF">
          <w:fldChar w:fldCharType="separate"/>
        </w:r>
        <w:r w:rsidRPr="00710FA6">
          <w:rPr>
            <w:noProof/>
          </w:rPr>
          <w:t>(Tilly 1998: 7)</w:t>
        </w:r>
        <w:r w:rsidRPr="001405FF">
          <w:fldChar w:fldCharType="end"/>
        </w:r>
        <w:r w:rsidRPr="001405FF">
          <w:t>.</w:t>
        </w:r>
      </w:ins>
    </w:p>
    <w:p w14:paraId="0BDAB4A7" w14:textId="77777777" w:rsidR="00D2509A" w:rsidRDefault="00D2509A" w:rsidP="007B100A">
      <w:pPr>
        <w:pStyle w:val="BodyText"/>
        <w:rPr>
          <w:ins w:id="7592" w:author="Mosi Adesina Ifatunji" w:date="2025-08-04T23:46:00Z" w16du:dateUtc="2025-08-05T04:46:00Z"/>
        </w:rPr>
      </w:pPr>
    </w:p>
    <w:p w14:paraId="3781F42D" w14:textId="77777777" w:rsidR="00113FFE" w:rsidRPr="009C7309" w:rsidRDefault="00113FFE" w:rsidP="007B100A">
      <w:pPr>
        <w:rPr>
          <w:ins w:id="7593" w:author="Mosi Adesina Ifatunji" w:date="2025-08-04T23:46:00Z" w16du:dateUtc="2025-08-05T04:46:00Z"/>
        </w:rPr>
      </w:pPr>
      <w:ins w:id="7594" w:author="Mosi Adesina Ifatunji" w:date="2025-08-04T23:46:00Z" w16du:dateUtc="2025-08-05T04:46:00Z">
        <w:r w:rsidRPr="009C7309">
          <w:rPr>
            <w:highlight w:val="yellow"/>
          </w:rPr>
          <w:lastRenderedPageBreak/>
          <w:t>Tilly notes that inequalities persist as organizations emulate existing structures and adapt them to their specific needs. This helps to “lower the costs of maintaining categorical inequality” by making them seem natural and inevitable</w:t>
        </w:r>
        <w:r w:rsidRPr="009C7309">
          <w:t>”</w:t>
        </w:r>
      </w:ins>
    </w:p>
    <w:p w14:paraId="78DC53A6" w14:textId="77777777" w:rsidR="00113FFE" w:rsidRDefault="00113FFE" w:rsidP="007B100A">
      <w:pPr>
        <w:pStyle w:val="BodyText"/>
        <w:rPr>
          <w:ins w:id="7595" w:author="Mosi Adesina Ifatunji" w:date="2025-08-04T23:33:00Z" w16du:dateUtc="2025-08-05T04:33:00Z"/>
        </w:rPr>
      </w:pPr>
    </w:p>
    <w:p w14:paraId="6BD0E300" w14:textId="53550370" w:rsidR="00D2509A" w:rsidRPr="006904DC" w:rsidRDefault="00D2509A" w:rsidP="007B100A">
      <w:pPr>
        <w:rPr>
          <w:ins w:id="7596" w:author="Mosi Adesina Ifatunji" w:date="2025-08-04T23:33:00Z" w16du:dateUtc="2025-08-05T04:33:00Z"/>
        </w:rPr>
      </w:pPr>
      <w:ins w:id="7597" w:author="Mosi Adesina Ifatunji" w:date="2025-08-04T23:33:00Z" w16du:dateUtc="2025-08-05T04:33:00Z">
        <w:r w:rsidRPr="00710FA6">
          <w:t xml:space="preserve">Since firms rely on shared schematic modifications of these structural-level assumptions to facilitate their operations, including their hiring, evaluation, and promotion practices </w:t>
        </w:r>
        <w:r w:rsidRPr="00710FA6">
          <w:fldChar w:fldCharType="begin">
            <w:fldData xml:space="preserve">PEVuZE5vdGU+PENpdGU+PEF1dGhvcj5UaWxseTwvQXV0aG9yPjxZZWFyPjE5OTg8L1llYXI+PFJl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</w:fldData>
          </w:fldChar>
        </w:r>
        <w:r w:rsidRPr="00710FA6">
          <w:instrText xml:space="preserve"> ADDIN EN.JS.CITE </w:instrText>
        </w:r>
        <w:r w:rsidRPr="00710FA6">
          <w:fldChar w:fldCharType="separate"/>
        </w:r>
        <w:r w:rsidRPr="00710FA6">
          <w:rPr>
            <w:noProof/>
          </w:rPr>
          <w:t>(Tilly 1998)</w:t>
        </w:r>
        <w:r w:rsidRPr="00710FA6">
          <w:fldChar w:fldCharType="end"/>
        </w:r>
        <w:r w:rsidRPr="00710FA6">
          <w:t xml:space="preserve">, more social scientists are recognizing that firms are an important contextual source of inequality operating with variance in societies </w:t>
        </w:r>
        <w:r w:rsidRPr="00710FA6">
          <w:fldChar w:fldCharType="begin">
            <w:fldData xml:space="preserve">PEVuZE5vdGU+PENpdGU+PEF1dGhvcj5CYXJvbjwvQXV0aG9yPjxZZWFyPjE5ODA8L1llYXI+PFJl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</w:fldData>
          </w:fldChar>
        </w:r>
        <w:r w:rsidRPr="00710FA6">
          <w:instrText xml:space="preserve"> ADDIN EN.JS.CITE </w:instrText>
        </w:r>
        <w:r w:rsidRPr="00710FA6">
          <w:fldChar w:fldCharType="separate"/>
        </w:r>
      </w:ins>
      <w:r w:rsidR="00167D9D">
        <w:rPr>
          <w:noProof/>
        </w:rPr>
        <w:t>(Baron and Bielby 1980, Hallett and Ventresca 2006, Davis 2017, Tomaskovic-Devey and Avent-Holt 2019, Amis et al. 2020)</w:t>
      </w:r>
      <w:ins w:id="7598" w:author="Mosi Adesina Ifatunji" w:date="2025-08-04T23:33:00Z" w16du:dateUtc="2025-08-05T04:33:00Z">
        <w:r w:rsidRPr="00710FA6">
          <w:fldChar w:fldCharType="end"/>
        </w:r>
        <w:r w:rsidRPr="00710FA6">
          <w:t>.</w:t>
        </w:r>
      </w:ins>
    </w:p>
    <w:p w14:paraId="2112B93B" w14:textId="77777777" w:rsidR="00D2509A" w:rsidRDefault="00D2509A" w:rsidP="007B100A">
      <w:pPr>
        <w:pStyle w:val="BodyText"/>
        <w:rPr>
          <w:ins w:id="7599" w:author="Mosi Adesina Ifatunji" w:date="2025-08-04T23:36:00Z" w16du:dateUtc="2025-08-05T04:36:00Z"/>
        </w:rPr>
      </w:pPr>
    </w:p>
    <w:p w14:paraId="610467C8" w14:textId="077FB47F" w:rsidR="00791DDD" w:rsidRDefault="00791DDD" w:rsidP="007B100A">
      <w:pPr>
        <w:keepNext/>
        <w:keepLines/>
        <w:rPr>
          <w:ins w:id="7600" w:author="Mosi Adesina Ifatunji" w:date="2025-08-04T23:38:00Z" w16du:dateUtc="2025-08-05T04:38:00Z"/>
        </w:rPr>
      </w:pPr>
      <w:ins w:id="7601" w:author="Mosi Adesina Ifatunji" w:date="2025-08-04T23:36:00Z" w16du:dateUtc="2025-08-05T04:36:00Z">
        <w:r w:rsidRPr="00B92532">
          <w:t xml:space="preserve">Bias and discrimination </w:t>
        </w:r>
        <w:r w:rsidRPr="00B92532">
          <w:rPr>
            <w:i/>
          </w:rPr>
          <w:t>within</w:t>
        </w:r>
        <w:r w:rsidRPr="00B92532">
          <w:t xml:space="preserve"> firms is sometimes explicit </w:t>
        </w:r>
        <w:r w:rsidRPr="00B92532">
          <w:fldChar w:fldCharType="begin">
            <w:fldData xml:space="preserve">PEVuZE5vdGU+PENpdGU+PEF1dGhvcj5Gb3g8L0F1dGhvcj48WWVhcj4yMDA2PC9ZZWFyPjxSZWNO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</w:fldData>
          </w:fldChar>
        </w:r>
        <w:r w:rsidRPr="00B92532">
          <w:instrText xml:space="preserve"> ADDIN EN.JS.CITE </w:instrText>
        </w:r>
        <w:r w:rsidRPr="00B92532">
          <w:fldChar w:fldCharType="separate"/>
        </w:r>
      </w:ins>
      <w:r w:rsidR="00167D9D">
        <w:rPr>
          <w:noProof/>
        </w:rPr>
        <w:t>(Fox and Stallworth 2006, Mong and Roscigno 2010, Daniels and Thornton 2020)</w:t>
      </w:r>
      <w:ins w:id="7602" w:author="Mosi Adesina Ifatunji" w:date="2025-08-04T23:36:00Z" w16du:dateUtc="2025-08-05T04:36:00Z">
        <w:r w:rsidRPr="00B92532">
          <w:fldChar w:fldCharType="end"/>
        </w:r>
        <w:r w:rsidRPr="00B92532">
          <w:t xml:space="preserve">, but it often goes unacknowledged </w:t>
        </w:r>
        <w:r w:rsidRPr="00B92532">
          <w:fldChar w:fldCharType="begin">
            <w:fldData xml:space="preserve">PEVuZE5vdGU+PENpdGU+PEF1dGhvcj5UaWxseTwvQXV0aG9yPjxZZWFyPjE5OTg8L1llYXI+PFJl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==
</w:fldData>
          </w:fldChar>
        </w:r>
        <w:r w:rsidRPr="00B92532">
          <w:instrText xml:space="preserve"> ADDIN EN.JS.CITE </w:instrText>
        </w:r>
        <w:r w:rsidRPr="00B92532">
          <w:fldChar w:fldCharType="separate"/>
        </w:r>
        <w:r>
          <w:rPr>
            <w:noProof/>
          </w:rPr>
          <w:t>(Tilly 1998, Whysall 2018)</w:t>
        </w:r>
        <w:r w:rsidRPr="00B92532">
          <w:fldChar w:fldCharType="end"/>
        </w:r>
        <w:r w:rsidRPr="00B92532">
          <w:t>.</w:t>
        </w:r>
      </w:ins>
    </w:p>
    <w:p w14:paraId="1029514D" w14:textId="77777777" w:rsidR="00791DDD" w:rsidRDefault="00791DDD" w:rsidP="007B100A">
      <w:pPr>
        <w:keepNext/>
        <w:keepLines/>
        <w:rPr>
          <w:ins w:id="7603" w:author="Mosi Adesina Ifatunji" w:date="2025-08-04T23:39:00Z" w16du:dateUtc="2025-08-05T04:39:00Z"/>
        </w:rPr>
      </w:pPr>
    </w:p>
    <w:p w14:paraId="3E38908C" w14:textId="2028B7A5" w:rsidR="00A264A4" w:rsidRPr="00710FA6" w:rsidRDefault="00A264A4" w:rsidP="007B100A">
      <w:pPr>
        <w:rPr>
          <w:ins w:id="7604" w:author="Mosi Adesina Ifatunji" w:date="2025-08-04T23:39:00Z" w16du:dateUtc="2025-08-05T04:39:00Z"/>
        </w:rPr>
      </w:pPr>
      <w:ins w:id="7605" w:author="Mosi Adesina Ifatunji" w:date="2025-08-04T23:39:00Z" w16du:dateUtc="2025-08-05T04:39:00Z">
        <w:r w:rsidRPr="00710FA6">
          <w:t>Categorical distinctions (e.g., race, gender) are mapped onto organizational hierarchies, leading to the institutionalization of inequality. Tilly explains how these distinctions become embedded in labor divisions and resource distributions</w:t>
        </w:r>
        <w:r w:rsidRPr="00710FA6">
          <w:fldChar w:fldCharType="begin"/>
        </w:r>
        <w:r w:rsidRPr="00710FA6">
          <w:instrText>HYPERLINK "https://consensus.app/papers/the-relational-generation-of-workplace-inequalities-tomaskovic-devey/f5aea7c9b1885a04b445c90e9aff8b71/?utm_source=chatgpt" \h</w:instrText>
        </w:r>
        <w:r w:rsidRPr="00710FA6">
          <w:fldChar w:fldCharType="separate"/>
        </w:r>
        <w:r w:rsidRPr="00710FA6">
          <w:t xml:space="preserve"> </w:t>
        </w:r>
        <w:r w:rsidRPr="00710FA6">
          <w:fldChar w:fldCharType="end"/>
        </w:r>
        <w:r w:rsidRPr="00710FA6">
          <w:t xml:space="preserve"> </w:t>
        </w:r>
        <w:r w:rsidRPr="00710FA6">
          <w:fldChar w:fldCharType="begin">
            <w:fldData xml:space="preserve">PEVuZE5vdGU+PENpdGU+PEF1dGhvcj5Ub21hc2tvdmljLURldmV5PC9BdXRob3I+PFllYXI+MjAx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=
</w:fldData>
          </w:fldChar>
        </w:r>
        <w:r w:rsidRPr="00710FA6">
          <w:instrText xml:space="preserve"> ADDIN EN.JS.CITE </w:instrText>
        </w:r>
        <w:r w:rsidRPr="00710FA6">
          <w:fldChar w:fldCharType="separate"/>
        </w:r>
        <w:r w:rsidRPr="00710FA6">
          <w:rPr>
            <w:noProof/>
          </w:rPr>
          <w:t>(Tomaskovic-Devey 2014)</w:t>
        </w:r>
        <w:r w:rsidRPr="00710FA6">
          <w:fldChar w:fldCharType="end"/>
        </w:r>
        <w:r w:rsidRPr="00710FA6">
          <w:t>.</w:t>
        </w:r>
      </w:ins>
    </w:p>
    <w:p w14:paraId="53C4C14D" w14:textId="77777777" w:rsidR="00A264A4" w:rsidRDefault="00A264A4" w:rsidP="007B100A">
      <w:pPr>
        <w:keepNext/>
        <w:keepLines/>
        <w:rPr>
          <w:ins w:id="7606" w:author="Mosi Adesina Ifatunji" w:date="2025-08-04T23:38:00Z" w16du:dateUtc="2025-08-05T04:38:00Z"/>
        </w:rPr>
      </w:pPr>
    </w:p>
    <w:p w14:paraId="6D5C09F9" w14:textId="5F0FD5DE" w:rsidR="00791DDD" w:rsidRDefault="00791DDD" w:rsidP="007B100A">
      <w:pPr>
        <w:rPr>
          <w:ins w:id="7607" w:author="Mosi Adesina Ifatunji" w:date="2025-08-04T23:41:00Z" w16du:dateUtc="2025-08-05T04:41:00Z"/>
        </w:rPr>
      </w:pPr>
      <w:ins w:id="7608" w:author="Mosi Adesina Ifatunji" w:date="2025-08-04T23:38:00Z" w16du:dateUtc="2025-08-05T04:38:00Z">
        <w:r w:rsidRPr="00B92532">
          <w:t xml:space="preserve">Sociologists </w:t>
        </w:r>
        <w:r w:rsidRPr="00710FA6">
          <w:t>returned to</w:t>
        </w:r>
        <w:r w:rsidRPr="00B92532">
          <w:t xml:space="preserve"> making arguments for centering firms in our general study of the labor market during the </w:t>
        </w:r>
        <w:r w:rsidRPr="00710FA6">
          <w:rPr>
            <w:b/>
          </w:rPr>
          <w:t>second part of the twentieth century</w:t>
        </w:r>
        <w:r w:rsidRPr="00B92532">
          <w:t xml:space="preserve"> </w:t>
        </w:r>
        <w:r w:rsidRPr="00B92532">
          <w:fldChar w:fldCharType="begin">
            <w:fldData xml:space="preserve">PEVuZE5vdGU+PENpdGU+PEF1dGhvcj5CYXJvbjwvQXV0aG9yPjxZZWFyPjE5ODA8L1llYXI+PFJl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</w:fldData>
          </w:fldChar>
        </w:r>
        <w:r w:rsidRPr="00B92532">
          <w:instrText xml:space="preserve"> ADDIN EN.JS.CITE </w:instrText>
        </w:r>
        <w:r w:rsidRPr="00B92532">
          <w:fldChar w:fldCharType="separate"/>
        </w:r>
      </w:ins>
      <w:r w:rsidR="00167D9D">
        <w:rPr>
          <w:noProof/>
        </w:rPr>
        <w:t>(Bonacich 1972, Baron and Bielby 1980, Tilly 1998, Tomaskovic-Devey and Avent-Holt 2019)</w:t>
      </w:r>
      <w:ins w:id="7609" w:author="Mosi Adesina Ifatunji" w:date="2025-08-04T23:38:00Z" w16du:dateUtc="2025-08-05T04:38:00Z">
        <w:r w:rsidRPr="00B92532">
          <w:fldChar w:fldCharType="end"/>
        </w:r>
        <w:r w:rsidRPr="00710FA6">
          <w:t>.</w:t>
        </w:r>
      </w:ins>
    </w:p>
    <w:p w14:paraId="71C613EE" w14:textId="77777777" w:rsidR="00A264A4" w:rsidRDefault="00A264A4" w:rsidP="007B100A">
      <w:pPr>
        <w:rPr>
          <w:ins w:id="7610" w:author="Mosi Adesina Ifatunji" w:date="2025-08-04T23:41:00Z" w16du:dateUtc="2025-08-05T04:41:00Z"/>
        </w:rPr>
      </w:pPr>
    </w:p>
    <w:p w14:paraId="53AA72B4" w14:textId="684975A5" w:rsidR="00A264A4" w:rsidRDefault="00A264A4" w:rsidP="007B100A">
      <w:pPr>
        <w:keepNext/>
        <w:keepLines/>
        <w:rPr>
          <w:ins w:id="7611" w:author="Mosi Adesina Ifatunji" w:date="2025-08-04T23:41:00Z" w16du:dateUtc="2025-08-05T04:41:00Z"/>
        </w:rPr>
      </w:pPr>
      <w:ins w:id="7612" w:author="Mosi Adesina Ifatunji" w:date="2025-08-04T23:41:00Z" w16du:dateUtc="2025-08-05T04:41:00Z">
        <w:r w:rsidRPr="00B92532">
          <w:t xml:space="preserve">These unacknowledged </w:t>
        </w:r>
        <w:r w:rsidRPr="00B92532">
          <w:rPr>
            <w:b/>
            <w:bCs/>
          </w:rPr>
          <w:t>schemas</w:t>
        </w:r>
        <w:r w:rsidRPr="00B92532">
          <w:t xml:space="preserve">, or “status beliefs” </w:t>
        </w:r>
        <w:r w:rsidRPr="00B92532">
          <w:fldChar w:fldCharType="begin">
            <w:fldData xml:space="preserve">PEVuZE5vdGU+PENpdGU+PEF1dGhvcj5SaWRnZXdheTwvQXV0aG9yPjxZZWFyPjE5OTg8L1llYXI+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</w:fldData>
          </w:fldChar>
        </w:r>
        <w:r w:rsidRPr="00B92532">
          <w:instrText xml:space="preserve"> ADDIN EN.JS.CITE </w:instrText>
        </w:r>
        <w:r w:rsidRPr="00B92532">
          <w:fldChar w:fldCharType="separate"/>
        </w:r>
        <w:r w:rsidRPr="00B92532">
          <w:rPr>
            <w:noProof/>
          </w:rPr>
          <w:t>(Ridgeway et al. 1998: 348)</w:t>
        </w:r>
        <w:r w:rsidRPr="00B92532">
          <w:fldChar w:fldCharType="end"/>
        </w:r>
        <w:r w:rsidRPr="00B92532">
          <w:t xml:space="preserve"> contain “default assumptions” </w:t>
        </w:r>
        <w:r w:rsidRPr="00B92532">
          <w:fldChar w:fldCharType="begin">
            <w:fldData xml:space="preserve">PEVuZE5vdGU+PENpdGU+PEF1dGhvcj5EaU1hZ2dpbzwvQXV0aG9yPjxZZWFyPjE5OTc8L1llYXI+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</w:fldData>
          </w:fldChar>
        </w:r>
        <w:r w:rsidRPr="00B92532">
          <w:instrText xml:space="preserve"> ADDIN EN.JS.CITE </w:instrText>
        </w:r>
        <w:r w:rsidRPr="00B92532">
          <w:fldChar w:fldCharType="separate"/>
        </w:r>
        <w:r w:rsidRPr="00B92532">
          <w:rPr>
            <w:noProof/>
          </w:rPr>
          <w:t>(DiMaggio 1997: 269)</w:t>
        </w:r>
        <w:r w:rsidRPr="00B92532">
          <w:fldChar w:fldCharType="end"/>
        </w:r>
        <w:r w:rsidRPr="00B92532">
          <w:t xml:space="preserve"> that serve as iconic priors which are embedded at the firm-level, dictating what </w:t>
        </w:r>
        <w:r w:rsidRPr="00B92532">
          <w:rPr>
            <w:i/>
          </w:rPr>
          <w:t>kind</w:t>
        </w:r>
        <w:r w:rsidRPr="00B92532">
          <w:t xml:space="preserve"> of person </w:t>
        </w:r>
        <w:r w:rsidRPr="00B92532">
          <w:rPr>
            <w:i/>
          </w:rPr>
          <w:t>should</w:t>
        </w:r>
        <w:r w:rsidRPr="00B92532">
          <w:t xml:space="preserve"> be in a given job </w:t>
        </w:r>
        <w:r w:rsidRPr="00B92532">
          <w:fldChar w:fldCharType="begin">
            <w:fldData xml:space="preserve">PEVuZE5vdGU+PENpdGU+PEF1dGhvcj5CcnViYWtlcjwvQXV0aG9yPjxZZWFyPjIwMDQ8L1llYXI+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</w:fldData>
          </w:fldChar>
        </w:r>
        <w:r w:rsidRPr="00B92532">
          <w:instrText xml:space="preserve"> ADDIN EN.JS.CITE </w:instrText>
        </w:r>
        <w:r w:rsidRPr="00B92532">
          <w:fldChar w:fldCharType="separate"/>
        </w:r>
      </w:ins>
      <w:r w:rsidR="00167D9D">
        <w:rPr>
          <w:noProof/>
        </w:rPr>
        <w:t>(Brubaker et al. 2004, Lamont, Beljean and Clair 2014)</w:t>
      </w:r>
      <w:ins w:id="7613" w:author="Mosi Adesina Ifatunji" w:date="2025-08-04T23:41:00Z" w16du:dateUtc="2025-08-05T04:41:00Z">
        <w:r w:rsidRPr="00B92532">
          <w:fldChar w:fldCharType="end"/>
        </w:r>
        <w:r w:rsidRPr="00B92532">
          <w:t>.</w:t>
        </w:r>
      </w:ins>
    </w:p>
    <w:p w14:paraId="25204CED" w14:textId="77777777" w:rsidR="00A264A4" w:rsidRDefault="00A264A4" w:rsidP="007B100A">
      <w:pPr>
        <w:keepNext/>
        <w:keepLines/>
        <w:rPr>
          <w:ins w:id="7614" w:author="Mosi Adesina Ifatunji" w:date="2025-08-04T23:41:00Z" w16du:dateUtc="2025-08-05T04:41:00Z"/>
        </w:rPr>
      </w:pPr>
    </w:p>
    <w:p w14:paraId="7DC05301" w14:textId="77777777" w:rsidR="00A264A4" w:rsidRPr="00B92532" w:rsidRDefault="00A264A4" w:rsidP="007B100A">
      <w:pPr>
        <w:rPr>
          <w:ins w:id="7615" w:author="Mosi Adesina Ifatunji" w:date="2025-08-04T23:41:00Z" w16du:dateUtc="2025-08-05T04:41:00Z"/>
        </w:rPr>
      </w:pPr>
      <w:ins w:id="7616" w:author="Mosi Adesina Ifatunji" w:date="2025-08-04T23:41:00Z" w16du:dateUtc="2025-08-05T04:41:00Z">
        <w:r w:rsidRPr="00B92532">
          <w:t xml:space="preserve">In using Gramsci to further develop schema, use this to make the connection: </w:t>
        </w:r>
        <w:r w:rsidRPr="00B92532">
          <w:fldChar w:fldCharType="begin"/>
        </w:r>
        <w:r w:rsidRPr="00B92532">
          <w:instrText>HYPERLINK "https://www-jstor-org.ezproxy.library.wisc.edu/stable/10.1086/597179?searchText=&amp;searchUri=&amp;ab_segments=&amp;searchKey=&amp;refreqid=fastly-default%3A839ba6c4e4f5b35cdc1b384a0bf830ea&amp;initiator=recommender&amp;seq=1"</w:instrText>
        </w:r>
        <w:r w:rsidRPr="00B92532">
          <w:fldChar w:fldCharType="separate"/>
        </w:r>
        <w:r w:rsidRPr="00B92532">
          <w:rPr>
            <w:rStyle w:val="Hyperlink"/>
          </w:rPr>
          <w:t>https://www-jstor-org.ezproxy.library.wisc.edu/stable/10.1086/597179?searchText=&amp;searchUri=&amp;ab_segments=&amp;searchKey=&amp;refreqid=fastly-default%3A839ba6c4e4f5b35cdc1b384a0bf830ea&amp;initiator=recommender&amp;seq=1</w:t>
        </w:r>
        <w:r w:rsidRPr="00B92532">
          <w:fldChar w:fldCharType="end"/>
        </w:r>
      </w:ins>
    </w:p>
    <w:p w14:paraId="4DD0B585" w14:textId="77777777" w:rsidR="00A264A4" w:rsidRDefault="00A264A4" w:rsidP="007B100A">
      <w:pPr>
        <w:keepNext/>
        <w:keepLines/>
        <w:rPr>
          <w:ins w:id="7617" w:author="Mosi Adesina Ifatunji" w:date="2025-08-04T23:45:00Z" w16du:dateUtc="2025-08-05T04:45:00Z"/>
        </w:rPr>
      </w:pPr>
    </w:p>
    <w:p w14:paraId="70A0F22B" w14:textId="77C19F82" w:rsidR="00A264A4" w:rsidRPr="00B92532" w:rsidRDefault="00A264A4" w:rsidP="007B100A">
      <w:pPr>
        <w:keepNext/>
        <w:keepLines/>
        <w:rPr>
          <w:ins w:id="7618" w:author="Mosi Adesina Ifatunji" w:date="2025-08-04T23:45:00Z" w16du:dateUtc="2025-08-05T04:45:00Z"/>
        </w:rPr>
      </w:pPr>
      <w:ins w:id="7619" w:author="Mosi Adesina Ifatunji" w:date="2025-08-04T23:45:00Z" w16du:dateUtc="2025-08-05T04:45:00Z">
        <w:r w:rsidRPr="00B92532">
          <w:t xml:space="preserve">Firms promote the uptake of these schemas </w:t>
        </w:r>
        <w:r w:rsidRPr="00B92532">
          <w:fldChar w:fldCharType="begin">
            <w:fldData xml:space="preserve">PEVuZE5vdGU+PENpdGU+PEF1dGhvcj5QZXJyeTwvQXV0aG9yPjxZZWFyPjE5OTQ8L1llYXI+PFJl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</w:fldData>
          </w:fldChar>
        </w:r>
        <w:r w:rsidRPr="00B92532">
          <w:instrText xml:space="preserve"> ADDIN EN.JS.CITE </w:instrText>
        </w:r>
        <w:r w:rsidRPr="00B92532">
          <w:fldChar w:fldCharType="separate"/>
        </w:r>
        <w:r w:rsidRPr="00B92532">
          <w:rPr>
            <w:noProof/>
          </w:rPr>
          <w:t>(Perry, Davis-Blake and Kulik 1994)</w:t>
        </w:r>
        <w:r w:rsidRPr="00B92532">
          <w:fldChar w:fldCharType="end"/>
        </w:r>
        <w:r w:rsidRPr="00B92532">
          <w:t xml:space="preserve"> fostering the context for repeated observations and social interactions among workers, teaching them which categories matter and the corresponding schema concerning where people belong in the firm hierarchy </w:t>
        </w:r>
        <w:r w:rsidRPr="00B92532" w:rsidDel="0065548F">
          <w:fldChar w:fldCharType="begin"/>
        </w:r>
        <w:r w:rsidRPr="00B92532" w:rsidDel="0065548F">
          <w:fldChar w:fldCharType="separate"/>
        </w:r>
        <w:r w:rsidRPr="00B92532">
          <w:rPr>
            <w:noProof/>
          </w:rPr>
          <w:t>(Baron and Pfeffer 1994; Ridgeway et al. 1998)</w:t>
        </w:r>
        <w:r w:rsidRPr="00B92532" w:rsidDel="0065548F">
          <w:fldChar w:fldCharType="end"/>
        </w:r>
        <w:r w:rsidRPr="00B92532">
          <w:t>.</w:t>
        </w:r>
      </w:ins>
    </w:p>
    <w:p w14:paraId="20869C5F" w14:textId="77777777" w:rsidR="00A264A4" w:rsidRPr="00B92532" w:rsidRDefault="00A264A4" w:rsidP="007B100A">
      <w:pPr>
        <w:keepNext/>
        <w:keepLines/>
        <w:rPr>
          <w:ins w:id="7620" w:author="Mosi Adesina Ifatunji" w:date="2025-08-04T23:45:00Z" w16du:dateUtc="2025-08-05T04:45:00Z"/>
        </w:rPr>
      </w:pPr>
    </w:p>
    <w:p w14:paraId="6729A4E7" w14:textId="77777777" w:rsidR="00A264A4" w:rsidRDefault="00A264A4" w:rsidP="007B100A">
      <w:pPr>
        <w:keepNext/>
        <w:keepLines/>
        <w:rPr>
          <w:ins w:id="7621" w:author="Mosi Adesina Ifatunji" w:date="2025-08-04T23:47:00Z" w16du:dateUtc="2025-08-05T04:47:00Z"/>
        </w:rPr>
      </w:pPr>
      <w:ins w:id="7622" w:author="Mosi Adesina Ifatunji" w:date="2025-08-04T23:45:00Z" w16du:dateUtc="2025-08-05T04:45:00Z">
        <w:r w:rsidRPr="00B92532">
          <w:t>DiMaggio (1997:269) defines schemas as “knowledge structures that represent objects or events and provide default assumptions about their characteristics, relationships, and entailments under conditions of incomplete information” (see also Cerulo 2010)</w:t>
        </w:r>
      </w:ins>
    </w:p>
    <w:p w14:paraId="41300B57" w14:textId="77777777" w:rsidR="00113FFE" w:rsidRDefault="00113FFE" w:rsidP="007B100A">
      <w:pPr>
        <w:keepNext/>
        <w:keepLines/>
        <w:rPr>
          <w:ins w:id="7623" w:author="Mosi Adesina Ifatunji" w:date="2025-08-04T23:47:00Z" w16du:dateUtc="2025-08-05T04:47:00Z"/>
        </w:rPr>
      </w:pPr>
    </w:p>
    <w:p w14:paraId="2E3CB43C" w14:textId="0155F759" w:rsidR="00113FFE" w:rsidRPr="009C7309" w:rsidRDefault="00113FFE" w:rsidP="007B100A">
      <w:pPr>
        <w:rPr>
          <w:ins w:id="7624" w:author="Mosi Adesina Ifatunji" w:date="2025-08-04T23:47:00Z" w16du:dateUtc="2025-08-05T04:47:00Z"/>
        </w:rPr>
      </w:pPr>
      <w:ins w:id="7625" w:author="Mosi Adesina Ifatunji" w:date="2025-08-04T23:47:00Z" w16du:dateUtc="2025-08-05T04:47:00Z">
        <w:r w:rsidRPr="009C7309">
          <w:t xml:space="preserve">“Institutionalists argue that organizations are nested within “institutional logics” </w:t>
        </w:r>
        <w:r w:rsidRPr="009C7309">
          <w:fldChar w:fldCharType="begin">
            <w:fldData xml:space="preserve">PEVuZE5vdGU+PENpdGU+PEF1dGhvcj5UaG9ybnRvbjwvQXV0aG9yPjxZZWFyPjE5OTk8L1llYXI+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</w:fldData>
          </w:fldChar>
        </w:r>
        <w:r w:rsidRPr="009C7309">
          <w:instrText xml:space="preserve"> ADDIN EN.JS.CITE </w:instrText>
        </w:r>
        <w:r w:rsidRPr="009C7309">
          <w:fldChar w:fldCharType="separate"/>
        </w:r>
        <w:r w:rsidRPr="009C7309">
          <w:rPr>
            <w:noProof/>
          </w:rPr>
          <w:t>(Thornton and Ocasio 1999)</w:t>
        </w:r>
        <w:r w:rsidRPr="009C7309">
          <w:fldChar w:fldCharType="end"/>
        </w:r>
        <w:r w:rsidRPr="009C7309">
          <w:t xml:space="preserve"> or “broad, ‘supraorganizational’ logics or ‘symbolic systems’ that order reality” </w:t>
        </w:r>
        <w:r w:rsidRPr="009C7309">
          <w:fldChar w:fldCharType="begin">
            <w:fldData xml:space="preserve">PEVuZE5vdGU+PENpdGU+PEF1dGhvcj5IYWxsZXR0PC9BdXRob3I+PFllYXI+MjAwNjwvWWVhcj48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</w:fldData>
          </w:fldChar>
        </w:r>
        <w:r w:rsidRPr="009C7309">
          <w:instrText xml:space="preserve"> ADDIN EN.JS.CITE </w:instrText>
        </w:r>
        <w:r w:rsidRPr="009C7309">
          <w:fldChar w:fldCharType="separate"/>
        </w:r>
        <w:r>
          <w:rPr>
            <w:noProof/>
          </w:rPr>
          <w:t>(Hallett and Ventresca 2006: 214)</w:t>
        </w:r>
        <w:r w:rsidRPr="009C7309">
          <w:fldChar w:fldCharType="end"/>
        </w:r>
        <w:r w:rsidRPr="009C7309">
          <w:t xml:space="preserve"> [</w:t>
        </w:r>
        <w:r w:rsidRPr="009C7309">
          <w:rPr>
            <w:highlight w:val="yellow"/>
          </w:rPr>
          <w:t xml:space="preserve">quoted from </w:t>
        </w:r>
        <w:r w:rsidRPr="009C7309">
          <w:rPr>
            <w:highlight w:val="yellow"/>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9C7309">
          <w:instrText xml:space="preserve"> ADDIN EN.JS.CITE </w:instrText>
        </w:r>
        <w:r w:rsidRPr="009C7309">
          <w:rPr>
            <w:highlight w:val="yellow"/>
          </w:rPr>
        </w:r>
        <w:r w:rsidRPr="009C7309">
          <w:rPr>
            <w:highlight w:val="yellow"/>
          </w:rPr>
          <w:fldChar w:fldCharType="separate"/>
        </w:r>
        <w:r w:rsidRPr="009C7309">
          <w:rPr>
            <w:noProof/>
            <w:highlight w:val="yellow"/>
          </w:rPr>
          <w:t>(Ray 2019)</w:t>
        </w:r>
        <w:r w:rsidRPr="009C7309">
          <w:rPr>
            <w:highlight w:val="yellow"/>
          </w:rPr>
          <w:fldChar w:fldCharType="end"/>
        </w:r>
        <w:r w:rsidRPr="009C7309">
          <w:t>].</w:t>
        </w:r>
      </w:ins>
    </w:p>
    <w:p w14:paraId="7C8DA51E" w14:textId="77777777" w:rsidR="00791DDD" w:rsidRPr="00D2509A" w:rsidRDefault="00791DDD">
      <w:pPr>
        <w:pStyle w:val="BodyText"/>
        <w:rPr>
          <w:ins w:id="7626" w:author="Mosi Adesina Ifatunji" w:date="2025-08-04T23:26:00Z" w16du:dateUtc="2025-08-05T04:26:00Z"/>
        </w:rPr>
        <w:pPrChange w:id="7627" w:author="Mosi Adesina Ifatunji" w:date="2025-10-21T19:50:00Z" w16du:dateUtc="2025-10-22T00:50:00Z">
          <w:pPr>
            <w:pStyle w:val="NoSpacing"/>
          </w:pPr>
        </w:pPrChange>
      </w:pPr>
    </w:p>
    <w:p w14:paraId="7FE89D8D" w14:textId="77777777" w:rsidR="001405FF" w:rsidRPr="001405FF" w:rsidRDefault="001405FF">
      <w:pPr>
        <w:pStyle w:val="BodyText"/>
        <w:rPr>
          <w:ins w:id="7628" w:author="Mosi Adesina Ifatunji" w:date="2025-08-04T23:22:00Z" w16du:dateUtc="2025-08-05T04:22:00Z"/>
          <w:rPrChange w:id="7629" w:author="Mosi Adesina Ifatunji" w:date="2025-08-04T23:26:00Z" w16du:dateUtc="2025-08-05T04:26:00Z">
            <w:rPr>
              <w:ins w:id="7630" w:author="Mosi Adesina Ifatunji" w:date="2025-08-04T23:22:00Z" w16du:dateUtc="2025-08-05T04:22:00Z"/>
              <w:rStyle w:val="s1"/>
              <w:color w:val="000000" w:themeColor="text1"/>
            </w:rPr>
          </w:rPrChange>
        </w:rPr>
        <w:pPrChange w:id="7631" w:author="Mosi Adesina Ifatunji" w:date="2025-10-21T19:50:00Z" w16du:dateUtc="2025-10-22T00:50:00Z">
          <w:pPr/>
        </w:pPrChange>
      </w:pPr>
    </w:p>
    <w:p w14:paraId="0B53F730" w14:textId="77777777" w:rsidR="003549E2" w:rsidRDefault="003549E2" w:rsidP="00417DDA">
      <w:pPr>
        <w:pStyle w:val="NoSpacing"/>
        <w:rPr>
          <w:ins w:id="7632" w:author="Mosi Adesina Ifatunji" w:date="2025-08-04T23:29:00Z" w16du:dateUtc="2025-08-05T04:29:00Z"/>
          <w:rStyle w:val="s1"/>
        </w:rPr>
      </w:pPr>
    </w:p>
    <w:p w14:paraId="2DB263AB" w14:textId="1EE21E97" w:rsidR="001405FF" w:rsidRDefault="001405FF" w:rsidP="007B100A">
      <w:pPr>
        <w:rPr>
          <w:ins w:id="7633" w:author="Mosi Adesina Ifatunji" w:date="2025-08-04T23:31:00Z" w16du:dateUtc="2025-08-05T04:31:00Z"/>
        </w:rPr>
      </w:pPr>
      <w:ins w:id="7634" w:author="Mosi Adesina Ifatunji" w:date="2025-08-04T23:29:00Z" w16du:dateUtc="2025-08-05T04:29:00Z">
        <w:r w:rsidRPr="004624A1">
          <w:t>This approach allows for an invariant ‘structural intercept,’ (at the level of society)</w:t>
        </w:r>
      </w:ins>
      <w:ins w:id="7635" w:author="Mosi Adesina Ifatunji" w:date="2025-08-04T23:31:00Z" w16du:dateUtc="2025-08-05T04:31:00Z">
        <w:r w:rsidR="00C04AA8">
          <w:t xml:space="preserve"> </w:t>
        </w:r>
        <w:r w:rsidR="00C04AA8" w:rsidRPr="00B92532">
          <w:fldChar w:fldCharType="begin">
            <w:fldData xml:space="preserve">PEVuZE5vdGU+PENpdGU+PEF1dGhvcj5Kb3JkYW48L0F1dGhvcj48WWVhcj4xOTY4PC9ZZWFyPjxS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</w:fldData>
          </w:fldChar>
        </w:r>
        <w:r w:rsidR="00C04AA8" w:rsidRPr="00B92532">
          <w:rPr>
            <w:color w:val="000000"/>
          </w:rPr>
          <w:instrText xml:space="preserve"> ADDIN EN.JS.CITE </w:instrText>
        </w:r>
        <w:r w:rsidR="00C04AA8" w:rsidRPr="00B92532">
          <w:fldChar w:fldCharType="separate"/>
        </w:r>
      </w:ins>
      <w:r w:rsidR="00167D9D" w:rsidRPr="00167D9D">
        <w:rPr>
          <w:noProof/>
          <w:color w:val="000000"/>
        </w:rPr>
        <w:t>(Jordan 1968, Hall 1980, Omi and Winant 1986 [2015], Bonilla-Silva 1997, Mills 1997 [2022], Feagin 2001 [2010], Jung 2015, Ifatunji 2024)</w:t>
      </w:r>
      <w:ins w:id="7636" w:author="Mosi Adesina Ifatunji" w:date="2025-08-04T23:31:00Z" w16du:dateUtc="2025-08-05T04:31:00Z">
        <w:r w:rsidR="00C04AA8" w:rsidRPr="00B92532">
          <w:fldChar w:fldCharType="end"/>
        </w:r>
      </w:ins>
      <w:ins w:id="7637" w:author="Mosi Adesina Ifatunji" w:date="2025-08-04T23:29:00Z" w16du:dateUtc="2025-08-05T04:29:00Z">
        <w:r w:rsidRPr="004624A1">
          <w:t>, while being able to make better inferences about the scope of its effects, by observing variance at the meso-level of analysis.</w:t>
        </w:r>
      </w:ins>
    </w:p>
    <w:p w14:paraId="6BC6BA50" w14:textId="77777777" w:rsidR="00C04AA8" w:rsidRDefault="00C04AA8" w:rsidP="007B100A">
      <w:pPr>
        <w:rPr>
          <w:ins w:id="7638" w:author="Mosi Adesina Ifatunji" w:date="2025-08-04T23:35:00Z" w16du:dateUtc="2025-08-05T04:35:00Z"/>
        </w:rPr>
      </w:pPr>
    </w:p>
    <w:p w14:paraId="653C6150" w14:textId="77777777" w:rsidR="00791DDD" w:rsidRPr="00B92532" w:rsidRDefault="00791DDD" w:rsidP="007B100A">
      <w:pPr>
        <w:rPr>
          <w:ins w:id="7639" w:author="Mosi Adesina Ifatunji" w:date="2025-08-04T23:35:00Z" w16du:dateUtc="2025-08-05T04:35:00Z"/>
          <w:rStyle w:val="s1"/>
        </w:rPr>
      </w:pPr>
      <w:ins w:id="7640" w:author="Mosi Adesina Ifatunji" w:date="2025-08-04T23:35:00Z" w16du:dateUtc="2025-08-05T04:35:00Z">
        <w:r w:rsidRPr="00710FA6">
          <w:rPr>
            <w:rStyle w:val="s1"/>
          </w:rPr>
          <w:t xml:space="preserve">“Organizational theory could benefit from a hostile perspective; it has been altogether too accommodating to organizations and their power.”— </w:t>
        </w:r>
        <w:r w:rsidRPr="00710FA6">
          <w:rPr>
            <w:rStyle w:val="s1"/>
            <w:highlight w:val="yellow"/>
          </w:rPr>
          <w:t>Charles Perrow (1979)</w:t>
        </w:r>
        <w:r w:rsidRPr="00B92532">
          <w:rPr>
            <w:rStyle w:val="s1"/>
          </w:rPr>
          <w:t>.</w:t>
        </w:r>
      </w:ins>
    </w:p>
    <w:p w14:paraId="533CF97F" w14:textId="77777777" w:rsidR="00791DDD" w:rsidRDefault="00791DDD" w:rsidP="007B100A">
      <w:pPr>
        <w:rPr>
          <w:ins w:id="7641" w:author="Mosi Adesina Ifatunji" w:date="2025-08-04T23:31:00Z" w16du:dateUtc="2025-08-05T04:31:00Z"/>
        </w:rPr>
      </w:pPr>
    </w:p>
    <w:p w14:paraId="5543C7BA" w14:textId="478F5B1E" w:rsidR="00C04AA8" w:rsidRPr="004624A1" w:rsidRDefault="00C04AA8" w:rsidP="007B100A">
      <w:pPr>
        <w:rPr>
          <w:ins w:id="7642" w:author="Mosi Adesina Ifatunji" w:date="2025-08-04T23:31:00Z" w16du:dateUtc="2025-08-05T04:31:00Z"/>
        </w:rPr>
      </w:pPr>
      <w:ins w:id="7643" w:author="Mosi Adesina Ifatunji" w:date="2025-08-04T23:31:00Z" w16du:dateUtc="2025-08-05T04:31:00Z">
        <w:r w:rsidRPr="004624A1">
          <w:t xml:space="preserve">… it has been that “Organizational theory scholars typically see organizations as race-neutral bureaucratic structures, while race and ethnicity scholars have largely neglected the role of organizations in the social construction of race” </w:t>
        </w:r>
        <w:r w:rsidRPr="004624A1">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4624A1">
          <w:instrText xml:space="preserve"> ADDIN EN.JS.CITE </w:instrText>
        </w:r>
        <w:r w:rsidRPr="004624A1">
          <w:fldChar w:fldCharType="separate"/>
        </w:r>
        <w:r w:rsidRPr="004624A1">
          <w:rPr>
            <w:noProof/>
          </w:rPr>
          <w:t>(Ray 2019)</w:t>
        </w:r>
        <w:r w:rsidRPr="004624A1">
          <w:fldChar w:fldCharType="end"/>
        </w:r>
        <w:r w:rsidRPr="004624A1">
          <w:t>.</w:t>
        </w:r>
      </w:ins>
    </w:p>
    <w:p w14:paraId="7470910D" w14:textId="77777777" w:rsidR="001405FF" w:rsidRPr="001405FF" w:rsidRDefault="001405FF">
      <w:pPr>
        <w:pStyle w:val="BodyText"/>
        <w:rPr>
          <w:ins w:id="7644" w:author="Mosi Adesina Ifatunji" w:date="2025-08-04T23:27:00Z" w16du:dateUtc="2025-08-05T04:27:00Z"/>
          <w:rPrChange w:id="7645" w:author="Mosi Adesina Ifatunji" w:date="2025-08-04T23:29:00Z" w16du:dateUtc="2025-08-05T04:29:00Z">
            <w:rPr>
              <w:ins w:id="7646" w:author="Mosi Adesina Ifatunji" w:date="2025-08-04T23:27:00Z" w16du:dateUtc="2025-08-05T04:27:00Z"/>
              <w:rStyle w:val="s1"/>
              <w:color w:val="auto"/>
            </w:rPr>
          </w:rPrChange>
        </w:rPr>
        <w:pPrChange w:id="7647" w:author="Mosi Adesina Ifatunji" w:date="2025-10-21T19:50:00Z" w16du:dateUtc="2025-10-22T00:50:00Z">
          <w:pPr>
            <w:pStyle w:val="NoSpacing"/>
          </w:pPr>
        </w:pPrChange>
      </w:pPr>
    </w:p>
    <w:p w14:paraId="06ABAC69" w14:textId="7100EFC6" w:rsidR="001405FF" w:rsidRPr="00B92532" w:rsidRDefault="001405FF" w:rsidP="007B100A">
      <w:pPr>
        <w:rPr>
          <w:ins w:id="7648" w:author="Mosi Adesina Ifatunji" w:date="2025-08-04T23:27:00Z" w16du:dateUtc="2025-08-05T04:27:00Z"/>
        </w:rPr>
      </w:pPr>
      <w:ins w:id="7649" w:author="Mosi Adesina Ifatunji" w:date="2025-08-04T23:27:00Z" w16du:dateUtc="2025-08-05T04:27:00Z">
        <w:r w:rsidRPr="00B92532">
          <w:t xml:space="preserve">“The placement of groups of people in racial categories stemmed initially from the interests of powerful actors in the social system (e.g., the capitalist class, the planter class, colonizers). After racial categories were used to organize social relations in a society, however, race became an independent element of the operation of the social system” </w:t>
        </w:r>
        <w:r w:rsidRPr="00B92532">
          <w:fldChar w:fldCharType="begin">
            <w:fldData xml:space="preserve">PEVuZE5vdGU+PENpdGU+PEF1dGhvcj5TdG9uZTwvQXV0aG9yPjxZZWFyPjE5ODU8L1llYXI+PFJl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</w:fldData>
          </w:fldChar>
        </w:r>
        <w:r w:rsidRPr="00B92532">
          <w:instrText xml:space="preserve"> ADDIN EN.JS.CITE </w:instrText>
        </w:r>
        <w:r w:rsidRPr="00B92532">
          <w:fldChar w:fldCharType="separate"/>
        </w:r>
      </w:ins>
      <w:r w:rsidR="00167D9D">
        <w:rPr>
          <w:noProof/>
        </w:rPr>
        <w:t>(Stone 1985, Bonilla-Silva 1997: 473)</w:t>
      </w:r>
      <w:ins w:id="7650" w:author="Mosi Adesina Ifatunji" w:date="2025-08-04T23:27:00Z" w16du:dateUtc="2025-08-05T04:27:00Z">
        <w:r w:rsidRPr="00B92532">
          <w:fldChar w:fldCharType="end"/>
        </w:r>
        <w:r w:rsidRPr="00B92532">
          <w:t>.</w:t>
        </w:r>
      </w:ins>
    </w:p>
    <w:p w14:paraId="1151EC55" w14:textId="77777777" w:rsidR="001405FF" w:rsidRPr="001405FF" w:rsidRDefault="001405FF">
      <w:pPr>
        <w:pStyle w:val="BodyText"/>
        <w:rPr>
          <w:ins w:id="7651" w:author="Mosi Adesina Ifatunji" w:date="2025-08-04T23:22:00Z" w16du:dateUtc="2025-08-05T04:22:00Z"/>
          <w:rPrChange w:id="7652" w:author="Mosi Adesina Ifatunji" w:date="2025-08-04T23:27:00Z" w16du:dateUtc="2025-08-05T04:27:00Z">
            <w:rPr>
              <w:ins w:id="7653" w:author="Mosi Adesina Ifatunji" w:date="2025-08-04T23:22:00Z" w16du:dateUtc="2025-08-05T04:22:00Z"/>
              <w:rStyle w:val="s1"/>
            </w:rPr>
          </w:rPrChange>
        </w:rPr>
        <w:pPrChange w:id="7654" w:author="Mosi Adesina Ifatunji" w:date="2025-10-21T19:50:00Z" w16du:dateUtc="2025-10-22T00:50:00Z">
          <w:pPr/>
        </w:pPrChange>
      </w:pPr>
    </w:p>
    <w:p w14:paraId="109A2CF0" w14:textId="09015BD8" w:rsidR="003549E2" w:rsidRPr="001405FF" w:rsidRDefault="003549E2">
      <w:pPr>
        <w:pStyle w:val="NoSpacing"/>
        <w:rPr>
          <w:ins w:id="7655" w:author="Mosi Adesina Ifatunji" w:date="2025-08-04T23:22:00Z" w16du:dateUtc="2025-08-05T04:22:00Z"/>
          <w:rStyle w:val="s1"/>
        </w:rPr>
        <w:pPrChange w:id="7656" w:author="Mosi Adesina Ifatunji" w:date="2025-10-26T17:05:00Z" w16du:dateUtc="2025-10-26T22:05:00Z">
          <w:pPr/>
        </w:pPrChange>
      </w:pPr>
      <w:ins w:id="7657" w:author="Mosi Adesina Ifatunji" w:date="2025-08-04T23:24:00Z" w16du:dateUtc="2025-08-05T04:24:00Z">
        <w:r w:rsidRPr="001405FF">
          <w:rPr>
            <w:rStyle w:val="s1"/>
          </w:rPr>
          <w:t xml:space="preserve">“The position is essentially that the racial lines as drawn in a society are followed in the allocation of racial members inside the industrial structure. If the racial patterning in the society has assigned the races to different social positions, defining the appropriate forms of association between them, outlining the kinds of authority, prestige and power allowable to each, indicating the kinds of privilege which attend their respective social positions, and establishing clear schemes of deferential relations, this general pattern of relationship is carried over into the industrial structure. The pattern comes to define the types of occupation into which racial members may enter, the types from which they are excluded, and those which do not befit them; it determines who is given access to training and acquisition of </w:t>
        </w:r>
        <w:r w:rsidRPr="001405FF">
          <w:rPr>
            <w:rStyle w:val="s1"/>
          </w:rPr>
          <w:lastRenderedPageBreak/>
          <w:t xml:space="preserve">skills; it structures the lines of promotion, establishing ceilings or 'dead-ends' corresponding to the general social position of subordinate racial groups; it allocates positions of authority corresponding to the distribution of authority among the racial groups in the general society; it severely limits new forms of association which are not consonant with the general racial code; it exercises particular control over the managerial field, the area of representatives of industry to the outside public, and the field of entrepreneurial activity” </w:t>
        </w:r>
      </w:ins>
      <w:r w:rsidRPr="001405FF">
        <w:rPr>
          <w:rStyle w:val="s1"/>
        </w:rPr>
        <w:fldChar w:fldCharType="begin">
          <w:fldData xml:space="preserve">PEVuZE5vdGU+PENpdGU+PEF1dGhvcj5CbHVtZXI8L0F1dGhvcj48WWVhcj4xOTY1PC9ZZWFyPjxS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</w:fldData>
        </w:fldChar>
      </w:r>
      <w:r w:rsidRPr="001405FF">
        <w:rPr>
          <w:rStyle w:val="s1"/>
        </w:rPr>
        <w:instrText xml:space="preserve"> ADDIN EN.JS.CITE </w:instrText>
      </w:r>
      <w:r w:rsidRPr="001405FF">
        <w:rPr>
          <w:rStyle w:val="s1"/>
        </w:rPr>
      </w:r>
      <w:r w:rsidRPr="001405FF">
        <w:rPr>
          <w:rStyle w:val="s1"/>
        </w:rPr>
        <w:fldChar w:fldCharType="separate"/>
      </w:r>
      <w:r w:rsidRPr="001405FF">
        <w:rPr>
          <w:rStyle w:val="s1"/>
          <w:noProof/>
        </w:rPr>
        <w:t>(Blumer 1965: 241)</w:t>
      </w:r>
      <w:r w:rsidRPr="001405FF">
        <w:rPr>
          <w:rStyle w:val="s1"/>
        </w:rPr>
        <w:fldChar w:fldCharType="end"/>
      </w:r>
      <w:ins w:id="7658" w:author="Mosi Adesina Ifatunji" w:date="2025-08-04T23:26:00Z" w16du:dateUtc="2025-08-05T04:26:00Z">
        <w:r w:rsidRPr="001405FF">
          <w:rPr>
            <w:rStyle w:val="s1"/>
          </w:rPr>
          <w:t>.</w:t>
        </w:r>
      </w:ins>
    </w:p>
    <w:p w14:paraId="682AB04D" w14:textId="77777777" w:rsidR="003549E2" w:rsidRPr="001405FF" w:rsidRDefault="003549E2">
      <w:pPr>
        <w:pStyle w:val="NoSpacing"/>
        <w:rPr>
          <w:ins w:id="7659" w:author="Mosi Adesina Ifatunji" w:date="2025-08-04T23:17:00Z" w16du:dateUtc="2025-08-05T04:17:00Z"/>
          <w:rStyle w:val="s1"/>
        </w:rPr>
        <w:pPrChange w:id="7660" w:author="Mosi Adesina Ifatunji" w:date="2025-10-26T17:05:00Z" w16du:dateUtc="2025-10-26T22:05:00Z">
          <w:pPr/>
        </w:pPrChange>
      </w:pPr>
    </w:p>
    <w:p w14:paraId="06B66BDC" w14:textId="24B9FA0B" w:rsidR="00A264A4" w:rsidRDefault="001405FF" w:rsidP="007B100A">
      <w:pPr>
        <w:rPr>
          <w:ins w:id="7661" w:author="Mosi Adesina Ifatunji" w:date="2025-08-04T23:39:00Z" w16du:dateUtc="2025-08-05T04:39:00Z"/>
        </w:rPr>
      </w:pPr>
      <w:ins w:id="7662" w:author="Mosi Adesina Ifatunji" w:date="2025-08-04T23:29:00Z" w16du:dateUtc="2025-08-05T04:29:00Z">
        <w:r w:rsidRPr="006904DC">
          <w:t xml:space="preserve">“The structures of capitalist society include both a mode of production based on private property and profit and a mode of labor organization based on workplace solidarity” </w:t>
        </w:r>
        <w:r w:rsidRPr="006904DC">
          <w:fldChar w:fldCharType="begin">
            <w:fldData xml:space="preserve">PEVuZE5vdGU+PENpdGU+PEF1dGhvcj5TZXdlbGw8L0F1dGhvcj48WWVhcj4xOTkyPC9ZZWFyPjxS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</w:fldData>
          </w:fldChar>
        </w:r>
        <w:r w:rsidRPr="006904DC">
          <w:instrText xml:space="preserve"> ADDIN EN.JS.CITE </w:instrText>
        </w:r>
        <w:r w:rsidRPr="006904DC">
          <w:fldChar w:fldCharType="separate"/>
        </w:r>
        <w:r w:rsidRPr="00710FA6">
          <w:rPr>
            <w:noProof/>
          </w:rPr>
          <w:t>(Sewell 1992: 19)</w:t>
        </w:r>
        <w:r w:rsidRPr="006904DC">
          <w:fldChar w:fldCharType="end"/>
        </w:r>
        <w:r w:rsidRPr="006904DC">
          <w:t>.</w:t>
        </w:r>
      </w:ins>
    </w:p>
    <w:p w14:paraId="17B0F774" w14:textId="3F5C7BEB" w:rsidR="00A264A4" w:rsidRPr="00B92532" w:rsidRDefault="00DE502C">
      <w:pPr>
        <w:rPr>
          <w:ins w:id="7663" w:author="Mosi Adesina Ifatunji" w:date="2025-08-04T22:59:00Z" w16du:dateUtc="2025-08-05T03:59:00Z"/>
        </w:rPr>
        <w:pPrChange w:id="7664" w:author="Mosi Adesina Ifatunji" w:date="2025-10-21T19:50:00Z" w16du:dateUtc="2025-10-22T00:50:00Z">
          <w:pPr>
            <w:spacing w:before="100" w:beforeAutospacing="1" w:after="100" w:afterAutospacing="1"/>
          </w:pPr>
        </w:pPrChange>
      </w:pPr>
      <w:del w:id="7665" w:author="Mosi Adesina Ifatunji" w:date="2025-08-04T23:33:00Z" w16du:dateUtc="2025-08-05T04:33:00Z">
        <w:r w:rsidRPr="006904DC" w:rsidDel="00D2509A">
          <w:rPr>
            <w:rPrChange w:id="7666" w:author="Mosi Adesina Ifatunji" w:date="2025-07-24T19:28:00Z" w16du:dateUtc="2025-07-25T00:28:00Z">
              <w:rPr>
                <w:sz w:val="22"/>
                <w:szCs w:val="22"/>
              </w:rPr>
            </w:rPrChange>
          </w:rPr>
          <w:fldChar w:fldCharType="begin">
            <w:fldData xml:space="preserve">PEVuZE5vdGU+PENpdGU+PEF1dGhvcj5UaWxseTwvQXV0aG9yPjxZZWFyPjE5OTg8L1llYXI+PFJl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</w:fldData>
          </w:fldChar>
        </w:r>
        <w:r w:rsidRPr="006904DC" w:rsidDel="00D2509A">
          <w:rPr>
            <w:rPrChange w:id="7667" w:author="Mosi Adesina Ifatunji" w:date="2025-07-24T19:28:00Z" w16du:dateUtc="2025-07-25T00:28:00Z">
              <w:rPr>
                <w:sz w:val="22"/>
                <w:szCs w:val="22"/>
              </w:rPr>
            </w:rPrChange>
          </w:rPr>
          <w:delInstrText xml:space="preserve"> ADDIN EN.JS.CITE </w:delInstrText>
        </w:r>
        <w:r w:rsidRPr="006904DC" w:rsidDel="00D2509A">
          <w:rPr>
            <w:rPrChange w:id="7668" w:author="Mosi Adesina Ifatunji" w:date="2025-07-24T19:28:00Z" w16du:dateUtc="2025-07-25T00:28:00Z">
              <w:rPr>
                <w:sz w:val="22"/>
                <w:szCs w:val="22"/>
              </w:rPr>
            </w:rPrChange>
          </w:rPr>
          <w:fldChar w:fldCharType="separate"/>
        </w:r>
        <w:r w:rsidRPr="006904DC" w:rsidDel="00D2509A">
          <w:rPr>
            <w:rPrChange w:id="7669" w:author="Mosi Adesina Ifatunji" w:date="2025-07-24T19:28:00Z" w16du:dateUtc="2025-07-25T00:28:00Z">
              <w:rPr>
                <w:noProof/>
                <w:sz w:val="22"/>
                <w:szCs w:val="22"/>
              </w:rPr>
            </w:rPrChange>
          </w:rPr>
          <w:delText>(Tilly 1998)</w:delText>
        </w:r>
        <w:r w:rsidRPr="006904DC" w:rsidDel="00D2509A">
          <w:rPr>
            <w:rPrChange w:id="7670" w:author="Mosi Adesina Ifatunji" w:date="2025-07-24T19:28:00Z" w16du:dateUtc="2025-07-25T00:28:00Z">
              <w:rPr>
                <w:sz w:val="22"/>
                <w:szCs w:val="22"/>
              </w:rPr>
            </w:rPrChange>
          </w:rPr>
          <w:fldChar w:fldCharType="end"/>
        </w:r>
        <w:r w:rsidR="00A34F27" w:rsidRPr="006904DC" w:rsidDel="00D2509A">
          <w:rPr>
            <w:rPrChange w:id="7671" w:author="Mosi Adesina Ifatunji" w:date="2025-07-24T19:28:00Z" w16du:dateUtc="2025-07-25T00:28:00Z">
              <w:rPr>
                <w:sz w:val="22"/>
                <w:szCs w:val="22"/>
              </w:rPr>
            </w:rPrChange>
          </w:rPr>
          <w:fldChar w:fldCharType="begin">
            <w:fldData xml:space="preserve">PEVuZE5vdGU+PENpdGU+PEF1dGhvcj5CYXJvbjwvQXV0aG9yPjxZZWFyPjE5ODA8L1llYXI+PFJl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</w:fldData>
          </w:fldChar>
        </w:r>
        <w:r w:rsidR="00A34F27" w:rsidRPr="006904DC" w:rsidDel="00D2509A">
          <w:rPr>
            <w:rPrChange w:id="7672" w:author="Mosi Adesina Ifatunji" w:date="2025-07-24T19:28:00Z" w16du:dateUtc="2025-07-25T00:28:00Z">
              <w:rPr>
                <w:sz w:val="22"/>
                <w:szCs w:val="22"/>
              </w:rPr>
            </w:rPrChange>
          </w:rPr>
          <w:delInstrText xml:space="preserve"> ADDIN EN.JS.CITE </w:delInstrText>
        </w:r>
        <w:r w:rsidR="00A34F27" w:rsidRPr="006904DC" w:rsidDel="00D2509A">
          <w:rPr>
            <w:rPrChange w:id="7673" w:author="Mosi Adesina Ifatunji" w:date="2025-07-24T19:28:00Z" w16du:dateUtc="2025-07-25T00:28:00Z">
              <w:rPr>
                <w:sz w:val="22"/>
                <w:szCs w:val="22"/>
              </w:rPr>
            </w:rPrChange>
          </w:rPr>
          <w:fldChar w:fldCharType="separate"/>
        </w:r>
        <w:r w:rsidR="008B7FC0" w:rsidRPr="006904DC" w:rsidDel="00D2509A">
          <w:rPr>
            <w:rPrChange w:id="7674" w:author="Mosi Adesina Ifatunji" w:date="2025-07-24T19:28:00Z" w16du:dateUtc="2025-07-25T00:28:00Z">
              <w:rPr>
                <w:noProof/>
              </w:rPr>
            </w:rPrChange>
          </w:rPr>
          <w:delText>(Baron and Bielby 1980, Hallett and Ventresca 2006, Davis 2017, Tomaskovic-Devey and Avent-Holt 2019, Amis et al. 2020)</w:delText>
        </w:r>
        <w:r w:rsidR="00A34F27" w:rsidRPr="006904DC" w:rsidDel="00D2509A">
          <w:rPr>
            <w:rPrChange w:id="7675" w:author="Mosi Adesina Ifatunji" w:date="2025-07-24T19:28:00Z" w16du:dateUtc="2025-07-25T00:28:00Z">
              <w:rPr>
                <w:sz w:val="22"/>
                <w:szCs w:val="22"/>
              </w:rPr>
            </w:rPrChange>
          </w:rPr>
          <w:fldChar w:fldCharType="end"/>
        </w:r>
      </w:del>
      <w:del w:id="7676" w:author="Mosi Adesina Ifatunji" w:date="2025-07-16T11:06:00Z" w16du:dateUtc="2025-07-16T16:06:00Z">
        <w:r w:rsidR="002114DC" w:rsidRPr="006904DC" w:rsidDel="00F91FAA">
          <w:rPr>
            <w:rPrChange w:id="7677" w:author="Mosi Adesina Ifatunji" w:date="2025-07-24T19:28:00Z" w16du:dateUtc="2025-07-25T00:28:00Z">
              <w:rPr>
                <w:rStyle w:val="s1"/>
                <w:sz w:val="22"/>
                <w:szCs w:val="22"/>
              </w:rPr>
            </w:rPrChange>
          </w:rPr>
          <w:fldChar w:fldCharType="begin">
            <w:fldData xml:space="preserve">PEVuZE5vdGU+PENpdGU+PEF1dGhvcj5XZWJlcjwvQXV0aG9yPjxZZWFyPjE5MjIgWzE5NzhdPC9Z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=
</w:fldData>
          </w:fldChar>
        </w:r>
        <w:r w:rsidR="002114DC" w:rsidRPr="006904DC" w:rsidDel="00F91FAA">
          <w:rPr>
            <w:rPrChange w:id="7678" w:author="Mosi Adesina Ifatunji" w:date="2025-07-24T19:28:00Z" w16du:dateUtc="2025-07-25T00:28:00Z">
              <w:rPr>
                <w:rStyle w:val="s1"/>
                <w:sz w:val="22"/>
                <w:szCs w:val="22"/>
              </w:rPr>
            </w:rPrChange>
          </w:rPr>
          <w:delInstrText xml:space="preserve"> ADDIN EN.JS.CITE </w:delInstrText>
        </w:r>
        <w:r w:rsidR="002114DC" w:rsidRPr="006904DC" w:rsidDel="00F91FAA">
          <w:rPr>
            <w:rPrChange w:id="7679" w:author="Mosi Adesina Ifatunji" w:date="2025-07-24T19:28:00Z" w16du:dateUtc="2025-07-25T00:28:00Z">
              <w:rPr>
                <w:rStyle w:val="s1"/>
                <w:sz w:val="22"/>
                <w:szCs w:val="22"/>
              </w:rPr>
            </w:rPrChange>
          </w:rPr>
          <w:fldChar w:fldCharType="separate"/>
        </w:r>
        <w:r w:rsidR="00052F5B" w:rsidRPr="006904DC" w:rsidDel="00F91FAA">
          <w:rPr>
            <w:rPrChange w:id="7680" w:author="Mosi Adesina Ifatunji" w:date="2025-07-24T19:28:00Z" w16du:dateUtc="2025-07-25T00:28:00Z">
              <w:rPr>
                <w:rStyle w:val="s1"/>
                <w:noProof/>
                <w:sz w:val="22"/>
                <w:szCs w:val="22"/>
              </w:rPr>
            </w:rPrChange>
          </w:rPr>
          <w:delText>(Weber 1922 [1978]: 325)</w:delText>
        </w:r>
        <w:r w:rsidR="002114DC" w:rsidRPr="006904DC" w:rsidDel="00F91FAA">
          <w:rPr>
            <w:rPrChange w:id="7681" w:author="Mosi Adesina Ifatunji" w:date="2025-07-24T19:28:00Z" w16du:dateUtc="2025-07-25T00:28:00Z">
              <w:rPr>
                <w:rStyle w:val="s1"/>
                <w:sz w:val="22"/>
                <w:szCs w:val="22"/>
              </w:rPr>
            </w:rPrChange>
          </w:rPr>
          <w:fldChar w:fldCharType="end"/>
        </w:r>
      </w:del>
      <w:del w:id="7682" w:author="Mosi Adesina Ifatunji" w:date="2025-08-04T21:03:00Z" w16du:dateUtc="2025-08-05T02:03:00Z">
        <w:r w:rsidR="00066805" w:rsidRPr="006904DC" w:rsidDel="00F8523E">
          <w:rPr>
            <w:rPrChange w:id="7683" w:author="Mosi Adesina Ifatunji" w:date="2025-07-24T19:28:00Z" w16du:dateUtc="2025-07-25T00:28:00Z">
              <w:rPr>
                <w:rStyle w:val="s1"/>
                <w:sz w:val="22"/>
                <w:szCs w:val="22"/>
              </w:rPr>
            </w:rPrChange>
          </w:rPr>
          <w:fldChar w:fldCharType="begin">
            <w:fldData xml:space="preserve">PEVuZE5vdGU+PENpdGU+PEF1dGhvcj5XZWJlcjwvQXV0aG9yPjxZZWFyPjE5MjIgWzE5NzhdPC9Z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=
</w:fldData>
          </w:fldChar>
        </w:r>
        <w:r w:rsidR="00066805" w:rsidRPr="006904DC" w:rsidDel="00F8523E">
          <w:rPr>
            <w:rPrChange w:id="7684" w:author="Mosi Adesina Ifatunji" w:date="2025-07-24T19:28:00Z" w16du:dateUtc="2025-07-25T00:28:00Z">
              <w:rPr>
                <w:rStyle w:val="s1"/>
                <w:sz w:val="22"/>
                <w:szCs w:val="22"/>
              </w:rPr>
            </w:rPrChange>
          </w:rPr>
          <w:delInstrText xml:space="preserve"> ADDIN EN.JS.CITE </w:delInstrText>
        </w:r>
        <w:r w:rsidR="00066805" w:rsidRPr="006904DC" w:rsidDel="00F8523E">
          <w:rPr>
            <w:rPrChange w:id="7685" w:author="Mosi Adesina Ifatunji" w:date="2025-07-24T19:28:00Z" w16du:dateUtc="2025-07-25T00:28:00Z">
              <w:rPr>
                <w:rStyle w:val="s1"/>
                <w:sz w:val="22"/>
                <w:szCs w:val="22"/>
              </w:rPr>
            </w:rPrChange>
          </w:rPr>
          <w:fldChar w:fldCharType="separate"/>
        </w:r>
        <w:r w:rsidR="005B3E92" w:rsidRPr="006904DC" w:rsidDel="00F8523E">
          <w:rPr>
            <w:rPrChange w:id="7686" w:author="Mosi Adesina Ifatunji" w:date="2025-07-24T19:28:00Z" w16du:dateUtc="2025-07-25T00:28:00Z">
              <w:rPr>
                <w:rStyle w:val="s1"/>
                <w:noProof/>
                <w:sz w:val="22"/>
                <w:szCs w:val="22"/>
              </w:rPr>
            </w:rPrChange>
          </w:rPr>
          <w:delText>(Weber 1922 [1978]: 261)</w:delText>
        </w:r>
        <w:r w:rsidR="00066805" w:rsidRPr="006904DC" w:rsidDel="00F8523E">
          <w:rPr>
            <w:rPrChange w:id="7687" w:author="Mosi Adesina Ifatunji" w:date="2025-07-24T19:28:00Z" w16du:dateUtc="2025-07-25T00:28:00Z">
              <w:rPr>
                <w:rStyle w:val="s1"/>
                <w:sz w:val="22"/>
                <w:szCs w:val="22"/>
              </w:rPr>
            </w:rPrChange>
          </w:rPr>
          <w:fldChar w:fldCharType="end"/>
        </w:r>
      </w:del>
      <w:del w:id="7688" w:author="Mosi Adesina Ifatunji" w:date="2025-08-04T23:30:00Z" w16du:dateUtc="2025-08-05T04:30:00Z">
        <w:r w:rsidR="003877BB" w:rsidRPr="006B17C5" w:rsidDel="00C04AA8">
          <w:rPr>
            <w:rStyle w:val="s1"/>
            <w:rPrChange w:id="7689" w:author="Mosi Adesina Ifatunji" w:date="2025-07-17T11:52:00Z" w16du:dateUtc="2025-07-17T16:52:00Z">
              <w:rPr>
                <w:rStyle w:val="s1"/>
                <w:sz w:val="22"/>
                <w:szCs w:val="22"/>
              </w:rPr>
            </w:rPrChange>
          </w:rPr>
          <w:fldChar w:fldCharType="begin">
            <w:fldData xml:space="preserve">PEVuZE5vdGU+PENpdGU+PEF1dGhvcj5NYXlvPC9BdXRob3I+PFllYXI+MTkzMyBbMjAwNV08L1ll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</w:fldData>
          </w:fldChar>
        </w:r>
        <w:r w:rsidR="003877BB" w:rsidRPr="006B17C5" w:rsidDel="00C04AA8">
          <w:rPr>
            <w:rStyle w:val="s1"/>
            <w:rPrChange w:id="7690" w:author="Mosi Adesina Ifatunji" w:date="2025-07-17T11:52:00Z" w16du:dateUtc="2025-07-17T16:52:00Z">
              <w:rPr>
                <w:rStyle w:val="s1"/>
                <w:sz w:val="22"/>
                <w:szCs w:val="22"/>
              </w:rPr>
            </w:rPrChange>
          </w:rPr>
          <w:delInstrText xml:space="preserve"> ADDIN EN.JS.CITE </w:delInstrText>
        </w:r>
        <w:r w:rsidR="003877BB" w:rsidRPr="005D6882" w:rsidDel="00C04AA8">
          <w:rPr>
            <w:rStyle w:val="s1"/>
          </w:rPr>
        </w:r>
        <w:r w:rsidR="003877BB" w:rsidRPr="006B17C5" w:rsidDel="00C04AA8">
          <w:rPr>
            <w:rStyle w:val="s1"/>
            <w:rPrChange w:id="7691" w:author="Mosi Adesina Ifatunji" w:date="2025-07-17T11:52:00Z" w16du:dateUtc="2025-07-17T16:52:00Z">
              <w:rPr>
                <w:rStyle w:val="s1"/>
                <w:sz w:val="22"/>
                <w:szCs w:val="22"/>
              </w:rPr>
            </w:rPrChange>
          </w:rPr>
          <w:fldChar w:fldCharType="separate"/>
        </w:r>
        <w:r w:rsidR="006566C4" w:rsidRPr="006B17C5" w:rsidDel="00C04AA8">
          <w:rPr>
            <w:rStyle w:val="s1"/>
            <w:noProof/>
            <w:rPrChange w:id="7692" w:author="Mosi Adesina Ifatunji" w:date="2025-07-17T11:52:00Z" w16du:dateUtc="2025-07-17T16:52:00Z">
              <w:rPr>
                <w:rStyle w:val="s1"/>
                <w:noProof/>
                <w:sz w:val="22"/>
                <w:szCs w:val="22"/>
              </w:rPr>
            </w:rPrChange>
          </w:rPr>
          <w:delText>(Mayo 1933 [2005])</w:delText>
        </w:r>
        <w:r w:rsidR="003877BB" w:rsidRPr="006B17C5" w:rsidDel="00C04AA8">
          <w:rPr>
            <w:rStyle w:val="s1"/>
            <w:rPrChange w:id="7693" w:author="Mosi Adesina Ifatunji" w:date="2025-07-17T11:52:00Z" w16du:dateUtc="2025-07-17T16:52:00Z">
              <w:rPr>
                <w:rStyle w:val="s1"/>
                <w:sz w:val="22"/>
                <w:szCs w:val="22"/>
              </w:rPr>
            </w:rPrChange>
          </w:rPr>
          <w:fldChar w:fldCharType="end"/>
        </w:r>
      </w:del>
      <w:del w:id="7694" w:author="Mosi Adesina Ifatunji" w:date="2025-08-04T23:16:00Z" w16du:dateUtc="2025-08-05T04:16:00Z">
        <w:r w:rsidR="00AE27A0" w:rsidRPr="006B17C5" w:rsidDel="00BF4B2F">
          <w:rPr>
            <w:rStyle w:val="s1"/>
            <w:rPrChange w:id="7695" w:author="Mosi Adesina Ifatunji" w:date="2025-07-17T11:52:00Z" w16du:dateUtc="2025-07-17T16:52:00Z">
              <w:rPr>
                <w:rStyle w:val="s1"/>
                <w:sz w:val="22"/>
                <w:szCs w:val="22"/>
              </w:rPr>
            </w:rPrChange>
          </w:rPr>
          <w:fldChar w:fldCharType="begin">
            <w:fldData xml:space="preserve">PEVuZE5vdGU+PENpdGU+PEF1dGhvcj5NYXlvPC9BdXRob3I+PFllYXI+MTkzMyBbMjAwNV08L1ll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</w:fldData>
          </w:fldChar>
        </w:r>
        <w:r w:rsidR="00AE27A0" w:rsidRPr="006B17C5" w:rsidDel="00BF4B2F">
          <w:rPr>
            <w:rStyle w:val="s1"/>
            <w:rPrChange w:id="7696" w:author="Mosi Adesina Ifatunji" w:date="2025-07-17T11:52:00Z" w16du:dateUtc="2025-07-17T16:52:00Z">
              <w:rPr>
                <w:rStyle w:val="s1"/>
                <w:sz w:val="22"/>
                <w:szCs w:val="22"/>
              </w:rPr>
            </w:rPrChange>
          </w:rPr>
          <w:delInstrText xml:space="preserve"> ADDIN EN.JS.CITE </w:delInstrText>
        </w:r>
        <w:r w:rsidR="00AE27A0" w:rsidRPr="005D6882" w:rsidDel="00BF4B2F">
          <w:rPr>
            <w:rStyle w:val="s1"/>
          </w:rPr>
        </w:r>
        <w:r w:rsidR="00AE27A0" w:rsidRPr="006B17C5" w:rsidDel="00BF4B2F">
          <w:rPr>
            <w:rStyle w:val="s1"/>
            <w:rPrChange w:id="7697" w:author="Mosi Adesina Ifatunji" w:date="2025-07-17T11:52:00Z" w16du:dateUtc="2025-07-17T16:52:00Z">
              <w:rPr>
                <w:rStyle w:val="s1"/>
                <w:sz w:val="22"/>
                <w:szCs w:val="22"/>
              </w:rPr>
            </w:rPrChange>
          </w:rPr>
          <w:fldChar w:fldCharType="separate"/>
        </w:r>
        <w:r w:rsidR="006566C4" w:rsidRPr="006B17C5" w:rsidDel="00BF4B2F">
          <w:rPr>
            <w:rStyle w:val="s1"/>
            <w:noProof/>
            <w:rPrChange w:id="7698" w:author="Mosi Adesina Ifatunji" w:date="2025-07-17T11:52:00Z" w16du:dateUtc="2025-07-17T16:52:00Z">
              <w:rPr>
                <w:rStyle w:val="s1"/>
                <w:noProof/>
                <w:sz w:val="22"/>
                <w:szCs w:val="22"/>
              </w:rPr>
            </w:rPrChange>
          </w:rPr>
          <w:delText>(Mayo 1933 [2005]: 111)</w:delText>
        </w:r>
        <w:r w:rsidR="00AE27A0" w:rsidRPr="006B17C5" w:rsidDel="00BF4B2F">
          <w:rPr>
            <w:rStyle w:val="s1"/>
            <w:rPrChange w:id="7699" w:author="Mosi Adesina Ifatunji" w:date="2025-07-17T11:52:00Z" w16du:dateUtc="2025-07-17T16:52:00Z">
              <w:rPr>
                <w:rStyle w:val="s1"/>
                <w:sz w:val="22"/>
                <w:szCs w:val="22"/>
              </w:rPr>
            </w:rPrChange>
          </w:rPr>
          <w:fldChar w:fldCharType="end"/>
        </w:r>
      </w:del>
      <w:del w:id="7700" w:author="Mosi Adesina Ifatunji" w:date="2025-08-04T23:35:00Z" w16du:dateUtc="2025-08-05T04:35:00Z">
        <w:r w:rsidR="008E7F73" w:rsidRPr="006B17C5" w:rsidDel="00791DDD">
          <w:rPr>
            <w:color w:val="070707"/>
            <w:rPrChange w:id="7701" w:author="Mosi Adesina Ifatunji" w:date="2025-07-17T11:52:00Z" w16du:dateUtc="2025-07-17T16:52:00Z">
              <w:rPr>
                <w:color w:val="000000"/>
                <w:sz w:val="22"/>
                <w:szCs w:val="22"/>
              </w:rPr>
            </w:rPrChange>
          </w:rPr>
          <w:fldChar w:fldCharType="begin">
            <w:fldData xml:space="preserve">PEVuZE5vdGU+PENpdGU+PEF1dGhvcj5DeWVydDwvQXV0aG9yPjxZZWFyPjE5NjM8L1llYXI+PFJl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</w:fldData>
          </w:fldChar>
        </w:r>
        <w:r w:rsidR="008E7F73" w:rsidRPr="006B17C5" w:rsidDel="00791DDD">
          <w:rPr>
            <w:color w:val="070707"/>
            <w:rPrChange w:id="7702" w:author="Mosi Adesina Ifatunji" w:date="2025-07-17T11:52:00Z" w16du:dateUtc="2025-07-17T16:52:00Z">
              <w:rPr>
                <w:color w:val="000000"/>
                <w:sz w:val="22"/>
                <w:szCs w:val="22"/>
              </w:rPr>
            </w:rPrChange>
          </w:rPr>
          <w:delInstrText xml:space="preserve"> ADDIN EN.JS.CITE </w:delInstrText>
        </w:r>
        <w:r w:rsidR="008E7F73" w:rsidRPr="005D6882" w:rsidDel="00791DDD">
          <w:rPr>
            <w:color w:val="070707"/>
          </w:rPr>
        </w:r>
        <w:r w:rsidR="008E7F73" w:rsidRPr="006B17C5" w:rsidDel="00791DDD">
          <w:rPr>
            <w:color w:val="070707"/>
            <w:rPrChange w:id="7703" w:author="Mosi Adesina Ifatunji" w:date="2025-07-17T11:52:00Z" w16du:dateUtc="2025-07-17T16:52:00Z">
              <w:rPr>
                <w:color w:val="000000"/>
                <w:sz w:val="22"/>
                <w:szCs w:val="22"/>
              </w:rPr>
            </w:rPrChange>
          </w:rPr>
          <w:fldChar w:fldCharType="separate"/>
        </w:r>
        <w:r w:rsidR="008B7FC0" w:rsidDel="00791DDD">
          <w:rPr>
            <w:noProof/>
            <w:color w:val="070707"/>
          </w:rPr>
          <w:delText>(Cyert and March 1963, Carpenter, Geletkanycz and Sanders 2004, Nielsen 2010)</w:delText>
        </w:r>
        <w:r w:rsidR="008E7F73" w:rsidRPr="006B17C5" w:rsidDel="00791DDD">
          <w:rPr>
            <w:color w:val="070707"/>
            <w:rPrChange w:id="7704" w:author="Mosi Adesina Ifatunji" w:date="2025-07-17T11:52:00Z" w16du:dateUtc="2025-07-17T16:52:00Z">
              <w:rPr>
                <w:color w:val="000000"/>
                <w:sz w:val="22"/>
                <w:szCs w:val="22"/>
              </w:rPr>
            </w:rPrChange>
          </w:rPr>
          <w:fldChar w:fldCharType="end"/>
        </w:r>
      </w:del>
      <w:ins w:id="7705" w:author="Microsoft Word" w:date="2025-03-11T16:34:00Z" w16du:dateUtc="2025-03-11T21:34:00Z">
        <w:del w:id="7706" w:author="Mosi Adesina Ifatunji" w:date="2025-03-16T19:11:00Z" w16du:dateUtc="2025-03-17T00:11:00Z">
          <w:r w:rsidR="004B3BB9" w:rsidRPr="006B17C5">
            <w:rPr>
              <w:rPrChange w:id="7707" w:author="Mosi Adesina Ifatunji" w:date="2025-07-17T11:52:00Z" w16du:dateUtc="2025-07-17T16:52:00Z">
                <w:rPr>
                  <w:sz w:val="22"/>
                  <w:szCs w:val="22"/>
                </w:rPr>
              </w:rPrChange>
            </w:rPr>
            <w:delText xml:space="preserve">Sociologists </w:delText>
          </w:r>
          <w:r w:rsidR="00617C58" w:rsidRPr="006B17C5">
            <w:rPr>
              <w:rPrChange w:id="7708" w:author="Mosi Adesina Ifatunji" w:date="2025-07-17T11:52:00Z" w16du:dateUtc="2025-07-17T16:52:00Z">
                <w:rPr>
                  <w:sz w:val="22"/>
                  <w:szCs w:val="22"/>
                </w:rPr>
              </w:rPrChange>
            </w:rPr>
            <w:delText>returned</w:delText>
          </w:r>
          <w:r w:rsidR="00292B97" w:rsidRPr="006B17C5">
            <w:rPr>
              <w:rPrChange w:id="7709" w:author="Mosi Adesina Ifatunji" w:date="2025-07-17T11:52:00Z" w16du:dateUtc="2025-07-17T16:52:00Z">
                <w:rPr>
                  <w:sz w:val="22"/>
                  <w:szCs w:val="22"/>
                </w:rPr>
              </w:rPrChange>
            </w:rPr>
            <w:delText xml:space="preserve"> to</w:delText>
          </w:r>
          <w:r w:rsidR="004B3BB9" w:rsidRPr="006B17C5">
            <w:rPr>
              <w:rPrChange w:id="7710" w:author="Mosi Adesina Ifatunji" w:date="2025-07-17T11:52:00Z" w16du:dateUtc="2025-07-17T16:52:00Z">
                <w:rPr>
                  <w:sz w:val="22"/>
                  <w:szCs w:val="22"/>
                </w:rPr>
              </w:rPrChange>
            </w:rPr>
            <w:delText xml:space="preserve"> making arguments for centering firms in our general study of the labor market during the </w:delText>
          </w:r>
          <w:r w:rsidR="004B3BB9" w:rsidRPr="006B17C5">
            <w:rPr>
              <w:b/>
              <w:rPrChange w:id="7711" w:author="Mosi Adesina Ifatunji" w:date="2025-07-17T11:52:00Z" w16du:dateUtc="2025-07-17T16:52:00Z">
                <w:rPr>
                  <w:b/>
                  <w:sz w:val="22"/>
                  <w:szCs w:val="22"/>
                </w:rPr>
              </w:rPrChange>
            </w:rPr>
            <w:delText>second part of the twentieth century</w:delText>
          </w:r>
        </w:del>
        <w:del w:id="7712" w:author="Mosi Adesina Ifatunji" w:date="2025-03-16T19:04:00Z" w16du:dateUtc="2025-03-17T00:04:00Z">
          <w:r w:rsidR="004B3BB9" w:rsidRPr="006B17C5" w:rsidDel="00631D2D">
            <w:rPr>
              <w:rPrChange w:id="7713" w:author="Mosi Adesina Ifatunji" w:date="2025-07-17T11:52:00Z" w16du:dateUtc="2025-07-17T16:52:00Z">
                <w:rPr>
                  <w:sz w:val="22"/>
                  <w:szCs w:val="22"/>
                </w:rPr>
              </w:rPrChange>
            </w:rPr>
            <w:delText xml:space="preserve"> </w:delText>
          </w:r>
        </w:del>
        <w:del w:id="7714" w:author="Mosi Adesina Ifatunji" w:date="2025-03-16T19:11:00Z" w16du:dateUtc="2025-03-17T00:11:00Z">
          <w:r w:rsidR="004B3BB9" w:rsidRPr="006B17C5" w:rsidDel="004C22BF">
            <w:rPr>
              <w:rPrChange w:id="7715" w:author="Mosi Adesina Ifatunji" w:date="2025-07-17T11:52:00Z" w16du:dateUtc="2025-07-17T16:52:00Z">
                <w:rPr>
                  <w:sz w:val="22"/>
                  <w:szCs w:val="22"/>
                </w:rPr>
              </w:rPrChange>
            </w:rPr>
            <w:fldChar w:fldCharType="begin"/>
          </w:r>
          <w:r w:rsidR="004B3BB9" w:rsidRPr="006B17C5" w:rsidDel="004C22BF">
            <w:rPr>
              <w:rPrChange w:id="7716" w:author="Mosi Adesina Ifatunji" w:date="2025-07-17T11:52:00Z" w16du:dateUtc="2025-07-17T16:52:00Z">
                <w:rPr>
                  <w:sz w:val="22"/>
                  <w:szCs w:val="22"/>
                </w:rPr>
              </w:rPrChange>
            </w:rPr>
            <w:fldChar w:fldCharType="separate"/>
          </w:r>
        </w:del>
      </w:ins>
      <w:del w:id="7717" w:author="Mosi Adesina Ifatunji" w:date="2025-03-16T19:11:00Z" w16du:dateUtc="2025-03-17T00:11:00Z">
        <w:r w:rsidR="007E076E" w:rsidRPr="00B92532" w:rsidDel="004C22BF">
          <w:rPr>
            <w:noProof/>
          </w:rPr>
          <w:delText>(Baron and Bielby 1980, Bonacich 1972, Tilly 1998, Tomaskovic-Devey and Avent-Holt 2019)</w:delText>
        </w:r>
      </w:del>
      <w:ins w:id="7718" w:author="Microsoft Word" w:date="2025-03-11T16:34:00Z" w16du:dateUtc="2025-03-11T21:34:00Z">
        <w:del w:id="7719" w:author="Mosi Adesina Ifatunji" w:date="2025-03-16T19:11:00Z" w16du:dateUtc="2025-03-17T00:11:00Z">
          <w:r w:rsidR="004B3BB9" w:rsidRPr="006B17C5" w:rsidDel="004C22BF">
            <w:rPr>
              <w:rPrChange w:id="7720" w:author="Mosi Adesina Ifatunji" w:date="2025-07-17T11:52:00Z" w16du:dateUtc="2025-07-17T16:52:00Z">
                <w:rPr>
                  <w:sz w:val="22"/>
                  <w:szCs w:val="22"/>
                </w:rPr>
              </w:rPrChange>
            </w:rPr>
            <w:fldChar w:fldCharType="end"/>
          </w:r>
          <w:r w:rsidR="00350FDB" w:rsidRPr="006B17C5">
            <w:rPr>
              <w:rPrChange w:id="7721" w:author="Mosi Adesina Ifatunji" w:date="2025-07-17T11:52:00Z" w16du:dateUtc="2025-07-17T16:52:00Z">
                <w:rPr>
                  <w:sz w:val="22"/>
                  <w:szCs w:val="22"/>
                </w:rPr>
              </w:rPrChange>
            </w:rPr>
            <w:delText>, before the more specific development of firm-level perspectives in the study of ethnoracial differences (XXXX).</w:delText>
          </w:r>
        </w:del>
      </w:ins>
      <w:del w:id="7722" w:author="Mosi Adesina Ifatunji" w:date="2025-08-04T23:17:00Z" w16du:dateUtc="2025-08-05T04:17:00Z">
        <w:r w:rsidR="000718E5" w:rsidRPr="006B17C5" w:rsidDel="009E00D8">
          <w:rPr>
            <w:rPrChange w:id="7723" w:author="Mosi Adesina Ifatunji" w:date="2025-07-17T11:52:00Z" w16du:dateUtc="2025-07-17T16:52:00Z">
              <w:rPr>
                <w:highlight w:val="yellow"/>
              </w:rPr>
            </w:rPrChange>
          </w:rPr>
          <w:fldChar w:fldCharType="begin">
            <w:fldData xml:space="preserve">PEVuZE5vdGU+PENpdGU+PEF1dGhvcj5UaWxseTwvQXV0aG9yPjxZZWFyPjE5OTg8L1llYXI+PFJl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</w:fldData>
          </w:fldChar>
        </w:r>
        <w:r w:rsidR="000718E5" w:rsidRPr="006B17C5" w:rsidDel="009E00D8">
          <w:rPr>
            <w:rPrChange w:id="7724" w:author="Mosi Adesina Ifatunji" w:date="2025-07-17T11:52:00Z" w16du:dateUtc="2025-07-17T16:52:00Z">
              <w:rPr>
                <w:highlight w:val="yellow"/>
              </w:rPr>
            </w:rPrChange>
          </w:rPr>
          <w:delInstrText xml:space="preserve"> ADDIN EN.JS.CITE </w:delInstrText>
        </w:r>
        <w:r w:rsidR="000718E5" w:rsidRPr="006B17C5" w:rsidDel="009E00D8">
          <w:rPr>
            <w:rPrChange w:id="7725" w:author="Mosi Adesina Ifatunji" w:date="2025-07-17T11:52:00Z" w16du:dateUtc="2025-07-17T16:52:00Z">
              <w:rPr>
                <w:highlight w:val="yellow"/>
              </w:rPr>
            </w:rPrChange>
          </w:rPr>
          <w:fldChar w:fldCharType="separate"/>
        </w:r>
        <w:r w:rsidR="000718E5" w:rsidRPr="006B17C5" w:rsidDel="009E00D8">
          <w:rPr>
            <w:noProof/>
            <w:rPrChange w:id="7726" w:author="Mosi Adesina Ifatunji" w:date="2025-07-17T11:52:00Z" w16du:dateUtc="2025-07-17T16:52:00Z">
              <w:rPr>
                <w:noProof/>
                <w:highlight w:val="yellow"/>
              </w:rPr>
            </w:rPrChange>
          </w:rPr>
          <w:delText>(Tilly 1998: 7)</w:delText>
        </w:r>
        <w:r w:rsidR="000718E5" w:rsidRPr="006B17C5" w:rsidDel="009E00D8">
          <w:rPr>
            <w:rPrChange w:id="7727" w:author="Mosi Adesina Ifatunji" w:date="2025-07-17T11:52:00Z" w16du:dateUtc="2025-07-17T16:52:00Z">
              <w:rPr>
                <w:highlight w:val="yellow"/>
              </w:rPr>
            </w:rPrChange>
          </w:rPr>
          <w:fldChar w:fldCharType="end"/>
        </w:r>
      </w:del>
      <w:del w:id="7728" w:author="Mosi Adesina Ifatunji" w:date="2025-08-04T23:39:00Z" w16du:dateUtc="2025-08-05T04:39:00Z">
        <w:r w:rsidR="0072107A" w:rsidRPr="006B17C5" w:rsidDel="00A264A4">
          <w:rPr>
            <w:rPrChange w:id="7729" w:author="Mosi Adesina Ifatunji" w:date="2025-07-17T11:52:00Z" w16du:dateUtc="2025-07-17T16:52:00Z">
              <w:rPr>
                <w:sz w:val="22"/>
                <w:szCs w:val="22"/>
              </w:rPr>
            </w:rPrChange>
          </w:rPr>
          <w:fldChar w:fldCharType="begin">
            <w:fldData xml:space="preserve">PEVuZE5vdGU+PENpdGU+PEF1dGhvcj5Ub21hc2tvdmljLURldmV5PC9BdXRob3I+PFllYXI+MjAx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</w:fldData>
          </w:fldChar>
        </w:r>
        <w:r w:rsidR="0072107A" w:rsidRPr="006B17C5" w:rsidDel="00A264A4">
          <w:rPr>
            <w:rPrChange w:id="7730" w:author="Mosi Adesina Ifatunji" w:date="2025-07-17T11:52:00Z" w16du:dateUtc="2025-07-17T16:52:00Z">
              <w:rPr>
                <w:sz w:val="22"/>
                <w:szCs w:val="22"/>
              </w:rPr>
            </w:rPrChange>
          </w:rPr>
          <w:delInstrText xml:space="preserve"> ADDIN EN.JS.CITE </w:delInstrText>
        </w:r>
        <w:r w:rsidR="0072107A" w:rsidRPr="006B17C5" w:rsidDel="00A264A4">
          <w:rPr>
            <w:rPrChange w:id="7731" w:author="Mosi Adesina Ifatunji" w:date="2025-07-17T11:52:00Z" w16du:dateUtc="2025-07-17T16:52:00Z">
              <w:rPr>
                <w:sz w:val="22"/>
                <w:szCs w:val="22"/>
              </w:rPr>
            </w:rPrChange>
          </w:rPr>
          <w:fldChar w:fldCharType="separate"/>
        </w:r>
        <w:r w:rsidR="00CE052A" w:rsidRPr="006B17C5" w:rsidDel="00A264A4">
          <w:rPr>
            <w:rPrChange w:id="7732" w:author="Mosi Adesina Ifatunji" w:date="2025-07-17T11:52:00Z" w16du:dateUtc="2025-07-17T16:52:00Z">
              <w:rPr>
                <w:noProof/>
                <w:sz w:val="22"/>
                <w:szCs w:val="22"/>
              </w:rPr>
            </w:rPrChange>
          </w:rPr>
          <w:delText>(Tomaskovic-Devey 2014)</w:delText>
        </w:r>
        <w:r w:rsidR="0072107A" w:rsidRPr="006B17C5" w:rsidDel="00A264A4">
          <w:rPr>
            <w:rPrChange w:id="7733" w:author="Mosi Adesina Ifatunji" w:date="2025-07-17T11:52:00Z" w16du:dateUtc="2025-07-17T16:52:00Z">
              <w:rPr>
                <w:sz w:val="22"/>
                <w:szCs w:val="22"/>
              </w:rPr>
            </w:rPrChange>
          </w:rPr>
          <w:fldChar w:fldCharType="end"/>
        </w:r>
      </w:del>
      <w:del w:id="7734" w:author="Mosi Adesina Ifatunji" w:date="2025-08-04T23:35:00Z" w16du:dateUtc="2025-08-05T04:35:00Z">
        <w:r w:rsidR="0072107A" w:rsidRPr="006B17C5" w:rsidDel="00791DDD">
          <w:rPr>
            <w:highlight w:val="yellow"/>
            <w:rPrChange w:id="7735" w:author="Mosi Adesina Ifatunji" w:date="2025-07-17T11:52:00Z" w16du:dateUtc="2025-07-17T16:52:00Z">
              <w:rPr>
                <w:sz w:val="22"/>
                <w:szCs w:val="22"/>
              </w:rPr>
            </w:rPrChange>
          </w:rPr>
          <w:fldChar w:fldCharType="begin">
            <w:fldData xml:space="preserve">PEVuZE5vdGU+PENpdGU+PEF1dGhvcj5Nb3JyaXM8L0F1dGhvcj48WWVhcj4yMDAwPC9ZZWFyPjxS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</w:fldData>
          </w:fldChar>
        </w:r>
        <w:r w:rsidR="0072107A" w:rsidRPr="006B17C5" w:rsidDel="00791DDD">
          <w:rPr>
            <w:highlight w:val="yellow"/>
            <w:rPrChange w:id="7736" w:author="Mosi Adesina Ifatunji" w:date="2025-07-17T11:52:00Z" w16du:dateUtc="2025-07-17T16:52:00Z">
              <w:rPr>
                <w:sz w:val="22"/>
                <w:szCs w:val="22"/>
              </w:rPr>
            </w:rPrChange>
          </w:rPr>
          <w:delInstrText xml:space="preserve"> ADDIN EN.JS.CITE </w:delInstrText>
        </w:r>
        <w:r w:rsidR="0072107A" w:rsidRPr="005D6882" w:rsidDel="00791DDD">
          <w:rPr>
            <w:highlight w:val="yellow"/>
          </w:rPr>
        </w:r>
        <w:r w:rsidR="0072107A" w:rsidRPr="006B17C5" w:rsidDel="00791DDD">
          <w:rPr>
            <w:highlight w:val="yellow"/>
            <w:rPrChange w:id="7737" w:author="Mosi Adesina Ifatunji" w:date="2025-07-17T11:52:00Z" w16du:dateUtc="2025-07-17T16:52:00Z">
              <w:rPr>
                <w:sz w:val="22"/>
                <w:szCs w:val="22"/>
              </w:rPr>
            </w:rPrChange>
          </w:rPr>
          <w:fldChar w:fldCharType="separate"/>
        </w:r>
        <w:r w:rsidR="00CE052A" w:rsidRPr="006B17C5" w:rsidDel="00791DDD">
          <w:rPr>
            <w:noProof/>
            <w:highlight w:val="yellow"/>
            <w:rPrChange w:id="7738" w:author="Mosi Adesina Ifatunji" w:date="2025-07-17T11:52:00Z" w16du:dateUtc="2025-07-17T16:52:00Z">
              <w:rPr>
                <w:noProof/>
                <w:sz w:val="22"/>
                <w:szCs w:val="22"/>
              </w:rPr>
            </w:rPrChange>
          </w:rPr>
          <w:delText>(Morris 2000)</w:delText>
        </w:r>
        <w:r w:rsidR="0072107A" w:rsidRPr="006B17C5" w:rsidDel="00791DDD">
          <w:rPr>
            <w:highlight w:val="yellow"/>
            <w:rPrChange w:id="7739" w:author="Mosi Adesina Ifatunji" w:date="2025-07-17T11:52:00Z" w16du:dateUtc="2025-07-17T16:52:00Z">
              <w:rPr>
                <w:sz w:val="22"/>
                <w:szCs w:val="22"/>
              </w:rPr>
            </w:rPrChange>
          </w:rPr>
          <w:fldChar w:fldCharType="end"/>
        </w:r>
      </w:del>
    </w:p>
    <w:p w14:paraId="794C4C32" w14:textId="77777777" w:rsidR="00A264A4" w:rsidRPr="00A264A4" w:rsidRDefault="00B152BC" w:rsidP="007B100A">
      <w:pPr>
        <w:rPr>
          <w:ins w:id="7740" w:author="Mosi Adesina Ifatunji" w:date="2025-08-04T23:40:00Z" w16du:dateUtc="2025-08-05T04:40:00Z"/>
        </w:rPr>
      </w:pPr>
      <w:ins w:id="7741" w:author="Mosi Adesina Ifatunji" w:date="2025-08-04T22:59:00Z" w16du:dateUtc="2025-08-05T03:59:00Z">
        <w:r w:rsidRPr="00B92532">
          <w:t xml:space="preserve">"In Nevada, casino owners were able to deflect demands for racial justice… Having </w:t>
        </w:r>
        <w:proofErr w:type="gramStart"/>
        <w:r w:rsidRPr="00A264A4">
          <w:t>successfully avoided</w:t>
        </w:r>
        <w:proofErr w:type="gramEnd"/>
        <w:r w:rsidRPr="00A264A4">
          <w:t xml:space="preserve"> hiring Black dealers in any numbers, managers treat their new work force as honorary White, view them as basically trustworthy, and it is this racial solidarity that underwrites managerial willingness to permit an informal effort bargain" (Lopez 2010, p. 262).</w:t>
        </w:r>
      </w:ins>
    </w:p>
    <w:p w14:paraId="129E9A1F" w14:textId="77777777" w:rsidR="00A264A4" w:rsidRPr="00A264A4" w:rsidRDefault="00A264A4">
      <w:pPr>
        <w:rPr>
          <w:ins w:id="7742" w:author="Mosi Adesina Ifatunji" w:date="2025-08-04T23:40:00Z" w16du:dateUtc="2025-08-05T04:40:00Z"/>
        </w:rPr>
        <w:pPrChange w:id="7743" w:author="Mosi Adesina Ifatunji" w:date="2025-10-21T19:50:00Z" w16du:dateUtc="2025-10-22T00:50:00Z">
          <w:pPr>
            <w:spacing w:before="100" w:beforeAutospacing="1" w:after="100" w:afterAutospacing="1"/>
          </w:pPr>
        </w:pPrChange>
      </w:pPr>
    </w:p>
    <w:p w14:paraId="54A998A6" w14:textId="77777777" w:rsidR="00120591" w:rsidRPr="00B92532" w:rsidRDefault="00120591" w:rsidP="007B100A">
      <w:pPr>
        <w:pStyle w:val="Heading3"/>
        <w:rPr>
          <w:ins w:id="7744" w:author="Mosi Adesina Ifatunji" w:date="2025-08-05T17:55:00Z" w16du:dateUtc="2025-08-05T22:55:00Z"/>
          <w:shd w:val="clear" w:color="auto" w:fill="F4CCCC"/>
        </w:rPr>
      </w:pPr>
      <w:ins w:id="7745" w:author="Mosi Adesina Ifatunji" w:date="2025-08-05T17:55:00Z" w16du:dateUtc="2025-08-05T22:55:00Z">
        <w:r w:rsidRPr="006E0AF6">
          <w:rPr>
            <w:highlight w:val="lightGray"/>
            <w:shd w:val="clear" w:color="auto" w:fill="F4CCCC"/>
          </w:rPr>
          <w:t>[Ethnoracial Firms]</w:t>
        </w:r>
      </w:ins>
    </w:p>
    <w:p w14:paraId="09520315" w14:textId="77777777" w:rsidR="00120591" w:rsidRDefault="00120591" w:rsidP="007B100A">
      <w:pPr>
        <w:rPr>
          <w:ins w:id="7746" w:author="Mosi Adesina Ifatunji [2]" w:date="2025-08-26T23:37:00Z" w16du:dateUtc="2025-08-27T04:37:00Z"/>
          <w:shd w:val="clear" w:color="auto" w:fill="F4CCCC"/>
        </w:rPr>
      </w:pPr>
    </w:p>
    <w:p w14:paraId="59AA1362" w14:textId="77777777" w:rsidR="001506E9" w:rsidRDefault="001506E9" w:rsidP="007B100A">
      <w:pPr>
        <w:rPr>
          <w:moveTo w:id="7747" w:author="Mosi Adesina Ifatunji [2]" w:date="2025-08-26T23:37:00Z" w16du:dateUtc="2025-08-27T04:37:00Z"/>
        </w:rPr>
      </w:pPr>
      <w:moveToRangeStart w:id="7748" w:author="Mosi Adesina Ifatunji [2]" w:date="2025-08-26T23:37:00Z" w:name="move207140982"/>
    </w:p>
    <w:p w14:paraId="6CB6742F" w14:textId="3AC0AB84" w:rsidR="001506E9" w:rsidRDefault="001506E9" w:rsidP="007B100A">
      <w:pPr>
        <w:rPr>
          <w:moveTo w:id="7749" w:author="Mosi Adesina Ifatunji [2]" w:date="2025-08-26T23:37:00Z" w16du:dateUtc="2025-08-27T04:37:00Z"/>
          <w:color w:val="000000"/>
        </w:rPr>
      </w:pPr>
      <w:moveTo w:id="7750" w:author="Mosi Adesina Ifatunji [2]" w:date="2025-08-26T23:37:00Z" w16du:dateUtc="2025-08-27T04:37:00Z">
        <w:r>
          <w:t>“</w:t>
        </w:r>
        <w:r w:rsidRPr="00940847">
          <w:rPr>
            <w:color w:val="000000"/>
          </w:rPr>
          <w:t xml:space="preserve">There was no law on the statute books which would execute an Afro-American for wounding a white man, but the </w:t>
        </w:r>
        <w:r>
          <w:rPr>
            <w:color w:val="000000"/>
          </w:rPr>
          <w:t>‘</w:t>
        </w:r>
        <w:r w:rsidRPr="00940847">
          <w:rPr>
            <w:color w:val="000000"/>
          </w:rPr>
          <w:t>unwritten law</w:t>
        </w:r>
        <w:r>
          <w:rPr>
            <w:color w:val="000000"/>
          </w:rPr>
          <w:t>’</w:t>
        </w:r>
        <w:r w:rsidRPr="00940847">
          <w:rPr>
            <w:color w:val="000000"/>
          </w:rPr>
          <w:t xml:space="preserve"> did</w:t>
        </w:r>
        <w:r>
          <w:rPr>
            <w:color w:val="000000"/>
          </w:rPr>
          <w:t xml:space="preserve">” </w:t>
        </w:r>
        <w:r>
          <w:rPr>
            <w:color w:val="000000"/>
          </w:rPr>
          <w:fldChar w:fldCharType="begin">
            <w:fldData xml:space="preserve">PEVuZE5vdGU+PENpdGU+PEF1dGhvcj5XZWxscy1CYXJuZXR0PC9BdXRob3I+PFllYXI+MTg5MiBb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</w:fldData>
          </w:fldChar>
        </w:r>
        <w:r>
          <w:rPr>
            <w:color w:val="000000"/>
          </w:rPr>
          <w:instrText xml:space="preserve"> ADDIN EN.JS.CITE </w:instrText>
        </w:r>
      </w:moveTo>
      <w:ins w:id="7751" w:author="Mosi Adesina Ifatunji [2]" w:date="2025-08-26T23:37:00Z" w16du:dateUtc="2025-08-27T04:37:00Z">
        <w:r>
          <w:rPr>
            <w:color w:val="000000"/>
          </w:rPr>
        </w:r>
      </w:ins>
      <w:moveTo w:id="7752" w:author="Mosi Adesina Ifatunji [2]" w:date="2025-08-26T23:37:00Z" w16du:dateUtc="2025-08-27T04:37:00Z">
        <w:r>
          <w:rPr>
            <w:color w:val="000000"/>
          </w:rPr>
          <w:fldChar w:fldCharType="separate"/>
        </w:r>
        <w:r>
          <w:rPr>
            <w:noProof/>
            <w:color w:val="000000"/>
          </w:rPr>
          <w:t>(Wells-Barnett 1892 [2014])</w:t>
        </w:r>
        <w:r>
          <w:rPr>
            <w:color w:val="000000"/>
          </w:rPr>
          <w:fldChar w:fldCharType="end"/>
        </w:r>
        <w:r>
          <w:rPr>
            <w:color w:val="000000"/>
          </w:rPr>
          <w:t>.</w:t>
        </w:r>
      </w:moveTo>
    </w:p>
    <w:moveToRangeEnd w:id="7748"/>
    <w:p w14:paraId="2456DEB2" w14:textId="77777777" w:rsidR="001506E9" w:rsidRPr="00B92532" w:rsidRDefault="001506E9" w:rsidP="007B100A">
      <w:pPr>
        <w:rPr>
          <w:ins w:id="7753" w:author="Mosi Adesina Ifatunji" w:date="2025-08-05T17:55:00Z" w16du:dateUtc="2025-08-05T22:55:00Z"/>
          <w:shd w:val="clear" w:color="auto" w:fill="F4CCCC"/>
        </w:rPr>
      </w:pPr>
    </w:p>
    <w:p w14:paraId="2A4CE9E3" w14:textId="1FC36196" w:rsidR="00120591" w:rsidRPr="00B92532" w:rsidRDefault="00120591" w:rsidP="007B100A">
      <w:pPr>
        <w:rPr>
          <w:ins w:id="7754" w:author="Mosi Adesina Ifatunji" w:date="2025-08-05T17:55:00Z" w16du:dateUtc="2025-08-05T22:55:00Z"/>
        </w:rPr>
      </w:pPr>
      <w:ins w:id="7755" w:author="Mosi Adesina Ifatunji" w:date="2025-08-05T17:55:00Z" w16du:dateUtc="2025-08-05T22:55:00Z">
        <w:r w:rsidRPr="00B92532">
          <w:t xml:space="preserve">“From a racialized organizations perspective, organizational formation is nested within the institutionalized field of race” </w:t>
        </w:r>
        <w:r w:rsidRPr="00B92532">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B92532">
          <w:instrText xml:space="preserve"> ADDIN EN.JS.CITE </w:instrText>
        </w:r>
        <w:r w:rsidRPr="00B92532">
          <w:fldChar w:fldCharType="separate"/>
        </w:r>
        <w:r w:rsidRPr="00B92532">
          <w:rPr>
            <w:noProof/>
          </w:rPr>
          <w:t>(Ray 2019)</w:t>
        </w:r>
        <w:r w:rsidRPr="00B92532">
          <w:fldChar w:fldCharType="end"/>
        </w:r>
        <w:r w:rsidRPr="00B92532">
          <w:t>.</w:t>
        </w:r>
      </w:ins>
    </w:p>
    <w:p w14:paraId="63B57836" w14:textId="77777777" w:rsidR="00120591" w:rsidRPr="00B92532" w:rsidRDefault="00120591" w:rsidP="007B100A">
      <w:pPr>
        <w:rPr>
          <w:ins w:id="7756" w:author="Mosi Adesina Ifatunji" w:date="2025-08-05T17:55:00Z" w16du:dateUtc="2025-08-05T22:55:00Z"/>
        </w:rPr>
      </w:pPr>
      <w:ins w:id="7757" w:author="Mosi Adesina Ifatunji" w:date="2025-08-05T17:55:00Z" w16du:dateUtc="2025-08-05T22:55:00Z">
        <w:r w:rsidRPr="00B92532">
          <w:br/>
          <w:t>Even though many working in the areas of organizational behavior and labor market economics remain skeptical of orientations that feature a prominent role for ethnoracial stereotypes and inter-group relations in these firm-level processes, it appears that the ‘general view’ on firm-level processes was proceeded by an ‘ethnoracial view.’</w:t>
        </w:r>
      </w:ins>
    </w:p>
    <w:p w14:paraId="43D1AC26" w14:textId="77777777" w:rsidR="00120591" w:rsidRPr="00B92532" w:rsidRDefault="00120591" w:rsidP="007B100A">
      <w:pPr>
        <w:rPr>
          <w:ins w:id="7758" w:author="Mosi Adesina Ifatunji" w:date="2025-08-05T17:55:00Z" w16du:dateUtc="2025-08-05T22:55:00Z"/>
        </w:rPr>
      </w:pPr>
    </w:p>
    <w:p w14:paraId="5DC6034C" w14:textId="77777777" w:rsidR="00120591" w:rsidRPr="00B92532" w:rsidRDefault="00120591" w:rsidP="007B100A">
      <w:pPr>
        <w:rPr>
          <w:ins w:id="7759" w:author="Mosi Adesina Ifatunji" w:date="2025-08-05T17:55:00Z" w16du:dateUtc="2025-08-05T22:55:00Z"/>
        </w:rPr>
      </w:pPr>
      <w:ins w:id="7760" w:author="Mosi Adesina Ifatunji" w:date="2025-08-05T17:55:00Z" w16du:dateUtc="2025-08-05T22:55:00Z">
        <w:r w:rsidRPr="00B92532">
          <w:t>Although many now concede that organizational schema and related protocols structure the experiences and trajectories of workers in firms, Du Bois anticipated these insights, while also theorizing the ways in which ethnoracial stereotypes might revise these policies and practices in ‘racialized social systems.’</w:t>
        </w:r>
      </w:ins>
    </w:p>
    <w:p w14:paraId="10795E1E" w14:textId="77777777" w:rsidR="00120591" w:rsidRPr="00B92532" w:rsidRDefault="00120591" w:rsidP="007B100A">
      <w:pPr>
        <w:rPr>
          <w:ins w:id="7761" w:author="Mosi Adesina Ifatunji" w:date="2025-08-05T17:55:00Z" w16du:dateUtc="2025-08-05T22:55:00Z"/>
        </w:rPr>
      </w:pPr>
    </w:p>
    <w:p w14:paraId="1B1C60C5" w14:textId="77777777" w:rsidR="00120591" w:rsidRPr="00B92532" w:rsidRDefault="00120591" w:rsidP="007B100A">
      <w:pPr>
        <w:rPr>
          <w:ins w:id="7762" w:author="Mosi Adesina Ifatunji" w:date="2025-08-05T17:55:00Z" w16du:dateUtc="2025-08-05T22:55:00Z"/>
        </w:rPr>
      </w:pPr>
      <w:ins w:id="7763" w:author="Mosi Adesina Ifatunji" w:date="2025-08-05T17:55:00Z" w16du:dateUtc="2025-08-05T22:55:00Z">
        <w:r w:rsidRPr="00B92532">
          <w:t>That is, before Mayo and others appreciated the role of extra- or supra-individual factors in employment and firm productivity, Du Bois witnessed the importance of these factors in his study of the labor market in the immediate wake of slavery in the American South.</w:t>
        </w:r>
      </w:ins>
    </w:p>
    <w:p w14:paraId="2AB91E10" w14:textId="77777777" w:rsidR="00120591" w:rsidRPr="00B92532" w:rsidRDefault="00120591" w:rsidP="007B100A">
      <w:pPr>
        <w:rPr>
          <w:ins w:id="7764" w:author="Mosi Adesina Ifatunji" w:date="2025-08-05T17:55:00Z" w16du:dateUtc="2025-08-05T22:55:00Z"/>
        </w:rPr>
      </w:pPr>
    </w:p>
    <w:p w14:paraId="1AC32401" w14:textId="3D5DE142" w:rsidR="00120591" w:rsidRPr="00B92532" w:rsidRDefault="00120591" w:rsidP="007B100A">
      <w:pPr>
        <w:rPr>
          <w:ins w:id="7765" w:author="Mosi Adesina Ifatunji" w:date="2025-08-05T17:55:00Z" w16du:dateUtc="2025-08-05T22:55:00Z"/>
        </w:rPr>
      </w:pPr>
      <w:ins w:id="7766" w:author="Mosi Adesina Ifatunji" w:date="2025-08-05T17:55:00Z" w16du:dateUtc="2025-08-05T22:55:00Z">
        <w:r w:rsidRPr="00B92532">
          <w:t xml:space="preserve">First, in the </w:t>
        </w:r>
        <w:r w:rsidRPr="00B92532">
          <w:rPr>
            <w:i/>
          </w:rPr>
          <w:t>Conservation of Races</w:t>
        </w:r>
        <w:r w:rsidRPr="00B92532">
          <w:t xml:space="preserve">, he speculates that part of what comes along with the perception of Blackness is that those deemed Black were assumed to have a distinct and ‘savage’ culture, which anticipates more recent thinking on the role of cultural and schematic difference between Black and White workers </w:t>
        </w:r>
        <w:r w:rsidRPr="00B92532">
          <w:fldChar w:fldCharType="begin">
            <w:fldData xml:space="preserve">PEVuZE5vdGU+PENpdGU+PEF1dGhvcj5SaXZlcmE8L0F1dGhvcj48WWVhcj4yMDEyPC9ZZWFyPjxS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=
</w:fldData>
          </w:fldChar>
        </w:r>
        <w:r w:rsidRPr="00B92532">
          <w:instrText xml:space="preserve"> ADDIN EN.JS.CITE </w:instrText>
        </w:r>
        <w:r w:rsidRPr="00B92532">
          <w:fldChar w:fldCharType="separate"/>
        </w:r>
        <w:r w:rsidRPr="00B92532">
          <w:rPr>
            <w:noProof/>
          </w:rPr>
          <w:t>(Rivera 2012)</w:t>
        </w:r>
        <w:r w:rsidRPr="00B92532">
          <w:fldChar w:fldCharType="end"/>
        </w:r>
        <w:r w:rsidRPr="00B92532">
          <w:t>.</w:t>
        </w:r>
      </w:ins>
    </w:p>
    <w:p w14:paraId="4B490C2F" w14:textId="77777777" w:rsidR="00120591" w:rsidRPr="00B92532" w:rsidRDefault="00120591" w:rsidP="007B100A">
      <w:pPr>
        <w:rPr>
          <w:ins w:id="7767" w:author="Mosi Adesina Ifatunji" w:date="2025-08-05T17:55:00Z" w16du:dateUtc="2025-08-05T22:55:00Z"/>
        </w:rPr>
      </w:pPr>
    </w:p>
    <w:p w14:paraId="4C654E66" w14:textId="2EAB9CF8" w:rsidR="00120591" w:rsidRPr="00B92532" w:rsidRDefault="00120591" w:rsidP="007B100A">
      <w:pPr>
        <w:rPr>
          <w:ins w:id="7768" w:author="Mosi Adesina Ifatunji" w:date="2025-08-05T17:55:00Z" w16du:dateUtc="2025-08-05T22:55:00Z"/>
        </w:rPr>
      </w:pPr>
      <w:ins w:id="7769" w:author="Mosi Adesina Ifatunji" w:date="2025-08-05T17:55:00Z" w16du:dateUtc="2025-08-05T22:55:00Z">
        <w:r w:rsidRPr="00B92532">
          <w:rPr>
            <w:shd w:val="clear" w:color="auto" w:fill="FFFFFF"/>
          </w:rPr>
          <w:t>“It must be remembered that the</w:t>
        </w:r>
        <w:r w:rsidRPr="00B92532">
          <w:rPr>
            <w:b/>
            <w:shd w:val="clear" w:color="auto" w:fill="FFFFFF"/>
          </w:rPr>
          <w:t xml:space="preserve"> white group of laborers</w:t>
        </w:r>
        <w:r w:rsidRPr="00B92532">
          <w:rPr>
            <w:shd w:val="clear" w:color="auto" w:fill="FFFFFF"/>
          </w:rPr>
          <w:t xml:space="preserve">, while they received a low wage, were compensated in part by a sort of </w:t>
        </w:r>
        <w:r w:rsidRPr="00B92532">
          <w:rPr>
            <w:b/>
            <w:shd w:val="clear" w:color="auto" w:fill="FFFFFF"/>
          </w:rPr>
          <w:t>public and psychological wage</w:t>
        </w:r>
        <w:r w:rsidRPr="00B92532">
          <w:rPr>
            <w:shd w:val="clear" w:color="auto" w:fill="FFFFFF"/>
          </w:rPr>
          <w:t xml:space="preserve">” </w:t>
        </w:r>
        <w:r w:rsidRPr="00B92532">
          <w:rPr>
            <w:shd w:val="clear" w:color="auto" w:fill="FFFFFF"/>
          </w:rPr>
          <w:fldChar w:fldCharType="begin">
            <w:fldData xml:space="preserve">PEVuZE5vdGU+PENpdGU+PEF1dGhvcj5EdSBCb2lzPC9BdXRob3I+PFllYXI+MTkzNTwvWWVhcj48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</w:fldData>
          </w:fldChar>
        </w:r>
        <w:r w:rsidRPr="00B92532">
          <w:instrText xml:space="preserve"> ADDIN EN.JS.CITE </w:instrText>
        </w:r>
        <w:r w:rsidRPr="00B92532">
          <w:rPr>
            <w:shd w:val="clear" w:color="auto" w:fill="FFFFFF"/>
          </w:rPr>
        </w:r>
        <w:r w:rsidRPr="00B92532">
          <w:rPr>
            <w:shd w:val="clear" w:color="auto" w:fill="FFFFFF"/>
          </w:rPr>
          <w:fldChar w:fldCharType="separate"/>
        </w:r>
        <w:r w:rsidRPr="00B92532">
          <w:rPr>
            <w:noProof/>
            <w:shd w:val="clear" w:color="auto" w:fill="FFFFFF"/>
          </w:rPr>
          <w:t>(Du Bois 1935)</w:t>
        </w:r>
        <w:r w:rsidRPr="00B92532">
          <w:rPr>
            <w:shd w:val="clear" w:color="auto" w:fill="FFFFFF"/>
          </w:rPr>
          <w:fldChar w:fldCharType="end"/>
        </w:r>
        <w:r w:rsidRPr="00B92532">
          <w:rPr>
            <w:shd w:val="clear" w:color="auto" w:fill="FFFFFF"/>
          </w:rPr>
          <w:t>.</w:t>
        </w:r>
      </w:ins>
    </w:p>
    <w:p w14:paraId="657D8B66" w14:textId="77777777" w:rsidR="00120591" w:rsidRPr="00B92532" w:rsidRDefault="00120591" w:rsidP="007B100A">
      <w:pPr>
        <w:rPr>
          <w:ins w:id="7770" w:author="Mosi Adesina Ifatunji" w:date="2025-08-05T17:55:00Z" w16du:dateUtc="2025-08-05T22:55:00Z"/>
        </w:rPr>
      </w:pPr>
    </w:p>
    <w:p w14:paraId="1C59BAEC" w14:textId="245B0E20" w:rsidR="00120591" w:rsidRPr="00B92532" w:rsidRDefault="00120591" w:rsidP="007B100A">
      <w:pPr>
        <w:rPr>
          <w:ins w:id="7771" w:author="Mosi Adesina Ifatunji" w:date="2025-08-05T17:55:00Z" w16du:dateUtc="2025-08-05T22:55:00Z"/>
        </w:rPr>
      </w:pPr>
      <w:ins w:id="7772" w:author="Mosi Adesina Ifatunji" w:date="2025-08-05T17:55:00Z" w16du:dateUtc="2025-08-05T22:55:00Z">
        <w:r w:rsidRPr="00B92532">
          <w:t xml:space="preserve">Ray says, “…race-neutral abstractions such as bureaucratic rationality, interchangeable hierarchical positions, and meritocracy” </w:t>
        </w:r>
        <w:r w:rsidRPr="00B92532">
          <w:fldChar w:fldCharType="begin">
            <w:fldData xml:space="preserve">PEVuZE5vdGU+PENpdGU+PEF1dGhvcj5XZWJlcjwvQXV0aG9yPjxZZWFyPjE5MjIgWzE5NzhdPC9Z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</w:fldData>
          </w:fldChar>
        </w:r>
        <w:r w:rsidRPr="00B92532">
          <w:instrText xml:space="preserve"> ADDIN EN.JS.CITE </w:instrText>
        </w:r>
        <w:r w:rsidRPr="00B92532">
          <w:fldChar w:fldCharType="separate"/>
        </w:r>
        <w:r w:rsidRPr="00B92532">
          <w:rPr>
            <w:noProof/>
          </w:rPr>
          <w:t>(Weber 1922 [1978])</w:t>
        </w:r>
        <w:r w:rsidRPr="00B92532">
          <w:fldChar w:fldCharType="end"/>
        </w:r>
        <w:r w:rsidRPr="00B92532">
          <w:t>.</w:t>
        </w:r>
      </w:ins>
    </w:p>
    <w:p w14:paraId="3964B4AB" w14:textId="77777777" w:rsidR="00120591" w:rsidRPr="00B92532" w:rsidRDefault="00120591" w:rsidP="007B100A">
      <w:pPr>
        <w:rPr>
          <w:ins w:id="7773" w:author="Mosi Adesina Ifatunji" w:date="2025-08-05T17:55:00Z" w16du:dateUtc="2025-08-05T22:55:00Z"/>
        </w:rPr>
      </w:pPr>
    </w:p>
    <w:p w14:paraId="6773E227" w14:textId="45133ED3" w:rsidR="00120591" w:rsidRPr="00B92532" w:rsidRDefault="00120591" w:rsidP="007B100A">
      <w:pPr>
        <w:rPr>
          <w:ins w:id="7774" w:author="Mosi Adesina Ifatunji" w:date="2025-08-05T17:55:00Z" w16du:dateUtc="2025-08-05T22:55:00Z"/>
        </w:rPr>
      </w:pPr>
      <w:ins w:id="7775" w:author="Mosi Adesina Ifatunji" w:date="2025-08-05T17:55:00Z" w16du:dateUtc="2025-08-05T22:55:00Z">
        <w:r w:rsidRPr="00B92532">
          <w:t xml:space="preserve">More recently several distinguish themselves from this traditional “reductionist” approach, whereby “…the notion that one structure ‘gives expression to’ another…” or where class and economic interests and conditions give rise to ethnoracial dynamics as “epiphenomenon” </w:t>
        </w:r>
        <w:r w:rsidRPr="00B92532">
          <w:fldChar w:fldCharType="begin">
            <w:fldData xml:space="preserve">PEVuZE5vdGU+PENpdGU+PEF1dGhvcj5IYWxsPC9BdXRob3I+PFllYXI+MTk4MDwvWWVhcj48UmVj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</w:fldData>
          </w:fldChar>
        </w:r>
        <w:r w:rsidRPr="00B92532">
          <w:instrText xml:space="preserve"> ADDIN EN.JS.CITE </w:instrText>
        </w:r>
        <w:r w:rsidRPr="00B92532">
          <w:fldChar w:fldCharType="separate"/>
        </w:r>
        <w:r w:rsidRPr="00B92532">
          <w:rPr>
            <w:noProof/>
          </w:rPr>
          <w:t>(Hall 1980)</w:t>
        </w:r>
        <w:r w:rsidRPr="00B92532">
          <w:fldChar w:fldCharType="end"/>
        </w:r>
        <w:r w:rsidRPr="00B92532">
          <w:t>.</w:t>
        </w:r>
      </w:ins>
    </w:p>
    <w:p w14:paraId="63B7F0CC" w14:textId="77777777" w:rsidR="00120591" w:rsidRPr="00B92532" w:rsidRDefault="00120591" w:rsidP="007B100A">
      <w:pPr>
        <w:rPr>
          <w:ins w:id="7776" w:author="Mosi Adesina Ifatunji" w:date="2025-08-05T17:55:00Z" w16du:dateUtc="2025-08-05T22:55:00Z"/>
        </w:rPr>
      </w:pPr>
    </w:p>
    <w:p w14:paraId="229D9AE7" w14:textId="49463EEF" w:rsidR="00120591" w:rsidRPr="00B92532" w:rsidRDefault="00120591" w:rsidP="007B100A">
      <w:pPr>
        <w:rPr>
          <w:ins w:id="7777" w:author="Mosi Adesina Ifatunji" w:date="2025-08-05T17:55:00Z" w16du:dateUtc="2025-08-05T22:55:00Z"/>
        </w:rPr>
      </w:pPr>
      <w:ins w:id="7778" w:author="Mosi Adesina Ifatunji" w:date="2025-08-05T17:55:00Z" w16du:dateUtc="2025-08-05T22:55:00Z">
        <w:r w:rsidRPr="00B92532">
          <w:t xml:space="preserve">Students of organizational behavior relegate ethnoracial dynamics as exogenous epiphenomenon and therefore secondary to basic organizational operations </w:t>
        </w:r>
        <w:r w:rsidRPr="00B92532">
          <w:fldChar w:fldCharType="begin">
            <w:fldData xml:space="preserve">PEVuZE5vdGU+PENpdGU+PEF1dGhvcj5PbWk8L0F1dGhvcj48WWVhcj4xOTg2IFsyMDE1XTwvWWVh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</w:fldData>
          </w:fldChar>
        </w:r>
        <w:r w:rsidRPr="006E0AF6">
          <w:rPr>
            <w:color w:val="1A1A1A" w:themeColor="background1" w:themeShade="1A"/>
          </w:rPr>
          <w:instrText xml:space="preserve"> ADDIN EN.JS.CITE </w:instrText>
        </w:r>
        <w:r w:rsidRPr="00B92532">
          <w:fldChar w:fldCharType="separate"/>
        </w:r>
        <w:r w:rsidRPr="00396698">
          <w:rPr>
            <w:noProof/>
            <w:color w:val="1A1A1A" w:themeColor="background1" w:themeShade="1A"/>
          </w:rPr>
          <w:t>(Omi and Winant 1986 [2015])</w:t>
        </w:r>
        <w:r w:rsidRPr="00B92532">
          <w:fldChar w:fldCharType="end"/>
        </w:r>
        <w:r w:rsidRPr="00B92532">
          <w:t>.</w:t>
        </w:r>
      </w:ins>
    </w:p>
    <w:p w14:paraId="134C4CC3" w14:textId="77777777" w:rsidR="00120591" w:rsidRPr="00B92532" w:rsidRDefault="00120591" w:rsidP="007B100A">
      <w:pPr>
        <w:rPr>
          <w:ins w:id="7779" w:author="Mosi Adesina Ifatunji" w:date="2025-08-05T17:55:00Z" w16du:dateUtc="2025-08-05T22:55:00Z"/>
        </w:rPr>
      </w:pPr>
    </w:p>
    <w:p w14:paraId="71299B32" w14:textId="77777777" w:rsidR="00120591" w:rsidRPr="00B92532" w:rsidRDefault="00120591" w:rsidP="007B100A">
      <w:pPr>
        <w:rPr>
          <w:ins w:id="7780" w:author="Mosi Adesina Ifatunji" w:date="2025-08-05T17:55:00Z" w16du:dateUtc="2025-08-05T22:55:00Z"/>
        </w:rPr>
      </w:pPr>
    </w:p>
    <w:p w14:paraId="6433BC81" w14:textId="5ACBDDA0" w:rsidR="00120591" w:rsidRPr="00B92532" w:rsidRDefault="00120591" w:rsidP="007B100A">
      <w:pPr>
        <w:rPr>
          <w:ins w:id="7781" w:author="Mosi Adesina Ifatunji" w:date="2025-08-05T17:55:00Z" w16du:dateUtc="2025-08-05T22:55:00Z"/>
        </w:rPr>
      </w:pPr>
      <w:ins w:id="7782" w:author="Mosi Adesina Ifatunji" w:date="2025-08-05T17:55:00Z" w16du:dateUtc="2025-08-05T22:55:00Z">
        <w:r w:rsidRPr="00B92532">
          <w:t xml:space="preserve">These offerings described processes of internal colonialism and institutional racism, but they did not focus their theory and/or analysis on organizations or firms </w:t>
        </w:r>
        <w:r w:rsidRPr="00B92532">
          <w:fldChar w:fldCharType="begin">
            <w:fldData xml:space="preserve">PEVuZE5vdGU+PENpdGU+PEF1dGhvcj5DYXJtaWNoYWVsPC9BdXRob3I+PFllYXI+MTk2NzwvWWVh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</w:fldData>
          </w:fldChar>
        </w:r>
        <w:r w:rsidRPr="006E0AF6">
          <w:rPr>
            <w:color w:val="1A1A1A" w:themeColor="background1" w:themeShade="1A"/>
          </w:rPr>
          <w:instrText xml:space="preserve"> ADDIN EN.JS.CITE </w:instrText>
        </w:r>
        <w:r w:rsidRPr="00B92532">
          <w:fldChar w:fldCharType="separate"/>
        </w:r>
        <w:r w:rsidRPr="008B7FC0">
          <w:rPr>
            <w:noProof/>
            <w:color w:val="1A1A1A" w:themeColor="background1" w:themeShade="1A"/>
          </w:rPr>
          <w:t>(Carmichael and Hamilton 1967)</w:t>
        </w:r>
        <w:r w:rsidRPr="00B92532">
          <w:fldChar w:fldCharType="end"/>
        </w:r>
        <w:r w:rsidRPr="00B92532">
          <w:t>.</w:t>
        </w:r>
      </w:ins>
    </w:p>
    <w:p w14:paraId="2FD39DEB" w14:textId="77777777" w:rsidR="00120591" w:rsidRPr="00B92532" w:rsidRDefault="00120591" w:rsidP="007B100A">
      <w:pPr>
        <w:rPr>
          <w:ins w:id="7783" w:author="Mosi Adesina Ifatunji" w:date="2025-08-05T17:55:00Z" w16du:dateUtc="2025-08-05T22:55:00Z"/>
        </w:rPr>
      </w:pPr>
    </w:p>
    <w:p w14:paraId="645E2047" w14:textId="22CCAB7A" w:rsidR="00120591" w:rsidRPr="00B92532" w:rsidRDefault="00120591" w:rsidP="007B100A">
      <w:pPr>
        <w:rPr>
          <w:ins w:id="7784" w:author="Mosi Adesina Ifatunji" w:date="2025-08-05T17:55:00Z" w16du:dateUtc="2025-08-05T22:55:00Z"/>
        </w:rPr>
      </w:pPr>
      <w:ins w:id="7785" w:author="Mosi Adesina Ifatunji" w:date="2025-08-05T17:55:00Z" w16du:dateUtc="2025-08-05T22:55:00Z">
        <w:r w:rsidRPr="00B92532">
          <w:rPr>
            <w:highlight w:val="yellow"/>
          </w:rPr>
          <w:t>“Ethnic antagonism arises from a labor market split along ethnic lines, as one group of workers is used to undercut the wages of another”</w:t>
        </w:r>
        <w:r w:rsidRPr="00B92532">
          <w:t xml:space="preserve"> </w:t>
        </w:r>
        <w:r w:rsidRPr="00B92532">
          <w:fldChar w:fldCharType="begin">
            <w:fldData xml:space="preserve">PEVuZE5vdGU+PENpdGU+PEF1dGhvcj5Cb25hY2ljaDwvQXV0aG9yPjxZZWFyPjE5NzI8L1llYXI+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</w:fldData>
          </w:fldChar>
        </w:r>
        <w:r w:rsidRPr="00B92532">
          <w:instrText xml:space="preserve"> ADDIN EN.JS.CITE </w:instrText>
        </w:r>
        <w:r w:rsidRPr="00B92532">
          <w:fldChar w:fldCharType="separate"/>
        </w:r>
        <w:r w:rsidRPr="00B92532">
          <w:rPr>
            <w:noProof/>
          </w:rPr>
          <w:t>(Bonacich 1972)</w:t>
        </w:r>
        <w:r w:rsidRPr="00B92532">
          <w:fldChar w:fldCharType="end"/>
        </w:r>
        <w:r w:rsidRPr="00B92532">
          <w:t>.</w:t>
        </w:r>
      </w:ins>
    </w:p>
    <w:p w14:paraId="0A0930D1" w14:textId="77777777" w:rsidR="00120591" w:rsidRPr="00B92532" w:rsidRDefault="00120591" w:rsidP="007B100A">
      <w:pPr>
        <w:rPr>
          <w:ins w:id="7786" w:author="Mosi Adesina Ifatunji" w:date="2025-08-05T17:55:00Z" w16du:dateUtc="2025-08-05T22:55:00Z"/>
        </w:rPr>
      </w:pPr>
    </w:p>
    <w:p w14:paraId="1DA2806B" w14:textId="11BC68FB" w:rsidR="00120591" w:rsidRPr="00B92532" w:rsidRDefault="00120591" w:rsidP="007B100A">
      <w:pPr>
        <w:rPr>
          <w:ins w:id="7787" w:author="Mosi Adesina Ifatunji" w:date="2025-08-05T17:55:00Z" w16du:dateUtc="2025-08-05T22:55:00Z"/>
        </w:rPr>
      </w:pPr>
      <w:ins w:id="7788" w:author="Mosi Adesina Ifatunji" w:date="2025-08-05T17:55:00Z" w16du:dateUtc="2025-08-05T22:55:00Z">
        <w:r w:rsidRPr="00B92532">
          <w:rPr>
            <w:highlight w:val="yellow"/>
          </w:rPr>
          <w:t>“Employers actively contribute to racial antagonism when emergent interracial coalitions threaten to increase labor costs and polarize class struggle”</w:t>
        </w:r>
        <w:r w:rsidRPr="00B92532">
          <w:t xml:space="preserve"> </w:t>
        </w:r>
        <w:r w:rsidRPr="00B92532">
          <w:fldChar w:fldCharType="begin">
            <w:fldData xml:space="preserve">PEVuZE5vdGU+PENpdGU+PEF1dGhvcj5Ccm93bjwvQXV0aG9yPjxZZWFyPjIwMDA8L1llYXI+PFJl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</w:fldData>
          </w:fldChar>
        </w:r>
        <w:r w:rsidRPr="00B92532">
          <w:instrText xml:space="preserve"> ADDIN EN.JS.CITE </w:instrText>
        </w:r>
        <w:r w:rsidRPr="00B92532">
          <w:fldChar w:fldCharType="separate"/>
        </w:r>
        <w:r w:rsidRPr="00B92532">
          <w:rPr>
            <w:noProof/>
          </w:rPr>
          <w:t>(Brown 2000)</w:t>
        </w:r>
        <w:r w:rsidRPr="00B92532">
          <w:fldChar w:fldCharType="end"/>
        </w:r>
        <w:r w:rsidRPr="00B92532">
          <w:t>.</w:t>
        </w:r>
      </w:ins>
    </w:p>
    <w:p w14:paraId="7E254F13" w14:textId="77777777" w:rsidR="00120591" w:rsidRPr="00B92532" w:rsidRDefault="00120591" w:rsidP="007B100A">
      <w:pPr>
        <w:rPr>
          <w:ins w:id="7789" w:author="Mosi Adesina Ifatunji" w:date="2025-08-05T17:55:00Z" w16du:dateUtc="2025-08-05T22:55:00Z"/>
        </w:rPr>
      </w:pPr>
    </w:p>
    <w:p w14:paraId="785793AB" w14:textId="140B25A9" w:rsidR="00120591" w:rsidRPr="00B92532" w:rsidRDefault="00120591" w:rsidP="007B100A">
      <w:pPr>
        <w:rPr>
          <w:ins w:id="7790" w:author="Mosi Adesina Ifatunji" w:date="2025-08-05T17:55:00Z" w16du:dateUtc="2025-08-05T22:55:00Z"/>
        </w:rPr>
      </w:pPr>
      <w:ins w:id="7791" w:author="Mosi Adesina Ifatunji" w:date="2025-08-05T17:55:00Z" w16du:dateUtc="2025-08-05T22:55:00Z">
        <w:r w:rsidRPr="00B92532">
          <w:rPr>
            <w:highlight w:val="yellow"/>
          </w:rPr>
          <w:t>“Exclusion attempts and caste-like arrangements can occur among groups of the same race when economic competition dictates”</w:t>
        </w:r>
        <w:r w:rsidRPr="00B92532">
          <w:t xml:space="preserve"> </w:t>
        </w:r>
        <w:r w:rsidRPr="00B92532">
          <w:fldChar w:fldCharType="begin">
            <w:fldData xml:space="preserve">PEVuZE5vdGU+PENpdGU+PEF1dGhvcj5LZXJzd2VsbDwvQXV0aG9yPjxZZWFyPjIwMjM8L1llYXI+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</w:fldData>
          </w:fldChar>
        </w:r>
        <w:r w:rsidRPr="00B92532">
          <w:instrText xml:space="preserve"> ADDIN EN.JS.CITE </w:instrText>
        </w:r>
        <w:r w:rsidRPr="00B92532">
          <w:fldChar w:fldCharType="separate"/>
        </w:r>
        <w:r w:rsidRPr="00B92532">
          <w:rPr>
            <w:noProof/>
          </w:rPr>
          <w:t>(Kerswell, Hang and Chan 2023)</w:t>
        </w:r>
        <w:r w:rsidRPr="00B92532">
          <w:fldChar w:fldCharType="end"/>
        </w:r>
        <w:r w:rsidRPr="00B92532">
          <w:t>.</w:t>
        </w:r>
      </w:ins>
    </w:p>
    <w:p w14:paraId="52C90C6B" w14:textId="77777777" w:rsidR="00120591" w:rsidRPr="00B92532" w:rsidRDefault="00120591" w:rsidP="007B100A">
      <w:pPr>
        <w:rPr>
          <w:ins w:id="7792" w:author="Mosi Adesina Ifatunji" w:date="2025-08-05T17:55:00Z" w16du:dateUtc="2025-08-05T22:55:00Z"/>
        </w:rPr>
      </w:pPr>
    </w:p>
    <w:p w14:paraId="05EE441C" w14:textId="3215739A" w:rsidR="00120591" w:rsidRPr="00B92532" w:rsidRDefault="00120591" w:rsidP="007B100A">
      <w:pPr>
        <w:rPr>
          <w:ins w:id="7793" w:author="Mosi Adesina Ifatunji" w:date="2025-08-05T17:55:00Z" w16du:dateUtc="2025-08-05T22:55:00Z"/>
        </w:rPr>
      </w:pPr>
      <w:ins w:id="7794" w:author="Mosi Adesina Ifatunji" w:date="2025-08-05T17:55:00Z" w16du:dateUtc="2025-08-05T22:55:00Z">
        <w:r w:rsidRPr="00B92532">
          <w:rPr>
            <w:highlight w:val="yellow"/>
          </w:rPr>
          <w:t>“Ethnic antagonism is sustained by laws, exclusionary practices, and caste systems designed to protect higher-paid labor”</w:t>
        </w:r>
        <w:r w:rsidRPr="00B92532">
          <w:t xml:space="preserve"> </w:t>
        </w:r>
        <w:r w:rsidRPr="00B92532">
          <w:fldChar w:fldCharType="begin">
            <w:fldData xml:space="preserve">PEVuZE5vdGU+PENpdGU+PEF1dGhvcj5BdWVyaGFobjwvQXV0aG9yPjxZZWFyPjIwMTg8L1llYXI+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</w:fldData>
          </w:fldChar>
        </w:r>
        <w:r w:rsidRPr="00B92532">
          <w:instrText xml:space="preserve"> ADDIN EN.JS.CITE </w:instrText>
        </w:r>
        <w:r w:rsidRPr="00B92532">
          <w:fldChar w:fldCharType="separate"/>
        </w:r>
        <w:r w:rsidRPr="00B92532">
          <w:rPr>
            <w:noProof/>
          </w:rPr>
          <w:t>(Auerhahn 2018)</w:t>
        </w:r>
        <w:r w:rsidRPr="00B92532">
          <w:fldChar w:fldCharType="end"/>
        </w:r>
        <w:r w:rsidRPr="00B92532">
          <w:t>.</w:t>
        </w:r>
      </w:ins>
    </w:p>
    <w:p w14:paraId="20B7947B" w14:textId="77777777" w:rsidR="00120591" w:rsidRPr="00B92532" w:rsidRDefault="00120591" w:rsidP="007B100A">
      <w:pPr>
        <w:rPr>
          <w:ins w:id="7795" w:author="Mosi Adesina Ifatunji" w:date="2025-08-05T17:55:00Z" w16du:dateUtc="2025-08-05T22:55:00Z"/>
        </w:rPr>
      </w:pPr>
    </w:p>
    <w:p w14:paraId="3DC7EFE7" w14:textId="423E3387" w:rsidR="00120591" w:rsidRPr="00B92532" w:rsidRDefault="00120591" w:rsidP="007B100A">
      <w:pPr>
        <w:rPr>
          <w:ins w:id="7796" w:author="Mosi Adesina Ifatunji" w:date="2025-08-05T17:55:00Z" w16du:dateUtc="2025-08-05T22:55:00Z"/>
        </w:rPr>
      </w:pPr>
      <w:ins w:id="7797" w:author="Mosi Adesina Ifatunji" w:date="2025-08-05T17:55:00Z" w16du:dateUtc="2025-08-05T22:55:00Z">
        <w:r w:rsidRPr="00B92532">
          <w:rPr>
            <w:highlight w:val="yellow"/>
          </w:rPr>
          <w:t>“Higher-priced labor resists competition from lower-priced groups, leveraging unions, laws, or violence to protect their economic position”</w:t>
        </w:r>
        <w:r w:rsidRPr="00B92532">
          <w:t xml:space="preserve"> </w:t>
        </w:r>
        <w:r w:rsidRPr="00B92532">
          <w:fldChar w:fldCharType="begin">
            <w:fldData xml:space="preserve">PEVuZE5vdGU+PENpdGU+PEF1dGhvcj5QZWxlZDwvQXV0aG9yPjxZZWFyPjE5ODc8L1llYXI+PFJl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</w:fldData>
          </w:fldChar>
        </w:r>
        <w:r w:rsidRPr="00B92532">
          <w:instrText xml:space="preserve"> ADDIN EN.JS.CITE </w:instrText>
        </w:r>
        <w:r w:rsidRPr="00B92532">
          <w:fldChar w:fldCharType="separate"/>
        </w:r>
        <w:r w:rsidRPr="00B92532">
          <w:rPr>
            <w:noProof/>
          </w:rPr>
          <w:t>(Peled and Shafir 1987)</w:t>
        </w:r>
        <w:r w:rsidRPr="00B92532">
          <w:fldChar w:fldCharType="end"/>
        </w:r>
        <w:r w:rsidRPr="00B92532">
          <w:t>.</w:t>
        </w:r>
      </w:ins>
    </w:p>
    <w:p w14:paraId="3A4B33C1" w14:textId="77777777" w:rsidR="00120591" w:rsidRPr="00B92532" w:rsidRDefault="00120591" w:rsidP="007B100A">
      <w:pPr>
        <w:rPr>
          <w:ins w:id="7798" w:author="Mosi Adesina Ifatunji" w:date="2025-08-05T17:55:00Z" w16du:dateUtc="2025-08-05T22:55:00Z"/>
        </w:rPr>
      </w:pPr>
    </w:p>
    <w:p w14:paraId="720D4DD9" w14:textId="77777777" w:rsidR="00120591" w:rsidRPr="00B92532" w:rsidRDefault="00120591" w:rsidP="007B100A">
      <w:pPr>
        <w:rPr>
          <w:ins w:id="7799" w:author="Mosi Adesina Ifatunji" w:date="2025-08-05T17:55:00Z" w16du:dateUtc="2025-08-05T22:55:00Z"/>
        </w:rPr>
      </w:pPr>
      <w:ins w:id="7800" w:author="Mosi Adesina Ifatunji" w:date="2025-08-05T17:55:00Z" w16du:dateUtc="2025-08-05T22:55:00Z">
        <w:r w:rsidRPr="00B92532">
          <w:rPr>
            <w:highlight w:val="yellow"/>
          </w:rPr>
          <w:t>“The persistence of split labor markets depends on the institutionalization of racial hierarchies, which maintain control over lower-priced labor groups”</w:t>
        </w:r>
        <w:r w:rsidRPr="00B92532">
          <w:t xml:space="preserve"> </w:t>
        </w:r>
        <w:r w:rsidRPr="00B92532" w:rsidDel="0065548F">
          <w:fldChar w:fldCharType="begin"/>
        </w:r>
        <w:r w:rsidRPr="00B92532" w:rsidDel="0065548F">
          <w:fldChar w:fldCharType="separate"/>
        </w:r>
        <w:r w:rsidRPr="00B92532">
          <w:rPr>
            <w:noProof/>
          </w:rPr>
          <w:t>(Corzine, Huff‐Corzine and Creech 2007)</w:t>
        </w:r>
        <w:r w:rsidRPr="00B92532" w:rsidDel="0065548F">
          <w:fldChar w:fldCharType="end"/>
        </w:r>
        <w:r w:rsidRPr="00B92532">
          <w:t>.</w:t>
        </w:r>
      </w:ins>
    </w:p>
    <w:p w14:paraId="03707CC4" w14:textId="77777777" w:rsidR="00120591" w:rsidRPr="00B92532" w:rsidRDefault="00120591" w:rsidP="007B100A">
      <w:pPr>
        <w:rPr>
          <w:ins w:id="7801" w:author="Mosi Adesina Ifatunji" w:date="2025-08-05T17:55:00Z" w16du:dateUtc="2025-08-05T22:55:00Z"/>
        </w:rPr>
      </w:pPr>
    </w:p>
    <w:p w14:paraId="0D6F1325" w14:textId="77777777" w:rsidR="00120591" w:rsidRPr="00B92532" w:rsidRDefault="00120591" w:rsidP="007B100A">
      <w:pPr>
        <w:rPr>
          <w:ins w:id="7802" w:author="Mosi Adesina Ifatunji" w:date="2025-08-05T17:55:00Z" w16du:dateUtc="2025-08-05T22:55:00Z"/>
        </w:rPr>
      </w:pPr>
      <w:ins w:id="7803" w:author="Mosi Adesina Ifatunji" w:date="2025-08-05T17:55:00Z" w16du:dateUtc="2025-08-05T22:55:00Z">
        <w:r w:rsidRPr="00B92532">
          <w:t xml:space="preserve">… </w:t>
        </w:r>
        <w:r w:rsidRPr="00B92532">
          <w:rPr>
            <w:b/>
            <w:bCs/>
          </w:rPr>
          <w:t>institutional racism</w:t>
        </w:r>
        <w:r w:rsidRPr="00B92532">
          <w:t xml:space="preserve">… </w:t>
        </w:r>
        <w:r w:rsidRPr="00B92532" w:rsidDel="00A873B0">
          <w:fldChar w:fldCharType="begin"/>
        </w:r>
        <w:r w:rsidRPr="00B92532" w:rsidDel="00A873B0">
          <w:fldChar w:fldCharType="separate"/>
        </w:r>
        <w:r w:rsidRPr="00B92532">
          <w:rPr>
            <w:noProof/>
          </w:rPr>
          <w:t>(Carmichael et al. 1967)</w:t>
        </w:r>
        <w:r w:rsidRPr="00B92532" w:rsidDel="00A873B0">
          <w:fldChar w:fldCharType="end"/>
        </w:r>
        <w:r w:rsidRPr="00B92532">
          <w:t>.</w:t>
        </w:r>
      </w:ins>
    </w:p>
    <w:p w14:paraId="793E1ECC" w14:textId="77777777" w:rsidR="00120591" w:rsidRPr="00B92532" w:rsidRDefault="00120591" w:rsidP="007B100A">
      <w:pPr>
        <w:rPr>
          <w:ins w:id="7804" w:author="Mosi Adesina Ifatunji" w:date="2025-08-05T17:55:00Z" w16du:dateUtc="2025-08-05T22:55:00Z"/>
        </w:rPr>
      </w:pPr>
    </w:p>
    <w:p w14:paraId="5F306654" w14:textId="77777777" w:rsidR="00120591" w:rsidRPr="00B92532" w:rsidRDefault="00120591" w:rsidP="007B100A">
      <w:pPr>
        <w:rPr>
          <w:ins w:id="7805" w:author="Mosi Adesina Ifatunji" w:date="2025-08-05T17:55:00Z" w16du:dateUtc="2025-08-05T22:55:00Z"/>
        </w:rPr>
      </w:pPr>
      <w:ins w:id="7806" w:author="Mosi Adesina Ifatunji" w:date="2025-08-05T17:55:00Z" w16du:dateUtc="2025-08-05T22:55:00Z">
        <w:r w:rsidRPr="00B92532">
          <w:t xml:space="preserve">… “inequality regimes,” or “loosely interrelated practices, processes, actions, and meanings that result in and maintain … racial inequalities” </w:t>
        </w:r>
        <w:r w:rsidRPr="00B92532" w:rsidDel="00F87DC0">
          <w:fldChar w:fldCharType="begin"/>
        </w:r>
        <w:r w:rsidRPr="00B92532" w:rsidDel="00F87DC0">
          <w:fldChar w:fldCharType="separate"/>
        </w:r>
        <w:r w:rsidRPr="00B92532">
          <w:rPr>
            <w:noProof/>
          </w:rPr>
          <w:t>(Acker 2006: 443)</w:t>
        </w:r>
        <w:r w:rsidRPr="00B92532" w:rsidDel="00F87DC0">
          <w:fldChar w:fldCharType="end"/>
        </w:r>
        <w:r w:rsidRPr="00B92532">
          <w:t>.</w:t>
        </w:r>
      </w:ins>
    </w:p>
    <w:p w14:paraId="5ED285D9" w14:textId="77777777" w:rsidR="00120591" w:rsidRPr="00B92532" w:rsidRDefault="00120591" w:rsidP="007B100A">
      <w:pPr>
        <w:rPr>
          <w:ins w:id="7807" w:author="Mosi Adesina Ifatunji" w:date="2025-08-05T17:55:00Z" w16du:dateUtc="2025-08-05T22:55:00Z"/>
        </w:rPr>
      </w:pPr>
    </w:p>
    <w:p w14:paraId="4D65ADCC" w14:textId="77777777" w:rsidR="00120591" w:rsidRPr="00B92532" w:rsidRDefault="00120591" w:rsidP="007B100A">
      <w:pPr>
        <w:rPr>
          <w:ins w:id="7808" w:author="Mosi Adesina Ifatunji" w:date="2025-08-05T17:55:00Z" w16du:dateUtc="2025-08-05T22:55:00Z"/>
        </w:rPr>
      </w:pPr>
      <w:ins w:id="7809" w:author="Mosi Adesina Ifatunji" w:date="2025-08-05T17:55:00Z" w16du:dateUtc="2025-08-05T22:55:00Z">
        <w:r w:rsidRPr="00B92532">
          <w:lastRenderedPageBreak/>
          <w:t xml:space="preserve">… firms differentially link, “organizational rules to social and material resources” </w:t>
        </w:r>
        <w:r w:rsidRPr="00B92532" w:rsidDel="00F87DC0">
          <w:fldChar w:fldCharType="begin"/>
        </w:r>
        <w:r w:rsidRPr="00B92532" w:rsidDel="00F87DC0">
          <w:fldChar w:fldCharType="separate"/>
        </w:r>
        <w:r w:rsidRPr="00B92532">
          <w:rPr>
            <w:noProof/>
          </w:rPr>
          <w:t>(Ray 2019: 26)</w:t>
        </w:r>
        <w:r w:rsidRPr="00B92532" w:rsidDel="00F87DC0">
          <w:fldChar w:fldCharType="end"/>
        </w:r>
        <w:r w:rsidRPr="00B92532">
          <w:t xml:space="preserve"> and therefore constitute…</w:t>
        </w:r>
      </w:ins>
    </w:p>
    <w:p w14:paraId="50C94E63" w14:textId="77777777" w:rsidR="00120591" w:rsidRPr="00B92532" w:rsidRDefault="00120591" w:rsidP="007B100A">
      <w:pPr>
        <w:rPr>
          <w:ins w:id="7810" w:author="Mosi Adesina Ifatunji" w:date="2025-08-05T17:55:00Z" w16du:dateUtc="2025-08-05T22:55:00Z"/>
        </w:rPr>
      </w:pPr>
    </w:p>
    <w:p w14:paraId="55D11FA7" w14:textId="27499973" w:rsidR="00120591" w:rsidRPr="00B92532" w:rsidRDefault="00120591" w:rsidP="007B100A">
      <w:pPr>
        <w:rPr>
          <w:ins w:id="7811" w:author="Mosi Adesina Ifatunji" w:date="2025-08-05T17:55:00Z" w16du:dateUtc="2025-08-05T22:55:00Z"/>
        </w:rPr>
      </w:pPr>
      <w:ins w:id="7812" w:author="Mosi Adesina Ifatunji" w:date="2025-08-05T17:55:00Z" w16du:dateUtc="2025-08-05T22:55:00Z">
        <w:r w:rsidRPr="00B92532">
          <w:t xml:space="preserve">… “much of the social and economic inequality in the United States and other industrialized countries is created in organizations” </w:t>
        </w:r>
        <w:r w:rsidRPr="00B92532">
          <w:fldChar w:fldCharType="begin">
            <w:fldData xml:space="preserve">PEVuZE5vdGU+PENpdGU+PEF1dGhvcj5BY2tlcjwvQXV0aG9yPjxZZWFyPjIwMDY8L1llYXI+PFJl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==
</w:fldData>
          </w:fldChar>
        </w:r>
        <w:r w:rsidRPr="00B92532">
          <w:instrText xml:space="preserve"> ADDIN EN.JS.CITE </w:instrText>
        </w:r>
        <w:r w:rsidRPr="00B92532">
          <w:fldChar w:fldCharType="separate"/>
        </w:r>
        <w:r w:rsidRPr="00B92532">
          <w:rPr>
            <w:noProof/>
          </w:rPr>
          <w:t>(Acker 2006: 441)</w:t>
        </w:r>
        <w:r w:rsidRPr="00B92532">
          <w:fldChar w:fldCharType="end"/>
        </w:r>
        <w:r w:rsidRPr="00B92532">
          <w:t xml:space="preserve"> and that “[m]</w:t>
        </w:r>
        <w:proofErr w:type="spellStart"/>
        <w:r w:rsidRPr="00B92532">
          <w:t>eso</w:t>
        </w:r>
        <w:proofErr w:type="spellEnd"/>
        <w:r w:rsidRPr="00B92532">
          <w:t xml:space="preserve">-level internal hierarchies and occupational segregation contribute to the mundane reproduction of racial stratification” </w:t>
        </w:r>
        <w:r w:rsidRPr="00B92532">
          <w:fldChar w:fldCharType="begin">
            <w:fldData xml:space="preserve">PEVuZE5vdGU+PENpdGU+PEF1dGhvcj5SYXk8L0F1dGhvcj48WWVhcj4yMDE5PC9ZZWFyPjxSZWNO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</w:fldData>
          </w:fldChar>
        </w:r>
        <w:r w:rsidRPr="00B92532">
          <w:instrText xml:space="preserve"> ADDIN EN.JS.CITE </w:instrText>
        </w:r>
        <w:r w:rsidRPr="00B92532">
          <w:fldChar w:fldCharType="separate"/>
        </w:r>
        <w:r w:rsidRPr="00B92532">
          <w:rPr>
            <w:noProof/>
          </w:rPr>
          <w:t>(Ray 2019: 30)</w:t>
        </w:r>
        <w:r w:rsidRPr="00B92532">
          <w:fldChar w:fldCharType="end"/>
        </w:r>
        <w:r w:rsidRPr="00B92532">
          <w:t>.</w:t>
        </w:r>
      </w:ins>
    </w:p>
    <w:p w14:paraId="52B834E4" w14:textId="77777777" w:rsidR="00120591" w:rsidRPr="00B92532" w:rsidRDefault="00120591" w:rsidP="007B100A">
      <w:pPr>
        <w:rPr>
          <w:ins w:id="7813" w:author="Mosi Adesina Ifatunji" w:date="2025-08-05T17:55:00Z" w16du:dateUtc="2025-08-05T22:55:00Z"/>
        </w:rPr>
      </w:pPr>
    </w:p>
    <w:p w14:paraId="7FD1E5E4" w14:textId="3F3C601C" w:rsidR="00120591" w:rsidRPr="00B92532" w:rsidRDefault="00120591" w:rsidP="007B100A">
      <w:pPr>
        <w:rPr>
          <w:ins w:id="7814" w:author="Mosi Adesina Ifatunji" w:date="2025-08-05T17:55:00Z" w16du:dateUtc="2025-08-05T22:55:00Z"/>
        </w:rPr>
      </w:pPr>
      <w:ins w:id="7815" w:author="Mosi Adesina Ifatunji" w:date="2025-08-05T17:55:00Z" w16du:dateUtc="2025-08-05T22:55:00Z">
        <w:r w:rsidRPr="00B92532">
          <w:t xml:space="preserve">“After a social formation is racialized, its ‘normal’ dynamics always include a racial component…” </w:t>
        </w:r>
        <w:r w:rsidRPr="00B92532">
          <w:fldChar w:fldCharType="begin">
            <w:fldData xml:space="preserve">PEVuZE5vdGU+PENpdGU+PEF1dGhvcj5Cb25pbGxhLVNpbHZhPC9BdXRob3I+PFllYXI+MTk5Nzwv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</w:fldData>
          </w:fldChar>
        </w:r>
        <w:r w:rsidRPr="00B92532">
          <w:instrText xml:space="preserve"> ADDIN EN.JS.CITE </w:instrText>
        </w:r>
        <w:r w:rsidRPr="00B92532">
          <w:fldChar w:fldCharType="separate"/>
        </w:r>
        <w:r w:rsidRPr="00B92532">
          <w:rPr>
            <w:noProof/>
          </w:rPr>
          <w:t>(Bonilla-Silva 1997)</w:t>
        </w:r>
        <w:r w:rsidRPr="00B92532">
          <w:fldChar w:fldCharType="end"/>
        </w:r>
        <w:r w:rsidRPr="00B92532">
          <w:t>.</w:t>
        </w:r>
      </w:ins>
    </w:p>
    <w:p w14:paraId="326D5E94" w14:textId="77777777" w:rsidR="00120591" w:rsidRPr="00B92532" w:rsidRDefault="00120591" w:rsidP="007B100A">
      <w:pPr>
        <w:rPr>
          <w:ins w:id="7816" w:author="Mosi Adesina Ifatunji" w:date="2025-08-05T17:55:00Z" w16du:dateUtc="2025-08-05T22:55:00Z"/>
        </w:rPr>
      </w:pPr>
    </w:p>
    <w:p w14:paraId="28D22C42" w14:textId="4FFAD006" w:rsidR="00120591" w:rsidRPr="00B92532" w:rsidRDefault="00120591" w:rsidP="007B100A">
      <w:pPr>
        <w:rPr>
          <w:ins w:id="7817" w:author="Mosi Adesina Ifatunji" w:date="2025-08-05T17:55:00Z" w16du:dateUtc="2025-08-05T22:55:00Z"/>
        </w:rPr>
      </w:pPr>
      <w:ins w:id="7818" w:author="Mosi Adesina Ifatunji" w:date="2025-08-05T17:55:00Z" w16du:dateUtc="2025-08-05T22:55:00Z">
        <w:r w:rsidRPr="00B92532">
          <w:t xml:space="preserve">“… racialized social system theory, which describes a social system as racialized when “a set of social relations and practices based on racial distinctions develops </w:t>
        </w:r>
        <w:r w:rsidRPr="00B92532">
          <w:rPr>
            <w:b/>
            <w:bCs/>
          </w:rPr>
          <w:t>at all societal levels</w:t>
        </w:r>
        <w:r w:rsidRPr="00B92532">
          <w:t xml:space="preserve">” </w:t>
        </w:r>
        <w:r w:rsidRPr="00B92532">
          <w:fldChar w:fldCharType="begin">
            <w:fldData xml:space="preserve">PEVuZE5vdGU+PENpdGU+PEF1dGhvcj5Cb25pbGxhLVNpbHZhPC9BdXRob3I+PFllYXI+MTk5Nzwv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</w:fldData>
          </w:fldChar>
        </w:r>
        <w:r w:rsidRPr="00B92532">
          <w:instrText xml:space="preserve"> ADDIN EN.JS.CITE </w:instrText>
        </w:r>
        <w:r w:rsidRPr="00B92532">
          <w:fldChar w:fldCharType="separate"/>
        </w:r>
        <w:r w:rsidRPr="00B92532">
          <w:rPr>
            <w:noProof/>
          </w:rPr>
          <w:t>(Bonilla-Silva 1997: 474)</w:t>
        </w:r>
        <w:r w:rsidRPr="00B92532">
          <w:fldChar w:fldCharType="end"/>
        </w:r>
        <w:r w:rsidRPr="00B92532">
          <w:t>.</w:t>
        </w:r>
      </w:ins>
    </w:p>
    <w:p w14:paraId="21F8A74F" w14:textId="77777777" w:rsidR="00120591" w:rsidRPr="00B92532" w:rsidRDefault="00120591" w:rsidP="007B100A">
      <w:pPr>
        <w:rPr>
          <w:ins w:id="7819" w:author="Mosi Adesina Ifatunji" w:date="2025-08-05T17:55:00Z" w16du:dateUtc="2025-08-05T22:55:00Z"/>
        </w:rPr>
      </w:pPr>
    </w:p>
    <w:p w14:paraId="5B37588A" w14:textId="1F1B37BC" w:rsidR="00120591" w:rsidRPr="00B92532" w:rsidRDefault="00120591" w:rsidP="007B100A">
      <w:pPr>
        <w:rPr>
          <w:ins w:id="7820" w:author="Mosi Adesina Ifatunji" w:date="2025-08-05T17:55:00Z" w16du:dateUtc="2025-08-05T22:55:00Z"/>
        </w:rPr>
      </w:pPr>
      <w:ins w:id="7821" w:author="Mosi Adesina Ifatunji" w:date="2025-08-05T17:55:00Z" w16du:dateUtc="2025-08-05T22:55:00Z">
        <w:r w:rsidRPr="00B92532">
          <w:t xml:space="preserve">“Race connects cultural rules to social and mate-rial resources through organizational formation, hierarchy, and processes” </w:t>
        </w:r>
        <w:r w:rsidRPr="00B92532">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B92532">
          <w:instrText xml:space="preserve"> ADDIN EN.JS.CITE </w:instrText>
        </w:r>
        <w:r w:rsidRPr="00B92532">
          <w:fldChar w:fldCharType="separate"/>
        </w:r>
        <w:r w:rsidRPr="00B92532">
          <w:rPr>
            <w:noProof/>
          </w:rPr>
          <w:t>(Ray 2019)</w:t>
        </w:r>
        <w:r w:rsidRPr="00B92532">
          <w:fldChar w:fldCharType="end"/>
        </w:r>
        <w:r w:rsidRPr="00B92532">
          <w:t>.</w:t>
        </w:r>
      </w:ins>
    </w:p>
    <w:p w14:paraId="754C93FA" w14:textId="77777777" w:rsidR="00120591" w:rsidRPr="00B92532" w:rsidRDefault="00120591" w:rsidP="007B100A">
      <w:pPr>
        <w:rPr>
          <w:ins w:id="7822" w:author="Mosi Adesina Ifatunji" w:date="2025-08-05T17:55:00Z" w16du:dateUtc="2025-08-05T22:55:00Z"/>
        </w:rPr>
      </w:pPr>
    </w:p>
    <w:p w14:paraId="15D5C29A" w14:textId="4E49C1BA" w:rsidR="00120591" w:rsidRPr="00B92532" w:rsidRDefault="00120591" w:rsidP="007B100A">
      <w:pPr>
        <w:keepNext/>
        <w:keepLines/>
        <w:rPr>
          <w:ins w:id="7823" w:author="Mosi Adesina Ifatunji" w:date="2025-08-05T17:55:00Z" w16du:dateUtc="2025-08-05T22:55:00Z"/>
        </w:rPr>
      </w:pPr>
      <w:ins w:id="7824" w:author="Mosi Adesina Ifatunji" w:date="2025-08-05T17:55:00Z" w16du:dateUtc="2025-08-05T22:55:00Z">
        <w:r w:rsidRPr="00B92532">
          <w:t xml:space="preserve">Therefore, while macro-level theories of race and racism help to identify an entry-point </w:t>
        </w:r>
        <w:r w:rsidRPr="00B92532">
          <w:fldChar w:fldCharType="begin">
            <w:fldData xml:space="preserve">PEVuZE5vdGU+PENpdGU+PEF1dGhvcj5UYXR1bTwvQXV0aG9yPjxZZWFyPjIwMTc8L1llYXI+PFJl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</w:fldData>
          </w:fldChar>
        </w:r>
        <w:r w:rsidRPr="00B92532">
          <w:instrText xml:space="preserve"> ADDIN EN.JS.CITE </w:instrText>
        </w:r>
        <w:r w:rsidRPr="00B92532">
          <w:fldChar w:fldCharType="separate"/>
        </w:r>
        <w:r w:rsidRPr="00B92532">
          <w:rPr>
            <w:noProof/>
          </w:rPr>
          <w:t>(Tatum 2017)</w:t>
        </w:r>
        <w:r w:rsidRPr="00B92532">
          <w:fldChar w:fldCharType="end"/>
        </w:r>
        <w:r w:rsidRPr="00B92532">
          <w:t xml:space="preserve">, central tendency or ‘intercept’ for racialized relations in societies </w:t>
        </w:r>
        <w:r w:rsidRPr="00B92532">
          <w:fldChar w:fldCharType="begin">
            <w:fldData xml:space="preserve">PEVuZE5vdGU+PENpdGU+PEF1dGhvcj5CbGF1bmVyPC9BdXRob3I+PFllYXI+MTk2OTwvWWVhcj48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==
</w:fldData>
          </w:fldChar>
        </w:r>
        <w:r w:rsidRPr="00B92532">
          <w:instrText xml:space="preserve"> ADDIN EN.JS.CITE </w:instrText>
        </w:r>
        <w:r w:rsidRPr="00B92532">
          <w:fldChar w:fldCharType="separate"/>
        </w:r>
      </w:ins>
      <w:r w:rsidR="00167D9D">
        <w:rPr>
          <w:noProof/>
        </w:rPr>
        <w:t>(Blauner 1969, Omi and Winant 1986 [2015], Bonilla-Silva 1997, Feagin 2001 [2010], Jung 2015)</w:t>
      </w:r>
      <w:ins w:id="7825" w:author="Mosi Adesina Ifatunji" w:date="2025-08-05T17:55:00Z" w16du:dateUtc="2025-08-05T22:55:00Z">
        <w:r w:rsidRPr="00B92532">
          <w:fldChar w:fldCharType="end"/>
        </w:r>
        <w:r w:rsidRPr="00B92532">
          <w:t>, meso-level models anticipate and make sense of variation in racialized meanings, practices and inequalities across geographies and organizations</w:t>
        </w:r>
      </w:ins>
    </w:p>
    <w:p w14:paraId="44974D43" w14:textId="77777777" w:rsidR="00120591" w:rsidRPr="00B92532" w:rsidRDefault="00120591" w:rsidP="007B100A">
      <w:pPr>
        <w:keepNext/>
        <w:keepLines/>
        <w:rPr>
          <w:ins w:id="7826" w:author="Mosi Adesina Ifatunji" w:date="2025-08-05T17:55:00Z" w16du:dateUtc="2025-08-05T22:55:00Z"/>
        </w:rPr>
      </w:pPr>
    </w:p>
    <w:p w14:paraId="7B7BC978" w14:textId="6D871A0A" w:rsidR="00120591" w:rsidRPr="00B92532" w:rsidRDefault="00120591" w:rsidP="007B100A">
      <w:pPr>
        <w:keepNext/>
        <w:keepLines/>
        <w:rPr>
          <w:ins w:id="7827" w:author="Mosi Adesina Ifatunji" w:date="2025-08-05T17:55:00Z" w16du:dateUtc="2025-08-05T22:55:00Z"/>
        </w:rPr>
      </w:pPr>
      <w:ins w:id="7828" w:author="Mosi Adesina Ifatunji" w:date="2025-08-05T17:55:00Z" w16du:dateUtc="2025-08-05T22:55:00Z">
        <w:r w:rsidRPr="00B92532">
          <w:t xml:space="preserve">“…schemas not empowered or regenerated by resources would eventually be abandoned and forgotten” </w:t>
        </w:r>
        <w:r w:rsidRPr="00B92532">
          <w:fldChar w:fldCharType="begin">
            <w:fldData xml:space="preserve">PEVuZE5vdGU+PENpdGU+PEF1dGhvcj5TZXdlbGw8L0F1dGhvcj48WWVhcj4xOTkyPC9ZZWFyPjxS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</w:fldData>
          </w:fldChar>
        </w:r>
        <w:r w:rsidRPr="00B92532">
          <w:instrText xml:space="preserve"> ADDIN EN.JS.CITE </w:instrText>
        </w:r>
        <w:r w:rsidRPr="00B92532">
          <w:fldChar w:fldCharType="separate"/>
        </w:r>
        <w:r w:rsidRPr="00B92532">
          <w:rPr>
            <w:noProof/>
          </w:rPr>
          <w:t>(Sewell 1992)</w:t>
        </w:r>
        <w:r w:rsidRPr="00B92532">
          <w:fldChar w:fldCharType="end"/>
        </w:r>
        <w:r w:rsidRPr="00B92532">
          <w:t>.</w:t>
        </w:r>
      </w:ins>
    </w:p>
    <w:p w14:paraId="56ED0165" w14:textId="77777777" w:rsidR="00120591" w:rsidRPr="00B92532" w:rsidRDefault="00120591" w:rsidP="007B100A">
      <w:pPr>
        <w:rPr>
          <w:ins w:id="7829" w:author="Mosi Adesina Ifatunji" w:date="2025-08-05T17:55:00Z" w16du:dateUtc="2025-08-05T22:55:00Z"/>
          <w:color w:val="000000"/>
        </w:rPr>
      </w:pPr>
    </w:p>
    <w:p w14:paraId="5D5B62D2" w14:textId="77777777" w:rsidR="00120591" w:rsidRPr="00B92532" w:rsidRDefault="00120591" w:rsidP="007B100A">
      <w:pPr>
        <w:rPr>
          <w:ins w:id="7830" w:author="Mosi Adesina Ifatunji" w:date="2025-08-05T17:55:00Z" w16du:dateUtc="2025-08-05T22:55:00Z"/>
        </w:rPr>
      </w:pPr>
    </w:p>
    <w:p w14:paraId="15EAF80B" w14:textId="41F31A44" w:rsidR="00120591" w:rsidRPr="00B92532" w:rsidRDefault="00120591" w:rsidP="007B100A">
      <w:pPr>
        <w:rPr>
          <w:ins w:id="7831" w:author="Mosi Adesina Ifatunji" w:date="2025-08-05T17:55:00Z" w16du:dateUtc="2025-08-05T22:55:00Z"/>
        </w:rPr>
      </w:pPr>
      <w:ins w:id="7832" w:author="Mosi Adesina Ifatunji" w:date="2025-08-05T17:55:00Z" w16du:dateUtc="2025-08-05T22:55:00Z">
        <w:r w:rsidRPr="00B92532">
          <w:t xml:space="preserve">firms operate as “local racial formations” </w:t>
        </w:r>
        <w:r w:rsidRPr="00B92532">
          <w:fldChar w:fldCharType="begin">
            <w:fldData xml:space="preserve">PEVuZE5vdGU+PENpdGU+PEF1dGhvcj5Xb290ZW48L0F1dGhvcj48WWVhcj4yMDA2PC9ZZWFyPjxS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</w:fldData>
          </w:fldChar>
        </w:r>
        <w:r w:rsidRPr="00B92532">
          <w:instrText xml:space="preserve"> ADDIN EN.JS.CITE </w:instrText>
        </w:r>
        <w:r w:rsidRPr="00B92532">
          <w:fldChar w:fldCharType="separate"/>
        </w:r>
        <w:r w:rsidRPr="00B92532">
          <w:rPr>
            <w:noProof/>
          </w:rPr>
          <w:t>(Wooten 2006)</w:t>
        </w:r>
        <w:r w:rsidRPr="00B92532">
          <w:fldChar w:fldCharType="end"/>
        </w:r>
        <w:r w:rsidRPr="00B92532">
          <w:t xml:space="preserve"> contributing to the ‘management’ of emergent and reciprocal links between racialized discourses and inequalities at the meso-level of society </w:t>
        </w:r>
        <w:r w:rsidRPr="00B92532">
          <w:fldChar w:fldCharType="begin">
            <w:fldData xml:space="preserve">PEVuZE5vdGU+PENpdGU+PEF1dGhvcj5Db2xsaW5zPC9BdXRob3I+PFllYXI+MTk5NzwvWWVhcj48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</w:fldData>
          </w:fldChar>
        </w:r>
        <w:r w:rsidRPr="00B92532">
          <w:instrText xml:space="preserve"> ADDIN EN.JS.CITE </w:instrText>
        </w:r>
        <w:r w:rsidRPr="00B92532">
          <w:fldChar w:fldCharType="separate"/>
        </w:r>
      </w:ins>
      <w:r w:rsidR="00167D9D">
        <w:rPr>
          <w:noProof/>
        </w:rPr>
        <w:t>(Collins 1997, Wooten 2006, Moore 2007, Embrick 2011, Wooten 2015, Sewell 2016, Reyes 2017, Ferguson and Koning 2018, Ray 2019, Wingfield and Chavez 2020)</w:t>
      </w:r>
      <w:ins w:id="7833" w:author="Mosi Adesina Ifatunji" w:date="2025-08-05T17:55:00Z" w16du:dateUtc="2025-08-05T22:55:00Z">
        <w:r w:rsidRPr="00B92532">
          <w:fldChar w:fldCharType="end"/>
        </w:r>
        <w:r w:rsidRPr="00B92532">
          <w:t>.</w:t>
        </w:r>
      </w:ins>
    </w:p>
    <w:p w14:paraId="723A8B18" w14:textId="77777777" w:rsidR="00120591" w:rsidRPr="00B92532" w:rsidRDefault="00120591" w:rsidP="007B100A">
      <w:pPr>
        <w:rPr>
          <w:ins w:id="7834" w:author="Mosi Adesina Ifatunji" w:date="2025-08-05T17:55:00Z" w16du:dateUtc="2025-08-05T22:55:00Z"/>
        </w:rPr>
      </w:pPr>
    </w:p>
    <w:p w14:paraId="4AF71466" w14:textId="046A050E" w:rsidR="00120591" w:rsidRPr="00B92532" w:rsidRDefault="00120591" w:rsidP="007B100A">
      <w:pPr>
        <w:rPr>
          <w:ins w:id="7835" w:author="Mosi Adesina Ifatunji" w:date="2025-08-05T17:55:00Z" w16du:dateUtc="2025-08-05T22:55:00Z"/>
        </w:rPr>
      </w:pPr>
      <w:ins w:id="7836" w:author="Mosi Adesina Ifatunji" w:date="2025-08-05T17:55:00Z" w16du:dateUtc="2025-08-05T22:55:00Z">
        <w:r w:rsidRPr="00B92532">
          <w:t xml:space="preserve">“… inhabited…” </w:t>
        </w:r>
        <w:r w:rsidRPr="00B92532">
          <w:fldChar w:fldCharType="begin">
            <w:fldData xml:space="preserve">PEVuZE5vdGU+PENpdGU+PEF1dGhvcj5PbWk8L0F1dGhvcj48WWVhcj4xOTg2IFsyMDE1XTwvWWVh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</w:fldData>
          </w:fldChar>
        </w:r>
        <w:r w:rsidRPr="00B92532">
          <w:instrText xml:space="preserve"> ADDIN EN.JS.CITE </w:instrText>
        </w:r>
        <w:r w:rsidRPr="00B92532">
          <w:fldChar w:fldCharType="separate"/>
        </w:r>
        <w:r>
          <w:rPr>
            <w:noProof/>
          </w:rPr>
          <w:t>(Omi and Winant 1986 [2015]: 109)</w:t>
        </w:r>
        <w:r w:rsidRPr="00B92532">
          <w:fldChar w:fldCharType="end"/>
        </w:r>
        <w:r w:rsidRPr="00B92532">
          <w:t>.</w:t>
        </w:r>
      </w:ins>
    </w:p>
    <w:p w14:paraId="03D6707D" w14:textId="77777777" w:rsidR="00120591" w:rsidRPr="00B92532" w:rsidRDefault="00120591" w:rsidP="007B100A">
      <w:pPr>
        <w:rPr>
          <w:ins w:id="7837" w:author="Mosi Adesina Ifatunji" w:date="2025-08-05T17:55:00Z" w16du:dateUtc="2025-08-05T22:55:00Z"/>
        </w:rPr>
      </w:pPr>
    </w:p>
    <w:p w14:paraId="54A6204F" w14:textId="00742D5A" w:rsidR="00120591" w:rsidRPr="00B92532" w:rsidRDefault="00120591" w:rsidP="007B100A">
      <w:pPr>
        <w:rPr>
          <w:ins w:id="7838" w:author="Mosi Adesina Ifatunji" w:date="2025-08-05T17:55:00Z" w16du:dateUtc="2025-08-05T22:55:00Z"/>
        </w:rPr>
      </w:pPr>
      <w:ins w:id="7839" w:author="Mosi Adesina Ifatunji" w:date="2025-08-05T17:55:00Z" w16du:dateUtc="2025-08-05T22:55:00Z">
        <w:r w:rsidRPr="00B92532">
          <w:t xml:space="preserve">Some focusing on how organizations foster and invigorate ethnoracial inequalities within their localities </w:t>
        </w:r>
        <w:r w:rsidRPr="00B92532">
          <w:fldChar w:fldCharType="begin">
            <w:fldData xml:space="preserve">PEVuZE5vdGU+PENpdGU+PEF1dGhvcj5Db2xsaW5zPC9BdXRob3I+PFllYXI+MTk5NzwvWWVhcj48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</w:fldData>
          </w:fldChar>
        </w:r>
        <w:r w:rsidRPr="00B92532">
          <w:instrText xml:space="preserve"> ADDIN EN.JS.CITE </w:instrText>
        </w:r>
        <w:r w:rsidRPr="00B92532">
          <w:fldChar w:fldCharType="separate"/>
        </w:r>
        <w:r>
          <w:rPr>
            <w:noProof/>
          </w:rPr>
          <w:t>(Collins 1997, Sewell 2016, Sewell and Jefferson 2016)</w:t>
        </w:r>
        <w:r w:rsidRPr="00B92532">
          <w:fldChar w:fldCharType="end"/>
        </w:r>
        <w:r w:rsidRPr="00B92532">
          <w:t xml:space="preserve">, while others focus on the mechanisms of inequality within organizations </w:t>
        </w:r>
        <w:r w:rsidRPr="00B92532">
          <w:fldChar w:fldCharType="begin">
            <w:fldData xml:space="preserve">PEVuZE5vdGU+PENpdGU+PEF1dGhvcj5XaW5nZmllbGQ8L0F1dGhvcj48WWVhcj4yMDE0PC9ZZWFy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</w:fldData>
          </w:fldChar>
        </w:r>
        <w:r w:rsidRPr="00B92532">
          <w:instrText xml:space="preserve"> ADDIN EN.JS.CITE </w:instrText>
        </w:r>
        <w:r w:rsidRPr="00B92532">
          <w:fldChar w:fldCharType="separate"/>
        </w:r>
        <w:r>
          <w:rPr>
            <w:noProof/>
          </w:rPr>
          <w:t>(Wingfield and Alston 2014)</w:t>
        </w:r>
        <w:r w:rsidRPr="00B92532">
          <w:fldChar w:fldCharType="end"/>
        </w:r>
        <w:r w:rsidRPr="00B92532">
          <w:t>.</w:t>
        </w:r>
      </w:ins>
    </w:p>
    <w:p w14:paraId="043259AF" w14:textId="77777777" w:rsidR="00120591" w:rsidRPr="00B92532" w:rsidRDefault="00120591" w:rsidP="007B100A">
      <w:pPr>
        <w:rPr>
          <w:ins w:id="7840" w:author="Mosi Adesina Ifatunji" w:date="2025-08-05T17:55:00Z" w16du:dateUtc="2025-08-05T22:55:00Z"/>
        </w:rPr>
      </w:pPr>
    </w:p>
    <w:p w14:paraId="1AA74008" w14:textId="77777777" w:rsidR="00120591" w:rsidRPr="00B92532" w:rsidRDefault="00120591" w:rsidP="007B100A">
      <w:pPr>
        <w:rPr>
          <w:ins w:id="7841" w:author="Mosi Adesina Ifatunji" w:date="2025-08-05T17:55:00Z" w16du:dateUtc="2025-08-05T22:55:00Z"/>
        </w:rPr>
      </w:pPr>
      <w:ins w:id="7842" w:author="Mosi Adesina Ifatunji" w:date="2025-08-05T17:55:00Z" w16du:dateUtc="2025-08-05T22:55:00Z">
        <w:r w:rsidRPr="00B92532">
          <w:t>Include Wilson et al 1999 “Reaching the top.”</w:t>
        </w:r>
      </w:ins>
    </w:p>
    <w:p w14:paraId="49CC141C" w14:textId="77777777" w:rsidR="00B152BC" w:rsidRPr="00B92532" w:rsidRDefault="00B152BC" w:rsidP="007B100A">
      <w:pPr>
        <w:keepNext/>
        <w:keepLines/>
        <w:rPr>
          <w:ins w:id="7843" w:author="Mosi Adesina Ifatunji" w:date="2025-08-04T22:59:00Z" w16du:dateUtc="2025-08-05T03:59:00Z"/>
        </w:rPr>
      </w:pPr>
    </w:p>
    <w:p w14:paraId="21011EF2" w14:textId="77777777" w:rsidR="00B152BC" w:rsidRPr="009C7309" w:rsidRDefault="00B152BC" w:rsidP="007B100A">
      <w:pPr>
        <w:rPr>
          <w:ins w:id="7844" w:author="Mosi Adesina Ifatunji" w:date="2025-08-04T22:59:00Z" w16du:dateUtc="2025-08-05T03:59:00Z"/>
        </w:rPr>
      </w:pPr>
    </w:p>
    <w:p w14:paraId="792E469D" w14:textId="77777777" w:rsidR="00B152BC" w:rsidRPr="006B17C5" w:rsidRDefault="00B152BC" w:rsidP="007B100A">
      <w:pPr>
        <w:rPr>
          <w:ins w:id="7845" w:author="Mosi Adesina Ifatunji" w:date="2025-03-06T11:50:00Z" w16du:dateUtc="2025-03-06T17:50:00Z"/>
          <w:rPrChange w:id="7846" w:author="Mosi Adesina Ifatunji" w:date="2025-07-17T11:52:00Z" w16du:dateUtc="2025-07-17T16:52:00Z">
            <w:rPr>
              <w:ins w:id="7847" w:author="Mosi Adesina Ifatunji" w:date="2025-03-06T11:50:00Z" w16du:dateUtc="2025-03-06T17:50:00Z"/>
              <w:sz w:val="22"/>
              <w:szCs w:val="22"/>
            </w:rPr>
          </w:rPrChange>
        </w:rPr>
      </w:pPr>
    </w:p>
    <w:p w14:paraId="145A8B77" w14:textId="77777777" w:rsidR="00967251" w:rsidRPr="009C7309" w:rsidRDefault="00967251">
      <w:pPr>
        <w:rPr>
          <w:ins w:id="7848" w:author="Mosi Adesina Ifatunji" w:date="2025-06-17T18:48:00Z" w16du:dateUtc="2025-06-17T23:48:00Z"/>
          <w:shd w:val="clear" w:color="auto" w:fill="F4CCCC"/>
        </w:rPr>
        <w:pPrChange w:id="7849" w:author="Mosi Adesina Ifatunji" w:date="2025-10-21T19:50:00Z" w16du:dateUtc="2025-10-22T00:50:00Z">
          <w:pPr>
            <w:pStyle w:val="NoSpacing"/>
          </w:pPr>
        </w:pPrChange>
      </w:pPr>
    </w:p>
    <w:p w14:paraId="51D96BA8" w14:textId="6BC30430" w:rsidR="001D3971" w:rsidRPr="00B92532" w:rsidRDefault="001D3971">
      <w:pPr>
        <w:rPr>
          <w:ins w:id="7850" w:author="Mosi Adesina Ifatunji" w:date="2025-06-17T18:48:00Z" w16du:dateUtc="2025-06-17T23:48:00Z"/>
        </w:rPr>
        <w:pPrChange w:id="7851" w:author="Mosi Adesina Ifatunji" w:date="2025-10-21T19:50:00Z" w16du:dateUtc="2025-10-22T00:50:00Z">
          <w:pPr>
            <w:pStyle w:val="BodyText"/>
          </w:pPr>
        </w:pPrChange>
      </w:pPr>
    </w:p>
    <w:p w14:paraId="4F5AB091" w14:textId="77777777" w:rsidR="007269D2" w:rsidRPr="006B17C5" w:rsidRDefault="007269D2" w:rsidP="007B100A">
      <w:pPr>
        <w:rPr>
          <w:ins w:id="7852" w:author="Mosi Adesina Ifatunji" w:date="2025-06-17T16:03:00Z" w16du:dateUtc="2025-06-17T21:03:00Z"/>
          <w:rPrChange w:id="7853" w:author="Mosi Adesina Ifatunji" w:date="2025-07-17T11:52:00Z" w16du:dateUtc="2025-07-17T16:52:00Z">
            <w:rPr>
              <w:ins w:id="7854" w:author="Mosi Adesina Ifatunji" w:date="2025-06-17T16:03:00Z" w16du:dateUtc="2025-06-17T21:03:00Z"/>
              <w:shd w:val="clear" w:color="auto" w:fill="F4CCCC"/>
            </w:rPr>
          </w:rPrChange>
        </w:rPr>
      </w:pPr>
    </w:p>
    <w:p w14:paraId="3C55E330" w14:textId="77777777" w:rsidR="00D63482" w:rsidRPr="006B17C5" w:rsidRDefault="00D63482">
      <w:pPr>
        <w:pStyle w:val="BodyText"/>
        <w:rPr>
          <w:ins w:id="7855" w:author="Mosi Adesina Ifatunji" w:date="2025-06-17T16:55:00Z" w16du:dateUtc="2025-06-17T21:55:00Z"/>
          <w:rPrChange w:id="7856" w:author="Mosi Adesina Ifatunji" w:date="2025-07-17T11:52:00Z" w16du:dateUtc="2025-07-17T16:52:00Z">
            <w:rPr>
              <w:ins w:id="7857" w:author="Mosi Adesina Ifatunji" w:date="2025-06-17T16:55:00Z" w16du:dateUtc="2025-06-17T21:55:00Z"/>
              <w:rFonts w:ascii="Helvetica Neue" w:hAnsi="Helvetica Neue" w:cs="Helvetica Neue"/>
              <w:sz w:val="26"/>
              <w:szCs w:val="26"/>
            </w:rPr>
          </w:rPrChange>
        </w:rPr>
        <w:pPrChange w:id="7858" w:author="Mosi Adesina Ifatunji" w:date="2025-10-21T19:50:00Z" w16du:dateUtc="2025-10-22T00:50:00Z">
          <w:pPr>
            <w:autoSpaceDE w:val="0"/>
            <w:autoSpaceDN w:val="0"/>
            <w:adjustRightInd w:val="0"/>
            <w:ind w:right="-720"/>
          </w:pPr>
        </w:pPrChange>
      </w:pPr>
    </w:p>
    <w:p w14:paraId="1ABC43B5" w14:textId="77777777" w:rsidR="004E2A99" w:rsidRPr="006B17C5" w:rsidRDefault="004E2A99">
      <w:pPr>
        <w:keepNext/>
        <w:keepLines/>
        <w:rPr>
          <w:ins w:id="7859" w:author="Mosi Adesina Ifatunji" w:date="2025-06-17T18:36:00Z" w16du:dateUtc="2025-06-17T23:36:00Z"/>
          <w:rPrChange w:id="7860" w:author="Mosi Adesina Ifatunji" w:date="2025-07-17T11:52:00Z" w16du:dateUtc="2025-07-17T16:52:00Z">
            <w:rPr>
              <w:ins w:id="7861" w:author="Mosi Adesina Ifatunji" w:date="2025-06-17T18:36:00Z" w16du:dateUtc="2025-06-17T23:36:00Z"/>
              <w:rFonts w:ascii="Helvetica Neue" w:hAnsi="Helvetica Neue" w:cs="Helvetica Neue"/>
              <w:sz w:val="26"/>
              <w:szCs w:val="26"/>
            </w:rPr>
          </w:rPrChange>
        </w:rPr>
        <w:pPrChange w:id="7862" w:author="Mosi Adesina Ifatunji" w:date="2025-10-21T19:50:00Z" w16du:dateUtc="2025-10-22T00:50:00Z">
          <w:pPr>
            <w:autoSpaceDE w:val="0"/>
            <w:autoSpaceDN w:val="0"/>
            <w:adjustRightInd w:val="0"/>
            <w:ind w:right="-720"/>
          </w:pPr>
        </w:pPrChange>
      </w:pPr>
    </w:p>
    <w:p w14:paraId="157CAF21" w14:textId="77777777" w:rsidR="007269D2" w:rsidRPr="00B92532" w:rsidRDefault="007269D2">
      <w:pPr>
        <w:keepNext/>
        <w:keepLines/>
        <w:rPr>
          <w:ins w:id="7863" w:author="Mosi Adesina Ifatunji" w:date="2025-06-17T18:50:00Z" w16du:dateUtc="2025-06-17T23:50:00Z"/>
        </w:rPr>
        <w:pPrChange w:id="7864" w:author="Mosi Adesina Ifatunji" w:date="2025-10-21T19:50:00Z" w16du:dateUtc="2025-10-22T00:50:00Z">
          <w:pPr>
            <w:autoSpaceDE w:val="0"/>
            <w:autoSpaceDN w:val="0"/>
          </w:pPr>
        </w:pPrChange>
      </w:pPr>
    </w:p>
    <w:p w14:paraId="46CE2EC4" w14:textId="77777777" w:rsidR="007269D2" w:rsidRPr="00B92532" w:rsidRDefault="007269D2">
      <w:pPr>
        <w:keepNext/>
        <w:keepLines/>
        <w:rPr>
          <w:ins w:id="7865" w:author="Mosi Adesina Ifatunji" w:date="2025-06-17T18:50:00Z" w16du:dateUtc="2025-06-17T23:50:00Z"/>
        </w:rPr>
        <w:pPrChange w:id="7866" w:author="Mosi Adesina Ifatunji" w:date="2025-10-21T19:50:00Z" w16du:dateUtc="2025-10-22T00:50:00Z">
          <w:pPr>
            <w:autoSpaceDE w:val="0"/>
            <w:autoSpaceDN w:val="0"/>
          </w:pPr>
        </w:pPrChange>
      </w:pPr>
    </w:p>
    <w:p w14:paraId="44616A12" w14:textId="77777777" w:rsidR="007269D2" w:rsidRPr="00B92532" w:rsidRDefault="007269D2">
      <w:pPr>
        <w:keepNext/>
        <w:keepLines/>
        <w:rPr>
          <w:ins w:id="7867" w:author="Mosi Adesina Ifatunji" w:date="2025-06-17T18:50:00Z" w16du:dateUtc="2025-06-17T23:50:00Z"/>
        </w:rPr>
        <w:pPrChange w:id="7868" w:author="Mosi Adesina Ifatunji" w:date="2025-10-21T19:50:00Z" w16du:dateUtc="2025-10-22T00:50:00Z">
          <w:pPr>
            <w:autoSpaceDE w:val="0"/>
            <w:autoSpaceDN w:val="0"/>
          </w:pPr>
        </w:pPrChange>
      </w:pPr>
    </w:p>
    <w:p w14:paraId="6F395411" w14:textId="77777777" w:rsidR="007269D2" w:rsidRPr="00B92532" w:rsidRDefault="007269D2">
      <w:pPr>
        <w:keepNext/>
        <w:keepLines/>
        <w:rPr>
          <w:ins w:id="7869" w:author="Mosi Adesina Ifatunji" w:date="2025-06-17T18:50:00Z" w16du:dateUtc="2025-06-17T23:50:00Z"/>
        </w:rPr>
        <w:pPrChange w:id="7870" w:author="Mosi Adesina Ifatunji" w:date="2025-10-21T19:50:00Z" w16du:dateUtc="2025-10-22T00:50:00Z">
          <w:pPr>
            <w:autoSpaceDE w:val="0"/>
            <w:autoSpaceDN w:val="0"/>
          </w:pPr>
        </w:pPrChange>
      </w:pPr>
    </w:p>
    <w:p w14:paraId="586F1717" w14:textId="659D039D" w:rsidR="007A141C" w:rsidRPr="00B92532" w:rsidRDefault="007A141C">
      <w:pPr>
        <w:keepNext/>
        <w:keepLines/>
        <w:rPr>
          <w:ins w:id="7871" w:author="Mosi Adesina Ifatunji" w:date="2025-06-17T18:53:00Z" w16du:dateUtc="2025-06-17T23:53:00Z"/>
        </w:rPr>
        <w:pPrChange w:id="7872" w:author="Mosi Adesina Ifatunji" w:date="2025-10-21T19:50:00Z" w16du:dateUtc="2025-10-22T00:50:00Z">
          <w:pPr>
            <w:autoSpaceDE w:val="0"/>
            <w:autoSpaceDN w:val="0"/>
          </w:pPr>
        </w:pPrChange>
      </w:pPr>
    </w:p>
    <w:p w14:paraId="783C922B" w14:textId="77777777" w:rsidR="007A141C" w:rsidRDefault="007A141C" w:rsidP="007B100A">
      <w:pPr>
        <w:keepNext/>
        <w:keepLines/>
        <w:rPr>
          <w:ins w:id="7873" w:author="Mosi Adesina Ifatunji" w:date="2025-08-04T21:19:00Z" w16du:dateUtc="2025-08-05T02:19:00Z"/>
        </w:rPr>
      </w:pPr>
    </w:p>
    <w:p w14:paraId="7FA24C94" w14:textId="4CFD4D00" w:rsidR="007269D2" w:rsidRPr="009C7309" w:rsidRDefault="007870B3">
      <w:pPr>
        <w:rPr>
          <w:ins w:id="7874" w:author="Mosi Adesina Ifatunji" w:date="2025-06-17T18:51:00Z" w16du:dateUtc="2025-06-17T23:51:00Z"/>
        </w:rPr>
        <w:pPrChange w:id="7875" w:author="Mosi Adesina Ifatunji" w:date="2025-10-21T19:50:00Z" w16du:dateUtc="2025-10-22T00:50:00Z">
          <w:pPr>
            <w:pStyle w:val="NoSpacing"/>
          </w:pPr>
        </w:pPrChange>
      </w:pPr>
      <w:del w:id="7876" w:author="Mosi Adesina Ifatunji" w:date="2025-08-04T22:59:00Z" w16du:dateUtc="2025-08-05T03:59:00Z">
        <w:r w:rsidDel="00B152BC">
          <w:fldChar w:fldCharType="begin">
            <w:fldData xml:space="preserve">PEVuZE5vdGU+PENpdGU+PEF1dGhvcj5CYXJ0bGV0dDwvQXV0aG9yPjxZZWFyPjE5MzIgWzE5OTVd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</w:fldData>
          </w:fldChar>
        </w:r>
        <w:r w:rsidDel="00B152BC">
          <w:delInstrText xml:space="preserve"> ADDIN EN.JS.CITE </w:delInstrText>
        </w:r>
        <w:r w:rsidDel="00B152BC">
          <w:fldChar w:fldCharType="separate"/>
        </w:r>
        <w:r w:rsidR="00A86AF7" w:rsidDel="00B152BC">
          <w:rPr>
            <w:noProof/>
          </w:rPr>
          <w:delText>(Bartlett 1932 [1995])</w:delText>
        </w:r>
        <w:r w:rsidDel="00B152BC">
          <w:fldChar w:fldCharType="end"/>
        </w:r>
      </w:del>
    </w:p>
    <w:p w14:paraId="1060D1FD" w14:textId="77777777" w:rsidR="007269D2" w:rsidRPr="009C7309" w:rsidRDefault="007269D2">
      <w:pPr>
        <w:rPr>
          <w:ins w:id="7877" w:author="Mosi Adesina Ifatunji" w:date="2025-06-17T18:51:00Z" w16du:dateUtc="2025-06-17T23:51:00Z"/>
        </w:rPr>
        <w:pPrChange w:id="7878" w:author="Mosi Adesina Ifatunji" w:date="2025-10-21T19:50:00Z" w16du:dateUtc="2025-10-22T00:50:00Z">
          <w:pPr>
            <w:pStyle w:val="NoSpacing"/>
          </w:pPr>
        </w:pPrChange>
      </w:pPr>
    </w:p>
    <w:p w14:paraId="113FFCA9" w14:textId="77777777" w:rsidR="001F6AB0" w:rsidRDefault="001F6AB0" w:rsidP="007B100A">
      <w:pPr>
        <w:rPr>
          <w:ins w:id="7879" w:author="Mosi Adesina Ifatunji" w:date="2025-08-04T21:24:00Z" w16du:dateUtc="2025-08-05T02:24:00Z"/>
          <w:b/>
          <w:color w:val="070707"/>
          <w:szCs w:val="28"/>
        </w:rPr>
      </w:pPr>
      <w:ins w:id="7880" w:author="Mosi Adesina Ifatunji" w:date="2025-08-04T21:24:00Z" w16du:dateUtc="2025-08-05T02:24:00Z">
        <w:r>
          <w:br w:type="page"/>
        </w:r>
      </w:ins>
    </w:p>
    <w:p w14:paraId="6D6492ED" w14:textId="247AACB2" w:rsidR="007269D2" w:rsidRDefault="00787A5D">
      <w:pPr>
        <w:pStyle w:val="Heading4"/>
        <w:rPr>
          <w:ins w:id="7881" w:author="Mosi Adesina Ifatunji" w:date="2025-08-04T21:09:00Z" w16du:dateUtc="2025-08-05T02:09:00Z"/>
        </w:rPr>
        <w:pPrChange w:id="7882" w:author="Mosi Adesina Ifatunji" w:date="2025-10-21T19:50:00Z" w16du:dateUtc="2025-10-22T00:50:00Z">
          <w:pPr/>
        </w:pPrChange>
      </w:pPr>
      <w:ins w:id="7883" w:author="Mosi Adesina Ifatunji" w:date="2025-08-04T21:09:00Z" w16du:dateUtc="2025-08-05T02:09:00Z">
        <w:r>
          <w:lastRenderedPageBreak/>
          <w:t>[References]</w:t>
        </w:r>
      </w:ins>
    </w:p>
    <w:p w14:paraId="20D009CA" w14:textId="77777777" w:rsidR="00787A5D" w:rsidRDefault="00787A5D" w:rsidP="007B100A">
      <w:pPr>
        <w:rPr>
          <w:ins w:id="7884" w:author="Mosi Adesina Ifatunji" w:date="2025-08-04T22:59:00Z" w16du:dateUtc="2025-08-05T03:59:00Z"/>
        </w:rPr>
      </w:pPr>
    </w:p>
    <w:p w14:paraId="034EA9A9" w14:textId="77777777" w:rsidR="00B152BC" w:rsidRPr="000F2AA9" w:rsidRDefault="00B152BC">
      <w:pPr>
        <w:pStyle w:val="NoSpacing"/>
        <w:rPr>
          <w:ins w:id="7885" w:author="Mosi Adesina Ifatunji" w:date="2025-08-04T22:59:00Z" w16du:dateUtc="2025-08-05T03:59:00Z"/>
        </w:rPr>
        <w:pPrChange w:id="7886" w:author="Mosi Adesina Ifatunji" w:date="2025-10-26T17:05:00Z" w16du:dateUtc="2025-10-26T22:05:00Z">
          <w:pPr/>
        </w:pPrChange>
      </w:pPr>
      <w:ins w:id="7887" w:author="Mosi Adesina Ifatunji" w:date="2025-08-04T22:59:00Z" w16du:dateUtc="2025-08-05T03:59:00Z">
        <w:r w:rsidRPr="000F2AA9">
          <w:t xml:space="preserve">Taylor, Frederick Winslow. 1911. </w:t>
        </w:r>
        <w:r w:rsidRPr="000F2AA9">
          <w:rPr>
            <w:i/>
            <w:iCs/>
          </w:rPr>
          <w:t>The principles of scientific management</w:t>
        </w:r>
        <w:r w:rsidRPr="000F2AA9">
          <w:t xml:space="preserve">. New York and London: </w:t>
        </w:r>
        <w:proofErr w:type="spellStart"/>
        <w:r w:rsidRPr="000F2AA9">
          <w:t>Noton</w:t>
        </w:r>
        <w:proofErr w:type="spellEnd"/>
        <w:r w:rsidRPr="000F2AA9">
          <w:t xml:space="preserve"> &amp; Company.</w:t>
        </w:r>
      </w:ins>
    </w:p>
    <w:p w14:paraId="7BCF5EFB" w14:textId="77777777" w:rsidR="00B152BC" w:rsidRPr="000F2AA9" w:rsidRDefault="00B152BC">
      <w:pPr>
        <w:pStyle w:val="NoSpacing"/>
        <w:rPr>
          <w:ins w:id="7888" w:author="Mosi Adesina Ifatunji" w:date="2025-08-04T22:59:00Z" w16du:dateUtc="2025-08-05T03:59:00Z"/>
        </w:rPr>
        <w:pPrChange w:id="7889" w:author="Mosi Adesina Ifatunji" w:date="2025-10-26T17:05:00Z" w16du:dateUtc="2025-10-26T22:05:00Z">
          <w:pPr/>
        </w:pPrChange>
      </w:pPr>
    </w:p>
    <w:p w14:paraId="5D7BB1EE" w14:textId="77777777" w:rsidR="00B152BC" w:rsidRPr="000F2AA9" w:rsidRDefault="00B152BC">
      <w:pPr>
        <w:pStyle w:val="NoSpacing"/>
        <w:rPr>
          <w:ins w:id="7890" w:author="Mosi Adesina Ifatunji" w:date="2025-08-04T22:59:00Z" w16du:dateUtc="2025-08-05T03:59:00Z"/>
        </w:rPr>
        <w:pPrChange w:id="7891" w:author="Mosi Adesina Ifatunji" w:date="2025-10-26T17:05:00Z" w16du:dateUtc="2025-10-26T22:05:00Z">
          <w:pPr>
            <w:keepNext/>
            <w:keepLines/>
          </w:pPr>
        </w:pPrChange>
      </w:pPr>
      <w:ins w:id="7892" w:author="Mosi Adesina Ifatunji" w:date="2025-08-04T22:59:00Z" w16du:dateUtc="2025-08-05T03:59:00Z">
        <w:r w:rsidRPr="000F2AA9">
          <w:t xml:space="preserve">Weber, Marx. 1922 [1978]. </w:t>
        </w:r>
        <w:r w:rsidRPr="000F2AA9">
          <w:rPr>
            <w:i/>
            <w:iCs/>
          </w:rPr>
          <w:t>Economy and Society: An Outline of Interpretive Sociology</w:t>
        </w:r>
        <w:r w:rsidRPr="000F2AA9">
          <w:t>. Berkeley and Los Angeles, California: University of California Press.</w:t>
        </w:r>
      </w:ins>
    </w:p>
    <w:p w14:paraId="6D65D3B2" w14:textId="77777777" w:rsidR="00B152BC" w:rsidRPr="000F2AA9" w:rsidRDefault="00B152BC">
      <w:pPr>
        <w:pStyle w:val="NoSpacing"/>
        <w:rPr>
          <w:ins w:id="7893" w:author="Mosi Adesina Ifatunji" w:date="2025-08-04T22:59:00Z" w16du:dateUtc="2025-08-05T03:59:00Z"/>
        </w:rPr>
        <w:pPrChange w:id="7894" w:author="Mosi Adesina Ifatunji" w:date="2025-10-26T17:05:00Z" w16du:dateUtc="2025-10-26T22:05:00Z">
          <w:pPr>
            <w:keepNext/>
            <w:keepLines/>
          </w:pPr>
        </w:pPrChange>
      </w:pPr>
    </w:p>
    <w:p w14:paraId="4E25029B" w14:textId="77777777" w:rsidR="00B152BC" w:rsidRPr="000F2AA9" w:rsidRDefault="00B152BC">
      <w:pPr>
        <w:pStyle w:val="NoSpacing"/>
        <w:rPr>
          <w:ins w:id="7895" w:author="Mosi Adesina Ifatunji" w:date="2025-08-04T22:59:00Z" w16du:dateUtc="2025-08-05T03:59:00Z"/>
        </w:rPr>
        <w:pPrChange w:id="7896" w:author="Mosi Adesina Ifatunji" w:date="2025-10-26T17:05:00Z" w16du:dateUtc="2025-10-26T22:05:00Z">
          <w:pPr/>
        </w:pPrChange>
      </w:pPr>
      <w:ins w:id="7897" w:author="Mosi Adesina Ifatunji" w:date="2025-08-04T22:59:00Z" w16du:dateUtc="2025-08-05T03:59:00Z">
        <w:r w:rsidRPr="000F2AA9">
          <w:t xml:space="preserve">Bartlett, Frederic C. 1932 [1995]. </w:t>
        </w:r>
        <w:r w:rsidRPr="000F2AA9">
          <w:rPr>
            <w:i/>
            <w:iCs/>
          </w:rPr>
          <w:t>Remembering: A Study in Experimental and Social Psychology</w:t>
        </w:r>
        <w:r w:rsidRPr="000F2AA9">
          <w:t>. Cambridge, Massachusetts: Cambridge University Press.</w:t>
        </w:r>
      </w:ins>
    </w:p>
    <w:p w14:paraId="1A6FCD55" w14:textId="77777777" w:rsidR="00B152BC" w:rsidRPr="000F2AA9" w:rsidRDefault="00B152BC">
      <w:pPr>
        <w:pStyle w:val="NoSpacing"/>
        <w:rPr>
          <w:ins w:id="7898" w:author="Mosi Adesina Ifatunji" w:date="2025-08-04T22:59:00Z" w16du:dateUtc="2025-08-05T03:59:00Z"/>
        </w:rPr>
        <w:pPrChange w:id="7899" w:author="Mosi Adesina Ifatunji" w:date="2025-10-26T17:05:00Z" w16du:dateUtc="2025-10-26T22:05:00Z">
          <w:pPr>
            <w:keepNext/>
            <w:keepLines/>
          </w:pPr>
        </w:pPrChange>
      </w:pPr>
    </w:p>
    <w:p w14:paraId="588BF7D5" w14:textId="670B5030" w:rsidR="00B152BC" w:rsidRPr="000F2AA9" w:rsidRDefault="00B152BC" w:rsidP="00417DDA">
      <w:pPr>
        <w:pStyle w:val="NoSpacing"/>
        <w:rPr>
          <w:ins w:id="7900" w:author="Mosi Adesina Ifatunji" w:date="2025-08-05T17:35:00Z" w16du:dateUtc="2025-08-05T22:35:00Z"/>
        </w:rPr>
      </w:pPr>
      <w:ins w:id="7901" w:author="Mosi Adesina Ifatunji" w:date="2025-08-04T22:59:00Z" w16du:dateUtc="2025-08-05T03:59:00Z">
        <w:r w:rsidRPr="000F2AA9">
          <w:t xml:space="preserve">Mayo, Elton. 1933 [2005]. </w:t>
        </w:r>
        <w:r w:rsidRPr="000F2AA9">
          <w:rPr>
            <w:i/>
            <w:iCs/>
          </w:rPr>
          <w:t>The Human Problems of an Industrial Civilization</w:t>
        </w:r>
        <w:r w:rsidRPr="000F2AA9">
          <w:t>. London and New York: Routledge and the Taylor-Francis Group.</w:t>
        </w:r>
      </w:ins>
    </w:p>
    <w:p w14:paraId="674A7B7A" w14:textId="77777777" w:rsidR="009129DB" w:rsidRPr="000F2AA9" w:rsidRDefault="009129DB">
      <w:pPr>
        <w:pStyle w:val="NoSpacing"/>
        <w:rPr>
          <w:ins w:id="7902" w:author="Mosi Adesina Ifatunji" w:date="2025-08-05T17:35:00Z" w16du:dateUtc="2025-08-05T22:35:00Z"/>
        </w:rPr>
        <w:pPrChange w:id="7903" w:author="Mosi Adesina Ifatunji" w:date="2025-10-26T17:05:00Z" w16du:dateUtc="2025-10-26T22:05:00Z">
          <w:pPr>
            <w:keepNext/>
            <w:keepLines/>
          </w:pPr>
        </w:pPrChange>
      </w:pPr>
    </w:p>
    <w:p w14:paraId="2F6FF6ED" w14:textId="77777777" w:rsidR="009129DB" w:rsidRPr="000F2AA9" w:rsidRDefault="009129DB">
      <w:pPr>
        <w:pStyle w:val="NoSpacing"/>
        <w:rPr>
          <w:ins w:id="7904" w:author="Mosi Adesina Ifatunji" w:date="2025-08-05T17:35:00Z" w16du:dateUtc="2025-08-05T22:35:00Z"/>
        </w:rPr>
        <w:pPrChange w:id="7905" w:author="Mosi Adesina Ifatunji" w:date="2025-10-26T17:05:00Z" w16du:dateUtc="2025-10-26T22:05:00Z">
          <w:pPr/>
        </w:pPrChange>
      </w:pPr>
      <w:ins w:id="7906" w:author="Mosi Adesina Ifatunji" w:date="2025-08-05T17:35:00Z" w16du:dateUtc="2025-08-05T22:35:00Z">
        <w:r w:rsidRPr="000F2AA9">
          <w:t>Du Bois, William Edward Burghardt. 1935. Black Reconstruction in America: Toward a history of the part which black folk played in the attempt to reconstruct democracy in America, 1860-1880. New York, New York: Harcourt, Brace and Company.</w:t>
        </w:r>
      </w:ins>
    </w:p>
    <w:p w14:paraId="7560A262" w14:textId="77777777" w:rsidR="009129DB" w:rsidRPr="000F2AA9" w:rsidRDefault="009129DB">
      <w:pPr>
        <w:pStyle w:val="NoSpacing"/>
        <w:rPr>
          <w:ins w:id="7907" w:author="Mosi Adesina Ifatunji" w:date="2025-08-05T17:36:00Z" w16du:dateUtc="2025-08-05T22:36:00Z"/>
        </w:rPr>
        <w:pPrChange w:id="7908" w:author="Mosi Adesina Ifatunji" w:date="2025-10-26T17:05:00Z" w16du:dateUtc="2025-10-26T22:05:00Z">
          <w:pPr/>
        </w:pPrChange>
      </w:pPr>
    </w:p>
    <w:p w14:paraId="66E9B2EF" w14:textId="77777777" w:rsidR="000F2AA9" w:rsidRPr="000F2AA9" w:rsidRDefault="000F2AA9" w:rsidP="00417DDA">
      <w:pPr>
        <w:pStyle w:val="NoSpacing"/>
        <w:rPr>
          <w:ins w:id="7909" w:author="Mosi Adesina Ifatunji" w:date="2025-08-05T17:36:00Z" w16du:dateUtc="2025-08-05T22:36:00Z"/>
        </w:rPr>
      </w:pPr>
      <w:ins w:id="7910" w:author="Mosi Adesina Ifatunji" w:date="2025-08-05T17:36:00Z" w16du:dateUtc="2025-08-05T22:36:00Z">
        <w:r w:rsidRPr="000F2AA9">
          <w:t xml:space="preserve">Burns, Tom, and G.M. Stalker. 1961. </w:t>
        </w:r>
        <w:r w:rsidRPr="000F2AA9">
          <w:rPr>
            <w:i/>
            <w:iCs/>
          </w:rPr>
          <w:t>The management of innovation</w:t>
        </w:r>
        <w:r w:rsidRPr="000F2AA9">
          <w:t>. London, England: Tavistock Publications.</w:t>
        </w:r>
      </w:ins>
    </w:p>
    <w:p w14:paraId="2E825C02" w14:textId="77777777" w:rsidR="000F2AA9" w:rsidRPr="000F2AA9" w:rsidRDefault="000F2AA9" w:rsidP="00417DDA">
      <w:pPr>
        <w:pStyle w:val="NoSpacing"/>
        <w:rPr>
          <w:ins w:id="7911" w:author="Mosi Adesina Ifatunji" w:date="2025-08-05T17:36:00Z" w16du:dateUtc="2025-08-05T22:36:00Z"/>
        </w:rPr>
      </w:pPr>
    </w:p>
    <w:p w14:paraId="5A1082C1" w14:textId="77777777" w:rsidR="000F2AA9" w:rsidRPr="000F2AA9" w:rsidRDefault="000F2AA9" w:rsidP="00417DDA">
      <w:pPr>
        <w:pStyle w:val="NoSpacing"/>
        <w:rPr>
          <w:ins w:id="7912" w:author="Mosi Adesina Ifatunji" w:date="2025-08-05T17:36:00Z" w16du:dateUtc="2025-08-05T22:36:00Z"/>
        </w:rPr>
      </w:pPr>
      <w:ins w:id="7913" w:author="Mosi Adesina Ifatunji" w:date="2025-08-05T17:36:00Z" w16du:dateUtc="2025-08-05T22:36:00Z">
        <w:r w:rsidRPr="000F2AA9">
          <w:t>Cyert, Richard M, and James G March. 1963. A behavioral theory of the firm. Armonk, N.Y.: M.E. Sharpe.</w:t>
        </w:r>
      </w:ins>
    </w:p>
    <w:p w14:paraId="467511A3" w14:textId="77777777" w:rsidR="000F2AA9" w:rsidRPr="000F2AA9" w:rsidRDefault="000F2AA9" w:rsidP="00417DDA">
      <w:pPr>
        <w:pStyle w:val="NoSpacing"/>
        <w:rPr>
          <w:ins w:id="7914" w:author="Mosi Adesina Ifatunji" w:date="2025-08-05T17:36:00Z" w16du:dateUtc="2025-08-05T22:36:00Z"/>
        </w:rPr>
      </w:pPr>
    </w:p>
    <w:p w14:paraId="143266CB" w14:textId="77777777" w:rsidR="000F2AA9" w:rsidRPr="000F2AA9" w:rsidRDefault="000F2AA9" w:rsidP="00417DDA">
      <w:pPr>
        <w:pStyle w:val="NoSpacing"/>
        <w:rPr>
          <w:ins w:id="7915" w:author="Mosi Adesina Ifatunji" w:date="2025-08-05T17:36:00Z" w16du:dateUtc="2025-08-05T22:36:00Z"/>
        </w:rPr>
      </w:pPr>
      <w:ins w:id="7916" w:author="Mosi Adesina Ifatunji" w:date="2025-08-05T17:36:00Z" w16du:dateUtc="2025-08-05T22:36:00Z">
        <w:r w:rsidRPr="000F2AA9">
          <w:t xml:space="preserve">Vroom, Victor H. 1964. </w:t>
        </w:r>
        <w:r w:rsidRPr="000F2AA9">
          <w:rPr>
            <w:i/>
            <w:iCs/>
          </w:rPr>
          <w:t>Work and motivation</w:t>
        </w:r>
        <w:r w:rsidRPr="000F2AA9">
          <w:t>. New York, New York: John Willey &amp; Sons.</w:t>
        </w:r>
      </w:ins>
    </w:p>
    <w:p w14:paraId="6C9E45A5" w14:textId="77777777" w:rsidR="000F2AA9" w:rsidRPr="000F2AA9" w:rsidRDefault="000F2AA9" w:rsidP="00417DDA">
      <w:pPr>
        <w:pStyle w:val="NoSpacing"/>
        <w:rPr>
          <w:ins w:id="7917" w:author="Mosi Adesina Ifatunji" w:date="2025-08-05T17:36:00Z" w16du:dateUtc="2025-08-05T22:36:00Z"/>
        </w:rPr>
      </w:pPr>
    </w:p>
    <w:p w14:paraId="0EE2CB39" w14:textId="77777777" w:rsidR="000F2AA9" w:rsidRPr="000F2AA9" w:rsidRDefault="000F2AA9" w:rsidP="00417DDA">
      <w:pPr>
        <w:pStyle w:val="NoSpacing"/>
        <w:rPr>
          <w:ins w:id="7918" w:author="Mosi Adesina Ifatunji" w:date="2025-08-05T17:36:00Z" w16du:dateUtc="2025-08-05T22:36:00Z"/>
        </w:rPr>
      </w:pPr>
      <w:ins w:id="7919" w:author="Mosi Adesina Ifatunji" w:date="2025-08-05T17:36:00Z" w16du:dateUtc="2025-08-05T22:36:00Z">
        <w:r w:rsidRPr="000F2AA9">
          <w:t xml:space="preserve">Blumer, Herbert. 1965. "Industrialization and Race Relations." Pp. 220–53 in </w:t>
        </w:r>
        <w:r w:rsidRPr="000F2AA9">
          <w:rPr>
            <w:i/>
            <w:iCs/>
          </w:rPr>
          <w:t>Industrialization and Race Relations</w:t>
        </w:r>
        <w:r w:rsidRPr="000F2AA9">
          <w:t>. London, England: Oxford University Press.</w:t>
        </w:r>
      </w:ins>
    </w:p>
    <w:p w14:paraId="2D9AFBFC" w14:textId="77777777" w:rsidR="000F2AA9" w:rsidRPr="000F2AA9" w:rsidRDefault="000F2AA9" w:rsidP="00417DDA">
      <w:pPr>
        <w:pStyle w:val="NoSpacing"/>
        <w:rPr>
          <w:ins w:id="7920" w:author="Mosi Adesina Ifatunji" w:date="2025-08-05T17:36:00Z" w16du:dateUtc="2025-08-05T22:36:00Z"/>
        </w:rPr>
      </w:pPr>
    </w:p>
    <w:p w14:paraId="2DC1C7D1" w14:textId="77777777" w:rsidR="000F2AA9" w:rsidRPr="000F2AA9" w:rsidRDefault="000F2AA9" w:rsidP="00417DDA">
      <w:pPr>
        <w:pStyle w:val="NoSpacing"/>
        <w:rPr>
          <w:ins w:id="7921" w:author="Mosi Adesina Ifatunji" w:date="2025-08-05T17:36:00Z" w16du:dateUtc="2025-08-05T22:36:00Z"/>
        </w:rPr>
      </w:pPr>
      <w:ins w:id="7922" w:author="Mosi Adesina Ifatunji" w:date="2025-08-05T17:36:00Z" w16du:dateUtc="2025-08-05T22:36:00Z">
        <w:r w:rsidRPr="000F2AA9">
          <w:t xml:space="preserve">Herzberg, Frederick. 1966. </w:t>
        </w:r>
        <w:r w:rsidRPr="000F2AA9">
          <w:rPr>
            <w:i/>
            <w:iCs/>
          </w:rPr>
          <w:t>Work and the nature of man</w:t>
        </w:r>
        <w:r w:rsidRPr="000F2AA9">
          <w:t>. Cleveland, Ohio: World Publications Company.</w:t>
        </w:r>
      </w:ins>
    </w:p>
    <w:p w14:paraId="46C74D35" w14:textId="77777777" w:rsidR="000F2AA9" w:rsidRPr="000F2AA9" w:rsidRDefault="000F2AA9">
      <w:pPr>
        <w:pStyle w:val="NoSpacing"/>
        <w:rPr>
          <w:ins w:id="7923" w:author="Mosi Adesina Ifatunji" w:date="2025-08-05T17:35:00Z" w16du:dateUtc="2025-08-05T22:35:00Z"/>
        </w:rPr>
        <w:pPrChange w:id="7924" w:author="Mosi Adesina Ifatunji" w:date="2025-10-26T17:05:00Z" w16du:dateUtc="2025-10-26T22:05:00Z">
          <w:pPr/>
        </w:pPrChange>
      </w:pPr>
    </w:p>
    <w:p w14:paraId="174283F6" w14:textId="77777777" w:rsidR="009129DB" w:rsidRPr="000F2AA9" w:rsidRDefault="009129DB">
      <w:pPr>
        <w:pStyle w:val="NoSpacing"/>
        <w:rPr>
          <w:ins w:id="7925" w:author="Mosi Adesina Ifatunji" w:date="2025-08-05T17:35:00Z" w16du:dateUtc="2025-08-05T22:35:00Z"/>
        </w:rPr>
        <w:pPrChange w:id="7926" w:author="Mosi Adesina Ifatunji" w:date="2025-10-26T17:05:00Z" w16du:dateUtc="2025-10-26T22:05:00Z">
          <w:pPr/>
        </w:pPrChange>
      </w:pPr>
      <w:ins w:id="7927" w:author="Mosi Adesina Ifatunji" w:date="2025-08-05T17:35:00Z" w16du:dateUtc="2025-08-05T22:35:00Z">
        <w:r w:rsidRPr="000F2AA9">
          <w:t>Carmichael, Stokely, and Charles V. Hamilton. 1967. Black Power: The Politics of Liberation in America. New York, New York: Random House.</w:t>
        </w:r>
      </w:ins>
    </w:p>
    <w:p w14:paraId="6DCD3FAB" w14:textId="77777777" w:rsidR="009129DB" w:rsidRPr="000F2AA9" w:rsidRDefault="009129DB">
      <w:pPr>
        <w:pStyle w:val="NoSpacing"/>
        <w:rPr>
          <w:ins w:id="7928" w:author="Mosi Adesina Ifatunji" w:date="2025-08-05T17:35:00Z" w16du:dateUtc="2025-08-05T22:35:00Z"/>
        </w:rPr>
        <w:pPrChange w:id="7929" w:author="Mosi Adesina Ifatunji" w:date="2025-10-26T17:05:00Z" w16du:dateUtc="2025-10-26T22:05:00Z">
          <w:pPr/>
        </w:pPrChange>
      </w:pPr>
    </w:p>
    <w:p w14:paraId="76107203" w14:textId="77777777" w:rsidR="009129DB" w:rsidRPr="000F2AA9" w:rsidRDefault="009129DB">
      <w:pPr>
        <w:pStyle w:val="NoSpacing"/>
        <w:rPr>
          <w:ins w:id="7930" w:author="Mosi Adesina Ifatunji" w:date="2025-08-05T17:35:00Z" w16du:dateUtc="2025-08-05T22:35:00Z"/>
        </w:rPr>
        <w:pPrChange w:id="7931" w:author="Mosi Adesina Ifatunji" w:date="2025-10-26T17:05:00Z" w16du:dateUtc="2025-10-26T22:05:00Z">
          <w:pPr/>
        </w:pPrChange>
      </w:pPr>
      <w:ins w:id="7932" w:author="Mosi Adesina Ifatunji" w:date="2025-08-05T17:35:00Z" w16du:dateUtc="2025-08-05T22:35:00Z">
        <w:r w:rsidRPr="000F2AA9">
          <w:t xml:space="preserve">Blauner, Robert. 1969. "Internal Colonialism and Ghetto Revolt." </w:t>
        </w:r>
        <w:r w:rsidRPr="000F2AA9">
          <w:rPr>
            <w:i/>
          </w:rPr>
          <w:t>Social Problems</w:t>
        </w:r>
        <w:r w:rsidRPr="000F2AA9">
          <w:t xml:space="preserve"> 16(4):393-408.</w:t>
        </w:r>
      </w:ins>
    </w:p>
    <w:p w14:paraId="7A8256AD" w14:textId="77777777" w:rsidR="009129DB" w:rsidRPr="000F2AA9" w:rsidRDefault="009129DB">
      <w:pPr>
        <w:pStyle w:val="NoSpacing"/>
        <w:rPr>
          <w:ins w:id="7933" w:author="Mosi Adesina Ifatunji" w:date="2025-08-04T22:59:00Z" w16du:dateUtc="2025-08-05T03:59:00Z"/>
        </w:rPr>
        <w:pPrChange w:id="7934" w:author="Mosi Adesina Ifatunji" w:date="2025-10-26T17:05:00Z" w16du:dateUtc="2025-10-26T22:05:00Z">
          <w:pPr/>
        </w:pPrChange>
      </w:pPr>
    </w:p>
    <w:p w14:paraId="0F7FFAE0" w14:textId="77777777" w:rsidR="00B152BC" w:rsidRPr="000F2AA9" w:rsidRDefault="00B152BC">
      <w:pPr>
        <w:pStyle w:val="NoSpacing"/>
        <w:rPr>
          <w:ins w:id="7935" w:author="Mosi Adesina Ifatunji" w:date="2025-08-04T22:59:00Z" w16du:dateUtc="2025-08-05T03:59:00Z"/>
        </w:rPr>
        <w:pPrChange w:id="7936" w:author="Mosi Adesina Ifatunji" w:date="2025-10-26T17:05:00Z" w16du:dateUtc="2025-10-26T22:05:00Z">
          <w:pPr/>
        </w:pPrChange>
      </w:pPr>
    </w:p>
    <w:p w14:paraId="34696BD5" w14:textId="77777777" w:rsidR="00B152BC" w:rsidRPr="000F2AA9" w:rsidRDefault="00B152BC">
      <w:pPr>
        <w:pStyle w:val="NoSpacing"/>
        <w:rPr>
          <w:ins w:id="7937" w:author="Mosi Adesina Ifatunji" w:date="2025-08-04T22:59:00Z" w16du:dateUtc="2025-08-05T03:59:00Z"/>
        </w:rPr>
        <w:pPrChange w:id="7938" w:author="Mosi Adesina Ifatunji" w:date="2025-10-26T17:05:00Z" w16du:dateUtc="2025-10-26T22:05:00Z">
          <w:pPr/>
        </w:pPrChange>
      </w:pPr>
      <w:ins w:id="7939" w:author="Mosi Adesina Ifatunji" w:date="2025-08-04T22:59:00Z" w16du:dateUtc="2025-08-05T03:59:00Z">
        <w:r w:rsidRPr="000F2AA9">
          <w:t>Gramsci, Antonio. 1971. Selections from the Prison Notebooks. New York, New York: International Publishers.</w:t>
        </w:r>
      </w:ins>
    </w:p>
    <w:p w14:paraId="433A7363" w14:textId="77777777" w:rsidR="00B152BC" w:rsidRPr="000F2AA9" w:rsidRDefault="00B152BC">
      <w:pPr>
        <w:pStyle w:val="NoSpacing"/>
        <w:rPr>
          <w:ins w:id="7940" w:author="Mosi Adesina Ifatunji" w:date="2025-08-04T23:00:00Z" w16du:dateUtc="2025-08-05T04:00:00Z"/>
        </w:rPr>
        <w:pPrChange w:id="7941" w:author="Mosi Adesina Ifatunji" w:date="2025-10-26T17:05:00Z" w16du:dateUtc="2025-10-26T22:05:00Z">
          <w:pPr/>
        </w:pPrChange>
      </w:pPr>
    </w:p>
    <w:p w14:paraId="1D4F9CC5" w14:textId="1F4A9A48" w:rsidR="00B152BC" w:rsidRPr="000F2AA9" w:rsidRDefault="00B152BC" w:rsidP="00417DDA">
      <w:pPr>
        <w:pStyle w:val="NoSpacing"/>
        <w:rPr>
          <w:ins w:id="7942" w:author="Mosi Adesina Ifatunji" w:date="2025-08-05T17:32:00Z" w16du:dateUtc="2025-08-05T22:32:00Z"/>
        </w:rPr>
      </w:pPr>
      <w:proofErr w:type="spellStart"/>
      <w:ins w:id="7943" w:author="Mosi Adesina Ifatunji" w:date="2025-08-04T23:00:00Z" w16du:dateUtc="2025-08-05T04:00:00Z">
        <w:r w:rsidRPr="000F2AA9">
          <w:t>Bonacich</w:t>
        </w:r>
        <w:proofErr w:type="spellEnd"/>
        <w:r w:rsidRPr="000F2AA9">
          <w:t xml:space="preserve">, Edna. 1972. "A theory of ethnic antagonism: the split labor market." Am </w:t>
        </w:r>
        <w:proofErr w:type="spellStart"/>
        <w:r w:rsidRPr="000F2AA9">
          <w:t>Sociol</w:t>
        </w:r>
        <w:proofErr w:type="spellEnd"/>
        <w:r w:rsidRPr="000F2AA9">
          <w:t xml:space="preserve"> Rev 37(5):547–59.</w:t>
        </w:r>
      </w:ins>
    </w:p>
    <w:p w14:paraId="7DC20604" w14:textId="77777777" w:rsidR="009129DB" w:rsidRPr="000F2AA9" w:rsidRDefault="009129DB">
      <w:pPr>
        <w:pStyle w:val="NoSpacing"/>
        <w:rPr>
          <w:ins w:id="7944" w:author="Mosi Adesina Ifatunji" w:date="2025-08-05T17:32:00Z" w16du:dateUtc="2025-08-05T22:32:00Z"/>
        </w:rPr>
        <w:pPrChange w:id="7945" w:author="Mosi Adesina Ifatunji" w:date="2025-10-26T17:05:00Z" w16du:dateUtc="2025-10-26T22:05:00Z">
          <w:pPr>
            <w:pStyle w:val="BodyText"/>
          </w:pPr>
        </w:pPrChange>
      </w:pPr>
    </w:p>
    <w:p w14:paraId="689FD4A4" w14:textId="7440BBEC" w:rsidR="009129DB" w:rsidRPr="000F2AA9" w:rsidRDefault="009129DB">
      <w:pPr>
        <w:pStyle w:val="NoSpacing"/>
        <w:rPr>
          <w:ins w:id="7946" w:author="Mosi Adesina Ifatunji" w:date="2025-08-05T17:32:00Z" w16du:dateUtc="2025-08-05T22:32:00Z"/>
        </w:rPr>
        <w:pPrChange w:id="7947" w:author="Mosi Adesina Ifatunji" w:date="2025-10-26T17:05:00Z" w16du:dateUtc="2025-10-26T22:05:00Z">
          <w:pPr/>
        </w:pPrChange>
      </w:pPr>
      <w:ins w:id="7948" w:author="Mosi Adesina Ifatunji" w:date="2025-08-05T17:32:00Z" w16du:dateUtc="2025-08-05T22:32:00Z">
        <w:r w:rsidRPr="000F2AA9">
          <w:t xml:space="preserve">Blauner, Robert. 1972. </w:t>
        </w:r>
        <w:r w:rsidRPr="000F2AA9">
          <w:rPr>
            <w:i/>
          </w:rPr>
          <w:t>Racial Oppression in America</w:t>
        </w:r>
        <w:r w:rsidRPr="000F2AA9">
          <w:t>. New York, New York: Harper &amp; Row.</w:t>
        </w:r>
      </w:ins>
    </w:p>
    <w:p w14:paraId="514D8B2C" w14:textId="77777777" w:rsidR="009129DB" w:rsidRPr="000F2AA9" w:rsidRDefault="009129DB">
      <w:pPr>
        <w:pStyle w:val="NoSpacing"/>
        <w:rPr>
          <w:ins w:id="7949" w:author="Mosi Adesina Ifatunji" w:date="2025-08-04T23:00:00Z" w16du:dateUtc="2025-08-05T04:00:00Z"/>
        </w:rPr>
        <w:pPrChange w:id="7950" w:author="Mosi Adesina Ifatunji" w:date="2025-10-26T17:05:00Z" w16du:dateUtc="2025-10-26T22:05:00Z">
          <w:pPr/>
        </w:pPrChange>
      </w:pPr>
    </w:p>
    <w:p w14:paraId="34F5908F" w14:textId="77777777" w:rsidR="00B152BC" w:rsidRPr="000F2AA9" w:rsidRDefault="00B152BC">
      <w:pPr>
        <w:pStyle w:val="NoSpacing"/>
        <w:rPr>
          <w:ins w:id="7951" w:author="Mosi Adesina Ifatunji" w:date="2025-08-04T23:00:00Z" w16du:dateUtc="2025-08-05T04:00:00Z"/>
        </w:rPr>
        <w:pPrChange w:id="7952" w:author="Mosi Adesina Ifatunji" w:date="2025-10-26T17:05:00Z" w16du:dateUtc="2025-10-26T22:05:00Z">
          <w:pPr>
            <w:keepNext/>
            <w:keepLines/>
          </w:pPr>
        </w:pPrChange>
      </w:pPr>
      <w:ins w:id="7953" w:author="Mosi Adesina Ifatunji" w:date="2025-08-04T23:00:00Z" w16du:dateUtc="2025-08-05T04:00:00Z">
        <w:r w:rsidRPr="000F2AA9">
          <w:t xml:space="preserve">Goffman, Erving. 1974. </w:t>
        </w:r>
        <w:r w:rsidRPr="000F2AA9">
          <w:rPr>
            <w:i/>
            <w:iCs/>
          </w:rPr>
          <w:t>Frame analysis: An essay on the organization of experience</w:t>
        </w:r>
        <w:r w:rsidRPr="000F2AA9">
          <w:t>. Cambridge, Massachusetts: Harvard University Press.</w:t>
        </w:r>
      </w:ins>
    </w:p>
    <w:p w14:paraId="7AF544D8" w14:textId="77777777" w:rsidR="00B152BC" w:rsidRPr="000F2AA9" w:rsidRDefault="00B152BC">
      <w:pPr>
        <w:pStyle w:val="NoSpacing"/>
        <w:rPr>
          <w:ins w:id="7954" w:author="Mosi Adesina Ifatunji" w:date="2025-08-04T22:59:00Z" w16du:dateUtc="2025-08-05T03:59:00Z"/>
        </w:rPr>
        <w:pPrChange w:id="7955" w:author="Mosi Adesina Ifatunji" w:date="2025-10-26T17:05:00Z" w16du:dateUtc="2025-10-26T22:05:00Z">
          <w:pPr/>
        </w:pPrChange>
      </w:pPr>
    </w:p>
    <w:p w14:paraId="3BC81FD8" w14:textId="77777777" w:rsidR="00B152BC" w:rsidRPr="000F2AA9" w:rsidRDefault="00B152BC">
      <w:pPr>
        <w:pStyle w:val="NoSpacing"/>
        <w:rPr>
          <w:ins w:id="7956" w:author="Mosi Adesina Ifatunji" w:date="2025-08-04T22:59:00Z" w16du:dateUtc="2025-08-05T03:59:00Z"/>
        </w:rPr>
        <w:pPrChange w:id="7957" w:author="Mosi Adesina Ifatunji" w:date="2025-10-26T17:05:00Z" w16du:dateUtc="2025-10-26T22:05:00Z">
          <w:pPr>
            <w:keepNext/>
            <w:keepLines/>
          </w:pPr>
        </w:pPrChange>
      </w:pPr>
      <w:ins w:id="7958" w:author="Mosi Adesina Ifatunji" w:date="2025-08-04T22:59:00Z" w16du:dateUtc="2025-08-05T03:59:00Z">
        <w:r w:rsidRPr="000F2AA9">
          <w:t xml:space="preserve">Meyer, John W., and Brian Rowan. 1977. "Institutionalized Organizations: Formal Structure as Myth and Ceremony." </w:t>
        </w:r>
        <w:r w:rsidRPr="000F2AA9">
          <w:rPr>
            <w:i/>
            <w:iCs/>
          </w:rPr>
          <w:t>American Journal of Sociology</w:t>
        </w:r>
        <w:r w:rsidRPr="000F2AA9">
          <w:t xml:space="preserve"> 83(2):340–63.</w:t>
        </w:r>
      </w:ins>
    </w:p>
    <w:p w14:paraId="077A6B5A" w14:textId="77777777" w:rsidR="00B152BC" w:rsidRPr="000F2AA9" w:rsidRDefault="00B152BC">
      <w:pPr>
        <w:pStyle w:val="NoSpacing"/>
        <w:rPr>
          <w:ins w:id="7959" w:author="Mosi Adesina Ifatunji" w:date="2025-08-04T22:59:00Z" w16du:dateUtc="2025-08-05T03:59:00Z"/>
        </w:rPr>
        <w:pPrChange w:id="7960" w:author="Mosi Adesina Ifatunji" w:date="2025-10-26T17:05:00Z" w16du:dateUtc="2025-10-26T22:05:00Z">
          <w:pPr>
            <w:keepNext/>
            <w:keepLines/>
          </w:pPr>
        </w:pPrChange>
      </w:pPr>
    </w:p>
    <w:p w14:paraId="7E7512EA" w14:textId="77777777" w:rsidR="00B152BC" w:rsidRPr="000F2AA9" w:rsidRDefault="00B152BC">
      <w:pPr>
        <w:pStyle w:val="NoSpacing"/>
        <w:rPr>
          <w:ins w:id="7961" w:author="Mosi Adesina Ifatunji" w:date="2025-08-04T23:00:00Z" w16du:dateUtc="2025-08-05T04:00:00Z"/>
        </w:rPr>
        <w:pPrChange w:id="7962" w:author="Mosi Adesina Ifatunji" w:date="2025-10-26T17:05:00Z" w16du:dateUtc="2025-10-26T22:05:00Z">
          <w:pPr>
            <w:keepNext/>
            <w:keepLines/>
          </w:pPr>
        </w:pPrChange>
      </w:pPr>
      <w:ins w:id="7963" w:author="Mosi Adesina Ifatunji" w:date="2025-08-04T22:59:00Z" w16du:dateUtc="2025-08-05T03:59:00Z">
        <w:r w:rsidRPr="000F2AA9">
          <w:t xml:space="preserve">Kanter, </w:t>
        </w:r>
        <w:proofErr w:type="spellStart"/>
        <w:r w:rsidRPr="000F2AA9">
          <w:t>Rosabeth</w:t>
        </w:r>
        <w:proofErr w:type="spellEnd"/>
        <w:r w:rsidRPr="000F2AA9">
          <w:t xml:space="preserve"> Moss. 1977. </w:t>
        </w:r>
        <w:r w:rsidRPr="000F2AA9">
          <w:rPr>
            <w:i/>
            <w:iCs/>
          </w:rPr>
          <w:t>Men and Women of the Corporation</w:t>
        </w:r>
        <w:r w:rsidRPr="000F2AA9">
          <w:t>. New York, New York: Basic Books.</w:t>
        </w:r>
      </w:ins>
    </w:p>
    <w:p w14:paraId="446F14ED" w14:textId="77777777" w:rsidR="00B152BC" w:rsidRPr="000F2AA9" w:rsidRDefault="00B152BC">
      <w:pPr>
        <w:pStyle w:val="NoSpacing"/>
        <w:rPr>
          <w:ins w:id="7964" w:author="Mosi Adesina Ifatunji" w:date="2025-08-04T23:00:00Z" w16du:dateUtc="2025-08-05T04:00:00Z"/>
        </w:rPr>
        <w:pPrChange w:id="7965" w:author="Mosi Adesina Ifatunji" w:date="2025-10-26T17:05:00Z" w16du:dateUtc="2025-10-26T22:05:00Z">
          <w:pPr>
            <w:keepNext/>
            <w:keepLines/>
          </w:pPr>
        </w:pPrChange>
      </w:pPr>
    </w:p>
    <w:p w14:paraId="3AC7DF3D" w14:textId="77777777" w:rsidR="00B152BC" w:rsidRPr="000F2AA9" w:rsidRDefault="00B152BC">
      <w:pPr>
        <w:pStyle w:val="NoSpacing"/>
        <w:rPr>
          <w:ins w:id="7966" w:author="Mosi Adesina Ifatunji" w:date="2025-08-04T23:00:00Z" w16du:dateUtc="2025-08-05T04:00:00Z"/>
        </w:rPr>
        <w:pPrChange w:id="7967" w:author="Mosi Adesina Ifatunji" w:date="2025-10-26T17:05:00Z" w16du:dateUtc="2025-10-26T22:05:00Z">
          <w:pPr>
            <w:keepNext/>
            <w:keepLines/>
          </w:pPr>
        </w:pPrChange>
      </w:pPr>
      <w:ins w:id="7968" w:author="Mosi Adesina Ifatunji" w:date="2025-08-04T23:00:00Z" w16du:dateUtc="2025-08-05T04:00:00Z">
        <w:r w:rsidRPr="000F2AA9">
          <w:t xml:space="preserve">House, James S. 1977. "The Three Faces of Social Psychology." </w:t>
        </w:r>
        <w:r w:rsidRPr="000F2AA9">
          <w:rPr>
            <w:i/>
            <w:iCs/>
          </w:rPr>
          <w:t>Sociometry</w:t>
        </w:r>
        <w:r w:rsidRPr="000F2AA9">
          <w:t xml:space="preserve"> 40(2):161–77.</w:t>
        </w:r>
      </w:ins>
    </w:p>
    <w:p w14:paraId="6C639630" w14:textId="77777777" w:rsidR="00B152BC" w:rsidRPr="000F2AA9" w:rsidRDefault="00B152BC">
      <w:pPr>
        <w:pStyle w:val="NoSpacing"/>
        <w:rPr>
          <w:ins w:id="7969" w:author="Mosi Adesina Ifatunji" w:date="2025-08-04T22:59:00Z" w16du:dateUtc="2025-08-05T03:59:00Z"/>
        </w:rPr>
        <w:pPrChange w:id="7970" w:author="Mosi Adesina Ifatunji" w:date="2025-10-26T17:05:00Z" w16du:dateUtc="2025-10-26T22:05:00Z">
          <w:pPr/>
        </w:pPrChange>
      </w:pPr>
    </w:p>
    <w:p w14:paraId="4385A0F4" w14:textId="77777777" w:rsidR="00B152BC" w:rsidRPr="000F2AA9" w:rsidRDefault="00B152BC">
      <w:pPr>
        <w:pStyle w:val="NoSpacing"/>
        <w:rPr>
          <w:ins w:id="7971" w:author="Mosi Adesina Ifatunji" w:date="2025-08-04T22:59:00Z" w16du:dateUtc="2025-08-05T03:59:00Z"/>
        </w:rPr>
        <w:pPrChange w:id="7972" w:author="Mosi Adesina Ifatunji" w:date="2025-10-26T17:05:00Z" w16du:dateUtc="2025-10-26T22:05:00Z">
          <w:pPr>
            <w:keepNext/>
            <w:keepLines/>
          </w:pPr>
        </w:pPrChange>
      </w:pPr>
      <w:ins w:id="7973" w:author="Mosi Adesina Ifatunji" w:date="2025-08-04T22:59:00Z" w16du:dateUtc="2025-08-05T03:59:00Z">
        <w:r w:rsidRPr="000F2AA9">
          <w:t xml:space="preserve">Argyris, Chris. 1978. </w:t>
        </w:r>
        <w:r w:rsidRPr="000F2AA9">
          <w:rPr>
            <w:i/>
            <w:iCs/>
          </w:rPr>
          <w:t>Organizational learning: A theory of action perspective</w:t>
        </w:r>
        <w:r w:rsidRPr="000F2AA9">
          <w:t>. Reading, Massachusetts: Addison-Wesley Publishing Company.</w:t>
        </w:r>
      </w:ins>
    </w:p>
    <w:p w14:paraId="787C91AB" w14:textId="77777777" w:rsidR="00B152BC" w:rsidRPr="000F2AA9" w:rsidRDefault="00B152BC">
      <w:pPr>
        <w:pStyle w:val="NoSpacing"/>
        <w:rPr>
          <w:ins w:id="7974" w:author="Mosi Adesina Ifatunji" w:date="2025-08-04T22:59:00Z" w16du:dateUtc="2025-08-05T03:59:00Z"/>
        </w:rPr>
        <w:pPrChange w:id="7975" w:author="Mosi Adesina Ifatunji" w:date="2025-10-26T17:05:00Z" w16du:dateUtc="2025-10-26T22:05:00Z">
          <w:pPr>
            <w:keepNext/>
            <w:keepLines/>
          </w:pPr>
        </w:pPrChange>
      </w:pPr>
    </w:p>
    <w:p w14:paraId="5DED55F0" w14:textId="77777777" w:rsidR="00B152BC" w:rsidRPr="000F2AA9" w:rsidRDefault="00B152BC">
      <w:pPr>
        <w:pStyle w:val="NoSpacing"/>
        <w:rPr>
          <w:ins w:id="7976" w:author="Mosi Adesina Ifatunji" w:date="2025-08-04T22:59:00Z" w16du:dateUtc="2025-08-05T03:59:00Z"/>
        </w:rPr>
        <w:pPrChange w:id="7977" w:author="Mosi Adesina Ifatunji" w:date="2025-10-26T17:05:00Z" w16du:dateUtc="2025-10-26T22:05:00Z">
          <w:pPr>
            <w:keepNext/>
            <w:keepLines/>
          </w:pPr>
        </w:pPrChange>
      </w:pPr>
      <w:proofErr w:type="spellStart"/>
      <w:ins w:id="7978" w:author="Mosi Adesina Ifatunji" w:date="2025-08-04T22:59:00Z" w16du:dateUtc="2025-08-05T03:59:00Z">
        <w:r w:rsidRPr="000F2AA9">
          <w:t>Burawoy</w:t>
        </w:r>
        <w:proofErr w:type="spellEnd"/>
        <w:r w:rsidRPr="000F2AA9">
          <w:t xml:space="preserve">, Michael. 1979. Manufacturing consent: Changes in the labor process under monopoly capitalism: </w:t>
        </w:r>
        <w:proofErr w:type="gramStart"/>
        <w:r w:rsidRPr="000F2AA9">
          <w:t>Chicago :</w:t>
        </w:r>
        <w:proofErr w:type="gramEnd"/>
        <w:r w:rsidRPr="000F2AA9">
          <w:t xml:space="preserve"> University of Chicago Press, 1979.</w:t>
        </w:r>
      </w:ins>
    </w:p>
    <w:p w14:paraId="7506CBF3" w14:textId="77777777" w:rsidR="00B152BC" w:rsidRPr="000F2AA9" w:rsidRDefault="00B152BC">
      <w:pPr>
        <w:pStyle w:val="NoSpacing"/>
        <w:rPr>
          <w:ins w:id="7979" w:author="Mosi Adesina Ifatunji" w:date="2025-08-04T23:00:00Z" w16du:dateUtc="2025-08-05T04:00:00Z"/>
        </w:rPr>
        <w:pPrChange w:id="7980" w:author="Mosi Adesina Ifatunji" w:date="2025-10-26T17:05:00Z" w16du:dateUtc="2025-10-26T22:05:00Z">
          <w:pPr/>
        </w:pPrChange>
      </w:pPr>
    </w:p>
    <w:p w14:paraId="229D4CCA" w14:textId="77777777" w:rsidR="00B152BC" w:rsidRPr="000F2AA9" w:rsidRDefault="00B152BC">
      <w:pPr>
        <w:pStyle w:val="NoSpacing"/>
        <w:rPr>
          <w:ins w:id="7981" w:author="Mosi Adesina Ifatunji" w:date="2025-08-04T23:00:00Z" w16du:dateUtc="2025-08-05T04:00:00Z"/>
        </w:rPr>
        <w:pPrChange w:id="7982" w:author="Mosi Adesina Ifatunji" w:date="2025-10-26T17:05:00Z" w16du:dateUtc="2025-10-26T22:05:00Z">
          <w:pPr>
            <w:keepNext/>
            <w:keepLines/>
          </w:pPr>
        </w:pPrChange>
      </w:pPr>
      <w:ins w:id="7983" w:author="Mosi Adesina Ifatunji" w:date="2025-08-04T23:00:00Z" w16du:dateUtc="2025-08-05T04:00:00Z">
        <w:r w:rsidRPr="000F2AA9">
          <w:t xml:space="preserve">Weick, Karl E. 1979. </w:t>
        </w:r>
        <w:r w:rsidRPr="000F2AA9">
          <w:rPr>
            <w:i/>
            <w:iCs/>
          </w:rPr>
          <w:t>The social psychology of organizing</w:t>
        </w:r>
        <w:r w:rsidRPr="000F2AA9">
          <w:t>. Reading, Massachusetts: Addison-Wesley Publications.</w:t>
        </w:r>
      </w:ins>
    </w:p>
    <w:p w14:paraId="5081E790" w14:textId="77777777" w:rsidR="00B152BC" w:rsidRPr="000F2AA9" w:rsidRDefault="00B152BC">
      <w:pPr>
        <w:pStyle w:val="NoSpacing"/>
        <w:rPr>
          <w:ins w:id="7984" w:author="Mosi Adesina Ifatunji" w:date="2025-08-04T23:00:00Z" w16du:dateUtc="2025-08-05T04:00:00Z"/>
        </w:rPr>
        <w:pPrChange w:id="7985" w:author="Mosi Adesina Ifatunji" w:date="2025-10-26T17:05:00Z" w16du:dateUtc="2025-10-26T22:05:00Z">
          <w:pPr/>
        </w:pPrChange>
      </w:pPr>
    </w:p>
    <w:p w14:paraId="4D4244EB" w14:textId="77777777" w:rsidR="00B152BC" w:rsidRPr="000F2AA9" w:rsidRDefault="00B152BC">
      <w:pPr>
        <w:pStyle w:val="NoSpacing"/>
        <w:rPr>
          <w:ins w:id="7986" w:author="Mosi Adesina Ifatunji" w:date="2025-08-04T23:00:00Z" w16du:dateUtc="2025-08-05T04:00:00Z"/>
        </w:rPr>
        <w:pPrChange w:id="7987" w:author="Mosi Adesina Ifatunji" w:date="2025-10-26T17:05:00Z" w16du:dateUtc="2025-10-26T22:05:00Z">
          <w:pPr>
            <w:keepNext/>
            <w:keepLines/>
          </w:pPr>
        </w:pPrChange>
      </w:pPr>
      <w:ins w:id="7988" w:author="Mosi Adesina Ifatunji" w:date="2025-08-04T23:00:00Z" w16du:dateUtc="2025-08-05T04:00:00Z">
        <w:r w:rsidRPr="000F2AA9">
          <w:t xml:space="preserve">Karasek, Robert A. 1979. "Job Demands, Job Decision Latitude, and Mental Strain: Implications for Job Redesign." </w:t>
        </w:r>
        <w:r w:rsidRPr="000F2AA9">
          <w:rPr>
            <w:i/>
            <w:iCs/>
          </w:rPr>
          <w:t>Administrative Science Quarterly</w:t>
        </w:r>
        <w:r w:rsidRPr="000F2AA9">
          <w:t xml:space="preserve"> 24(2):285–308.</w:t>
        </w:r>
      </w:ins>
    </w:p>
    <w:p w14:paraId="470606DE" w14:textId="77777777" w:rsidR="00B152BC" w:rsidRPr="000F2AA9" w:rsidRDefault="00B152BC">
      <w:pPr>
        <w:pStyle w:val="NoSpacing"/>
        <w:rPr>
          <w:ins w:id="7989" w:author="Mosi Adesina Ifatunji" w:date="2025-08-04T22:59:00Z" w16du:dateUtc="2025-08-05T03:59:00Z"/>
        </w:rPr>
        <w:pPrChange w:id="7990" w:author="Mosi Adesina Ifatunji" w:date="2025-10-26T17:05:00Z" w16du:dateUtc="2025-10-26T22:05:00Z">
          <w:pPr/>
        </w:pPrChange>
      </w:pPr>
    </w:p>
    <w:p w14:paraId="20CB1B78" w14:textId="77777777" w:rsidR="00B152BC" w:rsidRPr="000F2AA9" w:rsidRDefault="00B152BC">
      <w:pPr>
        <w:pStyle w:val="NoSpacing"/>
        <w:rPr>
          <w:ins w:id="7991" w:author="Mosi Adesina Ifatunji" w:date="2025-08-04T22:59:00Z" w16du:dateUtc="2025-08-05T03:59:00Z"/>
        </w:rPr>
        <w:pPrChange w:id="7992" w:author="Mosi Adesina Ifatunji" w:date="2025-10-26T17:05:00Z" w16du:dateUtc="2025-10-26T22:05:00Z">
          <w:pPr>
            <w:keepNext/>
            <w:keepLines/>
          </w:pPr>
        </w:pPrChange>
      </w:pPr>
      <w:ins w:id="7993" w:author="Mosi Adesina Ifatunji" w:date="2025-08-04T22:59:00Z" w16du:dateUtc="2025-08-05T03:59:00Z">
        <w:r w:rsidRPr="000F2AA9">
          <w:t xml:space="preserve">Baron, James N., and William T. Bielby. 1980. "Bringing the Firms Back in: Stratification, Segmentation, and the Organization of Work." </w:t>
        </w:r>
        <w:r w:rsidRPr="000F2AA9">
          <w:rPr>
            <w:i/>
            <w:iCs/>
          </w:rPr>
          <w:t>American Sociological Review</w:t>
        </w:r>
        <w:r w:rsidRPr="000F2AA9">
          <w:t xml:space="preserve"> 45(5):737–65.</w:t>
        </w:r>
      </w:ins>
    </w:p>
    <w:p w14:paraId="2AE99D8A" w14:textId="77777777" w:rsidR="00B152BC" w:rsidRPr="000F2AA9" w:rsidRDefault="00B152BC">
      <w:pPr>
        <w:pStyle w:val="NoSpacing"/>
        <w:rPr>
          <w:ins w:id="7994" w:author="Mosi Adesina Ifatunji" w:date="2025-08-04T23:01:00Z" w16du:dateUtc="2025-08-05T04:01:00Z"/>
        </w:rPr>
        <w:pPrChange w:id="7995" w:author="Mosi Adesina Ifatunji" w:date="2025-10-26T17:05:00Z" w16du:dateUtc="2025-10-26T22:05:00Z">
          <w:pPr/>
        </w:pPrChange>
      </w:pPr>
    </w:p>
    <w:p w14:paraId="5525BD66" w14:textId="77777777" w:rsidR="00B152BC" w:rsidRPr="000F2AA9" w:rsidRDefault="00B152BC">
      <w:pPr>
        <w:pStyle w:val="NoSpacing"/>
        <w:rPr>
          <w:ins w:id="7996" w:author="Mosi Adesina Ifatunji" w:date="2025-08-04T23:01:00Z" w16du:dateUtc="2025-08-05T04:01:00Z"/>
        </w:rPr>
        <w:pPrChange w:id="7997" w:author="Mosi Adesina Ifatunji" w:date="2025-10-26T17:05:00Z" w16du:dateUtc="2025-10-26T22:05:00Z">
          <w:pPr>
            <w:keepNext/>
            <w:keepLines/>
          </w:pPr>
        </w:pPrChange>
      </w:pPr>
      <w:ins w:id="7998" w:author="Mosi Adesina Ifatunji" w:date="2025-08-04T23:01:00Z" w16du:dateUtc="2025-08-05T04:01:00Z">
        <w:r w:rsidRPr="000F2AA9">
          <w:t>Hofstede, Geert. 1980. Culture’s consequences: International differences in work-related values. Beverly Hills, California: Sage Publications.</w:t>
        </w:r>
      </w:ins>
    </w:p>
    <w:p w14:paraId="4C5ADEE4" w14:textId="77777777" w:rsidR="00B152BC" w:rsidRPr="000F2AA9" w:rsidRDefault="00B152BC">
      <w:pPr>
        <w:pStyle w:val="NoSpacing"/>
        <w:rPr>
          <w:ins w:id="7999" w:author="Mosi Adesina Ifatunji" w:date="2025-08-04T23:01:00Z" w16du:dateUtc="2025-08-05T04:01:00Z"/>
        </w:rPr>
        <w:pPrChange w:id="8000" w:author="Mosi Adesina Ifatunji" w:date="2025-10-26T17:05:00Z" w16du:dateUtc="2025-10-26T22:05:00Z">
          <w:pPr/>
        </w:pPrChange>
      </w:pPr>
    </w:p>
    <w:p w14:paraId="272571D6" w14:textId="77777777" w:rsidR="00B152BC" w:rsidRPr="000F2AA9" w:rsidRDefault="00B152BC">
      <w:pPr>
        <w:pStyle w:val="NoSpacing"/>
        <w:rPr>
          <w:ins w:id="8001" w:author="Mosi Adesina Ifatunji" w:date="2025-08-04T23:01:00Z" w16du:dateUtc="2025-08-05T04:01:00Z"/>
        </w:rPr>
        <w:pPrChange w:id="8002" w:author="Mosi Adesina Ifatunji" w:date="2025-10-26T17:05:00Z" w16du:dateUtc="2025-10-26T22:05:00Z">
          <w:pPr>
            <w:keepNext/>
            <w:keepLines/>
          </w:pPr>
        </w:pPrChange>
      </w:pPr>
      <w:ins w:id="8003" w:author="Mosi Adesina Ifatunji" w:date="2025-08-04T23:01:00Z" w16du:dateUtc="2025-08-05T04:01:00Z">
        <w:r w:rsidRPr="000F2AA9">
          <w:t xml:space="preserve">DiMaggio, Paul J, and Walter W Powell. 1983. "The iron cage revisited: Institutional isomorphism and collective rationality in organizational fields." </w:t>
        </w:r>
        <w:r w:rsidRPr="000F2AA9">
          <w:rPr>
            <w:i/>
            <w:iCs/>
          </w:rPr>
          <w:t>American Sociological Review</w:t>
        </w:r>
        <w:r w:rsidRPr="000F2AA9">
          <w:t xml:space="preserve"> 48(2):147–60.</w:t>
        </w:r>
      </w:ins>
    </w:p>
    <w:p w14:paraId="56C38DD8" w14:textId="77777777" w:rsidR="00B152BC" w:rsidRPr="000F2AA9" w:rsidRDefault="00B152BC">
      <w:pPr>
        <w:pStyle w:val="NoSpacing"/>
        <w:rPr>
          <w:ins w:id="8004" w:author="Mosi Adesina Ifatunji" w:date="2025-08-04T23:01:00Z" w16du:dateUtc="2025-08-05T04:01:00Z"/>
        </w:rPr>
        <w:pPrChange w:id="8005" w:author="Mosi Adesina Ifatunji" w:date="2025-10-26T17:05:00Z" w16du:dateUtc="2025-10-26T22:05:00Z">
          <w:pPr/>
        </w:pPrChange>
      </w:pPr>
    </w:p>
    <w:p w14:paraId="4CB4454A" w14:textId="77777777" w:rsidR="00B152BC" w:rsidRPr="000F2AA9" w:rsidRDefault="00B152BC">
      <w:pPr>
        <w:pStyle w:val="NoSpacing"/>
        <w:rPr>
          <w:ins w:id="8006" w:author="Mosi Adesina Ifatunji" w:date="2025-08-04T23:01:00Z" w16du:dateUtc="2025-08-05T04:01:00Z"/>
        </w:rPr>
        <w:pPrChange w:id="8007" w:author="Mosi Adesina Ifatunji" w:date="2025-10-26T17:05:00Z" w16du:dateUtc="2025-10-26T22:05:00Z">
          <w:pPr>
            <w:keepNext/>
            <w:keepLines/>
          </w:pPr>
        </w:pPrChange>
      </w:pPr>
      <w:ins w:id="8008" w:author="Mosi Adesina Ifatunji" w:date="2025-08-04T23:01:00Z" w16du:dateUtc="2025-08-05T04:01:00Z">
        <w:r w:rsidRPr="000F2AA9">
          <w:t xml:space="preserve">Swidler, Ann. 1986. "Culture in Action: Symbols and Strategies Ann Swidler." </w:t>
        </w:r>
        <w:r w:rsidRPr="000F2AA9">
          <w:rPr>
            <w:i/>
            <w:iCs/>
          </w:rPr>
          <w:t>American Sociological Review</w:t>
        </w:r>
        <w:r w:rsidRPr="000F2AA9">
          <w:t xml:space="preserve"> 51(2):273–86.</w:t>
        </w:r>
      </w:ins>
    </w:p>
    <w:p w14:paraId="414D036A" w14:textId="77777777" w:rsidR="00B152BC" w:rsidRPr="000F2AA9" w:rsidRDefault="00B152BC">
      <w:pPr>
        <w:pStyle w:val="NoSpacing"/>
        <w:rPr>
          <w:ins w:id="8009" w:author="Mosi Adesina Ifatunji" w:date="2025-08-04T22:59:00Z" w16du:dateUtc="2025-08-05T03:59:00Z"/>
        </w:rPr>
        <w:pPrChange w:id="8010" w:author="Mosi Adesina Ifatunji" w:date="2025-10-26T17:05:00Z" w16du:dateUtc="2025-10-26T22:05:00Z">
          <w:pPr/>
        </w:pPrChange>
      </w:pPr>
    </w:p>
    <w:p w14:paraId="75C26094" w14:textId="4A3D886E" w:rsidR="009129DB" w:rsidRPr="000F2AA9" w:rsidRDefault="00B152BC">
      <w:pPr>
        <w:pStyle w:val="NoSpacing"/>
        <w:rPr>
          <w:ins w:id="8011" w:author="Mosi Adesina Ifatunji" w:date="2025-08-04T22:59:00Z" w16du:dateUtc="2025-08-05T03:59:00Z"/>
        </w:rPr>
        <w:pPrChange w:id="8012" w:author="Mosi Adesina Ifatunji" w:date="2025-10-26T17:05:00Z" w16du:dateUtc="2025-10-26T22:05:00Z">
          <w:pPr>
            <w:keepNext/>
            <w:keepLines/>
          </w:pPr>
        </w:pPrChange>
      </w:pPr>
      <w:ins w:id="8013" w:author="Mosi Adesina Ifatunji" w:date="2025-08-04T22:59:00Z" w16du:dateUtc="2025-08-05T03:59:00Z">
        <w:r w:rsidRPr="000F2AA9">
          <w:t xml:space="preserve">Acker, Joan. 1990. "Hierarchies, Jobs and Bodies: A Theory of Gendered Organization." </w:t>
        </w:r>
        <w:r w:rsidRPr="000F2AA9">
          <w:rPr>
            <w:i/>
            <w:iCs/>
          </w:rPr>
          <w:t>Gender and Society</w:t>
        </w:r>
        <w:r w:rsidRPr="000F2AA9">
          <w:t xml:space="preserve"> 4(2):139–58.</w:t>
        </w:r>
      </w:ins>
    </w:p>
    <w:p w14:paraId="3E2F8D16" w14:textId="77777777" w:rsidR="00B152BC" w:rsidRPr="000F2AA9" w:rsidRDefault="00B152BC">
      <w:pPr>
        <w:pStyle w:val="NoSpacing"/>
        <w:rPr>
          <w:ins w:id="8014" w:author="Mosi Adesina Ifatunji" w:date="2025-08-04T22:59:00Z" w16du:dateUtc="2025-08-05T03:59:00Z"/>
        </w:rPr>
        <w:pPrChange w:id="8015" w:author="Mosi Adesina Ifatunji" w:date="2025-10-26T17:05:00Z" w16du:dateUtc="2025-10-26T22:05:00Z">
          <w:pPr/>
        </w:pPrChange>
      </w:pPr>
    </w:p>
    <w:p w14:paraId="4144571D" w14:textId="77777777" w:rsidR="00B152BC" w:rsidRPr="000F2AA9" w:rsidRDefault="00B152BC">
      <w:pPr>
        <w:pStyle w:val="NoSpacing"/>
        <w:rPr>
          <w:ins w:id="8016" w:author="Mosi Adesina Ifatunji" w:date="2025-08-04T22:59:00Z" w16du:dateUtc="2025-08-05T03:59:00Z"/>
        </w:rPr>
        <w:pPrChange w:id="8017" w:author="Mosi Adesina Ifatunji" w:date="2025-10-26T17:05:00Z" w16du:dateUtc="2025-10-26T22:05:00Z">
          <w:pPr>
            <w:keepNext/>
            <w:keepLines/>
          </w:pPr>
        </w:pPrChange>
      </w:pPr>
      <w:ins w:id="8018" w:author="Mosi Adesina Ifatunji" w:date="2025-08-04T22:59:00Z" w16du:dateUtc="2025-08-05T03:59:00Z">
        <w:r w:rsidRPr="000F2AA9">
          <w:t>Scott, W Richard. 1992. Organizations: Rational, Natural and Open Systems.</w:t>
        </w:r>
      </w:ins>
    </w:p>
    <w:p w14:paraId="75CED05E" w14:textId="77777777" w:rsidR="00B152BC" w:rsidRPr="000F2AA9" w:rsidRDefault="00B152BC">
      <w:pPr>
        <w:pStyle w:val="NoSpacing"/>
        <w:rPr>
          <w:ins w:id="8019" w:author="Mosi Adesina Ifatunji" w:date="2025-08-04T23:01:00Z" w16du:dateUtc="2025-08-05T04:01:00Z"/>
        </w:rPr>
        <w:pPrChange w:id="8020" w:author="Mosi Adesina Ifatunji" w:date="2025-10-26T17:05:00Z" w16du:dateUtc="2025-10-26T22:05:00Z">
          <w:pPr/>
        </w:pPrChange>
      </w:pPr>
    </w:p>
    <w:p w14:paraId="6E1D4AB2" w14:textId="77777777" w:rsidR="00B152BC" w:rsidRPr="000F2AA9" w:rsidRDefault="00B152BC">
      <w:pPr>
        <w:pStyle w:val="NoSpacing"/>
        <w:rPr>
          <w:ins w:id="8021" w:author="Mosi Adesina Ifatunji" w:date="2025-08-04T23:01:00Z" w16du:dateUtc="2025-08-05T04:01:00Z"/>
        </w:rPr>
        <w:pPrChange w:id="8022" w:author="Mosi Adesina Ifatunji" w:date="2025-10-26T17:05:00Z" w16du:dateUtc="2025-10-26T22:05:00Z">
          <w:pPr>
            <w:keepNext/>
            <w:keepLines/>
          </w:pPr>
        </w:pPrChange>
      </w:pPr>
      <w:ins w:id="8023" w:author="Mosi Adesina Ifatunji" w:date="2025-08-04T23:01:00Z" w16du:dateUtc="2025-08-05T04:01:00Z">
        <w:r w:rsidRPr="000F2AA9">
          <w:lastRenderedPageBreak/>
          <w:t xml:space="preserve">Sewell, William H. 1992. "A Theory of Structure: Duality, Agency, and Transformation." </w:t>
        </w:r>
        <w:r w:rsidRPr="000F2AA9">
          <w:rPr>
            <w:i/>
            <w:iCs/>
          </w:rPr>
          <w:t>American Journal of Sociology</w:t>
        </w:r>
        <w:r w:rsidRPr="000F2AA9">
          <w:t xml:space="preserve"> 98(1):1–29.</w:t>
        </w:r>
      </w:ins>
    </w:p>
    <w:p w14:paraId="77E02CA2" w14:textId="77777777" w:rsidR="00B152BC" w:rsidRPr="000F2AA9" w:rsidRDefault="00B152BC" w:rsidP="00417DDA">
      <w:pPr>
        <w:pStyle w:val="NoSpacing"/>
        <w:rPr>
          <w:ins w:id="8024" w:author="Mosi Adesina Ifatunji" w:date="2025-08-05T17:25:00Z" w16du:dateUtc="2025-08-05T22:25:00Z"/>
        </w:rPr>
      </w:pPr>
    </w:p>
    <w:p w14:paraId="7B92D02B" w14:textId="77777777" w:rsidR="009129DB" w:rsidRPr="000F2AA9" w:rsidRDefault="009129DB" w:rsidP="00417DDA">
      <w:pPr>
        <w:pStyle w:val="NoSpacing"/>
        <w:rPr>
          <w:ins w:id="8025" w:author="Mosi Adesina Ifatunji" w:date="2025-08-05T17:25:00Z" w16du:dateUtc="2025-08-05T22:25:00Z"/>
        </w:rPr>
      </w:pPr>
      <w:ins w:id="8026" w:author="Mosi Adesina Ifatunji" w:date="2025-08-05T17:25:00Z" w16du:dateUtc="2025-08-05T22:25:00Z">
        <w:r w:rsidRPr="000F2AA9">
          <w:t>Nkomo, Stella M. 1992. "The emperor has no clothes: Rewriting race in organizations." Academy of Management Review 17(3):487–513.</w:t>
        </w:r>
      </w:ins>
    </w:p>
    <w:p w14:paraId="3DA750BC" w14:textId="77777777" w:rsidR="009129DB" w:rsidRPr="000F2AA9" w:rsidRDefault="009129DB">
      <w:pPr>
        <w:pStyle w:val="NoSpacing"/>
        <w:rPr>
          <w:ins w:id="8027" w:author="Mosi Adesina Ifatunji" w:date="2025-08-05T17:25:00Z" w16du:dateUtc="2025-08-05T22:25:00Z"/>
        </w:rPr>
        <w:pPrChange w:id="8028" w:author="Mosi Adesina Ifatunji" w:date="2025-10-26T17:05:00Z" w16du:dateUtc="2025-10-26T22:05:00Z">
          <w:pPr>
            <w:pStyle w:val="BodyText"/>
          </w:pPr>
        </w:pPrChange>
      </w:pPr>
    </w:p>
    <w:p w14:paraId="458FE997" w14:textId="77777777" w:rsidR="009129DB" w:rsidRPr="000F2AA9" w:rsidRDefault="009129DB">
      <w:pPr>
        <w:pStyle w:val="NoSpacing"/>
        <w:rPr>
          <w:ins w:id="8029" w:author="Mosi Adesina Ifatunji" w:date="2025-08-05T17:25:00Z" w16du:dateUtc="2025-08-05T22:25:00Z"/>
        </w:rPr>
        <w:pPrChange w:id="8030" w:author="Mosi Adesina Ifatunji" w:date="2025-10-26T17:05:00Z" w16du:dateUtc="2025-10-26T22:05:00Z">
          <w:pPr>
            <w:keepNext/>
            <w:keepLines/>
          </w:pPr>
        </w:pPrChange>
      </w:pPr>
      <w:ins w:id="8031" w:author="Mosi Adesina Ifatunji" w:date="2025-08-05T17:25:00Z" w16du:dateUtc="2025-08-05T22:25:00Z">
        <w:r w:rsidRPr="000F2AA9">
          <w:t xml:space="preserve">Abbott, Andrew. 1993. "The Sociology of Work and Occupations." </w:t>
        </w:r>
        <w:r w:rsidRPr="000F2AA9">
          <w:rPr>
            <w:i/>
            <w:iCs/>
          </w:rPr>
          <w:t>Annual Review of Sociology</w:t>
        </w:r>
        <w:r w:rsidRPr="000F2AA9">
          <w:t xml:space="preserve"> 19:187–209.</w:t>
        </w:r>
      </w:ins>
    </w:p>
    <w:p w14:paraId="6E7CD1F7" w14:textId="77777777" w:rsidR="009129DB" w:rsidRPr="000F2AA9" w:rsidRDefault="009129DB">
      <w:pPr>
        <w:pStyle w:val="NoSpacing"/>
        <w:rPr>
          <w:ins w:id="8032" w:author="Mosi Adesina Ifatunji" w:date="2025-08-05T17:25:00Z" w16du:dateUtc="2025-08-05T22:25:00Z"/>
        </w:rPr>
        <w:pPrChange w:id="8033" w:author="Mosi Adesina Ifatunji" w:date="2025-10-26T17:05:00Z" w16du:dateUtc="2025-10-26T22:05:00Z">
          <w:pPr>
            <w:pStyle w:val="BodyText"/>
          </w:pPr>
        </w:pPrChange>
      </w:pPr>
    </w:p>
    <w:p w14:paraId="22ECF499" w14:textId="77777777" w:rsidR="009129DB" w:rsidRPr="000F2AA9" w:rsidRDefault="009129DB" w:rsidP="00417DDA">
      <w:pPr>
        <w:pStyle w:val="NoSpacing"/>
        <w:rPr>
          <w:ins w:id="8034" w:author="Mosi Adesina Ifatunji" w:date="2025-08-05T17:25:00Z" w16du:dateUtc="2025-08-05T22:25:00Z"/>
        </w:rPr>
      </w:pPr>
      <w:ins w:id="8035" w:author="Mosi Adesina Ifatunji" w:date="2025-08-05T17:25:00Z" w16du:dateUtc="2025-08-05T22:25:00Z">
        <w:r w:rsidRPr="000F2AA9">
          <w:t xml:space="preserve">Coate, Stephen &amp; Loury, Glenn </w:t>
        </w:r>
        <w:proofErr w:type="gramStart"/>
        <w:r w:rsidRPr="000F2AA9">
          <w:t>C..</w:t>
        </w:r>
        <w:proofErr w:type="gramEnd"/>
        <w:r w:rsidRPr="000F2AA9">
          <w:t xml:space="preserve"> 1993. Will Affirmative-Action Policies Eliminate Negative </w:t>
        </w:r>
        <w:proofErr w:type="gramStart"/>
        <w:r w:rsidRPr="000F2AA9">
          <w:t>Stereotypes?.</w:t>
        </w:r>
        <w:proofErr w:type="gramEnd"/>
        <w:r w:rsidRPr="000F2AA9">
          <w:t xml:space="preserve"> The American Economic Review 83: 1220-1240. [</w:t>
        </w:r>
        <w:r w:rsidRPr="000F2AA9">
          <w:rPr>
            <w:rStyle w:val="ng-star-inserted"/>
            <w:color w:val="131314"/>
          </w:rPr>
          <w:t>employers' prior beliefs can lead to different productivity outcomes even if groups are initially identical.]</w:t>
        </w:r>
      </w:ins>
    </w:p>
    <w:p w14:paraId="7BE53346" w14:textId="77777777" w:rsidR="009129DB" w:rsidRPr="000F2AA9" w:rsidRDefault="009129DB">
      <w:pPr>
        <w:pStyle w:val="NoSpacing"/>
        <w:rPr>
          <w:ins w:id="8036" w:author="Mosi Adesina Ifatunji" w:date="2025-08-04T23:01:00Z" w16du:dateUtc="2025-08-05T04:01:00Z"/>
        </w:rPr>
        <w:pPrChange w:id="8037" w:author="Mosi Adesina Ifatunji" w:date="2025-10-26T17:05:00Z" w16du:dateUtc="2025-10-26T22:05:00Z">
          <w:pPr/>
        </w:pPrChange>
      </w:pPr>
    </w:p>
    <w:p w14:paraId="7F09D949" w14:textId="77777777" w:rsidR="00B152BC" w:rsidRPr="000F2AA9" w:rsidRDefault="00B152BC">
      <w:pPr>
        <w:pStyle w:val="NoSpacing"/>
        <w:rPr>
          <w:ins w:id="8038" w:author="Mosi Adesina Ifatunji" w:date="2025-08-04T23:01:00Z" w16du:dateUtc="2025-08-05T04:01:00Z"/>
        </w:rPr>
        <w:pPrChange w:id="8039" w:author="Mosi Adesina Ifatunji" w:date="2025-10-26T17:05:00Z" w16du:dateUtc="2025-10-26T22:05:00Z">
          <w:pPr>
            <w:keepNext/>
            <w:keepLines/>
          </w:pPr>
        </w:pPrChange>
      </w:pPr>
      <w:ins w:id="8040" w:author="Mosi Adesina Ifatunji" w:date="2025-08-04T23:01:00Z" w16du:dateUtc="2025-08-05T04:01:00Z">
        <w:r w:rsidRPr="000F2AA9">
          <w:t xml:space="preserve">Baron, James N., and Jeffrey Pfeffer. 1994. "The Social Psychology of Organizations and Inequality." </w:t>
        </w:r>
        <w:r w:rsidRPr="000F2AA9">
          <w:rPr>
            <w:i/>
            <w:iCs/>
          </w:rPr>
          <w:t>Social Psychology Quarterly</w:t>
        </w:r>
        <w:r w:rsidRPr="000F2AA9">
          <w:t xml:space="preserve"> 57(3):190–209.</w:t>
        </w:r>
      </w:ins>
    </w:p>
    <w:p w14:paraId="3E490B3E" w14:textId="77777777" w:rsidR="009129DB" w:rsidRPr="000F2AA9" w:rsidRDefault="009129DB">
      <w:pPr>
        <w:pStyle w:val="NoSpacing"/>
        <w:rPr>
          <w:ins w:id="8041" w:author="Mosi Adesina Ifatunji" w:date="2025-08-04T22:59:00Z" w16du:dateUtc="2025-08-05T03:59:00Z"/>
        </w:rPr>
        <w:pPrChange w:id="8042" w:author="Mosi Adesina Ifatunji" w:date="2025-10-26T17:05:00Z" w16du:dateUtc="2025-10-26T22:05:00Z">
          <w:pPr/>
        </w:pPrChange>
      </w:pPr>
    </w:p>
    <w:p w14:paraId="05E5348C" w14:textId="77777777" w:rsidR="00B152BC" w:rsidRPr="000F2AA9" w:rsidRDefault="00B152BC" w:rsidP="00417DDA">
      <w:pPr>
        <w:pStyle w:val="NoSpacing"/>
        <w:rPr>
          <w:ins w:id="8043" w:author="Mosi Adesina Ifatunji" w:date="2025-08-04T23:02:00Z" w16du:dateUtc="2025-08-05T04:02:00Z"/>
        </w:rPr>
      </w:pPr>
      <w:ins w:id="8044" w:author="Mosi Adesina Ifatunji" w:date="2025-08-04T23:01:00Z" w16du:dateUtc="2025-08-05T04:01:00Z">
        <w:r w:rsidRPr="000F2AA9">
          <w:t xml:space="preserve">Ely, Robin J. 1995. "The Power In Demography: Women’s Social Constructions of Gender Identity at Work." </w:t>
        </w:r>
        <w:r w:rsidRPr="000F2AA9">
          <w:rPr>
            <w:i/>
            <w:iCs/>
          </w:rPr>
          <w:t>Academy of Management Journal</w:t>
        </w:r>
        <w:r w:rsidRPr="000F2AA9">
          <w:t xml:space="preserve"> 38(3):589–634.</w:t>
        </w:r>
      </w:ins>
    </w:p>
    <w:p w14:paraId="21DEFB1F" w14:textId="77777777" w:rsidR="004C5D35" w:rsidRPr="000F2AA9" w:rsidRDefault="004C5D35">
      <w:pPr>
        <w:pStyle w:val="NoSpacing"/>
        <w:rPr>
          <w:ins w:id="8045" w:author="Mosi Adesina Ifatunji" w:date="2025-08-04T23:02:00Z" w16du:dateUtc="2025-08-05T04:02:00Z"/>
        </w:rPr>
        <w:pPrChange w:id="8046" w:author="Mosi Adesina Ifatunji" w:date="2025-10-26T17:05:00Z" w16du:dateUtc="2025-10-26T22:05:00Z">
          <w:pPr>
            <w:pStyle w:val="BodyText"/>
          </w:pPr>
        </w:pPrChange>
      </w:pPr>
    </w:p>
    <w:p w14:paraId="7C38E353" w14:textId="77777777" w:rsidR="00B152BC" w:rsidRPr="000F2AA9" w:rsidRDefault="00B152BC" w:rsidP="00417DDA">
      <w:pPr>
        <w:pStyle w:val="NoSpacing"/>
        <w:rPr>
          <w:ins w:id="8047" w:author="Mosi Adesina Ifatunji" w:date="2025-08-04T23:02:00Z" w16du:dateUtc="2025-08-05T04:02:00Z"/>
        </w:rPr>
      </w:pPr>
      <w:ins w:id="8048" w:author="Mosi Adesina Ifatunji" w:date="2025-08-04T23:02:00Z" w16du:dateUtc="2025-08-05T04:02:00Z">
        <w:r w:rsidRPr="000F2AA9">
          <w:t xml:space="preserve">Weick, Karl E. 1995. </w:t>
        </w:r>
        <w:r w:rsidRPr="000F2AA9">
          <w:rPr>
            <w:i/>
            <w:iCs/>
          </w:rPr>
          <w:t>Sensemaking in organizations</w:t>
        </w:r>
        <w:r w:rsidRPr="000F2AA9">
          <w:t>. Thousand Oaks: SAGE Publications.</w:t>
        </w:r>
      </w:ins>
    </w:p>
    <w:p w14:paraId="58DE1183" w14:textId="77777777" w:rsidR="00B152BC" w:rsidRPr="000F2AA9" w:rsidRDefault="00B152BC" w:rsidP="00417DDA">
      <w:pPr>
        <w:pStyle w:val="NoSpacing"/>
        <w:rPr>
          <w:ins w:id="8049" w:author="Mosi Adesina Ifatunji" w:date="2025-08-04T23:02:00Z" w16du:dateUtc="2025-08-05T04:02:00Z"/>
        </w:rPr>
      </w:pPr>
      <w:ins w:id="8050" w:author="Mosi Adesina Ifatunji" w:date="2025-08-04T23:02:00Z" w16du:dateUtc="2025-08-05T04:02:00Z">
        <w:r w:rsidRPr="000F2AA9">
          <w:t xml:space="preserve">Spence, Michael. 2002. "Signaling in retrospect and the informational structure of markets." </w:t>
        </w:r>
        <w:r w:rsidRPr="000F2AA9">
          <w:rPr>
            <w:i/>
            <w:iCs/>
          </w:rPr>
          <w:t>American Economic Review</w:t>
        </w:r>
        <w:r w:rsidRPr="000F2AA9">
          <w:t xml:space="preserve"> 92(3):434–59.</w:t>
        </w:r>
      </w:ins>
    </w:p>
    <w:p w14:paraId="13B351C7" w14:textId="77777777" w:rsidR="007269D2" w:rsidRPr="000F2AA9" w:rsidRDefault="007269D2" w:rsidP="00417DDA">
      <w:pPr>
        <w:pStyle w:val="NoSpacing"/>
        <w:rPr>
          <w:ins w:id="8051" w:author="Mosi Adesina Ifatunji" w:date="2025-08-04T23:08:00Z" w16du:dateUtc="2025-08-05T04:08:00Z"/>
        </w:rPr>
      </w:pPr>
    </w:p>
    <w:p w14:paraId="60418DC2" w14:textId="77777777" w:rsidR="004C5D35" w:rsidRPr="000F2AA9" w:rsidRDefault="004C5D35">
      <w:pPr>
        <w:pStyle w:val="NoSpacing"/>
        <w:rPr>
          <w:ins w:id="8052" w:author="Mosi Adesina Ifatunji" w:date="2025-08-04T23:08:00Z" w16du:dateUtc="2025-08-05T04:08:00Z"/>
        </w:rPr>
        <w:pPrChange w:id="8053" w:author="Mosi Adesina Ifatunji" w:date="2025-10-26T17:05:00Z" w16du:dateUtc="2025-10-26T22:05:00Z">
          <w:pPr>
            <w:keepNext/>
            <w:keepLines/>
          </w:pPr>
        </w:pPrChange>
      </w:pPr>
      <w:ins w:id="8054" w:author="Mosi Adesina Ifatunji" w:date="2025-08-04T23:08:00Z" w16du:dateUtc="2025-08-05T04:08:00Z">
        <w:r w:rsidRPr="000F2AA9">
          <w:t xml:space="preserve">Kunda, Gideon. 1995. "Engineering Culture: Control and Commitment in a High-Tech Corporation." </w:t>
        </w:r>
        <w:r w:rsidRPr="000F2AA9">
          <w:rPr>
            <w:i/>
            <w:iCs/>
          </w:rPr>
          <w:t>Organization Science</w:t>
        </w:r>
        <w:r w:rsidRPr="000F2AA9">
          <w:t xml:space="preserve"> 6(2):228–30.</w:t>
        </w:r>
      </w:ins>
    </w:p>
    <w:p w14:paraId="72E3A3A5" w14:textId="77777777" w:rsidR="004C5D35" w:rsidRPr="000F2AA9" w:rsidRDefault="004C5D35">
      <w:pPr>
        <w:pStyle w:val="NoSpacing"/>
        <w:rPr>
          <w:ins w:id="8055" w:author="Mosi Adesina Ifatunji" w:date="2025-08-04T23:08:00Z" w16du:dateUtc="2025-08-05T04:08:00Z"/>
        </w:rPr>
        <w:pPrChange w:id="8056" w:author="Mosi Adesina Ifatunji" w:date="2025-10-26T17:05:00Z" w16du:dateUtc="2025-10-26T22:05:00Z">
          <w:pPr>
            <w:pStyle w:val="BodyText"/>
          </w:pPr>
        </w:pPrChange>
      </w:pPr>
    </w:p>
    <w:p w14:paraId="6C093CBA" w14:textId="77777777" w:rsidR="004C5D35" w:rsidRPr="000F2AA9" w:rsidRDefault="004C5D35">
      <w:pPr>
        <w:pStyle w:val="NoSpacing"/>
        <w:rPr>
          <w:ins w:id="8057" w:author="Mosi Adesina Ifatunji" w:date="2025-08-04T23:08:00Z" w16du:dateUtc="2025-08-05T04:08:00Z"/>
        </w:rPr>
        <w:pPrChange w:id="8058" w:author="Mosi Adesina Ifatunji" w:date="2025-10-26T17:05:00Z" w16du:dateUtc="2025-10-26T22:05:00Z">
          <w:pPr>
            <w:keepNext/>
            <w:keepLines/>
          </w:pPr>
        </w:pPrChange>
      </w:pPr>
      <w:ins w:id="8059" w:author="Mosi Adesina Ifatunji" w:date="2025-08-04T23:08:00Z" w16du:dateUtc="2025-08-05T04:08:00Z">
        <w:r w:rsidRPr="000F2AA9">
          <w:t xml:space="preserve">Scott, W. Richard. 1995. </w:t>
        </w:r>
        <w:r w:rsidRPr="000F2AA9">
          <w:rPr>
            <w:i/>
            <w:iCs/>
          </w:rPr>
          <w:t>Institutions and organizations</w:t>
        </w:r>
        <w:r w:rsidRPr="000F2AA9">
          <w:t xml:space="preserve">: Thousand </w:t>
        </w:r>
        <w:proofErr w:type="gramStart"/>
        <w:r w:rsidRPr="000F2AA9">
          <w:t>Oaks :</w:t>
        </w:r>
        <w:proofErr w:type="gramEnd"/>
        <w:r w:rsidRPr="000F2AA9">
          <w:t xml:space="preserve"> SAGE, [1995].</w:t>
        </w:r>
      </w:ins>
    </w:p>
    <w:p w14:paraId="00FC59AF" w14:textId="77777777" w:rsidR="004C5D35" w:rsidRPr="000F2AA9" w:rsidRDefault="004C5D35">
      <w:pPr>
        <w:pStyle w:val="NoSpacing"/>
        <w:rPr>
          <w:ins w:id="8060" w:author="Mosi Adesina Ifatunji" w:date="2025-08-05T17:26:00Z" w16du:dateUtc="2025-08-05T22:26:00Z"/>
        </w:rPr>
        <w:pPrChange w:id="8061" w:author="Mosi Adesina Ifatunji" w:date="2025-10-26T17:05:00Z" w16du:dateUtc="2025-10-26T22:05:00Z">
          <w:pPr>
            <w:pStyle w:val="BodyText"/>
          </w:pPr>
        </w:pPrChange>
      </w:pPr>
    </w:p>
    <w:p w14:paraId="4179C6EF" w14:textId="77777777" w:rsidR="009129DB" w:rsidRPr="000F2AA9" w:rsidRDefault="009129DB" w:rsidP="00417DDA">
      <w:pPr>
        <w:pStyle w:val="NoSpacing"/>
        <w:rPr>
          <w:ins w:id="8062" w:author="Mosi Adesina Ifatunji" w:date="2025-08-05T17:26:00Z" w16du:dateUtc="2025-08-05T22:26:00Z"/>
        </w:rPr>
      </w:pPr>
      <w:ins w:id="8063" w:author="Mosi Adesina Ifatunji" w:date="2025-08-05T17:26:00Z" w16du:dateUtc="2025-08-05T22:26:00Z">
        <w:r w:rsidRPr="000F2AA9">
          <w:t>Collins, Sharon. 1997. Black Corporate Executives: The Making and Breaking of the Black Middle-Class. Philadelphia, Pennsylvania: Temple University Press.</w:t>
        </w:r>
      </w:ins>
    </w:p>
    <w:p w14:paraId="776E898E" w14:textId="77777777" w:rsidR="009129DB" w:rsidRPr="000F2AA9" w:rsidRDefault="009129DB">
      <w:pPr>
        <w:pStyle w:val="NoSpacing"/>
        <w:rPr>
          <w:ins w:id="8064" w:author="Mosi Adesina Ifatunji" w:date="2025-08-04T23:13:00Z" w16du:dateUtc="2025-08-05T04:13:00Z"/>
        </w:rPr>
        <w:pPrChange w:id="8065" w:author="Mosi Adesina Ifatunji" w:date="2025-10-26T17:05:00Z" w16du:dateUtc="2025-10-26T22:05:00Z">
          <w:pPr>
            <w:pStyle w:val="BodyText"/>
          </w:pPr>
        </w:pPrChange>
      </w:pPr>
    </w:p>
    <w:p w14:paraId="6140F85C" w14:textId="77777777" w:rsidR="00BF4B2F" w:rsidRPr="000F2AA9" w:rsidRDefault="00BF4B2F">
      <w:pPr>
        <w:pStyle w:val="NoSpacing"/>
        <w:rPr>
          <w:ins w:id="8066" w:author="Mosi Adesina Ifatunji" w:date="2025-08-04T23:13:00Z" w16du:dateUtc="2025-08-05T04:13:00Z"/>
        </w:rPr>
        <w:pPrChange w:id="8067" w:author="Mosi Adesina Ifatunji" w:date="2025-10-26T17:05:00Z" w16du:dateUtc="2025-10-26T22:05:00Z">
          <w:pPr>
            <w:keepNext/>
            <w:keepLines/>
          </w:pPr>
        </w:pPrChange>
      </w:pPr>
      <w:ins w:id="8068" w:author="Mosi Adesina Ifatunji" w:date="2025-08-04T23:13:00Z" w16du:dateUtc="2025-08-05T04:13:00Z">
        <w:r w:rsidRPr="000F2AA9">
          <w:t xml:space="preserve">Morris, Aldon. 2000. "Building blocks of social inequality: A critique of Durable Inequality." </w:t>
        </w:r>
        <w:r w:rsidRPr="000F2AA9">
          <w:rPr>
            <w:i/>
            <w:iCs/>
          </w:rPr>
          <w:t>Comparative Studies in Society and History</w:t>
        </w:r>
        <w:r w:rsidRPr="000F2AA9">
          <w:t xml:space="preserve"> 42(2):482–86.</w:t>
        </w:r>
      </w:ins>
    </w:p>
    <w:p w14:paraId="1EDB6E1B" w14:textId="77777777" w:rsidR="00BF4B2F" w:rsidRPr="000F2AA9" w:rsidRDefault="00BF4B2F">
      <w:pPr>
        <w:pStyle w:val="NoSpacing"/>
        <w:rPr>
          <w:ins w:id="8069" w:author="Mosi Adesina Ifatunji" w:date="2025-08-05T17:26:00Z" w16du:dateUtc="2025-08-05T22:26:00Z"/>
        </w:rPr>
        <w:pPrChange w:id="8070" w:author="Mosi Adesina Ifatunji" w:date="2025-10-26T17:05:00Z" w16du:dateUtc="2025-10-26T22:05:00Z">
          <w:pPr>
            <w:pStyle w:val="BodyText"/>
          </w:pPr>
        </w:pPrChange>
      </w:pPr>
    </w:p>
    <w:p w14:paraId="2CE91D0D" w14:textId="77777777" w:rsidR="009129DB" w:rsidRPr="000F2AA9" w:rsidRDefault="009129DB" w:rsidP="00417DDA">
      <w:pPr>
        <w:pStyle w:val="NoSpacing"/>
        <w:rPr>
          <w:ins w:id="8071" w:author="Mosi Adesina Ifatunji" w:date="2025-08-05T17:26:00Z" w16du:dateUtc="2025-08-05T22:26:00Z"/>
        </w:rPr>
      </w:pPr>
      <w:ins w:id="8072" w:author="Mosi Adesina Ifatunji" w:date="2025-08-05T17:26:00Z" w16du:dateUtc="2025-08-05T22:26:00Z">
        <w:r w:rsidRPr="000F2AA9">
          <w:t>Brown, Cliff. 2000. "The Role of Employers in Split Labor Markets: An Event-Structure Analysis of Racial Conflict and AFL Organizing, 1917-1919." Social Forces 79(2):653–81.</w:t>
        </w:r>
      </w:ins>
    </w:p>
    <w:p w14:paraId="29FE8CFF" w14:textId="77777777" w:rsidR="009129DB" w:rsidRPr="000F2AA9" w:rsidRDefault="009129DB">
      <w:pPr>
        <w:pStyle w:val="NoSpacing"/>
        <w:rPr>
          <w:ins w:id="8073" w:author="Mosi Adesina Ifatunji" w:date="2025-08-05T17:26:00Z" w16du:dateUtc="2025-08-05T22:26:00Z"/>
        </w:rPr>
        <w:pPrChange w:id="8074" w:author="Mosi Adesina Ifatunji" w:date="2025-10-26T17:05:00Z" w16du:dateUtc="2025-10-26T22:05:00Z">
          <w:pPr>
            <w:pStyle w:val="BodyText"/>
          </w:pPr>
        </w:pPrChange>
      </w:pPr>
    </w:p>
    <w:p w14:paraId="3235C0A0" w14:textId="77777777" w:rsidR="009129DB" w:rsidRPr="000F2AA9" w:rsidRDefault="009129DB" w:rsidP="00417DDA">
      <w:pPr>
        <w:pStyle w:val="NoSpacing"/>
        <w:rPr>
          <w:ins w:id="8075" w:author="Mosi Adesina Ifatunji" w:date="2025-08-05T17:26:00Z" w16du:dateUtc="2025-08-05T22:26:00Z"/>
        </w:rPr>
      </w:pPr>
      <w:ins w:id="8076" w:author="Mosi Adesina Ifatunji" w:date="2025-08-05T17:26:00Z" w16du:dateUtc="2025-08-05T22:26:00Z">
        <w:r w:rsidRPr="000F2AA9">
          <w:t>Morris, Aldon. 2000. "Building blocks of social inequality: A critique of Durable Inequality." Comparative Studies in Society and History 42(2):482–86.</w:t>
        </w:r>
      </w:ins>
    </w:p>
    <w:p w14:paraId="00A417E8" w14:textId="77777777" w:rsidR="009129DB" w:rsidRPr="000F2AA9" w:rsidRDefault="009129DB">
      <w:pPr>
        <w:pStyle w:val="NoSpacing"/>
        <w:rPr>
          <w:ins w:id="8077" w:author="Mosi Adesina Ifatunji" w:date="2025-06-17T18:51:00Z" w16du:dateUtc="2025-06-17T23:51:00Z"/>
          <w:rPrChange w:id="8078" w:author="Mosi Adesina Ifatunji" w:date="2025-08-05T17:39:00Z" w16du:dateUtc="2025-08-05T22:39:00Z">
            <w:rPr>
              <w:ins w:id="8079" w:author="Mosi Adesina Ifatunji" w:date="2025-06-17T18:51:00Z" w16du:dateUtc="2025-06-17T23:51:00Z"/>
              <w:rFonts w:ascii="Helvetica Neue" w:hAnsi="Helvetica Neue" w:cs="Helvetica Neue"/>
              <w:sz w:val="26"/>
              <w:szCs w:val="26"/>
            </w:rPr>
          </w:rPrChange>
        </w:rPr>
        <w:pPrChange w:id="8080" w:author="Mosi Adesina Ifatunji" w:date="2025-10-26T17:05:00Z" w16du:dateUtc="2025-10-26T22:05:00Z">
          <w:pPr>
            <w:autoSpaceDE w:val="0"/>
            <w:autoSpaceDN w:val="0"/>
            <w:adjustRightInd w:val="0"/>
            <w:ind w:right="-720"/>
          </w:pPr>
        </w:pPrChange>
      </w:pPr>
    </w:p>
    <w:p w14:paraId="61550367" w14:textId="77777777" w:rsidR="007269D2" w:rsidRPr="000F2AA9" w:rsidRDefault="007269D2">
      <w:pPr>
        <w:pStyle w:val="NoSpacing"/>
        <w:rPr>
          <w:ins w:id="8081" w:author="Mosi Adesina Ifatunji" w:date="2025-06-17T18:51:00Z" w16du:dateUtc="2025-06-17T23:51:00Z"/>
          <w:rPrChange w:id="8082" w:author="Mosi Adesina Ifatunji" w:date="2025-08-05T17:39:00Z" w16du:dateUtc="2025-08-05T22:39:00Z">
            <w:rPr>
              <w:ins w:id="8083" w:author="Mosi Adesina Ifatunji" w:date="2025-06-17T18:51:00Z" w16du:dateUtc="2025-06-17T23:51:00Z"/>
              <w:rFonts w:ascii="Helvetica Neue" w:hAnsi="Helvetica Neue" w:cs="Helvetica Neue"/>
              <w:sz w:val="26"/>
              <w:szCs w:val="26"/>
            </w:rPr>
          </w:rPrChange>
        </w:rPr>
        <w:pPrChange w:id="8084" w:author="Mosi Adesina Ifatunji" w:date="2025-10-26T17:05:00Z" w16du:dateUtc="2025-10-26T22:05:00Z">
          <w:pPr>
            <w:autoSpaceDE w:val="0"/>
            <w:autoSpaceDN w:val="0"/>
            <w:adjustRightInd w:val="0"/>
            <w:ind w:left="720" w:right="-720" w:hanging="720"/>
          </w:pPr>
        </w:pPrChange>
      </w:pPr>
      <w:ins w:id="8085" w:author="Mosi Adesina Ifatunji" w:date="2025-06-17T18:51:00Z" w16du:dateUtc="2025-06-17T23:51:00Z">
        <w:r w:rsidRPr="000F2AA9">
          <w:rPr>
            <w:rPrChange w:id="8086" w:author="Mosi Adesina Ifatunji" w:date="2025-08-05T17:39:00Z" w16du:dateUtc="2025-08-05T22:39:00Z">
              <w:rPr>
                <w:rFonts w:ascii="Helvetica Neue" w:hAnsi="Helvetica Neue" w:cs="Helvetica Neue"/>
                <w:sz w:val="26"/>
                <w:szCs w:val="26"/>
              </w:rPr>
            </w:rPrChange>
          </w:rPr>
          <w:t xml:space="preserve">Correll, Shelley J., and Cecilia L. Ridgeway. 2003. "Expectation States Theory." Pp. 29–51 in </w:t>
        </w:r>
        <w:r w:rsidRPr="000F2AA9">
          <w:rPr>
            <w:i/>
            <w:iCs/>
            <w:rPrChange w:id="8087" w:author="Mosi Adesina Ifatunji" w:date="2025-08-05T17:39:00Z" w16du:dateUtc="2025-08-05T22:39:00Z">
              <w:rPr>
                <w:rFonts w:ascii="Helvetica Neue" w:hAnsi="Helvetica Neue" w:cs="Helvetica Neue"/>
                <w:i/>
                <w:iCs/>
                <w:sz w:val="26"/>
                <w:szCs w:val="26"/>
              </w:rPr>
            </w:rPrChange>
          </w:rPr>
          <w:t>Handbook of Social Psychology</w:t>
        </w:r>
        <w:r w:rsidRPr="000F2AA9">
          <w:rPr>
            <w:rPrChange w:id="8088" w:author="Mosi Adesina Ifatunji" w:date="2025-08-05T17:39:00Z" w16du:dateUtc="2025-08-05T22:39:00Z">
              <w:rPr>
                <w:rFonts w:ascii="Helvetica Neue" w:hAnsi="Helvetica Neue" w:cs="Helvetica Neue"/>
                <w:sz w:val="26"/>
                <w:szCs w:val="26"/>
              </w:rPr>
            </w:rPrChange>
          </w:rPr>
          <w:t>. New York, New York: Kluwer Academic/Plenum Publishers.</w:t>
        </w:r>
      </w:ins>
    </w:p>
    <w:p w14:paraId="15706488" w14:textId="77777777" w:rsidR="007269D2" w:rsidRPr="000F2AA9" w:rsidRDefault="007269D2" w:rsidP="00417DDA">
      <w:pPr>
        <w:pStyle w:val="NoSpacing"/>
        <w:rPr>
          <w:ins w:id="8089" w:author="Mosi Adesina Ifatunji" w:date="2025-08-05T17:30:00Z" w16du:dateUtc="2025-08-05T22:30:00Z"/>
        </w:rPr>
      </w:pPr>
    </w:p>
    <w:p w14:paraId="218DEF73" w14:textId="77777777" w:rsidR="009129DB" w:rsidRPr="000F2AA9" w:rsidRDefault="009129DB" w:rsidP="00417DDA">
      <w:pPr>
        <w:pStyle w:val="NoSpacing"/>
        <w:rPr>
          <w:ins w:id="8090" w:author="Mosi Adesina Ifatunji" w:date="2025-08-05T17:30:00Z" w16du:dateUtc="2025-08-05T22:30:00Z"/>
        </w:rPr>
      </w:pPr>
      <w:ins w:id="8091" w:author="Mosi Adesina Ifatunji" w:date="2025-08-05T17:30:00Z" w16du:dateUtc="2025-08-05T22:30:00Z">
        <w:r w:rsidRPr="000F2AA9">
          <w:lastRenderedPageBreak/>
          <w:t xml:space="preserve">Vallas, Steven P. 2003. "Rediscovering the color line within work organizations: </w:t>
        </w:r>
        <w:proofErr w:type="spellStart"/>
        <w:r w:rsidRPr="000F2AA9">
          <w:t>Theknitting</w:t>
        </w:r>
        <w:proofErr w:type="spellEnd"/>
        <w:r w:rsidRPr="000F2AA9">
          <w:t xml:space="preserve"> of racial groups' revisited." Work and Occupations 30(4):379–400.</w:t>
        </w:r>
      </w:ins>
    </w:p>
    <w:p w14:paraId="79392D5B" w14:textId="77777777" w:rsidR="009129DB" w:rsidRPr="000F2AA9" w:rsidRDefault="009129DB">
      <w:pPr>
        <w:pStyle w:val="NoSpacing"/>
        <w:rPr>
          <w:ins w:id="8092" w:author="Mosi Adesina Ifatunji" w:date="2025-08-05T17:30:00Z" w16du:dateUtc="2025-08-05T22:30:00Z"/>
        </w:rPr>
        <w:pPrChange w:id="8093" w:author="Mosi Adesina Ifatunji" w:date="2025-10-26T17:05:00Z" w16du:dateUtc="2025-10-26T22:05:00Z">
          <w:pPr>
            <w:pStyle w:val="BodyText"/>
          </w:pPr>
        </w:pPrChange>
      </w:pPr>
    </w:p>
    <w:p w14:paraId="6138734E" w14:textId="77777777" w:rsidR="009129DB" w:rsidRPr="000F2AA9" w:rsidRDefault="009129DB" w:rsidP="00417DDA">
      <w:pPr>
        <w:pStyle w:val="NoSpacing"/>
        <w:rPr>
          <w:ins w:id="8094" w:author="Mosi Adesina Ifatunji" w:date="2025-08-05T17:30:00Z" w16du:dateUtc="2025-08-05T22:30:00Z"/>
        </w:rPr>
      </w:pPr>
      <w:ins w:id="8095" w:author="Mosi Adesina Ifatunji" w:date="2025-08-05T17:30:00Z" w16du:dateUtc="2025-08-05T22:30:00Z">
        <w:r w:rsidRPr="000F2AA9">
          <w:t>Stoll, Michael A, Steven Raphael, and Harry J Holzer. 2004. "Black job applicants and the hiring officer's race." Industrial and Labor Relations Review 57(2):267–87.</w:t>
        </w:r>
      </w:ins>
    </w:p>
    <w:p w14:paraId="7E0F3100" w14:textId="77777777" w:rsidR="009129DB" w:rsidRPr="000F2AA9" w:rsidRDefault="009129DB">
      <w:pPr>
        <w:pStyle w:val="NoSpacing"/>
        <w:rPr>
          <w:ins w:id="8096" w:author="Mosi Adesina Ifatunji" w:date="2025-08-05T17:31:00Z" w16du:dateUtc="2025-08-05T22:31:00Z"/>
        </w:rPr>
        <w:pPrChange w:id="8097" w:author="Mosi Adesina Ifatunji" w:date="2025-10-26T17:05:00Z" w16du:dateUtc="2025-10-26T22:05:00Z">
          <w:pPr>
            <w:pStyle w:val="BodyText"/>
          </w:pPr>
        </w:pPrChange>
      </w:pPr>
    </w:p>
    <w:p w14:paraId="0BBC3148" w14:textId="2AEF7A59" w:rsidR="009129DB" w:rsidRPr="000F2AA9" w:rsidRDefault="009129DB" w:rsidP="00417DDA">
      <w:pPr>
        <w:pStyle w:val="NoSpacing"/>
        <w:rPr>
          <w:ins w:id="8098" w:author="Mosi Adesina Ifatunji" w:date="2025-08-05T17:31:00Z" w16du:dateUtc="2025-08-05T22:31:00Z"/>
        </w:rPr>
      </w:pPr>
      <w:ins w:id="8099" w:author="Mosi Adesina Ifatunji" w:date="2025-08-05T17:31:00Z" w16du:dateUtc="2025-08-05T22:31:00Z">
        <w:r w:rsidRPr="000F2AA9">
          <w:t>Wooten, Melissa E. 2006. "Race and Strategic Organization." Strategic Organization 4(2):191–99.</w:t>
        </w:r>
      </w:ins>
    </w:p>
    <w:p w14:paraId="60202009" w14:textId="77777777" w:rsidR="009129DB" w:rsidRPr="000F2AA9" w:rsidRDefault="009129DB">
      <w:pPr>
        <w:pStyle w:val="NoSpacing"/>
        <w:rPr>
          <w:ins w:id="8100" w:author="Mosi Adesina Ifatunji" w:date="2025-08-05T17:31:00Z" w16du:dateUtc="2025-08-05T22:31:00Z"/>
        </w:rPr>
        <w:pPrChange w:id="8101" w:author="Mosi Adesina Ifatunji" w:date="2025-10-26T17:05:00Z" w16du:dateUtc="2025-10-26T22:05:00Z">
          <w:pPr>
            <w:pStyle w:val="BodyText"/>
          </w:pPr>
        </w:pPrChange>
      </w:pPr>
    </w:p>
    <w:p w14:paraId="5CD30213" w14:textId="77777777" w:rsidR="009129DB" w:rsidRPr="000F2AA9" w:rsidRDefault="009129DB" w:rsidP="00417DDA">
      <w:pPr>
        <w:pStyle w:val="NoSpacing"/>
        <w:rPr>
          <w:ins w:id="8102" w:author="Mosi Adesina Ifatunji" w:date="2025-08-05T17:31:00Z" w16du:dateUtc="2025-08-05T22:31:00Z"/>
        </w:rPr>
      </w:pPr>
      <w:ins w:id="8103" w:author="Mosi Adesina Ifatunji" w:date="2025-08-05T17:31:00Z" w16du:dateUtc="2025-08-05T22:31:00Z">
        <w:r w:rsidRPr="000F2AA9">
          <w:t>Corzine, Jay, Lin Huff‐Corzine, and James C. Creech. 2007. "The Tenant Labor Market and Lynching in the South: A Test of Split Labor Market Theory*." 58(3):261–78.</w:t>
        </w:r>
      </w:ins>
    </w:p>
    <w:p w14:paraId="396A9974" w14:textId="77777777" w:rsidR="009129DB" w:rsidRPr="000F2AA9" w:rsidRDefault="009129DB">
      <w:pPr>
        <w:pStyle w:val="NoSpacing"/>
        <w:rPr>
          <w:ins w:id="8104" w:author="Mosi Adesina Ifatunji" w:date="2025-06-17T18:51:00Z" w16du:dateUtc="2025-06-17T23:51:00Z"/>
          <w:rPrChange w:id="8105" w:author="Mosi Adesina Ifatunji" w:date="2025-08-05T17:39:00Z" w16du:dateUtc="2025-08-05T22:39:00Z">
            <w:rPr>
              <w:ins w:id="8106" w:author="Mosi Adesina Ifatunji" w:date="2025-06-17T18:51:00Z" w16du:dateUtc="2025-06-17T23:51:00Z"/>
              <w:rFonts w:ascii="Helvetica Neue" w:hAnsi="Helvetica Neue" w:cs="Helvetica Neue"/>
              <w:sz w:val="26"/>
              <w:szCs w:val="26"/>
            </w:rPr>
          </w:rPrChange>
        </w:rPr>
        <w:pPrChange w:id="8107" w:author="Mosi Adesina Ifatunji" w:date="2025-10-26T17:05:00Z" w16du:dateUtc="2025-10-26T22:05:00Z">
          <w:pPr>
            <w:autoSpaceDE w:val="0"/>
            <w:autoSpaceDN w:val="0"/>
            <w:adjustRightInd w:val="0"/>
            <w:ind w:right="-720"/>
          </w:pPr>
        </w:pPrChange>
      </w:pPr>
    </w:p>
    <w:p w14:paraId="13CD6E48" w14:textId="77777777" w:rsidR="007269D2" w:rsidRPr="000F2AA9" w:rsidRDefault="007269D2">
      <w:pPr>
        <w:pStyle w:val="NoSpacing"/>
        <w:rPr>
          <w:ins w:id="8108" w:author="Mosi Adesina Ifatunji" w:date="2025-06-17T18:51:00Z" w16du:dateUtc="2025-06-17T23:51:00Z"/>
          <w:rPrChange w:id="8109" w:author="Mosi Adesina Ifatunji" w:date="2025-08-05T17:39:00Z" w16du:dateUtc="2025-08-05T22:39:00Z">
            <w:rPr>
              <w:ins w:id="8110" w:author="Mosi Adesina Ifatunji" w:date="2025-06-17T18:51:00Z" w16du:dateUtc="2025-06-17T23:51:00Z"/>
              <w:rFonts w:ascii="Helvetica Neue" w:hAnsi="Helvetica Neue" w:cs="Helvetica Neue"/>
              <w:sz w:val="26"/>
              <w:szCs w:val="26"/>
            </w:rPr>
          </w:rPrChange>
        </w:rPr>
        <w:pPrChange w:id="8111" w:author="Mosi Adesina Ifatunji" w:date="2025-10-26T17:05:00Z" w16du:dateUtc="2025-10-26T22:05:00Z">
          <w:pPr>
            <w:autoSpaceDE w:val="0"/>
            <w:autoSpaceDN w:val="0"/>
            <w:adjustRightInd w:val="0"/>
            <w:ind w:left="720" w:right="-720" w:hanging="720"/>
          </w:pPr>
        </w:pPrChange>
      </w:pPr>
      <w:ins w:id="8112" w:author="Mosi Adesina Ifatunji" w:date="2025-06-17T18:51:00Z" w16du:dateUtc="2025-06-17T23:51:00Z">
        <w:r w:rsidRPr="000F2AA9">
          <w:rPr>
            <w:rPrChange w:id="8113" w:author="Mosi Adesina Ifatunji" w:date="2025-08-05T17:39:00Z" w16du:dateUtc="2025-08-05T22:39:00Z">
              <w:rPr>
                <w:rFonts w:ascii="Helvetica Neue" w:hAnsi="Helvetica Neue" w:cs="Helvetica Neue"/>
                <w:sz w:val="26"/>
                <w:szCs w:val="26"/>
              </w:rPr>
            </w:rPrChange>
          </w:rPr>
          <w:t xml:space="preserve">Johnson, Cathryn, Timothy J. Dowd, and Cecilia L. Ridgeway. 2006. "Legitimacy as a social process." </w:t>
        </w:r>
        <w:r w:rsidRPr="000F2AA9">
          <w:rPr>
            <w:i/>
            <w:iCs/>
            <w:rPrChange w:id="8114" w:author="Mosi Adesina Ifatunji" w:date="2025-08-05T17:39:00Z" w16du:dateUtc="2025-08-05T22:39:00Z">
              <w:rPr>
                <w:rFonts w:ascii="Helvetica Neue" w:hAnsi="Helvetica Neue" w:cs="Helvetica Neue"/>
                <w:i/>
                <w:iCs/>
                <w:sz w:val="26"/>
                <w:szCs w:val="26"/>
              </w:rPr>
            </w:rPrChange>
          </w:rPr>
          <w:t>Annual Review of Sociology</w:t>
        </w:r>
        <w:r w:rsidRPr="000F2AA9">
          <w:rPr>
            <w:rPrChange w:id="8115" w:author="Mosi Adesina Ifatunji" w:date="2025-08-05T17:39:00Z" w16du:dateUtc="2025-08-05T22:39:00Z">
              <w:rPr>
                <w:rFonts w:ascii="Helvetica Neue" w:hAnsi="Helvetica Neue" w:cs="Helvetica Neue"/>
                <w:sz w:val="26"/>
                <w:szCs w:val="26"/>
              </w:rPr>
            </w:rPrChange>
          </w:rPr>
          <w:t xml:space="preserve"> 32:53–78.</w:t>
        </w:r>
      </w:ins>
    </w:p>
    <w:p w14:paraId="4B0C6E76" w14:textId="77777777" w:rsidR="007269D2" w:rsidRPr="000F2AA9" w:rsidRDefault="007269D2">
      <w:pPr>
        <w:pStyle w:val="NoSpacing"/>
        <w:rPr>
          <w:ins w:id="8116" w:author="Mosi Adesina Ifatunji" w:date="2025-06-17T18:51:00Z" w16du:dateUtc="2025-06-17T23:51:00Z"/>
          <w:rPrChange w:id="8117" w:author="Mosi Adesina Ifatunji" w:date="2025-08-05T17:39:00Z" w16du:dateUtc="2025-08-05T22:39:00Z">
            <w:rPr>
              <w:ins w:id="8118" w:author="Mosi Adesina Ifatunji" w:date="2025-06-17T18:51:00Z" w16du:dateUtc="2025-06-17T23:51:00Z"/>
              <w:rFonts w:ascii="Helvetica Neue" w:hAnsi="Helvetica Neue" w:cs="Helvetica Neue"/>
              <w:sz w:val="26"/>
              <w:szCs w:val="26"/>
            </w:rPr>
          </w:rPrChange>
        </w:rPr>
        <w:pPrChange w:id="8119" w:author="Mosi Adesina Ifatunji" w:date="2025-10-26T17:05:00Z" w16du:dateUtc="2025-10-26T22:05:00Z">
          <w:pPr>
            <w:autoSpaceDE w:val="0"/>
            <w:autoSpaceDN w:val="0"/>
            <w:adjustRightInd w:val="0"/>
            <w:ind w:right="-720"/>
          </w:pPr>
        </w:pPrChange>
      </w:pPr>
    </w:p>
    <w:p w14:paraId="36F68873" w14:textId="77777777" w:rsidR="007269D2" w:rsidRPr="000F2AA9" w:rsidRDefault="007269D2" w:rsidP="00417DDA">
      <w:pPr>
        <w:pStyle w:val="NoSpacing"/>
        <w:rPr>
          <w:ins w:id="8120" w:author="Mosi Adesina Ifatunji" w:date="2025-08-04T23:09:00Z" w16du:dateUtc="2025-08-05T04:09:00Z"/>
        </w:rPr>
      </w:pPr>
      <w:ins w:id="8121" w:author="Mosi Adesina Ifatunji" w:date="2025-06-17T18:51:00Z" w16du:dateUtc="2025-06-17T23:51:00Z">
        <w:r w:rsidRPr="000F2AA9">
          <w:rPr>
            <w:rPrChange w:id="8122" w:author="Mosi Adesina Ifatunji" w:date="2025-08-05T17:39:00Z" w16du:dateUtc="2025-08-05T22:39:00Z">
              <w:rPr>
                <w:rFonts w:ascii="Helvetica Neue" w:hAnsi="Helvetica Neue" w:cs="Helvetica Neue"/>
                <w:sz w:val="26"/>
                <w:szCs w:val="26"/>
              </w:rPr>
            </w:rPrChange>
          </w:rPr>
          <w:t xml:space="preserve">Ridgeway, Cecilia L. 2006. "Linking social structure and interpersonal behavior: A theoretical perspective on cultural schemas and social relations." </w:t>
        </w:r>
        <w:r w:rsidRPr="000F2AA9">
          <w:rPr>
            <w:i/>
            <w:iCs/>
            <w:rPrChange w:id="8123" w:author="Mosi Adesina Ifatunji" w:date="2025-08-05T17:39:00Z" w16du:dateUtc="2025-08-05T22:39:00Z">
              <w:rPr>
                <w:rFonts w:ascii="Helvetica Neue" w:hAnsi="Helvetica Neue" w:cs="Helvetica Neue"/>
                <w:i/>
                <w:iCs/>
                <w:sz w:val="26"/>
                <w:szCs w:val="26"/>
              </w:rPr>
            </w:rPrChange>
          </w:rPr>
          <w:t>Social Psychology Quarterly</w:t>
        </w:r>
        <w:r w:rsidRPr="000F2AA9">
          <w:rPr>
            <w:rPrChange w:id="8124" w:author="Mosi Adesina Ifatunji" w:date="2025-08-05T17:39:00Z" w16du:dateUtc="2025-08-05T22:39:00Z">
              <w:rPr>
                <w:rFonts w:ascii="Helvetica Neue" w:hAnsi="Helvetica Neue" w:cs="Helvetica Neue"/>
                <w:sz w:val="26"/>
                <w:szCs w:val="26"/>
              </w:rPr>
            </w:rPrChange>
          </w:rPr>
          <w:t xml:space="preserve"> 69(1):5–16.</w:t>
        </w:r>
      </w:ins>
    </w:p>
    <w:p w14:paraId="65A8AD14" w14:textId="77777777" w:rsidR="00BF4B2F" w:rsidRPr="000F2AA9" w:rsidRDefault="00BF4B2F">
      <w:pPr>
        <w:pStyle w:val="NoSpacing"/>
        <w:rPr>
          <w:ins w:id="8125" w:author="Mosi Adesina Ifatunji" w:date="2025-08-04T23:09:00Z" w16du:dateUtc="2025-08-05T04:09:00Z"/>
        </w:rPr>
        <w:pPrChange w:id="8126" w:author="Mosi Adesina Ifatunji" w:date="2025-10-26T17:05:00Z" w16du:dateUtc="2025-10-26T22:05:00Z">
          <w:pPr>
            <w:pStyle w:val="BodyText"/>
          </w:pPr>
        </w:pPrChange>
      </w:pPr>
    </w:p>
    <w:p w14:paraId="7F183567" w14:textId="77777777" w:rsidR="00BF4B2F" w:rsidRPr="000F2AA9" w:rsidRDefault="00BF4B2F">
      <w:pPr>
        <w:pStyle w:val="NoSpacing"/>
        <w:rPr>
          <w:ins w:id="8127" w:author="Mosi Adesina Ifatunji" w:date="2025-08-04T23:09:00Z" w16du:dateUtc="2025-08-05T04:09:00Z"/>
        </w:rPr>
        <w:pPrChange w:id="8128" w:author="Mosi Adesina Ifatunji" w:date="2025-10-26T17:05:00Z" w16du:dateUtc="2025-10-26T22:05:00Z">
          <w:pPr>
            <w:keepNext/>
            <w:keepLines/>
          </w:pPr>
        </w:pPrChange>
      </w:pPr>
      <w:ins w:id="8129" w:author="Mosi Adesina Ifatunji" w:date="2025-08-04T23:09:00Z" w16du:dateUtc="2025-08-05T04:09:00Z">
        <w:r w:rsidRPr="000F2AA9">
          <w:t xml:space="preserve">Hallett, Tim, and Marc J. Ventresca. 2006. "Inhabited Institutions: Social Interactions and Organizational Forms in </w:t>
        </w:r>
        <w:proofErr w:type="spellStart"/>
        <w:r w:rsidRPr="000F2AA9">
          <w:t>Gouldner’s</w:t>
        </w:r>
        <w:proofErr w:type="spellEnd"/>
        <w:r w:rsidRPr="000F2AA9">
          <w:t xml:space="preserve"> Patterns of Industrial Bureaucracy." </w:t>
        </w:r>
        <w:r w:rsidRPr="000F2AA9">
          <w:rPr>
            <w:i/>
            <w:iCs/>
          </w:rPr>
          <w:t>Theory and Society</w:t>
        </w:r>
        <w:r w:rsidRPr="000F2AA9">
          <w:t xml:space="preserve"> 35(2):213–36.</w:t>
        </w:r>
      </w:ins>
    </w:p>
    <w:p w14:paraId="45585B1B" w14:textId="77777777" w:rsidR="00BF4B2F" w:rsidRPr="000F2AA9" w:rsidRDefault="00BF4B2F">
      <w:pPr>
        <w:pStyle w:val="NoSpacing"/>
        <w:rPr>
          <w:ins w:id="8130" w:author="Mosi Adesina Ifatunji" w:date="2025-08-04T23:09:00Z" w16du:dateUtc="2025-08-05T04:09:00Z"/>
        </w:rPr>
        <w:pPrChange w:id="8131" w:author="Mosi Adesina Ifatunji" w:date="2025-10-26T17:05:00Z" w16du:dateUtc="2025-10-26T22:05:00Z">
          <w:pPr>
            <w:pStyle w:val="BodyText"/>
          </w:pPr>
        </w:pPrChange>
      </w:pPr>
    </w:p>
    <w:p w14:paraId="1E4025A4" w14:textId="77777777" w:rsidR="00BF4B2F" w:rsidRPr="000F2AA9" w:rsidRDefault="00BF4B2F">
      <w:pPr>
        <w:pStyle w:val="NoSpacing"/>
        <w:rPr>
          <w:ins w:id="8132" w:author="Mosi Adesina Ifatunji" w:date="2025-08-04T23:09:00Z" w16du:dateUtc="2025-08-05T04:09:00Z"/>
        </w:rPr>
        <w:pPrChange w:id="8133" w:author="Mosi Adesina Ifatunji" w:date="2025-10-26T17:05:00Z" w16du:dateUtc="2025-10-26T22:05:00Z">
          <w:pPr>
            <w:keepNext/>
            <w:keepLines/>
          </w:pPr>
        </w:pPrChange>
      </w:pPr>
      <w:ins w:id="8134" w:author="Mosi Adesina Ifatunji" w:date="2025-08-04T23:09:00Z" w16du:dateUtc="2025-08-05T04:09:00Z">
        <w:r w:rsidRPr="000F2AA9">
          <w:t xml:space="preserve">Aldrich, Howard. 2006. </w:t>
        </w:r>
        <w:r w:rsidRPr="000F2AA9">
          <w:rPr>
            <w:i/>
            <w:iCs/>
          </w:rPr>
          <w:t>Organizations evolving</w:t>
        </w:r>
        <w:r w:rsidRPr="000F2AA9">
          <w:t>. London and Thousand Oaks: SAGE Publications.</w:t>
        </w:r>
      </w:ins>
    </w:p>
    <w:p w14:paraId="21C85A62" w14:textId="77777777" w:rsidR="00BF4B2F" w:rsidRPr="000F2AA9" w:rsidRDefault="00BF4B2F">
      <w:pPr>
        <w:pStyle w:val="NoSpacing"/>
        <w:rPr>
          <w:ins w:id="8135" w:author="Mosi Adesina Ifatunji" w:date="2025-08-04T23:10:00Z" w16du:dateUtc="2025-08-05T04:10:00Z"/>
        </w:rPr>
        <w:pPrChange w:id="8136" w:author="Mosi Adesina Ifatunji" w:date="2025-10-26T17:05:00Z" w16du:dateUtc="2025-10-26T22:05:00Z">
          <w:pPr>
            <w:pStyle w:val="BodyText"/>
          </w:pPr>
        </w:pPrChange>
      </w:pPr>
    </w:p>
    <w:p w14:paraId="26748F59" w14:textId="77777777" w:rsidR="00BF4B2F" w:rsidRPr="000F2AA9" w:rsidRDefault="00BF4B2F">
      <w:pPr>
        <w:pStyle w:val="NoSpacing"/>
        <w:rPr>
          <w:ins w:id="8137" w:author="Mosi Adesina Ifatunji" w:date="2025-08-04T23:10:00Z" w16du:dateUtc="2025-08-05T04:10:00Z"/>
        </w:rPr>
        <w:pPrChange w:id="8138" w:author="Mosi Adesina Ifatunji" w:date="2025-10-26T17:05:00Z" w16du:dateUtc="2025-10-26T22:05:00Z">
          <w:pPr>
            <w:keepNext/>
            <w:keepLines/>
          </w:pPr>
        </w:pPrChange>
      </w:pPr>
      <w:ins w:id="8139" w:author="Mosi Adesina Ifatunji" w:date="2025-08-04T23:10:00Z" w16du:dateUtc="2025-08-05T04:10:00Z">
        <w:r w:rsidRPr="000F2AA9">
          <w:t xml:space="preserve">Johnson, Cathryn, Timothy J. Dowd, and Cecilia L. Ridgeway. 2006. "Legitimacy as a social process." </w:t>
        </w:r>
        <w:r w:rsidRPr="000F2AA9">
          <w:rPr>
            <w:i/>
            <w:iCs/>
          </w:rPr>
          <w:t>Annual Review of Sociology</w:t>
        </w:r>
        <w:r w:rsidRPr="000F2AA9">
          <w:t xml:space="preserve"> 32:53–78.</w:t>
        </w:r>
      </w:ins>
    </w:p>
    <w:p w14:paraId="633BA426" w14:textId="77777777" w:rsidR="00BF4B2F" w:rsidRPr="000F2AA9" w:rsidRDefault="00BF4B2F">
      <w:pPr>
        <w:pStyle w:val="NoSpacing"/>
        <w:rPr>
          <w:ins w:id="8140" w:author="Mosi Adesina Ifatunji" w:date="2025-08-04T23:09:00Z" w16du:dateUtc="2025-08-05T04:09:00Z"/>
        </w:rPr>
        <w:pPrChange w:id="8141" w:author="Mosi Adesina Ifatunji" w:date="2025-10-26T17:05:00Z" w16du:dateUtc="2025-10-26T22:05:00Z">
          <w:pPr>
            <w:pStyle w:val="BodyText"/>
          </w:pPr>
        </w:pPrChange>
      </w:pPr>
    </w:p>
    <w:p w14:paraId="7D372B25" w14:textId="77777777" w:rsidR="00BF4B2F" w:rsidRPr="000F2AA9" w:rsidRDefault="00BF4B2F">
      <w:pPr>
        <w:pStyle w:val="NoSpacing"/>
        <w:rPr>
          <w:ins w:id="8142" w:author="Mosi Adesina Ifatunji" w:date="2025-08-04T23:09:00Z" w16du:dateUtc="2025-08-05T04:09:00Z"/>
        </w:rPr>
        <w:pPrChange w:id="8143" w:author="Mosi Adesina Ifatunji" w:date="2025-10-26T17:05:00Z" w16du:dateUtc="2025-10-26T22:05:00Z">
          <w:pPr>
            <w:keepNext/>
            <w:keepLines/>
          </w:pPr>
        </w:pPrChange>
      </w:pPr>
      <w:ins w:id="8144" w:author="Mosi Adesina Ifatunji" w:date="2025-08-04T23:09:00Z" w16du:dateUtc="2025-08-05T04:09:00Z">
        <w:r w:rsidRPr="000F2AA9">
          <w:t xml:space="preserve">Acker, Joan. 2006. "Inequality regimes: Gender, class, and race in organizations." </w:t>
        </w:r>
        <w:r w:rsidRPr="000F2AA9">
          <w:rPr>
            <w:i/>
            <w:iCs/>
          </w:rPr>
          <w:t>Gender and Society</w:t>
        </w:r>
        <w:r w:rsidRPr="000F2AA9">
          <w:t xml:space="preserve"> 20(4):441–64.</w:t>
        </w:r>
      </w:ins>
    </w:p>
    <w:p w14:paraId="2ADD669D" w14:textId="77777777" w:rsidR="007269D2" w:rsidRPr="000F2AA9" w:rsidRDefault="007269D2" w:rsidP="00417DDA">
      <w:pPr>
        <w:pStyle w:val="NoSpacing"/>
        <w:rPr>
          <w:ins w:id="8145" w:author="Mosi Adesina Ifatunji" w:date="2025-08-04T23:10:00Z" w16du:dateUtc="2025-08-05T04:10:00Z"/>
        </w:rPr>
      </w:pPr>
    </w:p>
    <w:p w14:paraId="38BA636E" w14:textId="77777777" w:rsidR="00BF4B2F" w:rsidRPr="000F2AA9" w:rsidRDefault="00BF4B2F">
      <w:pPr>
        <w:pStyle w:val="NoSpacing"/>
        <w:rPr>
          <w:ins w:id="8146" w:author="Mosi Adesina Ifatunji" w:date="2025-08-04T23:10:00Z" w16du:dateUtc="2025-08-05T04:10:00Z"/>
        </w:rPr>
        <w:pPrChange w:id="8147" w:author="Mosi Adesina Ifatunji" w:date="2025-10-26T17:05:00Z" w16du:dateUtc="2025-10-26T22:05:00Z">
          <w:pPr>
            <w:keepNext/>
            <w:keepLines/>
          </w:pPr>
        </w:pPrChange>
      </w:pPr>
      <w:ins w:id="8148" w:author="Mosi Adesina Ifatunji" w:date="2025-08-04T23:10:00Z" w16du:dateUtc="2025-08-05T04:10:00Z">
        <w:r w:rsidRPr="000F2AA9">
          <w:t xml:space="preserve">Ridgeway, Cecilia L. 2006. "Linking social structure and interpersonal behavior: A theoretical perspective on cultural schemas and social relations." </w:t>
        </w:r>
        <w:r w:rsidRPr="000F2AA9">
          <w:rPr>
            <w:i/>
            <w:iCs/>
          </w:rPr>
          <w:t>Social Psychology Quarterly</w:t>
        </w:r>
        <w:r w:rsidRPr="000F2AA9">
          <w:t xml:space="preserve"> 69(1):5–16.</w:t>
        </w:r>
      </w:ins>
    </w:p>
    <w:p w14:paraId="1A6BA14C" w14:textId="77777777" w:rsidR="00BF4B2F" w:rsidRPr="000F2AA9" w:rsidRDefault="00BF4B2F">
      <w:pPr>
        <w:pStyle w:val="NoSpacing"/>
        <w:rPr>
          <w:ins w:id="8149" w:author="Mosi Adesina Ifatunji" w:date="2025-08-05T17:31:00Z" w16du:dateUtc="2025-08-05T22:31:00Z"/>
        </w:rPr>
        <w:pPrChange w:id="8150" w:author="Mosi Adesina Ifatunji" w:date="2025-10-26T17:05:00Z" w16du:dateUtc="2025-10-26T22:05:00Z">
          <w:pPr>
            <w:pStyle w:val="BodyText"/>
          </w:pPr>
        </w:pPrChange>
      </w:pPr>
    </w:p>
    <w:p w14:paraId="127D0FE8" w14:textId="77777777" w:rsidR="009129DB" w:rsidRPr="000F2AA9" w:rsidRDefault="009129DB" w:rsidP="00417DDA">
      <w:pPr>
        <w:pStyle w:val="NoSpacing"/>
        <w:rPr>
          <w:ins w:id="8151" w:author="Mosi Adesina Ifatunji" w:date="2025-08-05T17:31:00Z" w16du:dateUtc="2025-08-05T22:31:00Z"/>
        </w:rPr>
      </w:pPr>
      <w:ins w:id="8152" w:author="Mosi Adesina Ifatunji" w:date="2025-08-05T17:31:00Z" w16du:dateUtc="2025-08-05T22:31:00Z">
        <w:r w:rsidRPr="000F2AA9">
          <w:t>Moore, Wendy Leo. 2007. Reproducing Racism: White Space, Elite Law Schools and Racial Inequality. New York, New York: Rowman &amp; Littlefield Publishers.</w:t>
        </w:r>
      </w:ins>
    </w:p>
    <w:p w14:paraId="72C53AB1" w14:textId="77777777" w:rsidR="009129DB" w:rsidRPr="000F2AA9" w:rsidRDefault="009129DB">
      <w:pPr>
        <w:pStyle w:val="NoSpacing"/>
        <w:rPr>
          <w:ins w:id="8153" w:author="Mosi Adesina Ifatunji" w:date="2025-08-05T17:31:00Z" w16du:dateUtc="2025-08-05T22:31:00Z"/>
        </w:rPr>
        <w:pPrChange w:id="8154" w:author="Mosi Adesina Ifatunji" w:date="2025-10-26T17:05:00Z" w16du:dateUtc="2025-10-26T22:05:00Z">
          <w:pPr>
            <w:pStyle w:val="BodyText"/>
          </w:pPr>
        </w:pPrChange>
      </w:pPr>
    </w:p>
    <w:p w14:paraId="0F13787B" w14:textId="77777777" w:rsidR="009129DB" w:rsidRPr="000F2AA9" w:rsidRDefault="009129DB" w:rsidP="00417DDA">
      <w:pPr>
        <w:pStyle w:val="NoSpacing"/>
        <w:rPr>
          <w:ins w:id="8155" w:author="Mosi Adesina Ifatunji" w:date="2025-08-05T17:31:00Z" w16du:dateUtc="2025-08-05T22:31:00Z"/>
        </w:rPr>
      </w:pPr>
      <w:ins w:id="8156" w:author="Mosi Adesina Ifatunji" w:date="2025-08-05T17:31:00Z" w16du:dateUtc="2025-08-05T22:31:00Z">
        <w:r w:rsidRPr="000F2AA9">
          <w:t>Giuliano, Laura, David I Levine, and Jonathan Leonard. 2009. "Manager Race and the Race of New Hires." Journal of Labor Economics 27(4):589–631.</w:t>
        </w:r>
      </w:ins>
    </w:p>
    <w:p w14:paraId="331D88BD" w14:textId="77777777" w:rsidR="009129DB" w:rsidRPr="000F2AA9" w:rsidRDefault="009129DB">
      <w:pPr>
        <w:pStyle w:val="NoSpacing"/>
        <w:rPr>
          <w:ins w:id="8157" w:author="Mosi Adesina Ifatunji" w:date="2025-06-17T18:51:00Z" w16du:dateUtc="2025-06-17T23:51:00Z"/>
          <w:rPrChange w:id="8158" w:author="Mosi Adesina Ifatunji" w:date="2025-08-05T17:39:00Z" w16du:dateUtc="2025-08-05T22:39:00Z">
            <w:rPr>
              <w:ins w:id="8159" w:author="Mosi Adesina Ifatunji" w:date="2025-06-17T18:51:00Z" w16du:dateUtc="2025-06-17T23:51:00Z"/>
              <w:rFonts w:ascii="Helvetica Neue" w:hAnsi="Helvetica Neue" w:cs="Helvetica Neue"/>
              <w:sz w:val="26"/>
              <w:szCs w:val="26"/>
            </w:rPr>
          </w:rPrChange>
        </w:rPr>
        <w:pPrChange w:id="8160" w:author="Mosi Adesina Ifatunji" w:date="2025-10-26T17:05:00Z" w16du:dateUtc="2025-10-26T22:05:00Z">
          <w:pPr>
            <w:autoSpaceDE w:val="0"/>
            <w:autoSpaceDN w:val="0"/>
            <w:adjustRightInd w:val="0"/>
            <w:ind w:right="-720"/>
          </w:pPr>
        </w:pPrChange>
      </w:pPr>
    </w:p>
    <w:p w14:paraId="0AB66FC7" w14:textId="77777777" w:rsidR="007269D2" w:rsidRPr="000F2AA9" w:rsidRDefault="007269D2" w:rsidP="00417DDA">
      <w:pPr>
        <w:pStyle w:val="NoSpacing"/>
        <w:rPr>
          <w:ins w:id="8161" w:author="Mosi Adesina Ifatunji" w:date="2025-08-04T23:07:00Z" w16du:dateUtc="2025-08-05T04:07:00Z"/>
        </w:rPr>
      </w:pPr>
      <w:ins w:id="8162" w:author="Mosi Adesina Ifatunji" w:date="2025-06-17T18:51:00Z" w16du:dateUtc="2025-06-17T23:51:00Z">
        <w:r w:rsidRPr="000F2AA9">
          <w:rPr>
            <w:rPrChange w:id="8163" w:author="Mosi Adesina Ifatunji" w:date="2025-08-05T17:39:00Z" w16du:dateUtc="2025-08-05T22:39:00Z">
              <w:rPr>
                <w:rFonts w:ascii="Helvetica Neue" w:hAnsi="Helvetica Neue" w:cs="Helvetica Neue"/>
                <w:sz w:val="26"/>
                <w:szCs w:val="26"/>
              </w:rPr>
            </w:rPrChange>
          </w:rPr>
          <w:t xml:space="preserve">Woodcock, Simon D. 2010. "Heterogeneity and Learning in Labor Markets." </w:t>
        </w:r>
        <w:r w:rsidRPr="000F2AA9">
          <w:rPr>
            <w:i/>
            <w:iCs/>
            <w:rPrChange w:id="8164" w:author="Mosi Adesina Ifatunji" w:date="2025-08-05T17:39:00Z" w16du:dateUtc="2025-08-05T22:39:00Z">
              <w:rPr>
                <w:rFonts w:ascii="Helvetica Neue" w:hAnsi="Helvetica Neue" w:cs="Helvetica Neue"/>
                <w:i/>
                <w:iCs/>
                <w:sz w:val="26"/>
                <w:szCs w:val="26"/>
              </w:rPr>
            </w:rPrChange>
          </w:rPr>
          <w:t>The B. E. Journal of Economic Analysis &amp; Policy</w:t>
        </w:r>
        <w:r w:rsidRPr="000F2AA9">
          <w:rPr>
            <w:rPrChange w:id="8165" w:author="Mosi Adesina Ifatunji" w:date="2025-08-05T17:39:00Z" w16du:dateUtc="2025-08-05T22:39:00Z">
              <w:rPr>
                <w:rFonts w:ascii="Helvetica Neue" w:hAnsi="Helvetica Neue" w:cs="Helvetica Neue"/>
                <w:sz w:val="26"/>
                <w:szCs w:val="26"/>
              </w:rPr>
            </w:rPrChange>
          </w:rPr>
          <w:t xml:space="preserve"> 10(1):1–66.</w:t>
        </w:r>
      </w:ins>
    </w:p>
    <w:p w14:paraId="1DFB130E" w14:textId="77777777" w:rsidR="004C5D35" w:rsidRPr="000F2AA9" w:rsidRDefault="004C5D35">
      <w:pPr>
        <w:pStyle w:val="NoSpacing"/>
        <w:rPr>
          <w:ins w:id="8166" w:author="Mosi Adesina Ifatunji" w:date="2025-06-17T18:51:00Z" w16du:dateUtc="2025-06-17T23:51:00Z"/>
          <w:rPrChange w:id="8167" w:author="Mosi Adesina Ifatunji" w:date="2025-08-05T17:39:00Z" w16du:dateUtc="2025-08-05T22:39:00Z">
            <w:rPr>
              <w:ins w:id="8168" w:author="Mosi Adesina Ifatunji" w:date="2025-06-17T18:51:00Z" w16du:dateUtc="2025-06-17T23:51:00Z"/>
              <w:rFonts w:ascii="Helvetica Neue" w:hAnsi="Helvetica Neue" w:cs="Helvetica Neue"/>
              <w:sz w:val="26"/>
              <w:szCs w:val="26"/>
            </w:rPr>
          </w:rPrChange>
        </w:rPr>
        <w:pPrChange w:id="8169" w:author="Mosi Adesina Ifatunji" w:date="2025-10-26T17:05:00Z" w16du:dateUtc="2025-10-26T22:05:00Z">
          <w:pPr>
            <w:autoSpaceDE w:val="0"/>
            <w:autoSpaceDN w:val="0"/>
            <w:adjustRightInd w:val="0"/>
            <w:ind w:left="720" w:right="-720" w:hanging="720"/>
          </w:pPr>
        </w:pPrChange>
      </w:pPr>
    </w:p>
    <w:p w14:paraId="1B833F83" w14:textId="77777777" w:rsidR="00C828D4" w:rsidRPr="000F2AA9" w:rsidRDefault="00C828D4">
      <w:pPr>
        <w:pStyle w:val="NoSpacing"/>
        <w:rPr>
          <w:ins w:id="8170" w:author="Mosi Adesina Ifatunji" w:date="2025-07-10T16:23:00Z" w16du:dateUtc="2025-07-10T21:23:00Z"/>
        </w:rPr>
        <w:pPrChange w:id="8171" w:author="Mosi Adesina Ifatunji" w:date="2025-10-26T17:05:00Z" w16du:dateUtc="2025-10-26T22:05:00Z">
          <w:pPr>
            <w:spacing w:before="100" w:beforeAutospacing="1" w:after="100" w:afterAutospacing="1"/>
          </w:pPr>
        </w:pPrChange>
      </w:pPr>
      <w:ins w:id="8172" w:author="Mosi Adesina Ifatunji" w:date="2025-07-10T16:23:00Z" w16du:dateUtc="2025-07-10T21:23:00Z">
        <w:r w:rsidRPr="000F2AA9">
          <w:t xml:space="preserve">Lopez, Steven Henry. 2010. "Workers, Managers, and Customers: Triangles of Power in Work Communities." </w:t>
        </w:r>
        <w:r w:rsidRPr="000F2AA9">
          <w:rPr>
            <w:i/>
            <w:iCs/>
          </w:rPr>
          <w:t>Work and Occupations</w:t>
        </w:r>
        <w:r w:rsidRPr="000F2AA9">
          <w:t xml:space="preserve"> 37(3):251–71.</w:t>
        </w:r>
      </w:ins>
    </w:p>
    <w:p w14:paraId="2AA017E2" w14:textId="77777777" w:rsidR="00C828D4" w:rsidRPr="00EE090F" w:rsidRDefault="00C828D4" w:rsidP="00417DDA">
      <w:pPr>
        <w:pStyle w:val="NoSpacing"/>
        <w:rPr>
          <w:ins w:id="8173" w:author="Mosi Adesina Ifatunji" w:date="2025-08-04T23:10:00Z" w16du:dateUtc="2025-08-05T04:10:00Z"/>
        </w:rPr>
      </w:pPr>
    </w:p>
    <w:p w14:paraId="64C1AD28" w14:textId="77777777" w:rsidR="00BF4B2F" w:rsidRPr="000F2AA9" w:rsidRDefault="00BF4B2F">
      <w:pPr>
        <w:pStyle w:val="NoSpacing"/>
        <w:rPr>
          <w:ins w:id="8174" w:author="Mosi Adesina Ifatunji" w:date="2025-08-04T23:10:00Z" w16du:dateUtc="2025-08-05T04:10:00Z"/>
        </w:rPr>
        <w:pPrChange w:id="8175" w:author="Mosi Adesina Ifatunji" w:date="2025-10-26T17:05:00Z" w16du:dateUtc="2025-10-26T22:05:00Z">
          <w:pPr>
            <w:keepNext/>
            <w:keepLines/>
          </w:pPr>
        </w:pPrChange>
      </w:pPr>
      <w:ins w:id="8176" w:author="Mosi Adesina Ifatunji" w:date="2025-08-04T23:10:00Z" w16du:dateUtc="2025-08-05T04:10:00Z">
        <w:r w:rsidRPr="000F2AA9">
          <w:t>Avent-Holt, Dustin, and Donald Tomaskovic-Devey. 2010. "A relational theory of wage inequality."</w:t>
        </w:r>
      </w:ins>
    </w:p>
    <w:p w14:paraId="4E70EF67" w14:textId="77777777" w:rsidR="009129DB" w:rsidRPr="000F2AA9" w:rsidRDefault="009129DB">
      <w:pPr>
        <w:pStyle w:val="NoSpacing"/>
        <w:rPr>
          <w:ins w:id="8177" w:author="Mosi Adesina Ifatunji" w:date="2025-08-04T23:10:00Z" w16du:dateUtc="2025-08-05T04:10:00Z"/>
        </w:rPr>
        <w:pPrChange w:id="8178" w:author="Mosi Adesina Ifatunji" w:date="2025-10-26T17:05:00Z" w16du:dateUtc="2025-10-26T22:05:00Z">
          <w:pPr>
            <w:pStyle w:val="BodyText"/>
          </w:pPr>
        </w:pPrChange>
      </w:pPr>
    </w:p>
    <w:p w14:paraId="50DF4B99" w14:textId="77777777" w:rsidR="00BF4B2F" w:rsidRPr="000F2AA9" w:rsidRDefault="00BF4B2F">
      <w:pPr>
        <w:pStyle w:val="NoSpacing"/>
        <w:rPr>
          <w:ins w:id="8179" w:author="Mosi Adesina Ifatunji" w:date="2025-08-04T23:10:00Z" w16du:dateUtc="2025-08-05T04:10:00Z"/>
        </w:rPr>
        <w:pPrChange w:id="8180" w:author="Mosi Adesina Ifatunji" w:date="2025-10-26T17:05:00Z" w16du:dateUtc="2025-10-26T22:05:00Z">
          <w:pPr>
            <w:keepNext/>
            <w:keepLines/>
          </w:pPr>
        </w:pPrChange>
      </w:pPr>
      <w:ins w:id="8181" w:author="Mosi Adesina Ifatunji" w:date="2025-08-04T23:10:00Z" w16du:dateUtc="2025-08-05T04:10:00Z">
        <w:r w:rsidRPr="000F2AA9">
          <w:t xml:space="preserve">Schein, Edgar H. 2010. </w:t>
        </w:r>
        <w:r w:rsidRPr="000F2AA9">
          <w:rPr>
            <w:i/>
            <w:iCs/>
          </w:rPr>
          <w:t>Organizational culture and leadership</w:t>
        </w:r>
        <w:r w:rsidRPr="000F2AA9">
          <w:t>: John Wiley &amp; Sons.</w:t>
        </w:r>
      </w:ins>
    </w:p>
    <w:p w14:paraId="7B5D254F" w14:textId="77777777" w:rsidR="00BF4B2F" w:rsidRPr="000F2AA9" w:rsidRDefault="00BF4B2F">
      <w:pPr>
        <w:pStyle w:val="NoSpacing"/>
        <w:rPr>
          <w:ins w:id="8182" w:author="Mosi Adesina Ifatunji" w:date="2025-08-04T23:11:00Z" w16du:dateUtc="2025-08-05T04:11:00Z"/>
        </w:rPr>
        <w:pPrChange w:id="8183" w:author="Mosi Adesina Ifatunji" w:date="2025-10-26T17:05:00Z" w16du:dateUtc="2025-10-26T22:05:00Z">
          <w:pPr>
            <w:pStyle w:val="BodyText"/>
          </w:pPr>
        </w:pPrChange>
      </w:pPr>
    </w:p>
    <w:p w14:paraId="6822BEB7" w14:textId="77777777" w:rsidR="00BF4B2F" w:rsidRPr="000F2AA9" w:rsidRDefault="00BF4B2F">
      <w:pPr>
        <w:pStyle w:val="NoSpacing"/>
        <w:rPr>
          <w:ins w:id="8184" w:author="Mosi Adesina Ifatunji" w:date="2025-08-04T23:11:00Z" w16du:dateUtc="2025-08-05T04:11:00Z"/>
        </w:rPr>
        <w:pPrChange w:id="8185" w:author="Mosi Adesina Ifatunji" w:date="2025-10-26T17:05:00Z" w16du:dateUtc="2025-10-26T22:05:00Z">
          <w:pPr>
            <w:keepNext/>
            <w:keepLines/>
          </w:pPr>
        </w:pPrChange>
      </w:pPr>
      <w:ins w:id="8186" w:author="Mosi Adesina Ifatunji" w:date="2025-08-04T23:11:00Z" w16du:dateUtc="2025-08-05T04:11:00Z">
        <w:r w:rsidRPr="000F2AA9">
          <w:t xml:space="preserve">Stainback, Kevin, Donald Tomaskovic-Devey, and Sheryl Skaggs. 2010. "Organizational Approaches to Inequality: Inertia, Relative Power, and Environments." </w:t>
        </w:r>
        <w:r w:rsidRPr="000F2AA9">
          <w:rPr>
            <w:i/>
            <w:iCs/>
          </w:rPr>
          <w:t>Annual Review of Sociology</w:t>
        </w:r>
        <w:r w:rsidRPr="000F2AA9">
          <w:t xml:space="preserve"> 36(1):225–47.</w:t>
        </w:r>
      </w:ins>
    </w:p>
    <w:p w14:paraId="71A16CC7" w14:textId="77777777" w:rsidR="00BF4B2F" w:rsidRPr="000F2AA9" w:rsidRDefault="00BF4B2F">
      <w:pPr>
        <w:pStyle w:val="NoSpacing"/>
        <w:rPr>
          <w:ins w:id="8187" w:author="Mosi Adesina Ifatunji" w:date="2025-06-17T18:51:00Z" w16du:dateUtc="2025-06-17T23:51:00Z"/>
          <w:rPrChange w:id="8188" w:author="Mosi Adesina Ifatunji" w:date="2025-08-05T17:39:00Z" w16du:dateUtc="2025-08-05T22:39:00Z">
            <w:rPr>
              <w:ins w:id="8189" w:author="Mosi Adesina Ifatunji" w:date="2025-06-17T18:51:00Z" w16du:dateUtc="2025-06-17T23:51:00Z"/>
              <w:rFonts w:ascii="Helvetica Neue" w:hAnsi="Helvetica Neue" w:cs="Helvetica Neue"/>
              <w:sz w:val="26"/>
              <w:szCs w:val="26"/>
            </w:rPr>
          </w:rPrChange>
        </w:rPr>
        <w:pPrChange w:id="8190" w:author="Mosi Adesina Ifatunji" w:date="2025-10-26T17:05:00Z" w16du:dateUtc="2025-10-26T22:05:00Z">
          <w:pPr>
            <w:autoSpaceDE w:val="0"/>
            <w:autoSpaceDN w:val="0"/>
            <w:adjustRightInd w:val="0"/>
            <w:ind w:right="-720"/>
          </w:pPr>
        </w:pPrChange>
      </w:pPr>
    </w:p>
    <w:p w14:paraId="3359F170" w14:textId="77777777" w:rsidR="007269D2" w:rsidRPr="000F2AA9" w:rsidRDefault="007269D2" w:rsidP="00417DDA">
      <w:pPr>
        <w:pStyle w:val="NoSpacing"/>
        <w:rPr>
          <w:ins w:id="8191" w:author="Mosi Adesina Ifatunji" w:date="2025-08-05T17:31:00Z" w16du:dateUtc="2025-08-05T22:31:00Z"/>
        </w:rPr>
      </w:pPr>
      <w:ins w:id="8192" w:author="Mosi Adesina Ifatunji" w:date="2025-06-17T18:51:00Z" w16du:dateUtc="2025-06-17T23:51:00Z">
        <w:r w:rsidRPr="000F2AA9">
          <w:rPr>
            <w:rFonts w:eastAsia="Arial"/>
            <w:rPrChange w:id="8193" w:author="Mosi Adesina Ifatunji" w:date="2025-08-05T17:39:00Z" w16du:dateUtc="2025-08-05T22:39:00Z">
              <w:rPr>
                <w:rFonts w:ascii="Helvetica Neue" w:hAnsi="Helvetica Neue" w:cs="Helvetica Neue"/>
                <w:sz w:val="26"/>
                <w:szCs w:val="26"/>
              </w:rPr>
            </w:rPrChange>
          </w:rPr>
          <w:t xml:space="preserve">Kahneman, Daniel author. 2011. </w:t>
        </w:r>
        <w:r w:rsidRPr="000F2AA9">
          <w:rPr>
            <w:rFonts w:eastAsia="Arial"/>
            <w:i/>
            <w:iCs/>
            <w:rPrChange w:id="8194" w:author="Mosi Adesina Ifatunji" w:date="2025-08-05T17:39:00Z" w16du:dateUtc="2025-08-05T22:39:00Z">
              <w:rPr>
                <w:rFonts w:ascii="Helvetica Neue" w:hAnsi="Helvetica Neue" w:cs="Helvetica Neue"/>
                <w:i/>
                <w:iCs/>
                <w:sz w:val="26"/>
                <w:szCs w:val="26"/>
              </w:rPr>
            </w:rPrChange>
          </w:rPr>
          <w:t>Thinking, fast and slow</w:t>
        </w:r>
        <w:r w:rsidRPr="000F2AA9">
          <w:rPr>
            <w:rFonts w:eastAsia="Arial"/>
            <w:rPrChange w:id="8195" w:author="Mosi Adesina Ifatunji" w:date="2025-08-05T17:39:00Z" w16du:dateUtc="2025-08-05T22:39:00Z">
              <w:rPr>
                <w:rFonts w:ascii="Helvetica Neue" w:hAnsi="Helvetica Neue" w:cs="Helvetica Neue"/>
                <w:sz w:val="26"/>
                <w:szCs w:val="26"/>
              </w:rPr>
            </w:rPrChange>
          </w:rPr>
          <w:t xml:space="preserve">: 1st ed. New </w:t>
        </w:r>
        <w:proofErr w:type="gramStart"/>
        <w:r w:rsidRPr="000F2AA9">
          <w:rPr>
            <w:rFonts w:eastAsia="Arial"/>
            <w:rPrChange w:id="8196" w:author="Mosi Adesina Ifatunji" w:date="2025-08-05T17:39:00Z" w16du:dateUtc="2025-08-05T22:39:00Z">
              <w:rPr>
                <w:rFonts w:ascii="Helvetica Neue" w:hAnsi="Helvetica Neue" w:cs="Helvetica Neue"/>
                <w:sz w:val="26"/>
                <w:szCs w:val="26"/>
              </w:rPr>
            </w:rPrChange>
          </w:rPr>
          <w:t>York :</w:t>
        </w:r>
        <w:proofErr w:type="gramEnd"/>
        <w:r w:rsidRPr="000F2AA9">
          <w:rPr>
            <w:rFonts w:eastAsia="Arial"/>
            <w:rPrChange w:id="8197" w:author="Mosi Adesina Ifatunji" w:date="2025-08-05T17:39:00Z" w16du:dateUtc="2025-08-05T22:39:00Z">
              <w:rPr>
                <w:rFonts w:ascii="Helvetica Neue" w:hAnsi="Helvetica Neue" w:cs="Helvetica Neue"/>
                <w:sz w:val="26"/>
                <w:szCs w:val="26"/>
              </w:rPr>
            </w:rPrChange>
          </w:rPr>
          <w:t xml:space="preserve"> Farrar, Straus and Giroux, [2011] 2011.</w:t>
        </w:r>
      </w:ins>
    </w:p>
    <w:p w14:paraId="36CAF79C" w14:textId="77777777" w:rsidR="009129DB" w:rsidRPr="000F2AA9" w:rsidRDefault="009129DB">
      <w:pPr>
        <w:pStyle w:val="NoSpacing"/>
        <w:rPr>
          <w:ins w:id="8198" w:author="Mosi Adesina Ifatunji" w:date="2025-08-05T17:31:00Z" w16du:dateUtc="2025-08-05T22:31:00Z"/>
        </w:rPr>
        <w:pPrChange w:id="8199" w:author="Mosi Adesina Ifatunji" w:date="2025-10-26T17:05:00Z" w16du:dateUtc="2025-10-26T22:05:00Z">
          <w:pPr>
            <w:pStyle w:val="BodyText"/>
          </w:pPr>
        </w:pPrChange>
      </w:pPr>
    </w:p>
    <w:p w14:paraId="5AFED233" w14:textId="77777777" w:rsidR="009129DB" w:rsidRPr="000F2AA9" w:rsidRDefault="009129DB" w:rsidP="00417DDA">
      <w:pPr>
        <w:pStyle w:val="NoSpacing"/>
        <w:rPr>
          <w:ins w:id="8200" w:author="Mosi Adesina Ifatunji" w:date="2025-08-05T17:31:00Z" w16du:dateUtc="2025-08-05T22:31:00Z"/>
        </w:rPr>
      </w:pPr>
      <w:proofErr w:type="spellStart"/>
      <w:ins w:id="8201" w:author="Mosi Adesina Ifatunji" w:date="2025-08-05T17:31:00Z" w16du:dateUtc="2025-08-05T22:31:00Z">
        <w:r w:rsidRPr="000F2AA9">
          <w:t>Embrick</w:t>
        </w:r>
        <w:proofErr w:type="spellEnd"/>
        <w:r w:rsidRPr="000F2AA9">
          <w:t>, David G. 2011. "The Diversity Ideology in the Business World: A New Oppression for a New Age." Critical Sociology 37(5):541–56.</w:t>
        </w:r>
      </w:ins>
    </w:p>
    <w:p w14:paraId="1C902869" w14:textId="77777777" w:rsidR="007269D2" w:rsidRPr="000F2AA9" w:rsidRDefault="007269D2">
      <w:pPr>
        <w:pStyle w:val="NoSpacing"/>
        <w:rPr>
          <w:ins w:id="8202" w:author="Mosi Adesina Ifatunji" w:date="2025-06-17T18:51:00Z" w16du:dateUtc="2025-06-17T23:51:00Z"/>
          <w:rPrChange w:id="8203" w:author="Mosi Adesina Ifatunji" w:date="2025-08-05T17:39:00Z" w16du:dateUtc="2025-08-05T22:39:00Z">
            <w:rPr>
              <w:ins w:id="8204" w:author="Mosi Adesina Ifatunji" w:date="2025-06-17T18:51:00Z" w16du:dateUtc="2025-06-17T23:51:00Z"/>
              <w:rFonts w:ascii="Helvetica Neue" w:hAnsi="Helvetica Neue" w:cs="Helvetica Neue"/>
              <w:sz w:val="26"/>
              <w:szCs w:val="26"/>
            </w:rPr>
          </w:rPrChange>
        </w:rPr>
        <w:pPrChange w:id="8205" w:author="Mosi Adesina Ifatunji" w:date="2025-10-26T17:05:00Z" w16du:dateUtc="2025-10-26T22:05:00Z">
          <w:pPr>
            <w:autoSpaceDE w:val="0"/>
            <w:autoSpaceDN w:val="0"/>
            <w:adjustRightInd w:val="0"/>
            <w:ind w:right="-720"/>
          </w:pPr>
        </w:pPrChange>
      </w:pPr>
    </w:p>
    <w:p w14:paraId="616B0C00" w14:textId="77777777" w:rsidR="007269D2" w:rsidRPr="000F2AA9" w:rsidRDefault="007269D2">
      <w:pPr>
        <w:pStyle w:val="NoSpacing"/>
        <w:rPr>
          <w:ins w:id="8206" w:author="Mosi Adesina Ifatunji" w:date="2025-06-17T18:51:00Z" w16du:dateUtc="2025-06-17T23:51:00Z"/>
          <w:rPrChange w:id="8207" w:author="Mosi Adesina Ifatunji" w:date="2025-08-05T17:39:00Z" w16du:dateUtc="2025-08-05T22:39:00Z">
            <w:rPr>
              <w:ins w:id="8208" w:author="Mosi Adesina Ifatunji" w:date="2025-06-17T18:51:00Z" w16du:dateUtc="2025-06-17T23:51:00Z"/>
              <w:rFonts w:ascii="Helvetica Neue" w:hAnsi="Helvetica Neue" w:cs="Helvetica Neue"/>
              <w:sz w:val="26"/>
              <w:szCs w:val="26"/>
            </w:rPr>
          </w:rPrChange>
        </w:rPr>
        <w:pPrChange w:id="8209" w:author="Mosi Adesina Ifatunji" w:date="2025-10-26T17:05:00Z" w16du:dateUtc="2025-10-26T22:05:00Z">
          <w:pPr>
            <w:autoSpaceDE w:val="0"/>
            <w:autoSpaceDN w:val="0"/>
            <w:adjustRightInd w:val="0"/>
            <w:ind w:left="720" w:right="-720" w:hanging="720"/>
          </w:pPr>
        </w:pPrChange>
      </w:pPr>
      <w:ins w:id="8210" w:author="Mosi Adesina Ifatunji" w:date="2025-06-17T18:51:00Z" w16du:dateUtc="2025-06-17T23:51:00Z">
        <w:r w:rsidRPr="000F2AA9">
          <w:rPr>
            <w:rPrChange w:id="8211" w:author="Mosi Adesina Ifatunji" w:date="2025-08-05T17:39:00Z" w16du:dateUtc="2025-08-05T22:39:00Z">
              <w:rPr>
                <w:rFonts w:ascii="Helvetica Neue" w:hAnsi="Helvetica Neue" w:cs="Helvetica Neue"/>
                <w:sz w:val="26"/>
                <w:szCs w:val="26"/>
              </w:rPr>
            </w:rPrChange>
          </w:rPr>
          <w:t xml:space="preserve">Rivera, Lauren A. 2012. "Hiring as Cultural Matching: The Case of Elite Professional Service Firms." </w:t>
        </w:r>
        <w:r w:rsidRPr="000F2AA9">
          <w:rPr>
            <w:i/>
            <w:iCs/>
            <w:rPrChange w:id="8212" w:author="Mosi Adesina Ifatunji" w:date="2025-08-05T17:39:00Z" w16du:dateUtc="2025-08-05T22:39:00Z">
              <w:rPr>
                <w:rFonts w:ascii="Helvetica Neue" w:hAnsi="Helvetica Neue" w:cs="Helvetica Neue"/>
                <w:i/>
                <w:iCs/>
                <w:sz w:val="26"/>
                <w:szCs w:val="26"/>
              </w:rPr>
            </w:rPrChange>
          </w:rPr>
          <w:t>American Sociological Review</w:t>
        </w:r>
        <w:r w:rsidRPr="000F2AA9">
          <w:rPr>
            <w:rPrChange w:id="8213" w:author="Mosi Adesina Ifatunji" w:date="2025-08-05T17:39:00Z" w16du:dateUtc="2025-08-05T22:39:00Z">
              <w:rPr>
                <w:rFonts w:ascii="Helvetica Neue" w:hAnsi="Helvetica Neue" w:cs="Helvetica Neue"/>
                <w:sz w:val="26"/>
                <w:szCs w:val="26"/>
              </w:rPr>
            </w:rPrChange>
          </w:rPr>
          <w:t xml:space="preserve"> 77(6):999–1022.</w:t>
        </w:r>
      </w:ins>
    </w:p>
    <w:p w14:paraId="62B83D41" w14:textId="77777777" w:rsidR="007269D2" w:rsidRPr="000F2AA9" w:rsidRDefault="007269D2" w:rsidP="00417DDA">
      <w:pPr>
        <w:pStyle w:val="NoSpacing"/>
        <w:rPr>
          <w:ins w:id="8214" w:author="Mosi Adesina Ifatunji" w:date="2025-08-04T23:11:00Z" w16du:dateUtc="2025-08-05T04:11:00Z"/>
        </w:rPr>
      </w:pPr>
    </w:p>
    <w:p w14:paraId="0B70F49E" w14:textId="77777777" w:rsidR="00BF4B2F" w:rsidRPr="000F2AA9" w:rsidRDefault="00BF4B2F">
      <w:pPr>
        <w:pStyle w:val="NoSpacing"/>
        <w:rPr>
          <w:ins w:id="8215" w:author="Mosi Adesina Ifatunji" w:date="2025-08-04T23:11:00Z" w16du:dateUtc="2025-08-05T04:11:00Z"/>
        </w:rPr>
        <w:pPrChange w:id="8216" w:author="Mosi Adesina Ifatunji" w:date="2025-10-26T17:05:00Z" w16du:dateUtc="2025-10-26T22:05:00Z">
          <w:pPr>
            <w:keepNext/>
            <w:keepLines/>
          </w:pPr>
        </w:pPrChange>
      </w:pPr>
      <w:ins w:id="8217" w:author="Mosi Adesina Ifatunji" w:date="2025-08-04T23:11:00Z" w16du:dateUtc="2025-08-05T04:11:00Z">
        <w:r w:rsidRPr="000F2AA9">
          <w:t xml:space="preserve">Fine, Gary Alan. 2012. "Group Culture and the Interaction Order: Local Sociology on the Meso-Level." </w:t>
        </w:r>
        <w:r w:rsidRPr="000F2AA9">
          <w:rPr>
            <w:i/>
            <w:iCs/>
          </w:rPr>
          <w:t>Annual Review of Sociology</w:t>
        </w:r>
        <w:r w:rsidRPr="000F2AA9">
          <w:t xml:space="preserve"> 38(1):159–79.</w:t>
        </w:r>
      </w:ins>
    </w:p>
    <w:p w14:paraId="5CCB2A3C" w14:textId="77777777" w:rsidR="00BF4B2F" w:rsidRPr="000F2AA9" w:rsidRDefault="00BF4B2F">
      <w:pPr>
        <w:pStyle w:val="NoSpacing"/>
        <w:rPr>
          <w:ins w:id="8218" w:author="Mosi Adesina Ifatunji" w:date="2025-08-05T17:32:00Z" w16du:dateUtc="2025-08-05T22:32:00Z"/>
        </w:rPr>
        <w:pPrChange w:id="8219" w:author="Mosi Adesina Ifatunji" w:date="2025-10-26T17:05:00Z" w16du:dateUtc="2025-10-26T22:05:00Z">
          <w:pPr>
            <w:pStyle w:val="BodyText"/>
          </w:pPr>
        </w:pPrChange>
      </w:pPr>
    </w:p>
    <w:p w14:paraId="2582E2CC" w14:textId="77777777" w:rsidR="009129DB" w:rsidRPr="000F2AA9" w:rsidRDefault="009129DB" w:rsidP="00417DDA">
      <w:pPr>
        <w:pStyle w:val="NoSpacing"/>
        <w:rPr>
          <w:ins w:id="8220" w:author="Mosi Adesina Ifatunji" w:date="2025-08-05T17:32:00Z" w16du:dateUtc="2025-08-05T22:32:00Z"/>
        </w:rPr>
      </w:pPr>
      <w:ins w:id="8221" w:author="Mosi Adesina Ifatunji" w:date="2025-08-05T17:32:00Z" w16du:dateUtc="2025-08-05T22:32:00Z">
        <w:r w:rsidRPr="000F2AA9">
          <w:t>Saperstein, Aliya, Andrew M. Penner, and Ryan Light. 2013. "Racial Formation in Perspective: Connecting Individuals, Institutions, and Power Relations." Annual Review of Sociology 39:359–78.</w:t>
        </w:r>
      </w:ins>
    </w:p>
    <w:p w14:paraId="36EFB86C" w14:textId="77777777" w:rsidR="009129DB" w:rsidRPr="000F2AA9" w:rsidRDefault="009129DB">
      <w:pPr>
        <w:pStyle w:val="NoSpacing"/>
        <w:rPr>
          <w:ins w:id="8222" w:author="Mosi Adesina Ifatunji" w:date="2025-06-17T18:51:00Z" w16du:dateUtc="2025-06-17T23:51:00Z"/>
          <w:rPrChange w:id="8223" w:author="Mosi Adesina Ifatunji" w:date="2025-08-05T17:39:00Z" w16du:dateUtc="2025-08-05T22:39:00Z">
            <w:rPr>
              <w:ins w:id="8224" w:author="Mosi Adesina Ifatunji" w:date="2025-06-17T18:51:00Z" w16du:dateUtc="2025-06-17T23:51:00Z"/>
              <w:rFonts w:ascii="Helvetica Neue" w:hAnsi="Helvetica Neue" w:cs="Helvetica Neue"/>
              <w:sz w:val="26"/>
              <w:szCs w:val="26"/>
            </w:rPr>
          </w:rPrChange>
        </w:rPr>
        <w:pPrChange w:id="8225" w:author="Mosi Adesina Ifatunji" w:date="2025-10-26T17:05:00Z" w16du:dateUtc="2025-10-26T22:05:00Z">
          <w:pPr>
            <w:autoSpaceDE w:val="0"/>
            <w:autoSpaceDN w:val="0"/>
            <w:adjustRightInd w:val="0"/>
            <w:ind w:right="-720"/>
          </w:pPr>
        </w:pPrChange>
      </w:pPr>
    </w:p>
    <w:p w14:paraId="5112DDF9" w14:textId="77777777" w:rsidR="007269D2" w:rsidRPr="000F2AA9" w:rsidRDefault="007269D2">
      <w:pPr>
        <w:pStyle w:val="NoSpacing"/>
        <w:rPr>
          <w:ins w:id="8226" w:author="Mosi Adesina Ifatunji" w:date="2025-06-17T18:51:00Z" w16du:dateUtc="2025-06-17T23:51:00Z"/>
          <w:rPrChange w:id="8227" w:author="Mosi Adesina Ifatunji" w:date="2025-08-05T17:39:00Z" w16du:dateUtc="2025-08-05T22:39:00Z">
            <w:rPr>
              <w:ins w:id="8228" w:author="Mosi Adesina Ifatunji" w:date="2025-06-17T18:51:00Z" w16du:dateUtc="2025-06-17T23:51:00Z"/>
              <w:rFonts w:ascii="Helvetica Neue" w:hAnsi="Helvetica Neue" w:cs="Helvetica Neue"/>
              <w:sz w:val="26"/>
              <w:szCs w:val="26"/>
            </w:rPr>
          </w:rPrChange>
        </w:rPr>
        <w:pPrChange w:id="8229" w:author="Mosi Adesina Ifatunji" w:date="2025-10-26T17:05:00Z" w16du:dateUtc="2025-10-26T22:05:00Z">
          <w:pPr>
            <w:autoSpaceDE w:val="0"/>
            <w:autoSpaceDN w:val="0"/>
            <w:adjustRightInd w:val="0"/>
            <w:ind w:left="720" w:right="-720" w:hanging="720"/>
          </w:pPr>
        </w:pPrChange>
      </w:pPr>
      <w:ins w:id="8230" w:author="Mosi Adesina Ifatunji" w:date="2025-06-17T18:51:00Z" w16du:dateUtc="2025-06-17T23:51:00Z">
        <w:r w:rsidRPr="000F2AA9">
          <w:rPr>
            <w:rPrChange w:id="8231" w:author="Mosi Adesina Ifatunji" w:date="2025-08-05T17:39:00Z" w16du:dateUtc="2025-08-05T22:39:00Z">
              <w:rPr>
                <w:rFonts w:ascii="Helvetica Neue" w:hAnsi="Helvetica Neue" w:cs="Helvetica Neue"/>
                <w:sz w:val="26"/>
                <w:szCs w:val="26"/>
              </w:rPr>
            </w:rPrChange>
          </w:rPr>
          <w:t xml:space="preserve">Lamont, Michèle, Stefan Beljean, and Matthew Clair. 2014. "What is missing? Cultural processes and causal pathways to inequality." </w:t>
        </w:r>
        <w:r w:rsidRPr="000F2AA9">
          <w:rPr>
            <w:i/>
            <w:iCs/>
            <w:rPrChange w:id="8232" w:author="Mosi Adesina Ifatunji" w:date="2025-08-05T17:39:00Z" w16du:dateUtc="2025-08-05T22:39:00Z">
              <w:rPr>
                <w:rFonts w:ascii="Helvetica Neue" w:hAnsi="Helvetica Neue" w:cs="Helvetica Neue"/>
                <w:i/>
                <w:iCs/>
                <w:sz w:val="26"/>
                <w:szCs w:val="26"/>
              </w:rPr>
            </w:rPrChange>
          </w:rPr>
          <w:t>Socio-Economic Review</w:t>
        </w:r>
        <w:r w:rsidRPr="000F2AA9">
          <w:rPr>
            <w:rPrChange w:id="8233" w:author="Mosi Adesina Ifatunji" w:date="2025-08-05T17:39:00Z" w16du:dateUtc="2025-08-05T22:39:00Z">
              <w:rPr>
                <w:rFonts w:ascii="Helvetica Neue" w:hAnsi="Helvetica Neue" w:cs="Helvetica Neue"/>
                <w:sz w:val="26"/>
                <w:szCs w:val="26"/>
              </w:rPr>
            </w:rPrChange>
          </w:rPr>
          <w:t xml:space="preserve"> 12(3):573–608.</w:t>
        </w:r>
      </w:ins>
    </w:p>
    <w:p w14:paraId="5BDA80DB" w14:textId="77777777" w:rsidR="007269D2" w:rsidRPr="000F2AA9" w:rsidRDefault="007269D2" w:rsidP="00417DDA">
      <w:pPr>
        <w:pStyle w:val="NoSpacing"/>
        <w:rPr>
          <w:ins w:id="8234" w:author="Mosi Adesina Ifatunji" w:date="2025-08-04T23:12:00Z" w16du:dateUtc="2025-08-05T04:12:00Z"/>
        </w:rPr>
      </w:pPr>
    </w:p>
    <w:p w14:paraId="5B7A29B3" w14:textId="77777777" w:rsidR="00BF4B2F" w:rsidRPr="000F2AA9" w:rsidRDefault="00BF4B2F">
      <w:pPr>
        <w:pStyle w:val="NoSpacing"/>
        <w:rPr>
          <w:ins w:id="8235" w:author="Mosi Adesina Ifatunji" w:date="2025-08-04T23:12:00Z" w16du:dateUtc="2025-08-05T04:12:00Z"/>
        </w:rPr>
        <w:pPrChange w:id="8236" w:author="Mosi Adesina Ifatunji" w:date="2025-10-26T17:05:00Z" w16du:dateUtc="2025-10-26T22:05:00Z">
          <w:pPr>
            <w:keepNext/>
            <w:keepLines/>
          </w:pPr>
        </w:pPrChange>
      </w:pPr>
      <w:proofErr w:type="spellStart"/>
      <w:ins w:id="8237" w:author="Mosi Adesina Ifatunji" w:date="2025-08-04T23:12:00Z" w16du:dateUtc="2025-08-05T04:12:00Z">
        <w:r w:rsidRPr="000F2AA9">
          <w:t>Hensvik</w:t>
        </w:r>
        <w:proofErr w:type="spellEnd"/>
        <w:r w:rsidRPr="000F2AA9">
          <w:t xml:space="preserve">, Lena E. 2014. "Manager Impartiality: Worker-Firm Matching and the Gender Wage Gap." </w:t>
        </w:r>
        <w:proofErr w:type="spellStart"/>
        <w:r w:rsidRPr="000F2AA9">
          <w:rPr>
            <w:i/>
            <w:iCs/>
          </w:rPr>
          <w:t>Ilr</w:t>
        </w:r>
        <w:proofErr w:type="spellEnd"/>
        <w:r w:rsidRPr="000F2AA9">
          <w:rPr>
            <w:i/>
            <w:iCs/>
          </w:rPr>
          <w:t xml:space="preserve"> Review</w:t>
        </w:r>
        <w:r w:rsidRPr="000F2AA9">
          <w:t xml:space="preserve"> 67(2):395–421.</w:t>
        </w:r>
      </w:ins>
    </w:p>
    <w:p w14:paraId="4B08E3DD" w14:textId="77777777" w:rsidR="00BF4B2F" w:rsidRPr="000F2AA9" w:rsidRDefault="00BF4B2F">
      <w:pPr>
        <w:pStyle w:val="NoSpacing"/>
        <w:rPr>
          <w:ins w:id="8238" w:author="Mosi Adesina Ifatunji" w:date="2025-08-04T23:12:00Z" w16du:dateUtc="2025-08-05T04:12:00Z"/>
        </w:rPr>
        <w:pPrChange w:id="8239" w:author="Mosi Adesina Ifatunji" w:date="2025-10-26T17:05:00Z" w16du:dateUtc="2025-10-26T22:05:00Z">
          <w:pPr>
            <w:pStyle w:val="BodyText"/>
          </w:pPr>
        </w:pPrChange>
      </w:pPr>
    </w:p>
    <w:p w14:paraId="5503404C" w14:textId="77777777" w:rsidR="00BF4B2F" w:rsidRPr="000F2AA9" w:rsidRDefault="00BF4B2F">
      <w:pPr>
        <w:pStyle w:val="NoSpacing"/>
        <w:rPr>
          <w:ins w:id="8240" w:author="Mosi Adesina Ifatunji" w:date="2025-08-04T23:12:00Z" w16du:dateUtc="2025-08-05T04:12:00Z"/>
        </w:rPr>
        <w:pPrChange w:id="8241" w:author="Mosi Adesina Ifatunji" w:date="2025-10-26T17:05:00Z" w16du:dateUtc="2025-10-26T22:05:00Z">
          <w:pPr>
            <w:keepNext/>
            <w:keepLines/>
          </w:pPr>
        </w:pPrChange>
      </w:pPr>
      <w:ins w:id="8242" w:author="Mosi Adesina Ifatunji" w:date="2025-08-04T23:12:00Z" w16du:dateUtc="2025-08-05T04:12:00Z">
        <w:r w:rsidRPr="000F2AA9">
          <w:t xml:space="preserve">Tomaskovic-Devey, Donald. 2014. "The Relational Generation of Workplace Inequalities." </w:t>
        </w:r>
        <w:r w:rsidRPr="000F2AA9">
          <w:rPr>
            <w:i/>
            <w:iCs/>
          </w:rPr>
          <w:t>Social Currents</w:t>
        </w:r>
        <w:r w:rsidRPr="000F2AA9">
          <w:t xml:space="preserve"> 1(1):51–73.</w:t>
        </w:r>
      </w:ins>
    </w:p>
    <w:p w14:paraId="3BBAD637" w14:textId="77777777" w:rsidR="00BF4B2F" w:rsidRPr="000F2AA9" w:rsidRDefault="00BF4B2F">
      <w:pPr>
        <w:pStyle w:val="NoSpacing"/>
        <w:rPr>
          <w:ins w:id="8243" w:author="Mosi Adesina Ifatunji" w:date="2025-08-04T23:12:00Z" w16du:dateUtc="2025-08-05T04:12:00Z"/>
        </w:rPr>
        <w:pPrChange w:id="8244" w:author="Mosi Adesina Ifatunji" w:date="2025-10-26T17:05:00Z" w16du:dateUtc="2025-10-26T22:05:00Z">
          <w:pPr>
            <w:pStyle w:val="BodyText"/>
          </w:pPr>
        </w:pPrChange>
      </w:pPr>
    </w:p>
    <w:p w14:paraId="718DC731" w14:textId="77777777" w:rsidR="00BF4B2F" w:rsidRPr="000F2AA9" w:rsidRDefault="00BF4B2F">
      <w:pPr>
        <w:pStyle w:val="NoSpacing"/>
        <w:rPr>
          <w:ins w:id="8245" w:author="Mosi Adesina Ifatunji" w:date="2025-08-04T23:12:00Z" w16du:dateUtc="2025-08-05T04:12:00Z"/>
        </w:rPr>
        <w:pPrChange w:id="8246" w:author="Mosi Adesina Ifatunji" w:date="2025-10-26T17:05:00Z" w16du:dateUtc="2025-10-26T22:05:00Z">
          <w:pPr>
            <w:keepNext/>
            <w:keepLines/>
          </w:pPr>
        </w:pPrChange>
      </w:pPr>
      <w:ins w:id="8247" w:author="Mosi Adesina Ifatunji" w:date="2025-08-04T23:12:00Z" w16du:dateUtc="2025-08-05T04:12:00Z">
        <w:r w:rsidRPr="000F2AA9">
          <w:t xml:space="preserve">Perrow, Charles author. 2014. </w:t>
        </w:r>
        <w:r w:rsidRPr="000F2AA9">
          <w:rPr>
            <w:i/>
            <w:iCs/>
          </w:rPr>
          <w:t xml:space="preserve">Complex </w:t>
        </w:r>
        <w:proofErr w:type="gramStart"/>
        <w:r w:rsidRPr="000F2AA9">
          <w:rPr>
            <w:i/>
            <w:iCs/>
          </w:rPr>
          <w:t>organizations :</w:t>
        </w:r>
        <w:proofErr w:type="gramEnd"/>
        <w:r w:rsidRPr="000F2AA9">
          <w:rPr>
            <w:i/>
            <w:iCs/>
          </w:rPr>
          <w:t xml:space="preserve"> a critical essay</w:t>
        </w:r>
        <w:r w:rsidRPr="000F2AA9">
          <w:t xml:space="preserve">: Third edition. Brattleboro, </w:t>
        </w:r>
        <w:proofErr w:type="gramStart"/>
        <w:r w:rsidRPr="000F2AA9">
          <w:t>Vermont :</w:t>
        </w:r>
        <w:proofErr w:type="gramEnd"/>
        <w:r w:rsidRPr="000F2AA9">
          <w:t xml:space="preserve"> Echo Point Books &amp; Media, [2014]. 2014.</w:t>
        </w:r>
      </w:ins>
    </w:p>
    <w:p w14:paraId="2778D98A" w14:textId="77777777" w:rsidR="00BF4B2F" w:rsidRPr="000F2AA9" w:rsidRDefault="00BF4B2F">
      <w:pPr>
        <w:pStyle w:val="NoSpacing"/>
        <w:rPr>
          <w:ins w:id="8248" w:author="Mosi Adesina Ifatunji" w:date="2025-08-05T17:32:00Z" w16du:dateUtc="2025-08-05T22:32:00Z"/>
        </w:rPr>
        <w:pPrChange w:id="8249" w:author="Mosi Adesina Ifatunji" w:date="2025-10-26T17:05:00Z" w16du:dateUtc="2025-10-26T22:05:00Z">
          <w:pPr>
            <w:pStyle w:val="BodyText"/>
          </w:pPr>
        </w:pPrChange>
      </w:pPr>
    </w:p>
    <w:p w14:paraId="6F201B07" w14:textId="77777777" w:rsidR="009129DB" w:rsidRPr="000F2AA9" w:rsidRDefault="009129DB" w:rsidP="00417DDA">
      <w:pPr>
        <w:pStyle w:val="NoSpacing"/>
        <w:rPr>
          <w:ins w:id="8250" w:author="Mosi Adesina Ifatunji" w:date="2025-08-05T17:32:00Z" w16du:dateUtc="2025-08-05T22:32:00Z"/>
        </w:rPr>
      </w:pPr>
      <w:ins w:id="8251" w:author="Mosi Adesina Ifatunji" w:date="2025-08-05T17:32:00Z" w16du:dateUtc="2025-08-05T22:32:00Z">
        <w:r w:rsidRPr="000F2AA9">
          <w:t>Avery, Derek R., Sabrina D. Volpone, and Oscar Holmes Iv. 2015. "Racial discrimination in organizations." Pp. 89–109 in The Oxford handbook of workplace discrimination. New York, New York: Oxford University Press.</w:t>
        </w:r>
      </w:ins>
    </w:p>
    <w:p w14:paraId="4EE62B83" w14:textId="77777777" w:rsidR="009129DB" w:rsidRPr="000F2AA9" w:rsidRDefault="009129DB">
      <w:pPr>
        <w:pStyle w:val="NoSpacing"/>
        <w:rPr>
          <w:ins w:id="8252" w:author="Mosi Adesina Ifatunji" w:date="2025-08-05T17:33:00Z" w16du:dateUtc="2025-08-05T22:33:00Z"/>
        </w:rPr>
        <w:pPrChange w:id="8253" w:author="Mosi Adesina Ifatunji" w:date="2025-10-26T17:05:00Z" w16du:dateUtc="2025-10-26T22:05:00Z">
          <w:pPr>
            <w:pStyle w:val="BodyText"/>
          </w:pPr>
        </w:pPrChange>
      </w:pPr>
    </w:p>
    <w:p w14:paraId="4C541E13" w14:textId="77777777" w:rsidR="009129DB" w:rsidRPr="000F2AA9" w:rsidRDefault="009129DB" w:rsidP="00417DDA">
      <w:pPr>
        <w:pStyle w:val="NoSpacing"/>
        <w:rPr>
          <w:ins w:id="8254" w:author="Mosi Adesina Ifatunji" w:date="2025-08-05T17:33:00Z" w16du:dateUtc="2025-08-05T22:33:00Z"/>
        </w:rPr>
      </w:pPr>
      <w:ins w:id="8255" w:author="Mosi Adesina Ifatunji" w:date="2025-08-05T17:33:00Z" w16du:dateUtc="2025-08-05T22:33:00Z">
        <w:r w:rsidRPr="000F2AA9">
          <w:t>Bonilla-Silva, Eduardo. 2015. "More than prejudice: Restatement, reflections, and new directions in critical race theory." Sociology of Race and Ethnicity 1(1):73–87.</w:t>
        </w:r>
      </w:ins>
    </w:p>
    <w:p w14:paraId="652F6A28" w14:textId="77777777" w:rsidR="009129DB" w:rsidRPr="000F2AA9" w:rsidRDefault="009129DB">
      <w:pPr>
        <w:pStyle w:val="NoSpacing"/>
        <w:rPr>
          <w:ins w:id="8256" w:author="Mosi Adesina Ifatunji" w:date="2025-08-05T17:33:00Z" w16du:dateUtc="2025-08-05T22:33:00Z"/>
        </w:rPr>
        <w:pPrChange w:id="8257" w:author="Mosi Adesina Ifatunji" w:date="2025-10-26T17:05:00Z" w16du:dateUtc="2025-10-26T22:05:00Z">
          <w:pPr>
            <w:pStyle w:val="BodyText"/>
          </w:pPr>
        </w:pPrChange>
      </w:pPr>
    </w:p>
    <w:p w14:paraId="156429DD" w14:textId="77777777" w:rsidR="009129DB" w:rsidRPr="000F2AA9" w:rsidRDefault="009129DB" w:rsidP="00417DDA">
      <w:pPr>
        <w:pStyle w:val="NoSpacing"/>
        <w:rPr>
          <w:ins w:id="8258" w:author="Mosi Adesina Ifatunji" w:date="2025-08-05T17:33:00Z" w16du:dateUtc="2025-08-05T22:33:00Z"/>
        </w:rPr>
      </w:pPr>
      <w:ins w:id="8259" w:author="Mosi Adesina Ifatunji" w:date="2025-08-05T17:33:00Z" w16du:dateUtc="2025-08-05T22:33:00Z">
        <w:r w:rsidRPr="000F2AA9">
          <w:t>del Carmen Triana, Maria, Tiffany M. Trzebiatowski, and Seo-Young Byun. 2015. "</w:t>
        </w:r>
        <w:proofErr w:type="spellStart"/>
        <w:r w:rsidRPr="000F2AA9">
          <w:t>Indvidual</w:t>
        </w:r>
        <w:proofErr w:type="spellEnd"/>
        <w:r w:rsidRPr="000F2AA9">
          <w:t xml:space="preserve"> Outcomes of Discrimination in Workplaces." in The Oxford Handbook of Workplace Discrimination, edited by Adrienne J. Colella and Eden B. King. New York, NY: Oxford University Press.</w:t>
        </w:r>
      </w:ins>
    </w:p>
    <w:p w14:paraId="591F0087" w14:textId="77777777" w:rsidR="009129DB" w:rsidRPr="000F2AA9" w:rsidRDefault="009129DB">
      <w:pPr>
        <w:pStyle w:val="NoSpacing"/>
        <w:rPr>
          <w:ins w:id="8260" w:author="Mosi Adesina Ifatunji" w:date="2025-06-17T18:51:00Z" w16du:dateUtc="2025-06-17T23:51:00Z"/>
          <w:rPrChange w:id="8261" w:author="Mosi Adesina Ifatunji" w:date="2025-08-05T17:39:00Z" w16du:dateUtc="2025-08-05T22:39:00Z">
            <w:rPr>
              <w:ins w:id="8262" w:author="Mosi Adesina Ifatunji" w:date="2025-06-17T18:51:00Z" w16du:dateUtc="2025-06-17T23:51:00Z"/>
              <w:rFonts w:ascii="Helvetica Neue" w:hAnsi="Helvetica Neue" w:cs="Helvetica Neue"/>
              <w:sz w:val="26"/>
              <w:szCs w:val="26"/>
            </w:rPr>
          </w:rPrChange>
        </w:rPr>
        <w:pPrChange w:id="8263" w:author="Mosi Adesina Ifatunji" w:date="2025-10-26T17:05:00Z" w16du:dateUtc="2025-10-26T22:05:00Z">
          <w:pPr>
            <w:autoSpaceDE w:val="0"/>
            <w:autoSpaceDN w:val="0"/>
            <w:adjustRightInd w:val="0"/>
            <w:ind w:right="-720"/>
          </w:pPr>
        </w:pPrChange>
      </w:pPr>
    </w:p>
    <w:p w14:paraId="688E44DF" w14:textId="77777777" w:rsidR="007269D2" w:rsidRPr="000F2AA9" w:rsidRDefault="007269D2">
      <w:pPr>
        <w:pStyle w:val="NoSpacing"/>
        <w:rPr>
          <w:ins w:id="8264" w:author="Mosi Adesina Ifatunji" w:date="2025-06-17T18:51:00Z" w16du:dateUtc="2025-06-17T23:51:00Z"/>
          <w:rPrChange w:id="8265" w:author="Mosi Adesina Ifatunji" w:date="2025-08-05T17:39:00Z" w16du:dateUtc="2025-08-05T22:39:00Z">
            <w:rPr>
              <w:ins w:id="8266" w:author="Mosi Adesina Ifatunji" w:date="2025-06-17T18:51:00Z" w16du:dateUtc="2025-06-17T23:51:00Z"/>
              <w:rFonts w:ascii="Helvetica Neue" w:hAnsi="Helvetica Neue" w:cs="Helvetica Neue"/>
              <w:sz w:val="26"/>
              <w:szCs w:val="26"/>
            </w:rPr>
          </w:rPrChange>
        </w:rPr>
        <w:pPrChange w:id="8267" w:author="Mosi Adesina Ifatunji" w:date="2025-10-26T17:05:00Z" w16du:dateUtc="2025-10-26T22:05:00Z">
          <w:pPr>
            <w:autoSpaceDE w:val="0"/>
            <w:autoSpaceDN w:val="0"/>
            <w:adjustRightInd w:val="0"/>
            <w:ind w:left="720" w:right="-720" w:hanging="720"/>
          </w:pPr>
        </w:pPrChange>
      </w:pPr>
      <w:ins w:id="8268" w:author="Mosi Adesina Ifatunji" w:date="2025-06-17T18:51:00Z" w16du:dateUtc="2025-06-17T23:51:00Z">
        <w:r w:rsidRPr="000F2AA9">
          <w:rPr>
            <w:rPrChange w:id="8269" w:author="Mosi Adesina Ifatunji" w:date="2025-08-05T17:39:00Z" w16du:dateUtc="2025-08-05T22:39:00Z">
              <w:rPr>
                <w:rFonts w:ascii="Helvetica Neue" w:hAnsi="Helvetica Neue" w:cs="Helvetica Neue"/>
                <w:sz w:val="26"/>
                <w:szCs w:val="26"/>
              </w:rPr>
            </w:rPrChange>
          </w:rPr>
          <w:t xml:space="preserve">Rivera, Lauren A. 2015. "Go with Your Gut: Emotion and Evaluation in Job Interviews." </w:t>
        </w:r>
        <w:r w:rsidRPr="000F2AA9">
          <w:rPr>
            <w:i/>
            <w:iCs/>
            <w:rPrChange w:id="8270" w:author="Mosi Adesina Ifatunji" w:date="2025-08-05T17:39:00Z" w16du:dateUtc="2025-08-05T22:39:00Z">
              <w:rPr>
                <w:rFonts w:ascii="Helvetica Neue" w:hAnsi="Helvetica Neue" w:cs="Helvetica Neue"/>
                <w:i/>
                <w:iCs/>
                <w:sz w:val="26"/>
                <w:szCs w:val="26"/>
              </w:rPr>
            </w:rPrChange>
          </w:rPr>
          <w:t>American Journal of Sociology</w:t>
        </w:r>
        <w:r w:rsidRPr="000F2AA9">
          <w:rPr>
            <w:rPrChange w:id="8271" w:author="Mosi Adesina Ifatunji" w:date="2025-08-05T17:39:00Z" w16du:dateUtc="2025-08-05T22:39:00Z">
              <w:rPr>
                <w:rFonts w:ascii="Helvetica Neue" w:hAnsi="Helvetica Neue" w:cs="Helvetica Neue"/>
                <w:sz w:val="26"/>
                <w:szCs w:val="26"/>
              </w:rPr>
            </w:rPrChange>
          </w:rPr>
          <w:t xml:space="preserve"> 120(5):1339–89.</w:t>
        </w:r>
      </w:ins>
    </w:p>
    <w:p w14:paraId="34F50DC2" w14:textId="77777777" w:rsidR="007269D2" w:rsidRPr="000F2AA9" w:rsidRDefault="007269D2" w:rsidP="00417DDA">
      <w:pPr>
        <w:pStyle w:val="NoSpacing"/>
        <w:rPr>
          <w:ins w:id="8272" w:author="Mosi Adesina Ifatunji" w:date="2025-08-05T17:33:00Z" w16du:dateUtc="2025-08-05T22:33:00Z"/>
        </w:rPr>
      </w:pPr>
    </w:p>
    <w:p w14:paraId="33D9E4CC" w14:textId="77777777" w:rsidR="009129DB" w:rsidRPr="000F2AA9" w:rsidRDefault="009129DB" w:rsidP="00417DDA">
      <w:pPr>
        <w:pStyle w:val="NoSpacing"/>
        <w:rPr>
          <w:ins w:id="8273" w:author="Mosi Adesina Ifatunji" w:date="2025-08-05T17:33:00Z" w16du:dateUtc="2025-08-05T22:33:00Z"/>
        </w:rPr>
      </w:pPr>
      <w:ins w:id="8274" w:author="Mosi Adesina Ifatunji" w:date="2025-08-05T17:33:00Z" w16du:dateUtc="2025-08-05T22:33:00Z">
        <w:r w:rsidRPr="000F2AA9">
          <w:t xml:space="preserve">Evans, </w:t>
        </w:r>
        <w:proofErr w:type="spellStart"/>
        <w:r w:rsidRPr="000F2AA9">
          <w:t>Louwanda</w:t>
        </w:r>
        <w:proofErr w:type="spellEnd"/>
        <w:r w:rsidRPr="000F2AA9">
          <w:t>, and Wendy Leo Moore. 2015. "Impossible burdens: White institutions, emotional labor, and micro-resistance." Social Problems 62(3):439–54.</w:t>
        </w:r>
      </w:ins>
    </w:p>
    <w:p w14:paraId="1F7A59F6" w14:textId="77777777" w:rsidR="009129DB" w:rsidRPr="000F2AA9" w:rsidRDefault="009129DB">
      <w:pPr>
        <w:pStyle w:val="NoSpacing"/>
        <w:rPr>
          <w:ins w:id="8275" w:author="Mosi Adesina Ifatunji" w:date="2025-08-05T17:33:00Z" w16du:dateUtc="2025-08-05T22:33:00Z"/>
        </w:rPr>
        <w:pPrChange w:id="8276" w:author="Mosi Adesina Ifatunji" w:date="2025-10-26T17:05:00Z" w16du:dateUtc="2025-10-26T22:05:00Z">
          <w:pPr>
            <w:pStyle w:val="BodyText"/>
          </w:pPr>
        </w:pPrChange>
      </w:pPr>
    </w:p>
    <w:p w14:paraId="0D061642" w14:textId="77777777" w:rsidR="009129DB" w:rsidRPr="000F2AA9" w:rsidRDefault="009129DB" w:rsidP="00417DDA">
      <w:pPr>
        <w:pStyle w:val="NoSpacing"/>
        <w:rPr>
          <w:ins w:id="8277" w:author="Mosi Adesina Ifatunji" w:date="2025-08-05T17:33:00Z" w16du:dateUtc="2025-08-05T22:33:00Z"/>
        </w:rPr>
      </w:pPr>
      <w:ins w:id="8278" w:author="Mosi Adesina Ifatunji" w:date="2025-08-05T17:33:00Z" w16du:dateUtc="2025-08-05T22:33:00Z">
        <w:r w:rsidRPr="000F2AA9">
          <w:t>Glenn, Evelyn Nakano. 2015. "Race, Racialization, and Work." Pp. 93–108 in The SAGE Handbook of the Sociology of Work and Employment: SAGE Publications.</w:t>
        </w:r>
      </w:ins>
    </w:p>
    <w:p w14:paraId="19A7BE7E" w14:textId="77777777" w:rsidR="009129DB" w:rsidRPr="000F2AA9" w:rsidRDefault="009129DB">
      <w:pPr>
        <w:pStyle w:val="NoSpacing"/>
        <w:rPr>
          <w:ins w:id="8279" w:author="Mosi Adesina Ifatunji" w:date="2025-08-05T17:33:00Z" w16du:dateUtc="2025-08-05T22:33:00Z"/>
        </w:rPr>
        <w:pPrChange w:id="8280" w:author="Mosi Adesina Ifatunji" w:date="2025-10-26T17:05:00Z" w16du:dateUtc="2025-10-26T22:05:00Z">
          <w:pPr>
            <w:pStyle w:val="BodyText"/>
          </w:pPr>
        </w:pPrChange>
      </w:pPr>
    </w:p>
    <w:p w14:paraId="5B950F25" w14:textId="77777777" w:rsidR="009129DB" w:rsidRPr="000F2AA9" w:rsidRDefault="009129DB" w:rsidP="00417DDA">
      <w:pPr>
        <w:pStyle w:val="NoSpacing"/>
        <w:rPr>
          <w:ins w:id="8281" w:author="Mosi Adesina Ifatunji" w:date="2025-08-05T17:33:00Z" w16du:dateUtc="2025-08-05T22:33:00Z"/>
        </w:rPr>
      </w:pPr>
      <w:ins w:id="8282" w:author="Mosi Adesina Ifatunji" w:date="2025-08-05T17:33:00Z" w16du:dateUtc="2025-08-05T22:33:00Z">
        <w:r w:rsidRPr="000F2AA9">
          <w:t>Wooten, Melissa E. 2015. In the face of inequality: How black colleges adapt. New York, New York: State University of New York Press.</w:t>
        </w:r>
      </w:ins>
    </w:p>
    <w:p w14:paraId="0C600B10" w14:textId="77777777" w:rsidR="009129DB" w:rsidRPr="000F2AA9" w:rsidRDefault="009129DB">
      <w:pPr>
        <w:pStyle w:val="NoSpacing"/>
        <w:rPr>
          <w:ins w:id="8283" w:author="Mosi Adesina Ifatunji" w:date="2025-06-17T18:51:00Z" w16du:dateUtc="2025-06-17T23:51:00Z"/>
          <w:rPrChange w:id="8284" w:author="Mosi Adesina Ifatunji" w:date="2025-08-05T17:39:00Z" w16du:dateUtc="2025-08-05T22:39:00Z">
            <w:rPr>
              <w:ins w:id="8285" w:author="Mosi Adesina Ifatunji" w:date="2025-06-17T18:51:00Z" w16du:dateUtc="2025-06-17T23:51:00Z"/>
              <w:rFonts w:ascii="Helvetica Neue" w:hAnsi="Helvetica Neue" w:cs="Helvetica Neue"/>
              <w:sz w:val="26"/>
              <w:szCs w:val="26"/>
            </w:rPr>
          </w:rPrChange>
        </w:rPr>
        <w:pPrChange w:id="8286" w:author="Mosi Adesina Ifatunji" w:date="2025-10-26T17:05:00Z" w16du:dateUtc="2025-10-26T22:05:00Z">
          <w:pPr>
            <w:autoSpaceDE w:val="0"/>
            <w:autoSpaceDN w:val="0"/>
            <w:adjustRightInd w:val="0"/>
            <w:ind w:right="-720"/>
          </w:pPr>
        </w:pPrChange>
      </w:pPr>
    </w:p>
    <w:p w14:paraId="381D90C9" w14:textId="77777777" w:rsidR="007269D2" w:rsidRPr="000F2AA9" w:rsidRDefault="007269D2">
      <w:pPr>
        <w:pStyle w:val="NoSpacing"/>
        <w:rPr>
          <w:ins w:id="8287" w:author="Mosi Adesina Ifatunji" w:date="2025-06-17T18:51:00Z" w16du:dateUtc="2025-06-17T23:51:00Z"/>
          <w:rPrChange w:id="8288" w:author="Mosi Adesina Ifatunji" w:date="2025-08-05T17:39:00Z" w16du:dateUtc="2025-08-05T22:39:00Z">
            <w:rPr>
              <w:ins w:id="8289" w:author="Mosi Adesina Ifatunji" w:date="2025-06-17T18:51:00Z" w16du:dateUtc="2025-06-17T23:51:00Z"/>
              <w:rFonts w:ascii="Helvetica Neue" w:hAnsi="Helvetica Neue" w:cs="Helvetica Neue"/>
              <w:sz w:val="26"/>
              <w:szCs w:val="26"/>
            </w:rPr>
          </w:rPrChange>
        </w:rPr>
        <w:pPrChange w:id="8290" w:author="Mosi Adesina Ifatunji" w:date="2025-10-26T17:05:00Z" w16du:dateUtc="2025-10-26T22:05:00Z">
          <w:pPr>
            <w:autoSpaceDE w:val="0"/>
            <w:autoSpaceDN w:val="0"/>
            <w:adjustRightInd w:val="0"/>
            <w:ind w:left="720" w:right="-720" w:hanging="720"/>
          </w:pPr>
        </w:pPrChange>
      </w:pPr>
      <w:ins w:id="8291" w:author="Mosi Adesina Ifatunji" w:date="2025-06-17T18:51:00Z" w16du:dateUtc="2025-06-17T23:51:00Z">
        <w:r w:rsidRPr="000F2AA9">
          <w:rPr>
            <w:rPrChange w:id="8292" w:author="Mosi Adesina Ifatunji" w:date="2025-08-05T17:39:00Z" w16du:dateUtc="2025-08-05T22:39:00Z">
              <w:rPr>
                <w:rFonts w:ascii="Helvetica Neue" w:hAnsi="Helvetica Neue" w:cs="Helvetica Neue"/>
                <w:sz w:val="26"/>
                <w:szCs w:val="26"/>
              </w:rPr>
            </w:rPrChange>
          </w:rPr>
          <w:t xml:space="preserve">Rivera, Lauren A. 2016. </w:t>
        </w:r>
        <w:r w:rsidRPr="000F2AA9">
          <w:rPr>
            <w:i/>
            <w:iCs/>
            <w:rPrChange w:id="8293" w:author="Mosi Adesina Ifatunji" w:date="2025-08-05T17:39:00Z" w16du:dateUtc="2025-08-05T22:39:00Z">
              <w:rPr>
                <w:rFonts w:ascii="Helvetica Neue" w:hAnsi="Helvetica Neue" w:cs="Helvetica Neue"/>
                <w:i/>
                <w:iCs/>
                <w:sz w:val="26"/>
                <w:szCs w:val="26"/>
              </w:rPr>
            </w:rPrChange>
          </w:rPr>
          <w:t>Pedigree: How elite students get elite jobs</w:t>
        </w:r>
        <w:r w:rsidRPr="000F2AA9">
          <w:rPr>
            <w:rPrChange w:id="8294" w:author="Mosi Adesina Ifatunji" w:date="2025-08-05T17:39:00Z" w16du:dateUtc="2025-08-05T22:39:00Z">
              <w:rPr>
                <w:rFonts w:ascii="Helvetica Neue" w:hAnsi="Helvetica Neue" w:cs="Helvetica Neue"/>
                <w:sz w:val="26"/>
                <w:szCs w:val="26"/>
              </w:rPr>
            </w:rPrChange>
          </w:rPr>
          <w:t>: Princeton University Press.</w:t>
        </w:r>
      </w:ins>
    </w:p>
    <w:p w14:paraId="61484988" w14:textId="77777777" w:rsidR="007269D2" w:rsidRPr="000F2AA9" w:rsidRDefault="007269D2" w:rsidP="00417DDA">
      <w:pPr>
        <w:pStyle w:val="NoSpacing"/>
        <w:rPr>
          <w:ins w:id="8295" w:author="Mosi Adesina Ifatunji" w:date="2025-08-05T17:34:00Z" w16du:dateUtc="2025-08-05T22:34:00Z"/>
        </w:rPr>
      </w:pPr>
    </w:p>
    <w:p w14:paraId="64E92386" w14:textId="77777777" w:rsidR="009129DB" w:rsidRPr="000F2AA9" w:rsidRDefault="009129DB" w:rsidP="00417DDA">
      <w:pPr>
        <w:pStyle w:val="NoSpacing"/>
        <w:rPr>
          <w:ins w:id="8296" w:author="Mosi Adesina Ifatunji" w:date="2025-08-05T17:34:00Z" w16du:dateUtc="2025-08-05T22:34:00Z"/>
        </w:rPr>
      </w:pPr>
      <w:ins w:id="8297" w:author="Mosi Adesina Ifatunji" w:date="2025-08-05T17:34:00Z" w16du:dateUtc="2025-08-05T22:34:00Z">
        <w:r w:rsidRPr="000F2AA9">
          <w:t>Cruz, Adrian. 2016. "On the job: White employers, workers of color, and racial triangulation theory." Sociology Compass 10(10):918–27.</w:t>
        </w:r>
      </w:ins>
    </w:p>
    <w:p w14:paraId="06898612" w14:textId="77777777" w:rsidR="009129DB" w:rsidRPr="000F2AA9" w:rsidRDefault="009129DB">
      <w:pPr>
        <w:pStyle w:val="NoSpacing"/>
        <w:rPr>
          <w:ins w:id="8298" w:author="Mosi Adesina Ifatunji" w:date="2025-08-05T17:34:00Z" w16du:dateUtc="2025-08-05T22:34:00Z"/>
        </w:rPr>
        <w:pPrChange w:id="8299" w:author="Mosi Adesina Ifatunji" w:date="2025-10-26T17:05:00Z" w16du:dateUtc="2025-10-26T22:05:00Z">
          <w:pPr>
            <w:pStyle w:val="BodyText"/>
          </w:pPr>
        </w:pPrChange>
      </w:pPr>
    </w:p>
    <w:p w14:paraId="2970DFF9" w14:textId="77777777" w:rsidR="009129DB" w:rsidRPr="000F2AA9" w:rsidRDefault="009129DB" w:rsidP="00417DDA">
      <w:pPr>
        <w:pStyle w:val="NoSpacing"/>
        <w:rPr>
          <w:ins w:id="8300" w:author="Mosi Adesina Ifatunji" w:date="2025-08-05T17:34:00Z" w16du:dateUtc="2025-08-05T22:34:00Z"/>
        </w:rPr>
      </w:pPr>
      <w:ins w:id="8301" w:author="Mosi Adesina Ifatunji" w:date="2025-08-05T17:34:00Z" w16du:dateUtc="2025-08-05T22:34:00Z">
        <w:r w:rsidRPr="000F2AA9">
          <w:t xml:space="preserve">Sewell, </w:t>
        </w:r>
        <w:proofErr w:type="spellStart"/>
        <w:r w:rsidRPr="000F2AA9">
          <w:t>Alyasah</w:t>
        </w:r>
        <w:proofErr w:type="spellEnd"/>
        <w:r w:rsidRPr="000F2AA9">
          <w:t xml:space="preserve"> Ali. 2016. "The Racism-Race Reification Process: A </w:t>
        </w:r>
        <w:proofErr w:type="spellStart"/>
        <w:r w:rsidRPr="000F2AA9">
          <w:t>Mesolevel</w:t>
        </w:r>
        <w:proofErr w:type="spellEnd"/>
        <w:r w:rsidRPr="000F2AA9">
          <w:t xml:space="preserve"> Political Economic Framework for Understanding Racial Health Disparities." Sociology of Race and Ethnicity 2(4).</w:t>
        </w:r>
      </w:ins>
    </w:p>
    <w:p w14:paraId="5800956A" w14:textId="77777777" w:rsidR="009129DB" w:rsidRPr="000F2AA9" w:rsidRDefault="009129DB">
      <w:pPr>
        <w:pStyle w:val="NoSpacing"/>
        <w:rPr>
          <w:ins w:id="8302" w:author="Mosi Adesina Ifatunji" w:date="2025-08-05T17:34:00Z" w16du:dateUtc="2025-08-05T22:34:00Z"/>
        </w:rPr>
        <w:pPrChange w:id="8303" w:author="Mosi Adesina Ifatunji" w:date="2025-10-26T17:05:00Z" w16du:dateUtc="2025-10-26T22:05:00Z">
          <w:pPr>
            <w:pStyle w:val="BodyText"/>
          </w:pPr>
        </w:pPrChange>
      </w:pPr>
    </w:p>
    <w:p w14:paraId="329B939E" w14:textId="77777777" w:rsidR="009129DB" w:rsidRPr="000F2AA9" w:rsidRDefault="009129DB" w:rsidP="00417DDA">
      <w:pPr>
        <w:pStyle w:val="NoSpacing"/>
        <w:rPr>
          <w:ins w:id="8304" w:author="Mosi Adesina Ifatunji" w:date="2025-08-05T17:34:00Z" w16du:dateUtc="2025-08-05T22:34:00Z"/>
        </w:rPr>
      </w:pPr>
      <w:ins w:id="8305" w:author="Mosi Adesina Ifatunji" w:date="2025-08-05T17:34:00Z" w16du:dateUtc="2025-08-05T22:34:00Z">
        <w:r w:rsidRPr="000F2AA9">
          <w:t xml:space="preserve">Sewell, </w:t>
        </w:r>
        <w:proofErr w:type="spellStart"/>
        <w:r w:rsidRPr="000F2AA9">
          <w:t>Alyasah</w:t>
        </w:r>
        <w:proofErr w:type="spellEnd"/>
        <w:r w:rsidRPr="000F2AA9">
          <w:t xml:space="preserve"> Ali, and Kevin A Jefferson. 2016. "Collateral Damage: The Health Effects of Invasive Police Encounters in New York City." Journal of Urban Health 93:42–67.</w:t>
        </w:r>
      </w:ins>
    </w:p>
    <w:p w14:paraId="79E22250" w14:textId="77777777" w:rsidR="009129DB" w:rsidRPr="000F2AA9" w:rsidRDefault="009129DB">
      <w:pPr>
        <w:pStyle w:val="NoSpacing"/>
        <w:rPr>
          <w:ins w:id="8306" w:author="Mosi Adesina Ifatunji" w:date="2025-08-05T17:34:00Z" w16du:dateUtc="2025-08-05T22:34:00Z"/>
        </w:rPr>
        <w:pPrChange w:id="8307" w:author="Mosi Adesina Ifatunji" w:date="2025-10-26T17:05:00Z" w16du:dateUtc="2025-10-26T22:05:00Z">
          <w:pPr>
            <w:pStyle w:val="BodyText"/>
          </w:pPr>
        </w:pPrChange>
      </w:pPr>
    </w:p>
    <w:p w14:paraId="4AACB867" w14:textId="77777777" w:rsidR="009129DB" w:rsidRPr="000F2AA9" w:rsidRDefault="009129DB" w:rsidP="00417DDA">
      <w:pPr>
        <w:pStyle w:val="NoSpacing"/>
        <w:rPr>
          <w:ins w:id="8308" w:author="Mosi Adesina Ifatunji" w:date="2025-08-05T17:34:00Z" w16du:dateUtc="2025-08-05T22:34:00Z"/>
        </w:rPr>
      </w:pPr>
      <w:ins w:id="8309" w:author="Mosi Adesina Ifatunji" w:date="2025-08-05T17:34:00Z" w16du:dateUtc="2025-08-05T22:34:00Z">
        <w:r w:rsidRPr="000F2AA9">
          <w:t xml:space="preserve">Payne, B. Keith, Heidi A. Vuletich, and </w:t>
        </w:r>
        <w:proofErr w:type="spellStart"/>
        <w:r w:rsidRPr="000F2AA9">
          <w:t>Kristjen</w:t>
        </w:r>
        <w:proofErr w:type="spellEnd"/>
        <w:r w:rsidRPr="000F2AA9">
          <w:t xml:space="preserve"> B. Lundberg. 2017. "The Bias of Crowds: How Implicit Bias Bridges Personal and Systemic Prejudice." Psychological Inquiry 28(4):233–48.</w:t>
        </w:r>
      </w:ins>
    </w:p>
    <w:p w14:paraId="6A4F3BF4" w14:textId="77777777" w:rsidR="009129DB" w:rsidRPr="000F2AA9" w:rsidRDefault="009129DB" w:rsidP="00417DDA">
      <w:pPr>
        <w:pStyle w:val="NoSpacing"/>
        <w:rPr>
          <w:ins w:id="8310" w:author="Mosi Adesina Ifatunji" w:date="2025-08-05T17:34:00Z" w16du:dateUtc="2025-08-05T22:34:00Z"/>
        </w:rPr>
      </w:pPr>
      <w:ins w:id="8311" w:author="Mosi Adesina Ifatunji" w:date="2025-08-05T17:34:00Z" w16du:dateUtc="2025-08-05T22:34:00Z">
        <w:r w:rsidRPr="000F2AA9">
          <w:t xml:space="preserve">Quillian, Lincoln, Devah Pager, Ole Hexel, and Arnfinn H. </w:t>
        </w:r>
        <w:proofErr w:type="spellStart"/>
        <w:r w:rsidRPr="000F2AA9">
          <w:t>Midtbøen</w:t>
        </w:r>
        <w:proofErr w:type="spellEnd"/>
        <w:r w:rsidRPr="000F2AA9">
          <w:t>. 2017. "Meta-analysis of field experiments shows no change in racial discrimination in hiring over time." Proceedings of the National Academy of Sciences 114(41):10870–75.</w:t>
        </w:r>
      </w:ins>
    </w:p>
    <w:p w14:paraId="5B83275D" w14:textId="77777777" w:rsidR="009129DB" w:rsidRPr="000F2AA9" w:rsidRDefault="009129DB" w:rsidP="00417DDA">
      <w:pPr>
        <w:pStyle w:val="NoSpacing"/>
        <w:rPr>
          <w:ins w:id="8312" w:author="Mosi Adesina Ifatunji" w:date="2025-08-05T17:34:00Z" w16du:dateUtc="2025-08-05T22:34:00Z"/>
        </w:rPr>
      </w:pPr>
    </w:p>
    <w:p w14:paraId="1211A9D3" w14:textId="77777777" w:rsidR="009129DB" w:rsidRPr="000F2AA9" w:rsidRDefault="009129DB" w:rsidP="00417DDA">
      <w:pPr>
        <w:pStyle w:val="NoSpacing"/>
        <w:rPr>
          <w:ins w:id="8313" w:author="Mosi Adesina Ifatunji" w:date="2025-08-04T23:12:00Z" w16du:dateUtc="2025-08-05T04:12:00Z"/>
        </w:rPr>
      </w:pPr>
    </w:p>
    <w:p w14:paraId="2AF975E4" w14:textId="77777777" w:rsidR="00BF4B2F" w:rsidRPr="000F2AA9" w:rsidRDefault="00BF4B2F">
      <w:pPr>
        <w:pStyle w:val="NoSpacing"/>
        <w:rPr>
          <w:ins w:id="8314" w:author="Mosi Adesina Ifatunji" w:date="2025-08-04T23:12:00Z" w16du:dateUtc="2025-08-05T04:12:00Z"/>
        </w:rPr>
        <w:pPrChange w:id="8315" w:author="Mosi Adesina Ifatunji" w:date="2025-10-26T17:05:00Z" w16du:dateUtc="2025-10-26T22:05:00Z">
          <w:pPr>
            <w:keepNext/>
            <w:keepLines/>
          </w:pPr>
        </w:pPrChange>
      </w:pPr>
      <w:ins w:id="8316" w:author="Mosi Adesina Ifatunji" w:date="2025-08-04T23:12:00Z" w16du:dateUtc="2025-08-05T04:12:00Z">
        <w:r w:rsidRPr="000F2AA9">
          <w:t xml:space="preserve">Amis, John, Kamal Munir, and Johanna Mair. 2017. "Institutions and Economic Inequality." Pp. 706–34 in </w:t>
        </w:r>
        <w:r w:rsidRPr="000F2AA9">
          <w:rPr>
            <w:i/>
            <w:iCs/>
          </w:rPr>
          <w:t>The Sage handbook of organizational institutionalism</w:t>
        </w:r>
        <w:r w:rsidRPr="000F2AA9">
          <w:t xml:space="preserve">, edited by Royston </w:t>
        </w:r>
        <w:r w:rsidRPr="000F2AA9">
          <w:lastRenderedPageBreak/>
          <w:t>Greenwood, Christine Oliver, Thomas B. Lawrence, and Renate E. Meyer. Oak: SAGE Publications.</w:t>
        </w:r>
      </w:ins>
    </w:p>
    <w:p w14:paraId="5849613C" w14:textId="77777777" w:rsidR="00BF4B2F" w:rsidRPr="000F2AA9" w:rsidRDefault="00BF4B2F">
      <w:pPr>
        <w:pStyle w:val="NoSpacing"/>
        <w:rPr>
          <w:ins w:id="8317" w:author="Mosi Adesina Ifatunji" w:date="2025-08-04T23:12:00Z" w16du:dateUtc="2025-08-05T04:12:00Z"/>
        </w:rPr>
        <w:pPrChange w:id="8318" w:author="Mosi Adesina Ifatunji" w:date="2025-10-26T17:05:00Z" w16du:dateUtc="2025-10-26T22:05:00Z">
          <w:pPr>
            <w:pStyle w:val="BodyText"/>
          </w:pPr>
        </w:pPrChange>
      </w:pPr>
    </w:p>
    <w:p w14:paraId="15C9B33B" w14:textId="77777777" w:rsidR="00BF4B2F" w:rsidRPr="000F2AA9" w:rsidRDefault="00BF4B2F">
      <w:pPr>
        <w:pStyle w:val="NoSpacing"/>
        <w:rPr>
          <w:ins w:id="8319" w:author="Mosi Adesina Ifatunji" w:date="2025-08-04T23:12:00Z" w16du:dateUtc="2025-08-05T04:12:00Z"/>
        </w:rPr>
        <w:pPrChange w:id="8320" w:author="Mosi Adesina Ifatunji" w:date="2025-10-26T17:05:00Z" w16du:dateUtc="2025-10-26T22:05:00Z">
          <w:pPr>
            <w:keepNext/>
            <w:keepLines/>
          </w:pPr>
        </w:pPrChange>
      </w:pPr>
      <w:ins w:id="8321" w:author="Mosi Adesina Ifatunji" w:date="2025-08-04T23:12:00Z" w16du:dateUtc="2025-08-05T04:12:00Z">
        <w:r w:rsidRPr="000F2AA9">
          <w:t xml:space="preserve">Davis, Gerald F. 2017. "How institutions create income inequality." Pp. 689–704 in </w:t>
        </w:r>
        <w:r w:rsidRPr="000F2AA9">
          <w:rPr>
            <w:i/>
            <w:iCs/>
          </w:rPr>
          <w:t>The Sage handbook of organizational institutionalism</w:t>
        </w:r>
        <w:r w:rsidRPr="000F2AA9">
          <w:t>.</w:t>
        </w:r>
      </w:ins>
    </w:p>
    <w:p w14:paraId="22301046" w14:textId="77777777" w:rsidR="00BF4B2F" w:rsidRPr="000F2AA9" w:rsidRDefault="00BF4B2F">
      <w:pPr>
        <w:pStyle w:val="NoSpacing"/>
        <w:rPr>
          <w:ins w:id="8322" w:author="Mosi Adesina Ifatunji" w:date="2025-08-05T17:34:00Z" w16du:dateUtc="2025-08-05T22:34:00Z"/>
        </w:rPr>
        <w:pPrChange w:id="8323" w:author="Mosi Adesina Ifatunji" w:date="2025-10-26T17:05:00Z" w16du:dateUtc="2025-10-26T22:05:00Z">
          <w:pPr>
            <w:pStyle w:val="BodyText"/>
          </w:pPr>
        </w:pPrChange>
      </w:pPr>
    </w:p>
    <w:p w14:paraId="7859C73C" w14:textId="77777777" w:rsidR="009129DB" w:rsidRPr="000F2AA9" w:rsidRDefault="009129DB" w:rsidP="00417DDA">
      <w:pPr>
        <w:pStyle w:val="NoSpacing"/>
        <w:rPr>
          <w:ins w:id="8324" w:author="Mosi Adesina Ifatunji" w:date="2025-08-05T17:34:00Z" w16du:dateUtc="2025-08-05T22:34:00Z"/>
        </w:rPr>
      </w:pPr>
      <w:ins w:id="8325" w:author="Mosi Adesina Ifatunji" w:date="2025-08-05T17:34:00Z" w16du:dateUtc="2025-08-05T22:34:00Z">
        <w:r w:rsidRPr="000F2AA9">
          <w:t>Rojas, Fabio. 2017. "Race and Institutionalism." Pp. 786–807 in The Sage handbook of organizational institutionalism.</w:t>
        </w:r>
      </w:ins>
    </w:p>
    <w:p w14:paraId="273D4E52" w14:textId="77777777" w:rsidR="009129DB" w:rsidRPr="000F2AA9" w:rsidRDefault="009129DB" w:rsidP="00417DDA">
      <w:pPr>
        <w:pStyle w:val="NoSpacing"/>
        <w:rPr>
          <w:ins w:id="8326" w:author="Mosi Adesina Ifatunji" w:date="2025-08-05T17:34:00Z" w16du:dateUtc="2025-08-05T22:34:00Z"/>
        </w:rPr>
      </w:pPr>
    </w:p>
    <w:p w14:paraId="75F26D7D" w14:textId="77777777" w:rsidR="009129DB" w:rsidRPr="000F2AA9" w:rsidRDefault="009129DB" w:rsidP="00417DDA">
      <w:pPr>
        <w:pStyle w:val="NoSpacing"/>
        <w:rPr>
          <w:ins w:id="8327" w:author="Mosi Adesina Ifatunji" w:date="2025-08-05T17:34:00Z" w16du:dateUtc="2025-08-05T22:34:00Z"/>
        </w:rPr>
      </w:pPr>
      <w:ins w:id="8328" w:author="Mosi Adesina Ifatunji" w:date="2025-08-05T17:34:00Z" w16du:dateUtc="2025-08-05T22:34:00Z">
        <w:r w:rsidRPr="000F2AA9">
          <w:t>Wooten, Melissa E, and Lucius Couloute. 2017. "The production of racial inequality within and among organizations." Sociology Compass 11(1):1–10.</w:t>
        </w:r>
      </w:ins>
    </w:p>
    <w:p w14:paraId="705F3C1C" w14:textId="77777777" w:rsidR="009129DB" w:rsidRPr="000F2AA9" w:rsidRDefault="009129DB" w:rsidP="00417DDA">
      <w:pPr>
        <w:pStyle w:val="NoSpacing"/>
        <w:rPr>
          <w:ins w:id="8329" w:author="Mosi Adesina Ifatunji" w:date="2025-08-05T17:34:00Z" w16du:dateUtc="2025-08-05T22:34:00Z"/>
        </w:rPr>
      </w:pPr>
    </w:p>
    <w:p w14:paraId="1091E700" w14:textId="77777777" w:rsidR="009129DB" w:rsidRPr="000F2AA9" w:rsidRDefault="009129DB" w:rsidP="00417DDA">
      <w:pPr>
        <w:pStyle w:val="NoSpacing"/>
        <w:rPr>
          <w:ins w:id="8330" w:author="Mosi Adesina Ifatunji" w:date="2025-08-05T17:34:00Z" w16du:dateUtc="2025-08-05T22:34:00Z"/>
        </w:rPr>
      </w:pPr>
      <w:ins w:id="8331" w:author="Mosi Adesina Ifatunji" w:date="2025-08-05T17:34:00Z" w16du:dateUtc="2025-08-05T22:34:00Z">
        <w:r w:rsidRPr="000F2AA9">
          <w:t>Auerhahn, Kathleen. 2018. "The Split Labor Market and the Origins of Antidrug Legislation in the United States." Law and Social Inquiry 24(02):411–40.</w:t>
        </w:r>
      </w:ins>
    </w:p>
    <w:p w14:paraId="4857A2F9" w14:textId="77777777" w:rsidR="009129DB" w:rsidRPr="000F2AA9" w:rsidRDefault="009129DB" w:rsidP="00417DDA">
      <w:pPr>
        <w:pStyle w:val="NoSpacing"/>
        <w:rPr>
          <w:ins w:id="8332" w:author="Mosi Adesina Ifatunji" w:date="2025-08-05T17:34:00Z" w16du:dateUtc="2025-08-05T22:34:00Z"/>
        </w:rPr>
      </w:pPr>
    </w:p>
    <w:p w14:paraId="6513F83B" w14:textId="77777777" w:rsidR="009129DB" w:rsidRPr="000F2AA9" w:rsidRDefault="009129DB" w:rsidP="00417DDA">
      <w:pPr>
        <w:pStyle w:val="NoSpacing"/>
        <w:rPr>
          <w:ins w:id="8333" w:author="Mosi Adesina Ifatunji" w:date="2025-08-05T17:34:00Z" w16du:dateUtc="2025-08-05T22:34:00Z"/>
        </w:rPr>
      </w:pPr>
      <w:ins w:id="8334" w:author="Mosi Adesina Ifatunji" w:date="2025-08-05T17:34:00Z" w16du:dateUtc="2025-08-05T22:34:00Z">
        <w:r w:rsidRPr="000F2AA9">
          <w:t>Smith, Alexis N., and Shalei V. K. Simms. 2018. "Impact on organizations." Pp. 339–53 in The Oxford handbook of workplace discrimination. New York, NY, US: Oxford University Press.</w:t>
        </w:r>
      </w:ins>
    </w:p>
    <w:p w14:paraId="4A26DE1A" w14:textId="77777777" w:rsidR="009129DB" w:rsidRPr="000F2AA9" w:rsidRDefault="009129DB" w:rsidP="00417DDA">
      <w:pPr>
        <w:pStyle w:val="NoSpacing"/>
        <w:rPr>
          <w:ins w:id="8335" w:author="Mosi Adesina Ifatunji" w:date="2025-08-05T17:34:00Z" w16du:dateUtc="2025-08-05T22:34:00Z"/>
        </w:rPr>
      </w:pPr>
    </w:p>
    <w:p w14:paraId="50237026" w14:textId="77777777" w:rsidR="009129DB" w:rsidRPr="000F2AA9" w:rsidRDefault="009129DB" w:rsidP="00417DDA">
      <w:pPr>
        <w:pStyle w:val="NoSpacing"/>
        <w:rPr>
          <w:ins w:id="8336" w:author="Mosi Adesina Ifatunji" w:date="2025-08-05T17:34:00Z" w16du:dateUtc="2025-08-05T22:34:00Z"/>
        </w:rPr>
      </w:pPr>
      <w:ins w:id="8337" w:author="Mosi Adesina Ifatunji" w:date="2025-08-05T17:34:00Z" w16du:dateUtc="2025-08-05T22:34:00Z">
        <w:r w:rsidRPr="000F2AA9">
          <w:t>Whysall, Zara. 2018. "Cognitive biases in recruitment, selection, and promotion: The risk of subconscious discrimination." Pp. 215–43 in Hidden Inequalities in the Workplace: Springer.</w:t>
        </w:r>
      </w:ins>
    </w:p>
    <w:p w14:paraId="52C68734" w14:textId="77777777" w:rsidR="009129DB" w:rsidRPr="000F2AA9" w:rsidRDefault="009129DB">
      <w:pPr>
        <w:pStyle w:val="NoSpacing"/>
        <w:rPr>
          <w:ins w:id="8338" w:author="Mosi Adesina Ifatunji" w:date="2025-08-04T23:13:00Z" w16du:dateUtc="2025-08-05T04:13:00Z"/>
        </w:rPr>
        <w:pPrChange w:id="8339" w:author="Mosi Adesina Ifatunji" w:date="2025-10-26T17:05:00Z" w16du:dateUtc="2025-10-26T22:05:00Z">
          <w:pPr>
            <w:pStyle w:val="BodyText"/>
          </w:pPr>
        </w:pPrChange>
      </w:pPr>
    </w:p>
    <w:p w14:paraId="56ECE6BE" w14:textId="77777777" w:rsidR="00BF4B2F" w:rsidRPr="000F2AA9" w:rsidRDefault="00BF4B2F">
      <w:pPr>
        <w:pStyle w:val="NoSpacing"/>
        <w:rPr>
          <w:ins w:id="8340" w:author="Mosi Adesina Ifatunji" w:date="2025-08-04T23:13:00Z" w16du:dateUtc="2025-08-05T04:13:00Z"/>
        </w:rPr>
        <w:pPrChange w:id="8341" w:author="Mosi Adesina Ifatunji" w:date="2025-10-26T17:05:00Z" w16du:dateUtc="2025-10-26T22:05:00Z">
          <w:pPr>
            <w:keepNext/>
            <w:keepLines/>
          </w:pPr>
        </w:pPrChange>
      </w:pPr>
      <w:ins w:id="8342" w:author="Mosi Adesina Ifatunji" w:date="2025-08-04T23:13:00Z" w16du:dateUtc="2025-08-05T04:13:00Z">
        <w:r w:rsidRPr="000F2AA9">
          <w:t xml:space="preserve">Card, David, Ana Rute Cardoso, Joerg Heining, and Patrick Kline. 2018. "Firms and labor market inequality: Evidence and some theory." </w:t>
        </w:r>
        <w:r w:rsidRPr="000F2AA9">
          <w:rPr>
            <w:i/>
            <w:iCs/>
          </w:rPr>
          <w:t>Journal of Labor Economics</w:t>
        </w:r>
        <w:r w:rsidRPr="000F2AA9">
          <w:t xml:space="preserve"> 36(S1</w:t>
        </w:r>
        <w:proofErr w:type="gramStart"/>
        <w:r w:rsidRPr="000F2AA9">
          <w:t>):S</w:t>
        </w:r>
        <w:proofErr w:type="gramEnd"/>
        <w:r w:rsidRPr="000F2AA9">
          <w:t>13–S70.</w:t>
        </w:r>
      </w:ins>
    </w:p>
    <w:p w14:paraId="2F8BE08F" w14:textId="77777777" w:rsidR="00BF4B2F" w:rsidRPr="000F2AA9" w:rsidRDefault="00BF4B2F">
      <w:pPr>
        <w:pStyle w:val="NoSpacing"/>
        <w:rPr>
          <w:ins w:id="8343" w:author="Mosi Adesina Ifatunji" w:date="2025-08-04T23:13:00Z" w16du:dateUtc="2025-08-05T04:13:00Z"/>
        </w:rPr>
        <w:pPrChange w:id="8344" w:author="Mosi Adesina Ifatunji" w:date="2025-10-26T17:05:00Z" w16du:dateUtc="2025-10-26T22:05:00Z">
          <w:pPr>
            <w:pStyle w:val="BodyText"/>
          </w:pPr>
        </w:pPrChange>
      </w:pPr>
    </w:p>
    <w:p w14:paraId="464E83EA" w14:textId="77777777" w:rsidR="00BF4B2F" w:rsidRPr="000F2AA9" w:rsidRDefault="00BF4B2F">
      <w:pPr>
        <w:pStyle w:val="NoSpacing"/>
        <w:rPr>
          <w:ins w:id="8345" w:author="Mosi Adesina Ifatunji" w:date="2025-08-04T23:13:00Z" w16du:dateUtc="2025-08-05T04:13:00Z"/>
        </w:rPr>
        <w:pPrChange w:id="8346" w:author="Mosi Adesina Ifatunji" w:date="2025-10-26T17:05:00Z" w16du:dateUtc="2025-10-26T22:05:00Z">
          <w:pPr>
            <w:keepNext/>
            <w:keepLines/>
          </w:pPr>
        </w:pPrChange>
      </w:pPr>
      <w:ins w:id="8347" w:author="Mosi Adesina Ifatunji" w:date="2025-08-04T23:13:00Z" w16du:dateUtc="2025-08-05T04:13:00Z">
        <w:r w:rsidRPr="000F2AA9">
          <w:t xml:space="preserve">Smith, Alexis N., and Shalei V. K. Simms. 2018. "Impact on organizations." Pp. 339–53 in </w:t>
        </w:r>
        <w:r w:rsidRPr="000F2AA9">
          <w:rPr>
            <w:i/>
            <w:iCs/>
          </w:rPr>
          <w:t>The Oxford handbook of workplace discrimination.</w:t>
        </w:r>
        <w:r w:rsidRPr="000F2AA9">
          <w:t xml:space="preserve"> New York, NY, US: Oxford University Press.</w:t>
        </w:r>
      </w:ins>
    </w:p>
    <w:p w14:paraId="4E3E479F" w14:textId="77777777" w:rsidR="00BF4B2F" w:rsidRPr="000F2AA9" w:rsidRDefault="00BF4B2F">
      <w:pPr>
        <w:pStyle w:val="NoSpacing"/>
        <w:rPr>
          <w:ins w:id="8348" w:author="Mosi Adesina Ifatunji" w:date="2025-08-04T23:14:00Z" w16du:dateUtc="2025-08-05T04:14:00Z"/>
        </w:rPr>
        <w:pPrChange w:id="8349" w:author="Mosi Adesina Ifatunji" w:date="2025-10-26T17:05:00Z" w16du:dateUtc="2025-10-26T22:05:00Z">
          <w:pPr>
            <w:pStyle w:val="BodyText"/>
          </w:pPr>
        </w:pPrChange>
      </w:pPr>
    </w:p>
    <w:p w14:paraId="7C4F16AC" w14:textId="77777777" w:rsidR="00BF4B2F" w:rsidRPr="000F2AA9" w:rsidRDefault="00BF4B2F">
      <w:pPr>
        <w:pStyle w:val="NoSpacing"/>
        <w:rPr>
          <w:ins w:id="8350" w:author="Mosi Adesina Ifatunji" w:date="2025-08-04T23:14:00Z" w16du:dateUtc="2025-08-05T04:14:00Z"/>
        </w:rPr>
        <w:pPrChange w:id="8351" w:author="Mosi Adesina Ifatunji" w:date="2025-10-26T17:05:00Z" w16du:dateUtc="2025-10-26T22:05:00Z">
          <w:pPr>
            <w:keepNext/>
            <w:keepLines/>
          </w:pPr>
        </w:pPrChange>
      </w:pPr>
      <w:ins w:id="8352" w:author="Mosi Adesina Ifatunji" w:date="2025-08-04T23:14:00Z" w16du:dateUtc="2025-08-05T04:14:00Z">
        <w:r w:rsidRPr="000F2AA9">
          <w:t xml:space="preserve">Whysall, Zara. 2018. "Cognitive biases in recruitment, selection, and promotion: The risk of subconscious discrimination." Pp. 215–43 in </w:t>
        </w:r>
        <w:r w:rsidRPr="000F2AA9">
          <w:rPr>
            <w:i/>
            <w:iCs/>
          </w:rPr>
          <w:t>Hidden Inequalities in the Workplace</w:t>
        </w:r>
        <w:r w:rsidRPr="000F2AA9">
          <w:t>: Springer.</w:t>
        </w:r>
      </w:ins>
    </w:p>
    <w:p w14:paraId="4336A986" w14:textId="77777777" w:rsidR="00BF4B2F" w:rsidRPr="000F2AA9" w:rsidRDefault="00BF4B2F">
      <w:pPr>
        <w:pStyle w:val="NoSpacing"/>
        <w:rPr>
          <w:ins w:id="8353" w:author="Mosi Adesina Ifatunji" w:date="2025-08-04T23:13:00Z" w16du:dateUtc="2025-08-05T04:13:00Z"/>
        </w:rPr>
        <w:pPrChange w:id="8354" w:author="Mosi Adesina Ifatunji" w:date="2025-10-26T17:05:00Z" w16du:dateUtc="2025-10-26T22:05:00Z">
          <w:pPr>
            <w:pStyle w:val="BodyText"/>
          </w:pPr>
        </w:pPrChange>
      </w:pPr>
    </w:p>
    <w:p w14:paraId="3E404282" w14:textId="77777777" w:rsidR="00BF4B2F" w:rsidRPr="000F2AA9" w:rsidRDefault="00BF4B2F">
      <w:pPr>
        <w:pStyle w:val="NoSpacing"/>
        <w:rPr>
          <w:ins w:id="8355" w:author="Mosi Adesina Ifatunji" w:date="2025-08-04T23:13:00Z" w16du:dateUtc="2025-08-05T04:13:00Z"/>
        </w:rPr>
        <w:pPrChange w:id="8356" w:author="Mosi Adesina Ifatunji" w:date="2025-10-26T17:05:00Z" w16du:dateUtc="2025-10-26T22:05:00Z">
          <w:pPr>
            <w:keepNext/>
            <w:keepLines/>
          </w:pPr>
        </w:pPrChange>
      </w:pPr>
      <w:ins w:id="8357" w:author="Mosi Adesina Ifatunji" w:date="2025-08-04T23:13:00Z" w16du:dateUtc="2025-08-05T04:13:00Z">
        <w:r w:rsidRPr="000F2AA9">
          <w:t xml:space="preserve">Stainback, Kevin. 2018. "Organizations, Employment Discrimination, and Inequality." Pp. xx–xx in </w:t>
        </w:r>
        <w:r w:rsidRPr="000F2AA9">
          <w:rPr>
            <w:i/>
            <w:iCs/>
          </w:rPr>
          <w:t>The Oxford Handbook of Workplace Discrimination</w:t>
        </w:r>
        <w:r w:rsidRPr="000F2AA9">
          <w:t>: Oxford University Press.</w:t>
        </w:r>
      </w:ins>
    </w:p>
    <w:p w14:paraId="61C0D88B" w14:textId="77777777" w:rsidR="00BF4B2F" w:rsidRPr="000F2AA9" w:rsidRDefault="00BF4B2F">
      <w:pPr>
        <w:pStyle w:val="NoSpacing"/>
        <w:rPr>
          <w:ins w:id="8358" w:author="Mosi Adesina Ifatunji" w:date="2025-06-17T18:51:00Z" w16du:dateUtc="2025-06-17T23:51:00Z"/>
        </w:rPr>
        <w:pPrChange w:id="8359" w:author="Mosi Adesina Ifatunji" w:date="2025-10-26T17:05:00Z" w16du:dateUtc="2025-10-26T22:05:00Z">
          <w:pPr>
            <w:pStyle w:val="BodyText"/>
          </w:pPr>
        </w:pPrChange>
      </w:pPr>
    </w:p>
    <w:p w14:paraId="2D39D06E" w14:textId="77777777" w:rsidR="007269D2" w:rsidRPr="000F2AA9" w:rsidRDefault="007269D2">
      <w:pPr>
        <w:pStyle w:val="NoSpacing"/>
        <w:rPr>
          <w:ins w:id="8360" w:author="Mosi Adesina Ifatunji" w:date="2025-06-17T18:51:00Z" w16du:dateUtc="2025-06-17T23:51:00Z"/>
          <w:rPrChange w:id="8361" w:author="Mosi Adesina Ifatunji" w:date="2025-08-05T17:39:00Z" w16du:dateUtc="2025-08-05T22:39:00Z">
            <w:rPr>
              <w:ins w:id="8362" w:author="Mosi Adesina Ifatunji" w:date="2025-06-17T18:51:00Z" w16du:dateUtc="2025-06-17T23:51:00Z"/>
              <w:rFonts w:ascii="Helvetica Neue" w:hAnsi="Helvetica Neue" w:cs="Helvetica Neue"/>
              <w:sz w:val="26"/>
              <w:szCs w:val="26"/>
            </w:rPr>
          </w:rPrChange>
        </w:rPr>
        <w:pPrChange w:id="8363" w:author="Mosi Adesina Ifatunji" w:date="2025-10-26T17:05:00Z" w16du:dateUtc="2025-10-26T22:05:00Z">
          <w:pPr>
            <w:autoSpaceDE w:val="0"/>
            <w:autoSpaceDN w:val="0"/>
            <w:adjustRightInd w:val="0"/>
            <w:ind w:left="720" w:right="-720" w:hanging="720"/>
          </w:pPr>
        </w:pPrChange>
      </w:pPr>
      <w:ins w:id="8364" w:author="Mosi Adesina Ifatunji" w:date="2025-06-17T18:51:00Z" w16du:dateUtc="2025-06-17T23:51:00Z">
        <w:r w:rsidRPr="000F2AA9">
          <w:rPr>
            <w:rPrChange w:id="8365" w:author="Mosi Adesina Ifatunji" w:date="2025-08-05T17:39:00Z" w16du:dateUtc="2025-08-05T22:39:00Z">
              <w:rPr>
                <w:rFonts w:ascii="Helvetica Neue" w:hAnsi="Helvetica Neue" w:cs="Helvetica Neue"/>
                <w:sz w:val="26"/>
                <w:szCs w:val="26"/>
              </w:rPr>
            </w:rPrChange>
          </w:rPr>
          <w:t xml:space="preserve">Greenwald, Anthony G., and Calvin K. Lai. 2020. "Implicit Social Cognition." </w:t>
        </w:r>
        <w:r w:rsidRPr="000F2AA9">
          <w:rPr>
            <w:i/>
            <w:iCs/>
            <w:rPrChange w:id="8366" w:author="Mosi Adesina Ifatunji" w:date="2025-08-05T17:39:00Z" w16du:dateUtc="2025-08-05T22:39:00Z">
              <w:rPr>
                <w:rFonts w:ascii="Helvetica Neue" w:hAnsi="Helvetica Neue" w:cs="Helvetica Neue"/>
                <w:i/>
                <w:iCs/>
                <w:sz w:val="26"/>
                <w:szCs w:val="26"/>
              </w:rPr>
            </w:rPrChange>
          </w:rPr>
          <w:t>Annual Review of Psychology</w:t>
        </w:r>
        <w:r w:rsidRPr="000F2AA9">
          <w:rPr>
            <w:rPrChange w:id="8367" w:author="Mosi Adesina Ifatunji" w:date="2025-08-05T17:39:00Z" w16du:dateUtc="2025-08-05T22:39:00Z">
              <w:rPr>
                <w:rFonts w:ascii="Helvetica Neue" w:hAnsi="Helvetica Neue" w:cs="Helvetica Neue"/>
                <w:sz w:val="26"/>
                <w:szCs w:val="26"/>
              </w:rPr>
            </w:rPrChange>
          </w:rPr>
          <w:t xml:space="preserve"> 71(1):419–45.</w:t>
        </w:r>
      </w:ins>
    </w:p>
    <w:p w14:paraId="1DFDE6A0" w14:textId="77777777" w:rsidR="007269D2" w:rsidRPr="000F2AA9" w:rsidRDefault="007269D2">
      <w:pPr>
        <w:pStyle w:val="NoSpacing"/>
        <w:rPr>
          <w:ins w:id="8368" w:author="Mosi Adesina Ifatunji" w:date="2025-06-17T18:51:00Z" w16du:dateUtc="2025-06-17T23:51:00Z"/>
          <w:rPrChange w:id="8369" w:author="Mosi Adesina Ifatunji" w:date="2025-08-05T17:39:00Z" w16du:dateUtc="2025-08-05T22:39:00Z">
            <w:rPr>
              <w:ins w:id="8370" w:author="Mosi Adesina Ifatunji" w:date="2025-06-17T18:51:00Z" w16du:dateUtc="2025-06-17T23:51:00Z"/>
              <w:rFonts w:ascii="Helvetica Neue" w:hAnsi="Helvetica Neue" w:cs="Helvetica Neue"/>
              <w:sz w:val="26"/>
              <w:szCs w:val="26"/>
            </w:rPr>
          </w:rPrChange>
        </w:rPr>
        <w:pPrChange w:id="8371" w:author="Mosi Adesina Ifatunji" w:date="2025-10-26T17:05:00Z" w16du:dateUtc="2025-10-26T22:05:00Z">
          <w:pPr>
            <w:autoSpaceDE w:val="0"/>
            <w:autoSpaceDN w:val="0"/>
            <w:adjustRightInd w:val="0"/>
            <w:ind w:right="-720"/>
          </w:pPr>
        </w:pPrChange>
      </w:pPr>
    </w:p>
    <w:p w14:paraId="308559B9" w14:textId="77777777" w:rsidR="007269D2" w:rsidRPr="000F2AA9" w:rsidRDefault="007269D2">
      <w:pPr>
        <w:pStyle w:val="NoSpacing"/>
        <w:rPr>
          <w:ins w:id="8372" w:author="Mosi Adesina Ifatunji" w:date="2025-06-17T18:51:00Z" w16du:dateUtc="2025-06-17T23:51:00Z"/>
          <w:rPrChange w:id="8373" w:author="Mosi Adesina Ifatunji" w:date="2025-08-05T17:39:00Z" w16du:dateUtc="2025-08-05T22:39:00Z">
            <w:rPr>
              <w:ins w:id="8374" w:author="Mosi Adesina Ifatunji" w:date="2025-06-17T18:51:00Z" w16du:dateUtc="2025-06-17T23:51:00Z"/>
              <w:rFonts w:ascii="Helvetica Neue" w:hAnsi="Helvetica Neue" w:cs="Helvetica Neue"/>
              <w:sz w:val="26"/>
              <w:szCs w:val="26"/>
            </w:rPr>
          </w:rPrChange>
        </w:rPr>
        <w:pPrChange w:id="8375" w:author="Mosi Adesina Ifatunji" w:date="2025-10-26T17:05:00Z" w16du:dateUtc="2025-10-26T22:05:00Z">
          <w:pPr>
            <w:autoSpaceDE w:val="0"/>
            <w:autoSpaceDN w:val="0"/>
            <w:adjustRightInd w:val="0"/>
            <w:ind w:left="720" w:right="-720" w:hanging="720"/>
          </w:pPr>
        </w:pPrChange>
      </w:pPr>
      <w:ins w:id="8376" w:author="Mosi Adesina Ifatunji" w:date="2025-06-17T18:51:00Z" w16du:dateUtc="2025-06-17T23:51:00Z">
        <w:r w:rsidRPr="000F2AA9">
          <w:rPr>
            <w:rPrChange w:id="8377" w:author="Mosi Adesina Ifatunji" w:date="2025-08-05T17:39:00Z" w16du:dateUtc="2025-08-05T22:39:00Z">
              <w:rPr>
                <w:rFonts w:ascii="Helvetica Neue" w:hAnsi="Helvetica Neue" w:cs="Helvetica Neue"/>
                <w:sz w:val="26"/>
                <w:szCs w:val="26"/>
              </w:rPr>
            </w:rPrChange>
          </w:rPr>
          <w:t xml:space="preserve">Rivera, Lauren A. 2020. "Employer Decision Making." </w:t>
        </w:r>
        <w:r w:rsidRPr="000F2AA9">
          <w:rPr>
            <w:i/>
            <w:iCs/>
            <w:rPrChange w:id="8378" w:author="Mosi Adesina Ifatunji" w:date="2025-08-05T17:39:00Z" w16du:dateUtc="2025-08-05T22:39:00Z">
              <w:rPr>
                <w:rFonts w:ascii="Helvetica Neue" w:hAnsi="Helvetica Neue" w:cs="Helvetica Neue"/>
                <w:i/>
                <w:iCs/>
                <w:sz w:val="26"/>
                <w:szCs w:val="26"/>
              </w:rPr>
            </w:rPrChange>
          </w:rPr>
          <w:t>Annual Review of Sociology</w:t>
        </w:r>
        <w:r w:rsidRPr="000F2AA9">
          <w:rPr>
            <w:rPrChange w:id="8379" w:author="Mosi Adesina Ifatunji" w:date="2025-08-05T17:39:00Z" w16du:dateUtc="2025-08-05T22:39:00Z">
              <w:rPr>
                <w:rFonts w:ascii="Helvetica Neue" w:hAnsi="Helvetica Neue" w:cs="Helvetica Neue"/>
                <w:sz w:val="26"/>
                <w:szCs w:val="26"/>
              </w:rPr>
            </w:rPrChange>
          </w:rPr>
          <w:t xml:space="preserve"> 46(1):215–32.</w:t>
        </w:r>
      </w:ins>
    </w:p>
    <w:p w14:paraId="3F3C4BFC" w14:textId="5175A4A7" w:rsidR="004C5D35" w:rsidRPr="000F2AA9" w:rsidRDefault="004C5D35">
      <w:pPr>
        <w:pStyle w:val="NoSpacing"/>
        <w:rPr>
          <w:ins w:id="8380" w:author="Mosi Adesina Ifatunji" w:date="2025-08-04T23:14:00Z" w16du:dateUtc="2025-08-05T04:14:00Z"/>
        </w:rPr>
        <w:pPrChange w:id="8381" w:author="Mosi Adesina Ifatunji" w:date="2025-10-26T17:05:00Z" w16du:dateUtc="2025-10-26T22:05:00Z">
          <w:pPr>
            <w:pStyle w:val="BodyText"/>
          </w:pPr>
        </w:pPrChange>
      </w:pPr>
    </w:p>
    <w:p w14:paraId="591060B3" w14:textId="77777777" w:rsidR="00BF4B2F" w:rsidRPr="000F2AA9" w:rsidRDefault="00BF4B2F">
      <w:pPr>
        <w:pStyle w:val="NoSpacing"/>
        <w:rPr>
          <w:ins w:id="8382" w:author="Mosi Adesina Ifatunji" w:date="2025-08-04T23:14:00Z" w16du:dateUtc="2025-08-05T04:14:00Z"/>
        </w:rPr>
        <w:pPrChange w:id="8383" w:author="Mosi Adesina Ifatunji" w:date="2025-10-26T17:05:00Z" w16du:dateUtc="2025-10-26T22:05:00Z">
          <w:pPr>
            <w:keepNext/>
            <w:keepLines/>
          </w:pPr>
        </w:pPrChange>
      </w:pPr>
      <w:ins w:id="8384" w:author="Mosi Adesina Ifatunji" w:date="2025-08-04T23:14:00Z" w16du:dateUtc="2025-08-05T04:14:00Z">
        <w:r w:rsidRPr="000F2AA9">
          <w:t xml:space="preserve">Song, Jae, David J. Price, Fatih Guvenen, Nicholas Bloom, and Till von Wachter. 2019. "Firming Up Inequality." </w:t>
        </w:r>
        <w:r w:rsidRPr="000F2AA9">
          <w:rPr>
            <w:i/>
            <w:iCs/>
          </w:rPr>
          <w:t>The Quarterly Journal of Economics</w:t>
        </w:r>
        <w:r w:rsidRPr="000F2AA9">
          <w:t xml:space="preserve"> 134(1):1–50.</w:t>
        </w:r>
      </w:ins>
    </w:p>
    <w:p w14:paraId="1FF77D54" w14:textId="77777777" w:rsidR="00BF4B2F" w:rsidRPr="000F2AA9" w:rsidRDefault="00BF4B2F">
      <w:pPr>
        <w:pStyle w:val="NoSpacing"/>
        <w:rPr>
          <w:ins w:id="8385" w:author="Mosi Adesina Ifatunji" w:date="2025-08-04T23:14:00Z" w16du:dateUtc="2025-08-05T04:14:00Z"/>
        </w:rPr>
        <w:pPrChange w:id="8386" w:author="Mosi Adesina Ifatunji" w:date="2025-10-26T17:05:00Z" w16du:dateUtc="2025-10-26T22:05:00Z">
          <w:pPr>
            <w:pStyle w:val="BodyText"/>
          </w:pPr>
        </w:pPrChange>
      </w:pPr>
    </w:p>
    <w:p w14:paraId="560ACC49" w14:textId="77777777" w:rsidR="00BF4B2F" w:rsidRPr="000F2AA9" w:rsidRDefault="00BF4B2F">
      <w:pPr>
        <w:pStyle w:val="NoSpacing"/>
        <w:rPr>
          <w:ins w:id="8387" w:author="Mosi Adesina Ifatunji" w:date="2025-08-04T23:14:00Z" w16du:dateUtc="2025-08-05T04:14:00Z"/>
        </w:rPr>
        <w:pPrChange w:id="8388" w:author="Mosi Adesina Ifatunji" w:date="2025-10-26T17:05:00Z" w16du:dateUtc="2025-10-26T22:05:00Z">
          <w:pPr>
            <w:keepNext/>
            <w:keepLines/>
          </w:pPr>
        </w:pPrChange>
      </w:pPr>
      <w:ins w:id="8389" w:author="Mosi Adesina Ifatunji" w:date="2025-08-04T23:14:00Z" w16du:dateUtc="2025-08-05T04:14:00Z">
        <w:r w:rsidRPr="000F2AA9">
          <w:lastRenderedPageBreak/>
          <w:t xml:space="preserve">Haveman, Heather A., and Rachel </w:t>
        </w:r>
        <w:proofErr w:type="spellStart"/>
        <w:r w:rsidRPr="000F2AA9">
          <w:t>Wetts</w:t>
        </w:r>
        <w:proofErr w:type="spellEnd"/>
        <w:r w:rsidRPr="000F2AA9">
          <w:t xml:space="preserve">. 2019. "Contemporary organizational theory: The demographic, relational, and cultural perspectives." </w:t>
        </w:r>
        <w:r w:rsidRPr="000F2AA9">
          <w:rPr>
            <w:i/>
            <w:iCs/>
          </w:rPr>
          <w:t>Sociology Compass</w:t>
        </w:r>
        <w:r w:rsidRPr="000F2AA9">
          <w:t xml:space="preserve"> 13(3).</w:t>
        </w:r>
      </w:ins>
    </w:p>
    <w:p w14:paraId="63D74F51" w14:textId="77777777" w:rsidR="00BF4B2F" w:rsidRPr="000F2AA9" w:rsidRDefault="00BF4B2F">
      <w:pPr>
        <w:pStyle w:val="NoSpacing"/>
        <w:rPr>
          <w:ins w:id="8390" w:author="Mosi Adesina Ifatunji" w:date="2025-08-04T23:14:00Z" w16du:dateUtc="2025-08-05T04:14:00Z"/>
        </w:rPr>
        <w:pPrChange w:id="8391" w:author="Mosi Adesina Ifatunji" w:date="2025-10-26T17:05:00Z" w16du:dateUtc="2025-10-26T22:05:00Z">
          <w:pPr>
            <w:pStyle w:val="BodyText"/>
          </w:pPr>
        </w:pPrChange>
      </w:pPr>
    </w:p>
    <w:p w14:paraId="1FB94B9C" w14:textId="77777777" w:rsidR="00BF4B2F" w:rsidRPr="000F2AA9" w:rsidRDefault="00BF4B2F">
      <w:pPr>
        <w:pStyle w:val="NoSpacing"/>
        <w:rPr>
          <w:ins w:id="8392" w:author="Mosi Adesina Ifatunji" w:date="2025-08-04T23:14:00Z" w16du:dateUtc="2025-08-05T04:14:00Z"/>
        </w:rPr>
        <w:pPrChange w:id="8393" w:author="Mosi Adesina Ifatunji" w:date="2025-10-26T17:05:00Z" w16du:dateUtc="2025-10-26T22:05:00Z">
          <w:pPr>
            <w:keepNext/>
            <w:keepLines/>
          </w:pPr>
        </w:pPrChange>
      </w:pPr>
      <w:ins w:id="8394" w:author="Mosi Adesina Ifatunji" w:date="2025-08-04T23:14:00Z" w16du:dateUtc="2025-08-05T04:14:00Z">
        <w:r w:rsidRPr="000F2AA9">
          <w:t xml:space="preserve">Tomaskovic-Devey, Donald, and Dustin Avent-Holt. 2019. </w:t>
        </w:r>
        <w:r w:rsidRPr="000F2AA9">
          <w:rPr>
            <w:i/>
            <w:iCs/>
          </w:rPr>
          <w:t>Relational inequalities: An organizational approach</w:t>
        </w:r>
        <w:r w:rsidRPr="000F2AA9">
          <w:t>. New York, New York: Oxford University Press.</w:t>
        </w:r>
      </w:ins>
    </w:p>
    <w:p w14:paraId="1169B7B5" w14:textId="77777777" w:rsidR="00BF4B2F" w:rsidRPr="000F2AA9" w:rsidRDefault="00BF4B2F">
      <w:pPr>
        <w:pStyle w:val="NoSpacing"/>
        <w:rPr>
          <w:ins w:id="8395" w:author="Mosi Adesina Ifatunji" w:date="2025-08-05T17:36:00Z" w16du:dateUtc="2025-08-05T22:36:00Z"/>
        </w:rPr>
        <w:pPrChange w:id="8396" w:author="Mosi Adesina Ifatunji" w:date="2025-10-26T17:05:00Z" w16du:dateUtc="2025-10-26T22:05:00Z">
          <w:pPr>
            <w:pStyle w:val="BodyText"/>
          </w:pPr>
        </w:pPrChange>
      </w:pPr>
    </w:p>
    <w:p w14:paraId="0FDAE3F1" w14:textId="77777777" w:rsidR="000F2AA9" w:rsidRPr="000F2AA9" w:rsidRDefault="000F2AA9" w:rsidP="00417DDA">
      <w:pPr>
        <w:pStyle w:val="NoSpacing"/>
        <w:rPr>
          <w:ins w:id="8397" w:author="Mosi Adesina Ifatunji" w:date="2025-08-05T17:36:00Z" w16du:dateUtc="2025-08-05T22:36:00Z"/>
        </w:rPr>
      </w:pPr>
      <w:ins w:id="8398" w:author="Mosi Adesina Ifatunji" w:date="2025-08-05T17:36:00Z" w16du:dateUtc="2025-08-05T22:36:00Z">
        <w:r w:rsidRPr="000F2AA9">
          <w:t>Ray, Victor. 2019. "A Theory of Racialized Organizations." American Sociological Review 84(1):26–53.</w:t>
        </w:r>
      </w:ins>
    </w:p>
    <w:p w14:paraId="693420CA" w14:textId="77777777" w:rsidR="000F2AA9" w:rsidRPr="000F2AA9" w:rsidRDefault="000F2AA9">
      <w:pPr>
        <w:pStyle w:val="NoSpacing"/>
        <w:rPr>
          <w:ins w:id="8399" w:author="Mosi Adesina Ifatunji" w:date="2025-08-05T17:36:00Z" w16du:dateUtc="2025-08-05T22:36:00Z"/>
        </w:rPr>
        <w:pPrChange w:id="8400" w:author="Mosi Adesina Ifatunji" w:date="2025-10-26T17:05:00Z" w16du:dateUtc="2025-10-26T22:05:00Z">
          <w:pPr>
            <w:pStyle w:val="BodyText"/>
          </w:pPr>
        </w:pPrChange>
      </w:pPr>
    </w:p>
    <w:p w14:paraId="7ABF243F" w14:textId="77777777" w:rsidR="000F2AA9" w:rsidRPr="000F2AA9" w:rsidRDefault="000F2AA9" w:rsidP="00417DDA">
      <w:pPr>
        <w:pStyle w:val="NoSpacing"/>
        <w:rPr>
          <w:ins w:id="8401" w:author="Mosi Adesina Ifatunji" w:date="2025-08-05T17:36:00Z" w16du:dateUtc="2025-08-05T22:36:00Z"/>
        </w:rPr>
      </w:pPr>
      <w:ins w:id="8402" w:author="Mosi Adesina Ifatunji" w:date="2025-08-05T17:36:00Z" w16du:dateUtc="2025-08-05T22:36:00Z">
        <w:r w:rsidRPr="000F2AA9">
          <w:t>Rojas, Fabio. 2019. "Race and organization theory: Reflections and open questions." Pp. 15–23 in Race, organizations, and the organizing process: Emerald Publishing Limited.</w:t>
        </w:r>
      </w:ins>
    </w:p>
    <w:p w14:paraId="11DE75CF" w14:textId="77777777" w:rsidR="000F2AA9" w:rsidRPr="000F2AA9" w:rsidRDefault="000F2AA9" w:rsidP="00417DDA">
      <w:pPr>
        <w:pStyle w:val="NoSpacing"/>
        <w:rPr>
          <w:ins w:id="8403" w:author="Mosi Adesina Ifatunji" w:date="2025-08-05T17:36:00Z" w16du:dateUtc="2025-08-05T22:36:00Z"/>
        </w:rPr>
      </w:pPr>
    </w:p>
    <w:p w14:paraId="1E5A2F7D" w14:textId="77777777" w:rsidR="000F2AA9" w:rsidRPr="000F2AA9" w:rsidRDefault="000F2AA9" w:rsidP="00417DDA">
      <w:pPr>
        <w:pStyle w:val="NoSpacing"/>
        <w:rPr>
          <w:ins w:id="8404" w:author="Mosi Adesina Ifatunji" w:date="2025-08-05T17:36:00Z" w16du:dateUtc="2025-08-05T22:36:00Z"/>
        </w:rPr>
      </w:pPr>
      <w:ins w:id="8405" w:author="Mosi Adesina Ifatunji" w:date="2025-08-05T17:36:00Z" w16du:dateUtc="2025-08-05T22:36:00Z">
        <w:r w:rsidRPr="000F2AA9">
          <w:t>Wingfield, Adia Harvey author. 2019. Flatlining: Race, work, and health care in the new economy. Oakland, California: University of California Press.</w:t>
        </w:r>
      </w:ins>
    </w:p>
    <w:p w14:paraId="07F766E3" w14:textId="77777777" w:rsidR="000F2AA9" w:rsidRPr="000F2AA9" w:rsidRDefault="000F2AA9">
      <w:pPr>
        <w:pStyle w:val="NoSpacing"/>
        <w:rPr>
          <w:ins w:id="8406" w:author="Mosi Adesina Ifatunji" w:date="2025-08-04T23:14:00Z" w16du:dateUtc="2025-08-05T04:14:00Z"/>
        </w:rPr>
        <w:pPrChange w:id="8407" w:author="Mosi Adesina Ifatunji" w:date="2025-10-26T17:05:00Z" w16du:dateUtc="2025-10-26T22:05:00Z">
          <w:pPr>
            <w:pStyle w:val="BodyText"/>
          </w:pPr>
        </w:pPrChange>
      </w:pPr>
    </w:p>
    <w:p w14:paraId="422201B1" w14:textId="77777777" w:rsidR="00BF4B2F" w:rsidRPr="000F2AA9" w:rsidRDefault="00BF4B2F">
      <w:pPr>
        <w:pStyle w:val="NoSpacing"/>
        <w:rPr>
          <w:ins w:id="8408" w:author="Mosi Adesina Ifatunji" w:date="2025-08-04T23:14:00Z" w16du:dateUtc="2025-08-05T04:14:00Z"/>
        </w:rPr>
        <w:pPrChange w:id="8409" w:author="Mosi Adesina Ifatunji" w:date="2025-10-26T17:05:00Z" w16du:dateUtc="2025-10-26T22:05:00Z">
          <w:pPr>
            <w:keepNext/>
            <w:keepLines/>
          </w:pPr>
        </w:pPrChange>
      </w:pPr>
      <w:ins w:id="8410" w:author="Mosi Adesina Ifatunji" w:date="2025-08-04T23:14:00Z" w16du:dateUtc="2025-08-05T04:14:00Z">
        <w:r w:rsidRPr="000F2AA9">
          <w:t xml:space="preserve">Amis, John M, Johanna Mair, and Kamal A Munir. 2020. "The organizational reproduction of inequality." </w:t>
        </w:r>
        <w:r w:rsidRPr="000F2AA9">
          <w:rPr>
            <w:i/>
            <w:iCs/>
          </w:rPr>
          <w:t>Academy of Management Annals</w:t>
        </w:r>
        <w:r w:rsidRPr="000F2AA9">
          <w:t xml:space="preserve"> 14(1):195–230.</w:t>
        </w:r>
      </w:ins>
    </w:p>
    <w:p w14:paraId="293D5027" w14:textId="77777777" w:rsidR="00BF4B2F" w:rsidRPr="000F2AA9" w:rsidRDefault="00BF4B2F">
      <w:pPr>
        <w:pStyle w:val="NoSpacing"/>
        <w:rPr>
          <w:ins w:id="8411" w:author="Mosi Adesina Ifatunji" w:date="2025-08-04T23:14:00Z" w16du:dateUtc="2025-08-05T04:14:00Z"/>
        </w:rPr>
        <w:pPrChange w:id="8412" w:author="Mosi Adesina Ifatunji" w:date="2025-10-26T17:05:00Z" w16du:dateUtc="2025-10-26T22:05:00Z">
          <w:pPr>
            <w:pStyle w:val="BodyText"/>
          </w:pPr>
        </w:pPrChange>
      </w:pPr>
    </w:p>
    <w:p w14:paraId="08C283C2" w14:textId="77777777" w:rsidR="00BF4B2F" w:rsidRPr="000F2AA9" w:rsidRDefault="00BF4B2F">
      <w:pPr>
        <w:pStyle w:val="NoSpacing"/>
        <w:rPr>
          <w:ins w:id="8413" w:author="Mosi Adesina Ifatunji" w:date="2025-08-04T23:15:00Z" w16du:dateUtc="2025-08-05T04:15:00Z"/>
        </w:rPr>
        <w:pPrChange w:id="8414" w:author="Mosi Adesina Ifatunji" w:date="2025-10-26T17:05:00Z" w16du:dateUtc="2025-10-26T22:05:00Z">
          <w:pPr>
            <w:keepNext/>
            <w:keepLines/>
          </w:pPr>
        </w:pPrChange>
      </w:pPr>
      <w:ins w:id="8415" w:author="Mosi Adesina Ifatunji" w:date="2025-08-04T23:15:00Z" w16du:dateUtc="2025-08-05T04:15:00Z">
        <w:r w:rsidRPr="000F2AA9">
          <w:t xml:space="preserve">Little, Daniel. 2020. "Organizations as Actors: </w:t>
        </w:r>
        <w:proofErr w:type="spellStart"/>
        <w:r w:rsidRPr="000F2AA9">
          <w:t>Microfoundations</w:t>
        </w:r>
        <w:proofErr w:type="spellEnd"/>
        <w:r w:rsidRPr="000F2AA9">
          <w:t xml:space="preserve"> of Organizational Intentionality." </w:t>
        </w:r>
        <w:r w:rsidRPr="000F2AA9">
          <w:rPr>
            <w:i/>
            <w:iCs/>
          </w:rPr>
          <w:t>Philosophy of the Social Sciences</w:t>
        </w:r>
        <w:r w:rsidRPr="000F2AA9">
          <w:t xml:space="preserve"> 50(3):260–79.</w:t>
        </w:r>
      </w:ins>
    </w:p>
    <w:p w14:paraId="05DBC852" w14:textId="77777777" w:rsidR="00BF4B2F" w:rsidRPr="000F2AA9" w:rsidRDefault="00BF4B2F">
      <w:pPr>
        <w:pStyle w:val="NoSpacing"/>
        <w:rPr>
          <w:ins w:id="8416" w:author="Mosi Adesina Ifatunji" w:date="2025-08-05T17:37:00Z" w16du:dateUtc="2025-08-05T22:37:00Z"/>
        </w:rPr>
        <w:pPrChange w:id="8417" w:author="Mosi Adesina Ifatunji" w:date="2025-10-26T17:05:00Z" w16du:dateUtc="2025-10-26T22:05:00Z">
          <w:pPr>
            <w:pStyle w:val="BodyText"/>
          </w:pPr>
        </w:pPrChange>
      </w:pPr>
    </w:p>
    <w:p w14:paraId="52F6DA24" w14:textId="77777777" w:rsidR="000F2AA9" w:rsidRPr="000F2AA9" w:rsidRDefault="000F2AA9" w:rsidP="00417DDA">
      <w:pPr>
        <w:pStyle w:val="NoSpacing"/>
        <w:rPr>
          <w:ins w:id="8418" w:author="Mosi Adesina Ifatunji" w:date="2025-08-05T17:37:00Z" w16du:dateUtc="2025-08-05T22:37:00Z"/>
        </w:rPr>
      </w:pPr>
      <w:proofErr w:type="spellStart"/>
      <w:ins w:id="8419" w:author="Mosi Adesina Ifatunji" w:date="2025-08-05T17:37:00Z" w16du:dateUtc="2025-08-05T22:37:00Z">
        <w:r w:rsidRPr="000F2AA9">
          <w:t>Brunsma</w:t>
        </w:r>
        <w:proofErr w:type="spellEnd"/>
        <w:r w:rsidRPr="000F2AA9">
          <w:t>, David L., Nathaniel G. Chapman, Joong Won Kim, J. Slade Lellock, Megan Underhill, Erik T. Withers, and Jennifer Padilla Wyse. 2020. "The Culture of White Space: On The Racialized Production of Meaning." American Behavioral Scientist 64(14):2001–15.</w:t>
        </w:r>
      </w:ins>
    </w:p>
    <w:p w14:paraId="631B794F" w14:textId="77777777" w:rsidR="000F2AA9" w:rsidRPr="000F2AA9" w:rsidRDefault="000F2AA9" w:rsidP="00417DDA">
      <w:pPr>
        <w:pStyle w:val="NoSpacing"/>
        <w:rPr>
          <w:ins w:id="8420" w:author="Mosi Adesina Ifatunji" w:date="2025-08-05T17:37:00Z" w16du:dateUtc="2025-08-05T22:37:00Z"/>
        </w:rPr>
      </w:pPr>
    </w:p>
    <w:p w14:paraId="3009AA8F" w14:textId="77777777" w:rsidR="000F2AA9" w:rsidRPr="000F2AA9" w:rsidRDefault="000F2AA9" w:rsidP="00417DDA">
      <w:pPr>
        <w:pStyle w:val="NoSpacing"/>
        <w:rPr>
          <w:ins w:id="8421" w:author="Mosi Adesina Ifatunji" w:date="2025-08-05T17:37:00Z" w16du:dateUtc="2025-08-05T22:37:00Z"/>
        </w:rPr>
      </w:pPr>
      <w:ins w:id="8422" w:author="Mosi Adesina Ifatunji" w:date="2025-08-05T17:37:00Z" w16du:dateUtc="2025-08-05T22:37:00Z">
        <w:r w:rsidRPr="000F2AA9">
          <w:t>Daniels, Shanna, and LaDonna M. Thornton. 2020. "Race and workplace discrimination: The mediating role of cyber incivility and interpersonal incivility." Equality, Diversity and Inclusion: An International Journal 39(3):319–35.</w:t>
        </w:r>
      </w:ins>
    </w:p>
    <w:p w14:paraId="7DE10823" w14:textId="77777777" w:rsidR="000F2AA9" w:rsidRPr="000F2AA9" w:rsidRDefault="000F2AA9" w:rsidP="00417DDA">
      <w:pPr>
        <w:pStyle w:val="NoSpacing"/>
        <w:rPr>
          <w:ins w:id="8423" w:author="Mosi Adesina Ifatunji" w:date="2025-08-05T17:37:00Z" w16du:dateUtc="2025-08-05T22:37:00Z"/>
        </w:rPr>
      </w:pPr>
    </w:p>
    <w:p w14:paraId="3D021EE6" w14:textId="77777777" w:rsidR="000F2AA9" w:rsidRPr="000F2AA9" w:rsidRDefault="000F2AA9" w:rsidP="00417DDA">
      <w:pPr>
        <w:pStyle w:val="NoSpacing"/>
        <w:rPr>
          <w:ins w:id="8424" w:author="Mosi Adesina Ifatunji" w:date="2025-08-05T17:37:00Z" w16du:dateUtc="2025-08-05T22:37:00Z"/>
        </w:rPr>
      </w:pPr>
      <w:proofErr w:type="spellStart"/>
      <w:ins w:id="8425" w:author="Mosi Adesina Ifatunji" w:date="2025-08-05T17:37:00Z" w16du:dateUtc="2025-08-05T22:37:00Z">
        <w:r w:rsidRPr="000F2AA9">
          <w:t>Embrick</w:t>
        </w:r>
        <w:proofErr w:type="spellEnd"/>
        <w:r w:rsidRPr="000F2AA9">
          <w:t>, David G., and Wendy Leo Moore. 2020. "White Space(s) and the Reproduction of White Supremacy." American Behavioral Scientist 64(14):1935–45.</w:t>
        </w:r>
      </w:ins>
    </w:p>
    <w:p w14:paraId="156844E2" w14:textId="77777777" w:rsidR="000F2AA9" w:rsidRPr="000F2AA9" w:rsidRDefault="000F2AA9" w:rsidP="00417DDA">
      <w:pPr>
        <w:pStyle w:val="NoSpacing"/>
        <w:rPr>
          <w:ins w:id="8426" w:author="Mosi Adesina Ifatunji" w:date="2025-08-05T17:37:00Z" w16du:dateUtc="2025-08-05T22:37:00Z"/>
        </w:rPr>
      </w:pPr>
    </w:p>
    <w:p w14:paraId="5C275815" w14:textId="77777777" w:rsidR="000F2AA9" w:rsidRPr="000F2AA9" w:rsidRDefault="000F2AA9" w:rsidP="00417DDA">
      <w:pPr>
        <w:pStyle w:val="NoSpacing"/>
        <w:rPr>
          <w:ins w:id="8427" w:author="Mosi Adesina Ifatunji" w:date="2025-08-05T17:37:00Z" w16du:dateUtc="2025-08-05T22:37:00Z"/>
        </w:rPr>
      </w:pPr>
      <w:ins w:id="8428" w:author="Mosi Adesina Ifatunji" w:date="2025-08-05T17:37:00Z" w16du:dateUtc="2025-08-05T22:37:00Z">
        <w:r w:rsidRPr="000F2AA9">
          <w:t>Moore, Wendy Leo. 2020. "The Mechanisms of White Space(s)." American Behavioral Scientist 64(14):1946–60.</w:t>
        </w:r>
      </w:ins>
    </w:p>
    <w:p w14:paraId="6C6B107E" w14:textId="77777777" w:rsidR="000F2AA9" w:rsidRPr="000F2AA9" w:rsidRDefault="000F2AA9" w:rsidP="00417DDA">
      <w:pPr>
        <w:pStyle w:val="NoSpacing"/>
        <w:rPr>
          <w:ins w:id="8429" w:author="Mosi Adesina Ifatunji" w:date="2025-08-05T17:37:00Z" w16du:dateUtc="2025-08-05T22:37:00Z"/>
        </w:rPr>
      </w:pPr>
    </w:p>
    <w:p w14:paraId="62649D12" w14:textId="77777777" w:rsidR="000F2AA9" w:rsidRPr="000F2AA9" w:rsidRDefault="000F2AA9" w:rsidP="00417DDA">
      <w:pPr>
        <w:pStyle w:val="NoSpacing"/>
        <w:rPr>
          <w:ins w:id="8430" w:author="Mosi Adesina Ifatunji" w:date="2025-08-05T17:37:00Z" w16du:dateUtc="2025-08-05T22:37:00Z"/>
        </w:rPr>
      </w:pPr>
      <w:ins w:id="8431" w:author="Mosi Adesina Ifatunji" w:date="2025-08-05T17:37:00Z" w16du:dateUtc="2025-08-05T22:37:00Z">
        <w:r w:rsidRPr="000F2AA9">
          <w:t>Quillian, Lincoln, John J Lee, and Mariana Oliver. 2020. "Evidence from Field Experiments in Hiring Shows Substantial Additional Racial Discrimination after the Callback." Social Forces 99(2):732–59.</w:t>
        </w:r>
      </w:ins>
    </w:p>
    <w:p w14:paraId="48EA9993" w14:textId="77777777" w:rsidR="000F2AA9" w:rsidRPr="000F2AA9" w:rsidRDefault="000F2AA9" w:rsidP="00417DDA">
      <w:pPr>
        <w:pStyle w:val="NoSpacing"/>
        <w:rPr>
          <w:ins w:id="8432" w:author="Mosi Adesina Ifatunji" w:date="2025-08-05T17:37:00Z" w16du:dateUtc="2025-08-05T22:37:00Z"/>
        </w:rPr>
      </w:pPr>
    </w:p>
    <w:p w14:paraId="6B1274AA" w14:textId="77777777" w:rsidR="000F2AA9" w:rsidRPr="000F2AA9" w:rsidRDefault="000F2AA9" w:rsidP="00417DDA">
      <w:pPr>
        <w:pStyle w:val="NoSpacing"/>
        <w:rPr>
          <w:ins w:id="8433" w:author="Mosi Adesina Ifatunji" w:date="2025-08-05T17:37:00Z" w16du:dateUtc="2025-08-05T22:37:00Z"/>
        </w:rPr>
      </w:pPr>
      <w:ins w:id="8434" w:author="Mosi Adesina Ifatunji" w:date="2025-08-05T17:37:00Z" w16du:dateUtc="2025-08-05T22:37:00Z">
        <w:r w:rsidRPr="000F2AA9">
          <w:t>Wingfield, Adia Harvey, and Koji Chavez. 2020. "Getting In, Getting Hired, Getting Sideways Looks: Organizational Hierarchy and Perceptions of Racial Discrimination." American Sociological Review 85(1):31–57.</w:t>
        </w:r>
      </w:ins>
    </w:p>
    <w:p w14:paraId="0CB6A5F5" w14:textId="77777777" w:rsidR="000F2AA9" w:rsidRPr="000F2AA9" w:rsidRDefault="000F2AA9">
      <w:pPr>
        <w:pStyle w:val="NoSpacing"/>
        <w:rPr>
          <w:ins w:id="8435" w:author="Mosi Adesina Ifatunji" w:date="2025-06-17T18:51:00Z" w16du:dateUtc="2025-06-17T23:51:00Z"/>
          <w:rPrChange w:id="8436" w:author="Mosi Adesina Ifatunji" w:date="2025-08-05T17:39:00Z" w16du:dateUtc="2025-08-05T22:39:00Z">
            <w:rPr>
              <w:ins w:id="8437" w:author="Mosi Adesina Ifatunji" w:date="2025-06-17T18:51:00Z" w16du:dateUtc="2025-06-17T23:51:00Z"/>
              <w:rFonts w:ascii="Helvetica Neue" w:hAnsi="Helvetica Neue" w:cs="Helvetica Neue"/>
              <w:sz w:val="26"/>
              <w:szCs w:val="26"/>
            </w:rPr>
          </w:rPrChange>
        </w:rPr>
        <w:pPrChange w:id="8438" w:author="Mosi Adesina Ifatunji" w:date="2025-10-26T17:05:00Z" w16du:dateUtc="2025-10-26T22:05:00Z">
          <w:pPr>
            <w:autoSpaceDE w:val="0"/>
            <w:autoSpaceDN w:val="0"/>
            <w:adjustRightInd w:val="0"/>
            <w:ind w:right="-720"/>
          </w:pPr>
        </w:pPrChange>
      </w:pPr>
    </w:p>
    <w:p w14:paraId="6FE952D5" w14:textId="77777777" w:rsidR="007269D2" w:rsidRPr="000F2AA9" w:rsidRDefault="007269D2" w:rsidP="00417DDA">
      <w:pPr>
        <w:pStyle w:val="NoSpacing"/>
        <w:rPr>
          <w:ins w:id="8439" w:author="Mosi Adesina Ifatunji" w:date="2025-08-05T17:37:00Z" w16du:dateUtc="2025-08-05T22:37:00Z"/>
        </w:rPr>
      </w:pPr>
      <w:bookmarkStart w:id="8440" w:name="OLE_LINK1"/>
      <w:ins w:id="8441" w:author="Mosi Adesina Ifatunji" w:date="2025-06-17T18:51:00Z" w16du:dateUtc="2025-06-17T23:51:00Z">
        <w:r w:rsidRPr="000F2AA9">
          <w:rPr>
            <w:rFonts w:eastAsia="Arial"/>
            <w:rPrChange w:id="8442" w:author="Mosi Adesina Ifatunji" w:date="2025-08-05T17:39:00Z" w16du:dateUtc="2025-08-05T22:39:00Z">
              <w:rPr>
                <w:rFonts w:ascii="Helvetica Neue" w:hAnsi="Helvetica Neue" w:cs="Helvetica Neue"/>
                <w:sz w:val="26"/>
                <w:szCs w:val="26"/>
              </w:rPr>
            </w:rPrChange>
          </w:rPr>
          <w:lastRenderedPageBreak/>
          <w:t xml:space="preserve">Boutyline, Andrei, and Laura K. Soter. 2021. "Cultural Schemas: What They Are, How to Find Them, and What to Do Once You’ve Caught One." </w:t>
        </w:r>
        <w:r w:rsidRPr="000F2AA9">
          <w:rPr>
            <w:rFonts w:eastAsia="Arial"/>
            <w:i/>
            <w:iCs/>
            <w:rPrChange w:id="8443" w:author="Mosi Adesina Ifatunji" w:date="2025-08-05T17:39:00Z" w16du:dateUtc="2025-08-05T22:39:00Z">
              <w:rPr>
                <w:rFonts w:ascii="Helvetica Neue" w:hAnsi="Helvetica Neue" w:cs="Helvetica Neue"/>
                <w:i/>
                <w:iCs/>
                <w:sz w:val="26"/>
                <w:szCs w:val="26"/>
              </w:rPr>
            </w:rPrChange>
          </w:rPr>
          <w:t>American Sociological Review</w:t>
        </w:r>
        <w:r w:rsidRPr="000F2AA9">
          <w:rPr>
            <w:rFonts w:eastAsia="Arial"/>
            <w:rPrChange w:id="8444" w:author="Mosi Adesina Ifatunji" w:date="2025-08-05T17:39:00Z" w16du:dateUtc="2025-08-05T22:39:00Z">
              <w:rPr>
                <w:rFonts w:ascii="Helvetica Neue" w:hAnsi="Helvetica Neue" w:cs="Helvetica Neue"/>
                <w:sz w:val="26"/>
                <w:szCs w:val="26"/>
              </w:rPr>
            </w:rPrChange>
          </w:rPr>
          <w:t xml:space="preserve"> 86(4):728–58.</w:t>
        </w:r>
      </w:ins>
    </w:p>
    <w:p w14:paraId="7F4CDC22" w14:textId="77777777" w:rsidR="000F2AA9" w:rsidRPr="000F2AA9" w:rsidRDefault="000F2AA9">
      <w:pPr>
        <w:pStyle w:val="NoSpacing"/>
        <w:rPr>
          <w:ins w:id="8445" w:author="Mosi Adesina Ifatunji" w:date="2025-08-05T17:37:00Z" w16du:dateUtc="2025-08-05T22:37:00Z"/>
        </w:rPr>
        <w:pPrChange w:id="8446" w:author="Mosi Adesina Ifatunji" w:date="2025-10-26T17:05:00Z" w16du:dateUtc="2025-10-26T22:05:00Z">
          <w:pPr>
            <w:pStyle w:val="BodyText"/>
          </w:pPr>
        </w:pPrChange>
      </w:pPr>
    </w:p>
    <w:p w14:paraId="34E70D87" w14:textId="77777777" w:rsidR="000F2AA9" w:rsidRPr="000F2AA9" w:rsidRDefault="000F2AA9" w:rsidP="00417DDA">
      <w:pPr>
        <w:pStyle w:val="NoSpacing"/>
        <w:rPr>
          <w:ins w:id="8447" w:author="Mosi Adesina Ifatunji" w:date="2025-08-05T17:37:00Z" w16du:dateUtc="2025-08-05T22:37:00Z"/>
        </w:rPr>
      </w:pPr>
      <w:ins w:id="8448" w:author="Mosi Adesina Ifatunji" w:date="2025-08-05T17:37:00Z" w16du:dateUtc="2025-08-05T22:37:00Z">
        <w:r w:rsidRPr="000F2AA9">
          <w:t>Gerard, François, Lorenzo Lagos, Edson Severnini, and David Card. 2021. "Assortative Matching or Exclusionary Hiring? The Impact of Employment and Pay Policies on Racial Wage Differences in Brazil." American Economic Review 111(10):3418–57.</w:t>
        </w:r>
      </w:ins>
    </w:p>
    <w:p w14:paraId="1EFED454" w14:textId="77777777" w:rsidR="000F2AA9" w:rsidRPr="000F2AA9" w:rsidRDefault="000F2AA9" w:rsidP="00417DDA">
      <w:pPr>
        <w:pStyle w:val="NoSpacing"/>
        <w:rPr>
          <w:ins w:id="8449" w:author="Mosi Adesina Ifatunji" w:date="2025-08-05T17:37:00Z" w16du:dateUtc="2025-08-05T22:37:00Z"/>
        </w:rPr>
      </w:pPr>
    </w:p>
    <w:p w14:paraId="31245DA7" w14:textId="77777777" w:rsidR="000F2AA9" w:rsidRPr="000F2AA9" w:rsidRDefault="000F2AA9" w:rsidP="00417DDA">
      <w:pPr>
        <w:pStyle w:val="NoSpacing"/>
        <w:rPr>
          <w:ins w:id="8450" w:author="Mosi Adesina Ifatunji" w:date="2025-08-05T17:37:00Z" w16du:dateUtc="2025-08-05T22:37:00Z"/>
        </w:rPr>
      </w:pPr>
      <w:ins w:id="8451" w:author="Mosi Adesina Ifatunji" w:date="2025-08-05T17:37:00Z" w16du:dateUtc="2025-08-05T22:37:00Z">
        <w:r w:rsidRPr="000F2AA9">
          <w:t>Hirschman, Daniel, and Laura Garbes. 2021. "Toward an economic sociology of race." Socio-Economic Review 19(3).</w:t>
        </w:r>
      </w:ins>
    </w:p>
    <w:p w14:paraId="5B299FEA" w14:textId="77777777" w:rsidR="000F2AA9" w:rsidRPr="000F2AA9" w:rsidRDefault="000F2AA9" w:rsidP="00417DDA">
      <w:pPr>
        <w:pStyle w:val="NoSpacing"/>
        <w:rPr>
          <w:ins w:id="8452" w:author="Mosi Adesina Ifatunji" w:date="2025-08-05T17:37:00Z" w16du:dateUtc="2025-08-05T22:37:00Z"/>
        </w:rPr>
      </w:pPr>
    </w:p>
    <w:bookmarkEnd w:id="8440"/>
    <w:p w14:paraId="782E7A7E" w14:textId="77777777" w:rsidR="001B5063" w:rsidRPr="000F2AA9" w:rsidRDefault="001B5063" w:rsidP="00417DDA">
      <w:pPr>
        <w:pStyle w:val="NoSpacing"/>
        <w:rPr>
          <w:ins w:id="8453" w:author="Mosi Adesina Ifatunji" w:date="2025-08-04T23:06:00Z" w16du:dateUtc="2025-08-05T04:06:00Z"/>
        </w:rPr>
      </w:pPr>
      <w:ins w:id="8454" w:author="Mosi Adesina Ifatunji" w:date="2025-08-04T21:10:00Z" w16du:dateUtc="2025-08-05T02:10:00Z">
        <w:r w:rsidRPr="000F2AA9">
          <w:t>Andrei Boutyline and Laura Soter offer the clearest definition of schema: “cultural schemas are socially shared representations deployable in automatic cognition” (2021, 730) [https://journals.sagepub.com/doi/abs/10.1177/00031224211024525?utm_source=chatgpt.com].</w:t>
        </w:r>
      </w:ins>
    </w:p>
    <w:p w14:paraId="0D5E1FE7" w14:textId="77777777" w:rsidR="004C5D35" w:rsidRPr="000F2AA9" w:rsidRDefault="004C5D35">
      <w:pPr>
        <w:pStyle w:val="NoSpacing"/>
        <w:rPr>
          <w:ins w:id="8455" w:author="Mosi Adesina Ifatunji" w:date="2025-08-04T23:15:00Z" w16du:dateUtc="2025-08-05T04:15:00Z"/>
        </w:rPr>
        <w:pPrChange w:id="8456" w:author="Mosi Adesina Ifatunji" w:date="2025-10-26T17:05:00Z" w16du:dateUtc="2025-10-26T22:05:00Z">
          <w:pPr>
            <w:pStyle w:val="BodyText"/>
          </w:pPr>
        </w:pPrChange>
      </w:pPr>
    </w:p>
    <w:p w14:paraId="12F7A5F5" w14:textId="77777777" w:rsidR="00BF4B2F" w:rsidRPr="000F2AA9" w:rsidRDefault="00BF4B2F">
      <w:pPr>
        <w:pStyle w:val="NoSpacing"/>
        <w:rPr>
          <w:ins w:id="8457" w:author="Mosi Adesina Ifatunji" w:date="2025-08-04T23:15:00Z" w16du:dateUtc="2025-08-05T04:15:00Z"/>
        </w:rPr>
        <w:pPrChange w:id="8458" w:author="Mosi Adesina Ifatunji" w:date="2025-10-26T17:05:00Z" w16du:dateUtc="2025-10-26T22:05:00Z">
          <w:pPr>
            <w:keepNext/>
            <w:keepLines/>
          </w:pPr>
        </w:pPrChange>
      </w:pPr>
      <w:ins w:id="8459" w:author="Mosi Adesina Ifatunji" w:date="2025-08-04T23:15:00Z" w16du:dateUtc="2025-08-05T04:15:00Z">
        <w:r w:rsidRPr="000F2AA9">
          <w:t xml:space="preserve">Lachowska, Marta, Alexandre Mas, Raffaele Saggio, and Stephen A. Woodbury. 2022. "Do firm effects drift? Evidence from Washington administrative data." </w:t>
        </w:r>
        <w:r w:rsidRPr="000F2AA9">
          <w:rPr>
            <w:i/>
            <w:iCs/>
          </w:rPr>
          <w:t>Journal of Econometrics</w:t>
        </w:r>
        <w:r w:rsidRPr="000F2AA9">
          <w:t xml:space="preserve"> 233(2):375–95.</w:t>
        </w:r>
      </w:ins>
    </w:p>
    <w:p w14:paraId="18D8048A" w14:textId="77777777" w:rsidR="00BF4B2F" w:rsidRPr="000F2AA9" w:rsidRDefault="00BF4B2F">
      <w:pPr>
        <w:pStyle w:val="NoSpacing"/>
        <w:rPr>
          <w:ins w:id="8460" w:author="Mosi Adesina Ifatunji" w:date="2025-08-05T17:38:00Z" w16du:dateUtc="2025-08-05T22:38:00Z"/>
        </w:rPr>
        <w:pPrChange w:id="8461" w:author="Mosi Adesina Ifatunji" w:date="2025-10-26T17:05:00Z" w16du:dateUtc="2025-10-26T22:05:00Z">
          <w:pPr>
            <w:pStyle w:val="BodyText"/>
          </w:pPr>
        </w:pPrChange>
      </w:pPr>
    </w:p>
    <w:p w14:paraId="3DBDA223" w14:textId="77777777" w:rsidR="000F2AA9" w:rsidRPr="000F2AA9" w:rsidRDefault="000F2AA9" w:rsidP="00417DDA">
      <w:pPr>
        <w:pStyle w:val="NoSpacing"/>
        <w:rPr>
          <w:ins w:id="8462" w:author="Mosi Adesina Ifatunji" w:date="2025-08-05T17:38:00Z" w16du:dateUtc="2025-08-05T22:38:00Z"/>
        </w:rPr>
      </w:pPr>
      <w:ins w:id="8463" w:author="Mosi Adesina Ifatunji" w:date="2025-08-05T17:38:00Z" w16du:dateUtc="2025-08-05T22:38:00Z">
        <w:r w:rsidRPr="000F2AA9">
          <w:t>Eagle, David, and Collin Mueller. 2022. "Reproducing Inequality in a Formally Antiracist Organization: The Case of Racialized Career Pathways in the United Methodist Church." American Journal of Sociology 127(5):1507–50.</w:t>
        </w:r>
      </w:ins>
    </w:p>
    <w:p w14:paraId="3F871F04" w14:textId="77777777" w:rsidR="000F2AA9" w:rsidRPr="000F2AA9" w:rsidRDefault="000F2AA9">
      <w:pPr>
        <w:pStyle w:val="NoSpacing"/>
        <w:rPr>
          <w:ins w:id="8464" w:author="Mosi Adesina Ifatunji" w:date="2025-08-04T23:15:00Z" w16du:dateUtc="2025-08-05T04:15:00Z"/>
        </w:rPr>
        <w:pPrChange w:id="8465" w:author="Mosi Adesina Ifatunji" w:date="2025-10-26T17:05:00Z" w16du:dateUtc="2025-10-26T22:05:00Z">
          <w:pPr>
            <w:pStyle w:val="BodyText"/>
          </w:pPr>
        </w:pPrChange>
      </w:pPr>
    </w:p>
    <w:p w14:paraId="5B7F7A6C" w14:textId="77777777" w:rsidR="00BF4B2F" w:rsidRPr="000F2AA9" w:rsidRDefault="00BF4B2F">
      <w:pPr>
        <w:pStyle w:val="NoSpacing"/>
        <w:rPr>
          <w:ins w:id="8466" w:author="Mosi Adesina Ifatunji" w:date="2025-08-04T23:15:00Z" w16du:dateUtc="2025-08-05T04:15:00Z"/>
        </w:rPr>
        <w:pPrChange w:id="8467" w:author="Mosi Adesina Ifatunji" w:date="2025-10-26T17:05:00Z" w16du:dateUtc="2025-10-26T22:05:00Z">
          <w:pPr>
            <w:keepNext/>
            <w:keepLines/>
          </w:pPr>
        </w:pPrChange>
      </w:pPr>
      <w:ins w:id="8468" w:author="Mosi Adesina Ifatunji" w:date="2025-08-04T23:15:00Z" w16du:dateUtc="2025-08-05T04:15:00Z">
        <w:r w:rsidRPr="000F2AA9">
          <w:t xml:space="preserve">Bonhomme, Stéphane, Kerstin Holzheu, Thibaut Lamadon, Elena Manresa, Magne Mogstad, and Bradley Setzler. 2023. "How Much Should We Trust Estimates of Firm Effects and Worker Sorting?" </w:t>
        </w:r>
        <w:r w:rsidRPr="000F2AA9">
          <w:rPr>
            <w:i/>
            <w:iCs/>
          </w:rPr>
          <w:t>Journal of Labor Economics</w:t>
        </w:r>
        <w:r w:rsidRPr="000F2AA9">
          <w:t xml:space="preserve"> 41(2):291–322.</w:t>
        </w:r>
      </w:ins>
    </w:p>
    <w:p w14:paraId="20879F06" w14:textId="77777777" w:rsidR="00BF4B2F" w:rsidRPr="000F2AA9" w:rsidRDefault="00BF4B2F">
      <w:pPr>
        <w:pStyle w:val="NoSpacing"/>
        <w:rPr>
          <w:ins w:id="8469" w:author="Mosi Adesina Ifatunji" w:date="2025-08-05T17:38:00Z" w16du:dateUtc="2025-08-05T22:38:00Z"/>
        </w:rPr>
        <w:pPrChange w:id="8470" w:author="Mosi Adesina Ifatunji" w:date="2025-10-26T17:05:00Z" w16du:dateUtc="2025-10-26T22:05:00Z">
          <w:pPr>
            <w:pStyle w:val="BodyText"/>
          </w:pPr>
        </w:pPrChange>
      </w:pPr>
    </w:p>
    <w:p w14:paraId="58C12962" w14:textId="77777777" w:rsidR="000F2AA9" w:rsidRPr="000F2AA9" w:rsidRDefault="000F2AA9" w:rsidP="00417DDA">
      <w:pPr>
        <w:pStyle w:val="NoSpacing"/>
        <w:rPr>
          <w:ins w:id="8471" w:author="Mosi Adesina Ifatunji" w:date="2025-08-05T17:38:00Z" w16du:dateUtc="2025-08-05T22:38:00Z"/>
        </w:rPr>
      </w:pPr>
      <w:ins w:id="8472" w:author="Mosi Adesina Ifatunji" w:date="2025-08-05T17:38:00Z" w16du:dateUtc="2025-08-05T22:38:00Z">
        <w:r w:rsidRPr="000F2AA9">
          <w:t xml:space="preserve">Zhang, </w:t>
        </w:r>
        <w:proofErr w:type="spellStart"/>
        <w:r w:rsidRPr="000F2AA9">
          <w:t>Letian</w:t>
        </w:r>
        <w:proofErr w:type="spellEnd"/>
        <w:r w:rsidRPr="000F2AA9">
          <w:t>. 2023. "Racial Inequality in Work Environments." American Sociological Review 88(2):252–83.</w:t>
        </w:r>
      </w:ins>
    </w:p>
    <w:p w14:paraId="055D8992" w14:textId="77777777" w:rsidR="000F2AA9" w:rsidRPr="000F2AA9" w:rsidRDefault="000F2AA9" w:rsidP="00417DDA">
      <w:pPr>
        <w:pStyle w:val="NoSpacing"/>
        <w:rPr>
          <w:ins w:id="8473" w:author="Mosi Adesina Ifatunji" w:date="2025-08-05T17:38:00Z" w16du:dateUtc="2025-08-05T22:38:00Z"/>
        </w:rPr>
      </w:pPr>
    </w:p>
    <w:p w14:paraId="707347E7" w14:textId="77777777" w:rsidR="000F2AA9" w:rsidRPr="000F2AA9" w:rsidRDefault="000F2AA9" w:rsidP="00417DDA">
      <w:pPr>
        <w:pStyle w:val="NoSpacing"/>
        <w:rPr>
          <w:ins w:id="8474" w:author="Mosi Adesina Ifatunji" w:date="2025-08-05T17:38:00Z" w16du:dateUtc="2025-08-05T22:38:00Z"/>
        </w:rPr>
      </w:pPr>
      <w:ins w:id="8475" w:author="Mosi Adesina Ifatunji" w:date="2025-08-05T17:38:00Z" w16du:dateUtc="2025-08-05T22:38:00Z">
        <w:r w:rsidRPr="000F2AA9">
          <w:t>Lauve-Moon, Tim A. 2024. "Religious Organizations as Racialized Organizations: Loose Coupling and Symbolic Allyship Between Denominational Racial Justice Statements and Congregational Practice." Sociology of Race and Ethnicity 10(4):489–504.</w:t>
        </w:r>
      </w:ins>
    </w:p>
    <w:p w14:paraId="6A9158C3" w14:textId="77777777" w:rsidR="000F2AA9" w:rsidRPr="000F2AA9" w:rsidRDefault="000F2AA9">
      <w:pPr>
        <w:pStyle w:val="NoSpacing"/>
        <w:rPr>
          <w:ins w:id="8476" w:author="Mosi Adesina Ifatunji" w:date="2025-08-04T23:15:00Z" w16du:dateUtc="2025-08-05T04:15:00Z"/>
        </w:rPr>
        <w:pPrChange w:id="8477" w:author="Mosi Adesina Ifatunji" w:date="2025-10-26T17:05:00Z" w16du:dateUtc="2025-10-26T22:05:00Z">
          <w:pPr>
            <w:pStyle w:val="BodyText"/>
          </w:pPr>
        </w:pPrChange>
      </w:pPr>
    </w:p>
    <w:p w14:paraId="2382A204" w14:textId="77777777" w:rsidR="00BF4B2F" w:rsidRPr="000F2AA9" w:rsidRDefault="00BF4B2F">
      <w:pPr>
        <w:pStyle w:val="NoSpacing"/>
        <w:rPr>
          <w:ins w:id="8478" w:author="Mosi Adesina Ifatunji" w:date="2025-08-04T23:15:00Z" w16du:dateUtc="2025-08-05T04:15:00Z"/>
        </w:rPr>
        <w:pPrChange w:id="8479" w:author="Mosi Adesina Ifatunji" w:date="2025-10-26T17:05:00Z" w16du:dateUtc="2025-10-26T22:05:00Z">
          <w:pPr>
            <w:keepNext/>
            <w:keepLines/>
          </w:pPr>
        </w:pPrChange>
      </w:pPr>
      <w:ins w:id="8480" w:author="Mosi Adesina Ifatunji" w:date="2025-08-04T23:15:00Z" w16du:dateUtc="2025-08-05T04:15:00Z">
        <w:r w:rsidRPr="000F2AA9">
          <w:t xml:space="preserve">Hurst, Erik, Yona Rubinstein, and </w:t>
        </w:r>
        <w:proofErr w:type="spellStart"/>
        <w:r w:rsidRPr="000F2AA9">
          <w:t>Kazuatsu</w:t>
        </w:r>
        <w:proofErr w:type="spellEnd"/>
        <w:r w:rsidRPr="000F2AA9">
          <w:t xml:space="preserve"> Shimizu. 2024. "Task-Based Discriminations." </w:t>
        </w:r>
        <w:r w:rsidRPr="000F2AA9">
          <w:rPr>
            <w:i/>
            <w:iCs/>
          </w:rPr>
          <w:t>American Economic Review</w:t>
        </w:r>
        <w:r w:rsidRPr="000F2AA9">
          <w:t xml:space="preserve"> 114(6):1723–68.</w:t>
        </w:r>
      </w:ins>
    </w:p>
    <w:p w14:paraId="4A5E6CD9" w14:textId="77777777" w:rsidR="00BF4B2F" w:rsidRPr="000F2AA9" w:rsidRDefault="00BF4B2F">
      <w:pPr>
        <w:pStyle w:val="NoSpacing"/>
        <w:rPr>
          <w:ins w:id="8481" w:author="Mosi Adesina Ifatunji" w:date="2025-08-04T23:06:00Z" w16du:dateUtc="2025-08-05T04:06:00Z"/>
        </w:rPr>
        <w:pPrChange w:id="8482" w:author="Mosi Adesina Ifatunji" w:date="2025-10-26T17:05:00Z" w16du:dateUtc="2025-10-26T22:05:00Z">
          <w:pPr>
            <w:pStyle w:val="BodyText"/>
          </w:pPr>
        </w:pPrChange>
      </w:pPr>
    </w:p>
    <w:p w14:paraId="76F80A07" w14:textId="2354FAEF" w:rsidR="00BF4B2F" w:rsidRPr="000F2AA9" w:rsidRDefault="004C5D35">
      <w:pPr>
        <w:pStyle w:val="NoSpacing"/>
        <w:rPr>
          <w:ins w:id="8483" w:author="Mosi Adesina Ifatunji" w:date="2025-08-04T21:10:00Z" w16du:dateUtc="2025-08-05T02:10:00Z"/>
        </w:rPr>
        <w:pPrChange w:id="8484" w:author="Mosi Adesina Ifatunji" w:date="2025-10-26T17:05:00Z" w16du:dateUtc="2025-10-26T22:05:00Z">
          <w:pPr/>
        </w:pPrChange>
      </w:pPr>
      <w:ins w:id="8485" w:author="Mosi Adesina Ifatunji" w:date="2025-08-04T23:06:00Z" w16du:dateUtc="2025-08-05T04:06:00Z">
        <w:r w:rsidRPr="000F2AA9">
          <w:t xml:space="preserve">Battilana, Julie, Christine M. Beckman, and Julie Yen. 2025. "On Democratic Organizing and Organization Theory." </w:t>
        </w:r>
        <w:r w:rsidRPr="000F2AA9">
          <w:rPr>
            <w:i/>
            <w:iCs/>
          </w:rPr>
          <w:t>Administrative Science Quarterly</w:t>
        </w:r>
        <w:r w:rsidRPr="000F2AA9">
          <w:t xml:space="preserve"> 70(2):297–327.</w:t>
        </w:r>
      </w:ins>
    </w:p>
    <w:p w14:paraId="3B2C2F29" w14:textId="77777777" w:rsidR="00D12FCF" w:rsidRPr="000F2AA9" w:rsidRDefault="00D12FCF">
      <w:pPr>
        <w:pStyle w:val="NoSpacing"/>
        <w:rPr>
          <w:ins w:id="8486" w:author="Mosi Adesina Ifatunji" w:date="2025-08-05T17:38:00Z" w16du:dateUtc="2025-08-05T22:38:00Z"/>
        </w:rPr>
        <w:pPrChange w:id="8487" w:author="Mosi Adesina Ifatunji" w:date="2025-10-26T17:05:00Z" w16du:dateUtc="2025-10-26T22:05:00Z">
          <w:pPr/>
        </w:pPrChange>
      </w:pPr>
    </w:p>
    <w:p w14:paraId="659D8832" w14:textId="19A25B41" w:rsidR="00D12FCF" w:rsidRPr="000F2AA9" w:rsidRDefault="000F2AA9">
      <w:pPr>
        <w:pStyle w:val="NoSpacing"/>
        <w:rPr>
          <w:ins w:id="8488" w:author="Mosi Adesina Ifatunji" w:date="2025-08-05T17:20:00Z" w16du:dateUtc="2025-08-05T22:20:00Z"/>
        </w:rPr>
        <w:pPrChange w:id="8489" w:author="Mosi Adesina Ifatunji" w:date="2025-10-26T17:05:00Z" w16du:dateUtc="2025-10-26T22:05:00Z">
          <w:pPr/>
        </w:pPrChange>
      </w:pPr>
      <w:ins w:id="8490" w:author="Mosi Adesina Ifatunji" w:date="2025-08-05T17:38:00Z" w16du:dateUtc="2025-08-05T22:38:00Z">
        <w:r w:rsidRPr="000F2AA9">
          <w:t>Bayer, Patrick, Kerwin Kofi Charles, and Ellora Derenoncourt. 2025. "Racial Inequality in the Labor Market." National Bureau of Economic Research Working Paper Series No. 33372.</w:t>
        </w:r>
      </w:ins>
    </w:p>
    <w:p w14:paraId="24C3D8CC" w14:textId="77777777" w:rsidR="00120591" w:rsidRDefault="00120591" w:rsidP="007B100A">
      <w:pPr>
        <w:rPr>
          <w:ins w:id="8491" w:author="Mosi Adesina Ifatunji" w:date="2025-08-05T17:54:00Z" w16du:dateUtc="2025-08-05T22:54:00Z"/>
          <w:b/>
          <w:color w:val="070707"/>
          <w:szCs w:val="28"/>
          <w:highlight w:val="lightGray"/>
          <w:shd w:val="clear" w:color="auto" w:fill="F4CCCC"/>
        </w:rPr>
      </w:pPr>
      <w:ins w:id="8492" w:author="Mosi Adesina Ifatunji" w:date="2025-08-05T17:54:00Z" w16du:dateUtc="2025-08-05T22:54:00Z">
        <w:r>
          <w:rPr>
            <w:highlight w:val="lightGray"/>
            <w:shd w:val="clear" w:color="auto" w:fill="F4CCCC"/>
          </w:rPr>
          <w:br w:type="page"/>
        </w:r>
      </w:ins>
    </w:p>
    <w:p w14:paraId="57D64474" w14:textId="77777777" w:rsidR="00CF422E" w:rsidRPr="00B92532" w:rsidRDefault="00CF422E">
      <w:pPr>
        <w:rPr>
          <w:ins w:id="8493" w:author="Mosi Adesina Ifatunji" w:date="2025-06-17T16:30:00Z" w16du:dateUtc="2025-06-17T21:30:00Z"/>
        </w:rPr>
        <w:pPrChange w:id="8494" w:author="Mosi Adesina Ifatunji" w:date="2025-10-21T19:50:00Z" w16du:dateUtc="2025-10-22T00:50:00Z">
          <w:pPr>
            <w:pStyle w:val="NoSpacing"/>
          </w:pPr>
        </w:pPrChange>
      </w:pPr>
      <w:bookmarkStart w:id="8495" w:name="schema"/>
    </w:p>
    <w:p w14:paraId="46145073" w14:textId="77777777" w:rsidR="00CB35BF" w:rsidRPr="009C7309" w:rsidRDefault="00CB35BF">
      <w:pPr>
        <w:rPr>
          <w:ins w:id="8496" w:author="Mosi Adesina Ifatunji" w:date="2025-06-17T16:30:00Z" w16du:dateUtc="2025-06-17T21:30:00Z"/>
        </w:rPr>
        <w:pPrChange w:id="8497" w:author="Mosi Adesina Ifatunji" w:date="2025-10-21T19:50:00Z" w16du:dateUtc="2025-10-22T00:50:00Z">
          <w:pPr>
            <w:pStyle w:val="NoSpacing"/>
          </w:pPr>
        </w:pPrChange>
      </w:pPr>
    </w:p>
    <w:p w14:paraId="20137D01" w14:textId="77777777" w:rsidR="00CB35BF" w:rsidRPr="00B92532" w:rsidRDefault="00CB35BF" w:rsidP="007B100A">
      <w:pPr>
        <w:rPr>
          <w:ins w:id="8498" w:author="Mosi Adesina Ifatunji" w:date="2025-06-17T16:05:00Z" w16du:dateUtc="2025-06-17T21:05:00Z"/>
        </w:rPr>
      </w:pPr>
    </w:p>
    <w:p w14:paraId="3B9AA4AB" w14:textId="77777777" w:rsidR="00320CBF" w:rsidRPr="006B17C5" w:rsidRDefault="00320CBF">
      <w:pPr>
        <w:keepNext/>
        <w:keepLines/>
        <w:rPr>
          <w:ins w:id="8499" w:author="Mosi Adesina Ifatunji" w:date="2025-06-17T18:37:00Z" w16du:dateUtc="2025-06-17T23:37:00Z"/>
          <w:rPrChange w:id="8500" w:author="Mosi Adesina Ifatunji" w:date="2025-07-17T11:52:00Z" w16du:dateUtc="2025-07-17T16:52:00Z">
            <w:rPr>
              <w:ins w:id="8501" w:author="Mosi Adesina Ifatunji" w:date="2025-06-17T18:37:00Z" w16du:dateUtc="2025-06-17T23:37:00Z"/>
              <w:rFonts w:ascii="Helvetica Neue" w:hAnsi="Helvetica Neue" w:cs="Helvetica Neue"/>
              <w:sz w:val="26"/>
              <w:szCs w:val="26"/>
            </w:rPr>
          </w:rPrChange>
        </w:rPr>
        <w:pPrChange w:id="8502" w:author="Mosi Adesina Ifatunji" w:date="2025-10-21T19:50:00Z" w16du:dateUtc="2025-10-22T00:50:00Z">
          <w:pPr>
            <w:autoSpaceDE w:val="0"/>
            <w:autoSpaceDN w:val="0"/>
            <w:adjustRightInd w:val="0"/>
            <w:ind w:right="-720"/>
          </w:pPr>
        </w:pPrChange>
      </w:pPr>
    </w:p>
    <w:p w14:paraId="54A85910" w14:textId="77777777" w:rsidR="00320CBF" w:rsidRPr="006B17C5" w:rsidRDefault="00320CBF">
      <w:pPr>
        <w:keepNext/>
        <w:keepLines/>
        <w:rPr>
          <w:ins w:id="8503" w:author="Mosi Adesina Ifatunji" w:date="2025-06-17T18:35:00Z" w16du:dateUtc="2025-06-17T23:35:00Z"/>
          <w:rPrChange w:id="8504" w:author="Mosi Adesina Ifatunji" w:date="2025-07-17T11:52:00Z" w16du:dateUtc="2025-07-17T16:52:00Z">
            <w:rPr>
              <w:ins w:id="8505" w:author="Mosi Adesina Ifatunji" w:date="2025-06-17T18:35:00Z" w16du:dateUtc="2025-06-17T23:35:00Z"/>
              <w:rFonts w:ascii="Helvetica Neue" w:hAnsi="Helvetica Neue" w:cs="Helvetica Neue"/>
              <w:sz w:val="26"/>
              <w:szCs w:val="26"/>
            </w:rPr>
          </w:rPrChange>
        </w:rPr>
        <w:pPrChange w:id="8506" w:author="Mosi Adesina Ifatunji" w:date="2025-10-21T19:50:00Z" w16du:dateUtc="2025-10-22T00:50:00Z">
          <w:pPr>
            <w:autoSpaceDE w:val="0"/>
            <w:autoSpaceDN w:val="0"/>
            <w:adjustRightInd w:val="0"/>
            <w:ind w:right="-720"/>
          </w:pPr>
        </w:pPrChange>
      </w:pPr>
    </w:p>
    <w:p w14:paraId="09A1ABE1" w14:textId="77777777" w:rsidR="00971C45" w:rsidRPr="006B17C5" w:rsidRDefault="00971C45">
      <w:pPr>
        <w:keepNext/>
        <w:keepLines/>
        <w:rPr>
          <w:ins w:id="8507" w:author="Mosi Adesina Ifatunji" w:date="2025-06-17T18:34:00Z" w16du:dateUtc="2025-06-17T23:34:00Z"/>
          <w:rPrChange w:id="8508" w:author="Mosi Adesina Ifatunji" w:date="2025-07-17T11:52:00Z" w16du:dateUtc="2025-07-17T16:52:00Z">
            <w:rPr>
              <w:ins w:id="8509" w:author="Mosi Adesina Ifatunji" w:date="2025-06-17T18:34:00Z" w16du:dateUtc="2025-06-17T23:34:00Z"/>
              <w:rFonts w:ascii="Helvetica Neue" w:hAnsi="Helvetica Neue" w:cs="Helvetica Neue"/>
              <w:sz w:val="26"/>
              <w:szCs w:val="26"/>
            </w:rPr>
          </w:rPrChange>
        </w:rPr>
        <w:pPrChange w:id="8510" w:author="Mosi Adesina Ifatunji" w:date="2025-10-21T19:50:00Z" w16du:dateUtc="2025-10-22T00:50:00Z">
          <w:pPr>
            <w:autoSpaceDE w:val="0"/>
            <w:autoSpaceDN w:val="0"/>
            <w:adjustRightInd w:val="0"/>
            <w:ind w:right="-720"/>
          </w:pPr>
        </w:pPrChange>
      </w:pPr>
    </w:p>
    <w:p w14:paraId="2BA3BF55" w14:textId="77777777" w:rsidR="007958F9" w:rsidRPr="006B17C5" w:rsidRDefault="007958F9">
      <w:pPr>
        <w:keepNext/>
        <w:keepLines/>
        <w:rPr>
          <w:ins w:id="8511" w:author="Mosi Adesina Ifatunji" w:date="2025-06-17T18:30:00Z" w16du:dateUtc="2025-06-17T23:30:00Z"/>
          <w:rPrChange w:id="8512" w:author="Mosi Adesina Ifatunji" w:date="2025-07-17T11:52:00Z" w16du:dateUtc="2025-07-17T16:52:00Z">
            <w:rPr>
              <w:ins w:id="8513" w:author="Mosi Adesina Ifatunji" w:date="2025-06-17T18:30:00Z" w16du:dateUtc="2025-06-17T23:30:00Z"/>
              <w:rFonts w:ascii="Helvetica Neue" w:hAnsi="Helvetica Neue" w:cs="Helvetica Neue"/>
              <w:sz w:val="26"/>
              <w:szCs w:val="26"/>
            </w:rPr>
          </w:rPrChange>
        </w:rPr>
        <w:pPrChange w:id="8514" w:author="Mosi Adesina Ifatunji" w:date="2025-10-21T19:50:00Z" w16du:dateUtc="2025-10-22T00:50:00Z">
          <w:pPr>
            <w:autoSpaceDE w:val="0"/>
            <w:autoSpaceDN w:val="0"/>
            <w:adjustRightInd w:val="0"/>
            <w:ind w:right="-720"/>
          </w:pPr>
        </w:pPrChange>
      </w:pPr>
    </w:p>
    <w:p w14:paraId="07EE8BE8" w14:textId="77777777" w:rsidR="006C60B6" w:rsidRPr="006B17C5" w:rsidRDefault="006C60B6">
      <w:pPr>
        <w:keepNext/>
        <w:keepLines/>
        <w:rPr>
          <w:ins w:id="8515" w:author="Mosi Adesina Ifatunji" w:date="2025-06-17T18:26:00Z" w16du:dateUtc="2025-06-17T23:26:00Z"/>
          <w:rPrChange w:id="8516" w:author="Mosi Adesina Ifatunji" w:date="2025-07-17T11:52:00Z" w16du:dateUtc="2025-07-17T16:52:00Z">
            <w:rPr>
              <w:ins w:id="8517" w:author="Mosi Adesina Ifatunji" w:date="2025-06-17T18:26:00Z" w16du:dateUtc="2025-06-17T23:26:00Z"/>
              <w:rFonts w:ascii="Helvetica Neue" w:hAnsi="Helvetica Neue" w:cs="Helvetica Neue"/>
              <w:sz w:val="26"/>
              <w:szCs w:val="26"/>
            </w:rPr>
          </w:rPrChange>
        </w:rPr>
        <w:pPrChange w:id="8518" w:author="Mosi Adesina Ifatunji" w:date="2025-10-21T19:50:00Z" w16du:dateUtc="2025-10-22T00:50:00Z">
          <w:pPr>
            <w:autoSpaceDE w:val="0"/>
            <w:autoSpaceDN w:val="0"/>
            <w:adjustRightInd w:val="0"/>
            <w:ind w:right="-720"/>
          </w:pPr>
        </w:pPrChange>
      </w:pPr>
    </w:p>
    <w:p w14:paraId="54FE31E0" w14:textId="77777777" w:rsidR="00E107D0" w:rsidRPr="006B17C5" w:rsidRDefault="00E107D0">
      <w:pPr>
        <w:keepNext/>
        <w:keepLines/>
        <w:rPr>
          <w:ins w:id="8519" w:author="Mosi Adesina Ifatunji" w:date="2025-06-17T18:25:00Z" w16du:dateUtc="2025-06-17T23:25:00Z"/>
          <w:rPrChange w:id="8520" w:author="Mosi Adesina Ifatunji" w:date="2025-07-17T11:52:00Z" w16du:dateUtc="2025-07-17T16:52:00Z">
            <w:rPr>
              <w:ins w:id="8521" w:author="Mosi Adesina Ifatunji" w:date="2025-06-17T18:25:00Z" w16du:dateUtc="2025-06-17T23:25:00Z"/>
              <w:rFonts w:ascii="Helvetica Neue" w:hAnsi="Helvetica Neue" w:cs="Helvetica Neue"/>
              <w:sz w:val="26"/>
              <w:szCs w:val="26"/>
            </w:rPr>
          </w:rPrChange>
        </w:rPr>
        <w:pPrChange w:id="8522" w:author="Mosi Adesina Ifatunji" w:date="2025-10-21T19:50:00Z" w16du:dateUtc="2025-10-22T00:50:00Z">
          <w:pPr>
            <w:autoSpaceDE w:val="0"/>
            <w:autoSpaceDN w:val="0"/>
            <w:adjustRightInd w:val="0"/>
            <w:ind w:right="-720"/>
          </w:pPr>
        </w:pPrChange>
      </w:pPr>
    </w:p>
    <w:p w14:paraId="3D281A8E" w14:textId="77777777" w:rsidR="00416E0A" w:rsidRPr="006B17C5" w:rsidRDefault="00416E0A">
      <w:pPr>
        <w:keepNext/>
        <w:keepLines/>
        <w:rPr>
          <w:ins w:id="8523" w:author="Mosi Adesina Ifatunji" w:date="2025-06-17T18:23:00Z" w16du:dateUtc="2025-06-17T23:23:00Z"/>
          <w:rPrChange w:id="8524" w:author="Mosi Adesina Ifatunji" w:date="2025-07-17T11:52:00Z" w16du:dateUtc="2025-07-17T16:52:00Z">
            <w:rPr>
              <w:ins w:id="8525" w:author="Mosi Adesina Ifatunji" w:date="2025-06-17T18:23:00Z" w16du:dateUtc="2025-06-17T23:23:00Z"/>
              <w:rFonts w:ascii="Helvetica Neue" w:hAnsi="Helvetica Neue" w:cs="Helvetica Neue"/>
              <w:sz w:val="26"/>
              <w:szCs w:val="26"/>
            </w:rPr>
          </w:rPrChange>
        </w:rPr>
        <w:pPrChange w:id="8526" w:author="Mosi Adesina Ifatunji" w:date="2025-10-21T19:50:00Z" w16du:dateUtc="2025-10-22T00:50:00Z">
          <w:pPr>
            <w:autoSpaceDE w:val="0"/>
            <w:autoSpaceDN w:val="0"/>
            <w:adjustRightInd w:val="0"/>
            <w:ind w:right="-720"/>
          </w:pPr>
        </w:pPrChange>
      </w:pPr>
    </w:p>
    <w:p w14:paraId="7D647F5D" w14:textId="77777777" w:rsidR="00DB411A" w:rsidRPr="006B17C5" w:rsidRDefault="00DB411A">
      <w:pPr>
        <w:keepNext/>
        <w:keepLines/>
        <w:rPr>
          <w:ins w:id="8527" w:author="Mosi Adesina Ifatunji" w:date="2025-06-17T18:19:00Z" w16du:dateUtc="2025-06-17T23:19:00Z"/>
          <w:rPrChange w:id="8528" w:author="Mosi Adesina Ifatunji" w:date="2025-07-17T11:52:00Z" w16du:dateUtc="2025-07-17T16:52:00Z">
            <w:rPr>
              <w:ins w:id="8529" w:author="Mosi Adesina Ifatunji" w:date="2025-06-17T18:19:00Z" w16du:dateUtc="2025-06-17T23:19:00Z"/>
              <w:rFonts w:ascii="Helvetica Neue" w:hAnsi="Helvetica Neue" w:cs="Helvetica Neue"/>
              <w:sz w:val="26"/>
              <w:szCs w:val="26"/>
            </w:rPr>
          </w:rPrChange>
        </w:rPr>
        <w:pPrChange w:id="8530" w:author="Mosi Adesina Ifatunji" w:date="2025-10-21T19:50:00Z" w16du:dateUtc="2025-10-22T00:50:00Z">
          <w:pPr>
            <w:autoSpaceDE w:val="0"/>
            <w:autoSpaceDN w:val="0"/>
            <w:adjustRightInd w:val="0"/>
            <w:ind w:right="-720"/>
          </w:pPr>
        </w:pPrChange>
      </w:pPr>
    </w:p>
    <w:p w14:paraId="6F2AE0FA" w14:textId="77777777" w:rsidR="00CA6E04" w:rsidRPr="006B17C5" w:rsidRDefault="00CA6E04">
      <w:pPr>
        <w:keepNext/>
        <w:keepLines/>
        <w:rPr>
          <w:ins w:id="8531" w:author="Mosi Adesina Ifatunji" w:date="2025-06-17T18:18:00Z" w16du:dateUtc="2025-06-17T23:18:00Z"/>
          <w:rPrChange w:id="8532" w:author="Mosi Adesina Ifatunji" w:date="2025-07-17T11:52:00Z" w16du:dateUtc="2025-07-17T16:52:00Z">
            <w:rPr>
              <w:ins w:id="8533" w:author="Mosi Adesina Ifatunji" w:date="2025-06-17T18:18:00Z" w16du:dateUtc="2025-06-17T23:18:00Z"/>
              <w:rFonts w:ascii="Helvetica Neue" w:hAnsi="Helvetica Neue" w:cs="Helvetica Neue"/>
              <w:sz w:val="26"/>
              <w:szCs w:val="26"/>
            </w:rPr>
          </w:rPrChange>
        </w:rPr>
        <w:pPrChange w:id="8534" w:author="Mosi Adesina Ifatunji" w:date="2025-10-21T19:50:00Z" w16du:dateUtc="2025-10-22T00:50:00Z">
          <w:pPr>
            <w:autoSpaceDE w:val="0"/>
            <w:autoSpaceDN w:val="0"/>
            <w:adjustRightInd w:val="0"/>
            <w:ind w:right="-720"/>
          </w:pPr>
        </w:pPrChange>
      </w:pPr>
    </w:p>
    <w:p w14:paraId="00630E21" w14:textId="77777777" w:rsidR="00187D4E" w:rsidRPr="006B17C5" w:rsidRDefault="00187D4E">
      <w:pPr>
        <w:keepNext/>
        <w:keepLines/>
        <w:rPr>
          <w:ins w:id="8535" w:author="Mosi Adesina Ifatunji" w:date="2025-06-17T18:16:00Z" w16du:dateUtc="2025-06-17T23:16:00Z"/>
          <w:rPrChange w:id="8536" w:author="Mosi Adesina Ifatunji" w:date="2025-07-17T11:52:00Z" w16du:dateUtc="2025-07-17T16:52:00Z">
            <w:rPr>
              <w:ins w:id="8537" w:author="Mosi Adesina Ifatunji" w:date="2025-06-17T18:16:00Z" w16du:dateUtc="2025-06-17T23:16:00Z"/>
              <w:rFonts w:ascii="Helvetica Neue" w:hAnsi="Helvetica Neue" w:cs="Helvetica Neue"/>
              <w:sz w:val="26"/>
              <w:szCs w:val="26"/>
            </w:rPr>
          </w:rPrChange>
        </w:rPr>
        <w:pPrChange w:id="8538" w:author="Mosi Adesina Ifatunji" w:date="2025-10-21T19:50:00Z" w16du:dateUtc="2025-10-22T00:50:00Z">
          <w:pPr>
            <w:autoSpaceDE w:val="0"/>
            <w:autoSpaceDN w:val="0"/>
            <w:adjustRightInd w:val="0"/>
            <w:ind w:right="-720"/>
          </w:pPr>
        </w:pPrChange>
      </w:pPr>
    </w:p>
    <w:p w14:paraId="18F69D75" w14:textId="77777777" w:rsidR="003A2D4B" w:rsidRPr="006B17C5" w:rsidRDefault="003A2D4B">
      <w:pPr>
        <w:keepNext/>
        <w:keepLines/>
        <w:rPr>
          <w:ins w:id="8539" w:author="Mosi Adesina Ifatunji" w:date="2025-06-17T18:14:00Z" w16du:dateUtc="2025-06-17T23:14:00Z"/>
          <w:rPrChange w:id="8540" w:author="Mosi Adesina Ifatunji" w:date="2025-07-17T11:52:00Z" w16du:dateUtc="2025-07-17T16:52:00Z">
            <w:rPr>
              <w:ins w:id="8541" w:author="Mosi Adesina Ifatunji" w:date="2025-06-17T18:14:00Z" w16du:dateUtc="2025-06-17T23:14:00Z"/>
              <w:rFonts w:ascii="Helvetica Neue" w:hAnsi="Helvetica Neue" w:cs="Helvetica Neue"/>
              <w:sz w:val="26"/>
              <w:szCs w:val="26"/>
            </w:rPr>
          </w:rPrChange>
        </w:rPr>
        <w:pPrChange w:id="8542" w:author="Mosi Adesina Ifatunji" w:date="2025-10-21T19:50:00Z" w16du:dateUtc="2025-10-22T00:50:00Z">
          <w:pPr>
            <w:autoSpaceDE w:val="0"/>
            <w:autoSpaceDN w:val="0"/>
            <w:adjustRightInd w:val="0"/>
            <w:ind w:right="-720"/>
          </w:pPr>
        </w:pPrChange>
      </w:pPr>
    </w:p>
    <w:p w14:paraId="11D12EED" w14:textId="77777777" w:rsidR="00C961A9" w:rsidRPr="00B92532" w:rsidRDefault="00C961A9">
      <w:pPr>
        <w:rPr>
          <w:ins w:id="8543" w:author="Mosi Adesina Ifatunji" w:date="2025-06-17T18:14:00Z" w16du:dateUtc="2025-06-17T23:14:00Z"/>
        </w:rPr>
        <w:pPrChange w:id="8544" w:author="Mosi Adesina Ifatunji" w:date="2025-10-21T19:50:00Z" w16du:dateUtc="2025-10-22T00:50:00Z">
          <w:pPr>
            <w:pStyle w:val="BodyText"/>
          </w:pPr>
        </w:pPrChange>
      </w:pPr>
    </w:p>
    <w:p w14:paraId="193F7344" w14:textId="77777777" w:rsidR="007A5A75" w:rsidRPr="006B17C5" w:rsidRDefault="007A5A75">
      <w:pPr>
        <w:keepNext/>
        <w:keepLines/>
        <w:rPr>
          <w:ins w:id="8545" w:author="Mosi Adesina Ifatunji" w:date="2025-06-17T18:04:00Z" w16du:dateUtc="2025-06-17T23:04:00Z"/>
          <w:rPrChange w:id="8546" w:author="Mosi Adesina Ifatunji" w:date="2025-07-17T11:52:00Z" w16du:dateUtc="2025-07-17T16:52:00Z">
            <w:rPr>
              <w:ins w:id="8547" w:author="Mosi Adesina Ifatunji" w:date="2025-06-17T18:04:00Z" w16du:dateUtc="2025-06-17T23:04:00Z"/>
              <w:rFonts w:ascii="Helvetica Neue" w:hAnsi="Helvetica Neue" w:cs="Helvetica Neue"/>
              <w:sz w:val="26"/>
              <w:szCs w:val="26"/>
            </w:rPr>
          </w:rPrChange>
        </w:rPr>
        <w:pPrChange w:id="8548" w:author="Mosi Adesina Ifatunji" w:date="2025-10-21T19:50:00Z" w16du:dateUtc="2025-10-22T00:50:00Z">
          <w:pPr>
            <w:autoSpaceDE w:val="0"/>
            <w:autoSpaceDN w:val="0"/>
            <w:adjustRightInd w:val="0"/>
            <w:ind w:right="-720"/>
          </w:pPr>
        </w:pPrChange>
      </w:pPr>
    </w:p>
    <w:p w14:paraId="572744FB" w14:textId="77777777" w:rsidR="00A20132" w:rsidRPr="006B17C5" w:rsidRDefault="00A20132">
      <w:pPr>
        <w:keepNext/>
        <w:keepLines/>
        <w:rPr>
          <w:ins w:id="8549" w:author="Mosi Adesina Ifatunji" w:date="2025-06-17T18:04:00Z" w16du:dateUtc="2025-06-17T23:04:00Z"/>
          <w:rPrChange w:id="8550" w:author="Mosi Adesina Ifatunji" w:date="2025-07-17T11:52:00Z" w16du:dateUtc="2025-07-17T16:52:00Z">
            <w:rPr>
              <w:ins w:id="8551" w:author="Mosi Adesina Ifatunji" w:date="2025-06-17T18:04:00Z" w16du:dateUtc="2025-06-17T23:04:00Z"/>
              <w:rFonts w:ascii="Helvetica Neue" w:hAnsi="Helvetica Neue" w:cs="Helvetica Neue"/>
              <w:sz w:val="26"/>
              <w:szCs w:val="26"/>
            </w:rPr>
          </w:rPrChange>
        </w:rPr>
        <w:pPrChange w:id="8552" w:author="Mosi Adesina Ifatunji" w:date="2025-10-21T19:50:00Z" w16du:dateUtc="2025-10-22T00:50:00Z">
          <w:pPr>
            <w:autoSpaceDE w:val="0"/>
            <w:autoSpaceDN w:val="0"/>
            <w:adjustRightInd w:val="0"/>
            <w:ind w:right="-720"/>
          </w:pPr>
        </w:pPrChange>
      </w:pPr>
    </w:p>
    <w:p w14:paraId="3A9D147C" w14:textId="77777777" w:rsidR="008D1DD0" w:rsidRPr="006B17C5" w:rsidRDefault="008D1DD0">
      <w:pPr>
        <w:keepNext/>
        <w:keepLines/>
        <w:rPr>
          <w:ins w:id="8553" w:author="Mosi Adesina Ifatunji" w:date="2025-06-17T18:02:00Z" w16du:dateUtc="2025-06-17T23:02:00Z"/>
          <w:rPrChange w:id="8554" w:author="Mosi Adesina Ifatunji" w:date="2025-07-17T11:52:00Z" w16du:dateUtc="2025-07-17T16:52:00Z">
            <w:rPr>
              <w:ins w:id="8555" w:author="Mosi Adesina Ifatunji" w:date="2025-06-17T18:02:00Z" w16du:dateUtc="2025-06-17T23:02:00Z"/>
              <w:rFonts w:ascii="Helvetica Neue" w:hAnsi="Helvetica Neue" w:cs="Helvetica Neue"/>
              <w:sz w:val="26"/>
              <w:szCs w:val="26"/>
            </w:rPr>
          </w:rPrChange>
        </w:rPr>
        <w:pPrChange w:id="8556" w:author="Mosi Adesina Ifatunji" w:date="2025-10-21T19:50:00Z" w16du:dateUtc="2025-10-22T00:50:00Z">
          <w:pPr>
            <w:autoSpaceDE w:val="0"/>
            <w:autoSpaceDN w:val="0"/>
            <w:adjustRightInd w:val="0"/>
            <w:ind w:right="-720"/>
          </w:pPr>
        </w:pPrChange>
      </w:pPr>
    </w:p>
    <w:p w14:paraId="23C92CC4" w14:textId="77777777" w:rsidR="00185058" w:rsidRPr="006B17C5" w:rsidRDefault="00185058">
      <w:pPr>
        <w:keepNext/>
        <w:keepLines/>
        <w:rPr>
          <w:ins w:id="8557" w:author="Mosi Adesina Ifatunji" w:date="2025-06-17T17:59:00Z" w16du:dateUtc="2025-06-17T22:59:00Z"/>
          <w:rPrChange w:id="8558" w:author="Mosi Adesina Ifatunji" w:date="2025-07-17T11:52:00Z" w16du:dateUtc="2025-07-17T16:52:00Z">
            <w:rPr>
              <w:ins w:id="8559" w:author="Mosi Adesina Ifatunji" w:date="2025-06-17T17:59:00Z" w16du:dateUtc="2025-06-17T22:59:00Z"/>
              <w:rFonts w:ascii="Helvetica Neue" w:hAnsi="Helvetica Neue" w:cs="Helvetica Neue"/>
              <w:sz w:val="26"/>
              <w:szCs w:val="26"/>
            </w:rPr>
          </w:rPrChange>
        </w:rPr>
        <w:pPrChange w:id="8560" w:author="Mosi Adesina Ifatunji" w:date="2025-10-21T19:50:00Z" w16du:dateUtc="2025-10-22T00:50:00Z">
          <w:pPr>
            <w:autoSpaceDE w:val="0"/>
            <w:autoSpaceDN w:val="0"/>
            <w:adjustRightInd w:val="0"/>
            <w:ind w:left="720" w:right="-720" w:hanging="720"/>
          </w:pPr>
        </w:pPrChange>
      </w:pPr>
    </w:p>
    <w:p w14:paraId="3D9E1CED" w14:textId="77777777" w:rsidR="009341FD" w:rsidRPr="006B17C5" w:rsidRDefault="009341FD">
      <w:pPr>
        <w:keepNext/>
        <w:keepLines/>
        <w:rPr>
          <w:ins w:id="8561" w:author="Mosi Adesina Ifatunji" w:date="2025-06-17T17:59:00Z" w16du:dateUtc="2025-06-17T22:59:00Z"/>
          <w:rPrChange w:id="8562" w:author="Mosi Adesina Ifatunji" w:date="2025-07-17T11:52:00Z" w16du:dateUtc="2025-07-17T16:52:00Z">
            <w:rPr>
              <w:ins w:id="8563" w:author="Mosi Adesina Ifatunji" w:date="2025-06-17T17:59:00Z" w16du:dateUtc="2025-06-17T22:59:00Z"/>
              <w:rFonts w:ascii="Helvetica Neue" w:hAnsi="Helvetica Neue" w:cs="Helvetica Neue"/>
              <w:sz w:val="26"/>
              <w:szCs w:val="26"/>
            </w:rPr>
          </w:rPrChange>
        </w:rPr>
        <w:pPrChange w:id="8564" w:author="Mosi Adesina Ifatunji" w:date="2025-10-21T19:50:00Z" w16du:dateUtc="2025-10-22T00:50:00Z">
          <w:pPr>
            <w:autoSpaceDE w:val="0"/>
            <w:autoSpaceDN w:val="0"/>
            <w:adjustRightInd w:val="0"/>
            <w:ind w:right="-720"/>
          </w:pPr>
        </w:pPrChange>
      </w:pPr>
    </w:p>
    <w:p w14:paraId="2CBA4E3F" w14:textId="77777777" w:rsidR="009341FD" w:rsidRPr="006B17C5" w:rsidRDefault="009341FD">
      <w:pPr>
        <w:keepNext/>
        <w:keepLines/>
        <w:rPr>
          <w:ins w:id="8565" w:author="Mosi Adesina Ifatunji" w:date="2025-06-17T17:59:00Z" w16du:dateUtc="2025-06-17T22:59:00Z"/>
          <w:rPrChange w:id="8566" w:author="Mosi Adesina Ifatunji" w:date="2025-07-17T11:52:00Z" w16du:dateUtc="2025-07-17T16:52:00Z">
            <w:rPr>
              <w:ins w:id="8567" w:author="Mosi Adesina Ifatunji" w:date="2025-06-17T17:59:00Z" w16du:dateUtc="2025-06-17T22:59:00Z"/>
              <w:rFonts w:ascii="Helvetica Neue" w:hAnsi="Helvetica Neue" w:cs="Helvetica Neue"/>
              <w:sz w:val="26"/>
              <w:szCs w:val="26"/>
            </w:rPr>
          </w:rPrChange>
        </w:rPr>
        <w:pPrChange w:id="8568" w:author="Mosi Adesina Ifatunji" w:date="2025-10-21T19:50:00Z" w16du:dateUtc="2025-10-22T00:50:00Z">
          <w:pPr>
            <w:autoSpaceDE w:val="0"/>
            <w:autoSpaceDN w:val="0"/>
            <w:adjustRightInd w:val="0"/>
            <w:ind w:right="-720"/>
          </w:pPr>
        </w:pPrChange>
      </w:pPr>
    </w:p>
    <w:p w14:paraId="37F637A7" w14:textId="77777777" w:rsidR="00E84D08" w:rsidRPr="006B17C5" w:rsidRDefault="00E84D08">
      <w:pPr>
        <w:keepNext/>
        <w:keepLines/>
        <w:rPr>
          <w:ins w:id="8569" w:author="Mosi Adesina Ifatunji" w:date="2025-06-17T17:35:00Z" w16du:dateUtc="2025-06-17T22:35:00Z"/>
          <w:rPrChange w:id="8570" w:author="Mosi Adesina Ifatunji" w:date="2025-07-17T11:52:00Z" w16du:dateUtc="2025-07-17T16:52:00Z">
            <w:rPr>
              <w:ins w:id="8571" w:author="Mosi Adesina Ifatunji" w:date="2025-06-17T17:35:00Z" w16du:dateUtc="2025-06-17T22:35:00Z"/>
              <w:rFonts w:ascii="Helvetica Neue" w:hAnsi="Helvetica Neue" w:cs="Helvetica Neue"/>
              <w:sz w:val="26"/>
              <w:szCs w:val="26"/>
            </w:rPr>
          </w:rPrChange>
        </w:rPr>
        <w:pPrChange w:id="8572" w:author="Mosi Adesina Ifatunji" w:date="2025-10-21T19:50:00Z" w16du:dateUtc="2025-10-22T00:50:00Z">
          <w:pPr>
            <w:autoSpaceDE w:val="0"/>
            <w:autoSpaceDN w:val="0"/>
            <w:adjustRightInd w:val="0"/>
            <w:ind w:right="-720"/>
          </w:pPr>
        </w:pPrChange>
      </w:pPr>
    </w:p>
    <w:p w14:paraId="7ACDE6BB" w14:textId="77777777" w:rsidR="00EF4C0A" w:rsidRPr="006B17C5" w:rsidRDefault="00EF4C0A">
      <w:pPr>
        <w:keepNext/>
        <w:keepLines/>
        <w:rPr>
          <w:ins w:id="8573" w:author="Mosi Adesina Ifatunji" w:date="2025-06-17T17:06:00Z" w16du:dateUtc="2025-06-17T22:06:00Z"/>
          <w:rPrChange w:id="8574" w:author="Mosi Adesina Ifatunji" w:date="2025-07-17T11:52:00Z" w16du:dateUtc="2025-07-17T16:52:00Z">
            <w:rPr>
              <w:ins w:id="8575" w:author="Mosi Adesina Ifatunji" w:date="2025-06-17T17:06:00Z" w16du:dateUtc="2025-06-17T22:06:00Z"/>
              <w:rFonts w:ascii="Helvetica Neue" w:hAnsi="Helvetica Neue" w:cs="Helvetica Neue"/>
              <w:sz w:val="26"/>
              <w:szCs w:val="26"/>
            </w:rPr>
          </w:rPrChange>
        </w:rPr>
        <w:pPrChange w:id="8576" w:author="Mosi Adesina Ifatunji" w:date="2025-10-21T19:50:00Z" w16du:dateUtc="2025-10-22T00:50:00Z">
          <w:pPr>
            <w:autoSpaceDE w:val="0"/>
            <w:autoSpaceDN w:val="0"/>
            <w:adjustRightInd w:val="0"/>
            <w:ind w:right="-720"/>
          </w:pPr>
        </w:pPrChange>
      </w:pPr>
    </w:p>
    <w:p w14:paraId="7AF8AE14" w14:textId="77777777" w:rsidR="005A5F0E" w:rsidRPr="006B17C5" w:rsidRDefault="005A5F0E">
      <w:pPr>
        <w:keepNext/>
        <w:keepLines/>
        <w:rPr>
          <w:ins w:id="8577" w:author="Mosi Adesina Ifatunji" w:date="2025-06-17T16:54:00Z" w16du:dateUtc="2025-06-17T21:54:00Z"/>
          <w:rPrChange w:id="8578" w:author="Mosi Adesina Ifatunji" w:date="2025-07-17T11:52:00Z" w16du:dateUtc="2025-07-17T16:52:00Z">
            <w:rPr>
              <w:ins w:id="8579" w:author="Mosi Adesina Ifatunji" w:date="2025-06-17T16:54:00Z" w16du:dateUtc="2025-06-17T21:54:00Z"/>
              <w:rFonts w:ascii="Helvetica Neue" w:hAnsi="Helvetica Neue" w:cs="Helvetica Neue"/>
              <w:sz w:val="26"/>
              <w:szCs w:val="26"/>
            </w:rPr>
          </w:rPrChange>
        </w:rPr>
        <w:pPrChange w:id="8580" w:author="Mosi Adesina Ifatunji" w:date="2025-10-21T19:50:00Z" w16du:dateUtc="2025-10-22T00:50:00Z">
          <w:pPr>
            <w:autoSpaceDE w:val="0"/>
            <w:autoSpaceDN w:val="0"/>
            <w:adjustRightInd w:val="0"/>
            <w:ind w:left="720" w:right="-720" w:hanging="720"/>
          </w:pPr>
        </w:pPrChange>
      </w:pPr>
    </w:p>
    <w:p w14:paraId="6F5EEA8B" w14:textId="77777777" w:rsidR="00D617CF" w:rsidRPr="006B17C5" w:rsidRDefault="00D617CF">
      <w:pPr>
        <w:keepNext/>
        <w:keepLines/>
        <w:rPr>
          <w:ins w:id="8581" w:author="Mosi Adesina Ifatunji" w:date="2025-06-17T16:54:00Z" w16du:dateUtc="2025-06-17T21:54:00Z"/>
          <w:rPrChange w:id="8582" w:author="Mosi Adesina Ifatunji" w:date="2025-07-17T11:52:00Z" w16du:dateUtc="2025-07-17T16:52:00Z">
            <w:rPr>
              <w:ins w:id="8583" w:author="Mosi Adesina Ifatunji" w:date="2025-06-17T16:54:00Z" w16du:dateUtc="2025-06-17T21:54:00Z"/>
              <w:rFonts w:ascii="Helvetica Neue" w:hAnsi="Helvetica Neue" w:cs="Helvetica Neue"/>
              <w:sz w:val="26"/>
              <w:szCs w:val="26"/>
            </w:rPr>
          </w:rPrChange>
        </w:rPr>
        <w:pPrChange w:id="8584" w:author="Mosi Adesina Ifatunji" w:date="2025-10-21T19:50:00Z" w16du:dateUtc="2025-10-22T00:50:00Z">
          <w:pPr>
            <w:autoSpaceDE w:val="0"/>
            <w:autoSpaceDN w:val="0"/>
            <w:adjustRightInd w:val="0"/>
            <w:ind w:right="-720"/>
          </w:pPr>
        </w:pPrChange>
      </w:pPr>
    </w:p>
    <w:p w14:paraId="506322D0" w14:textId="77777777" w:rsidR="00D617CF" w:rsidRPr="009C7309" w:rsidRDefault="00D617CF">
      <w:pPr>
        <w:rPr>
          <w:ins w:id="8585" w:author="Mosi Adesina Ifatunji" w:date="2025-06-17T16:45:00Z" w16du:dateUtc="2025-06-17T21:45:00Z"/>
        </w:rPr>
        <w:pPrChange w:id="8586" w:author="Mosi Adesina Ifatunji" w:date="2025-10-21T19:50:00Z" w16du:dateUtc="2025-10-22T00:50:00Z">
          <w:pPr>
            <w:pStyle w:val="NoSpacing"/>
          </w:pPr>
        </w:pPrChange>
      </w:pPr>
    </w:p>
    <w:p w14:paraId="45D79A03" w14:textId="77777777" w:rsidR="00AD1C3A" w:rsidRPr="00B92532" w:rsidRDefault="00AD1C3A">
      <w:pPr>
        <w:rPr>
          <w:ins w:id="8587" w:author="Mosi Adesina Ifatunji" w:date="2025-06-17T16:45:00Z" w16du:dateUtc="2025-06-17T21:45:00Z"/>
        </w:rPr>
        <w:pPrChange w:id="8588" w:author="Mosi Adesina Ifatunji" w:date="2025-10-21T19:50:00Z" w16du:dateUtc="2025-10-22T00:50:00Z">
          <w:pPr>
            <w:pStyle w:val="BodyText"/>
          </w:pPr>
        </w:pPrChange>
      </w:pPr>
    </w:p>
    <w:p w14:paraId="67FF9B38" w14:textId="77777777" w:rsidR="00AD1C3A" w:rsidRPr="006B17C5" w:rsidRDefault="00AD1C3A">
      <w:pPr>
        <w:autoSpaceDE w:val="0"/>
        <w:autoSpaceDN w:val="0"/>
        <w:ind w:right="-14"/>
        <w:rPr>
          <w:ins w:id="8589" w:author="Mosi Adesina Ifatunji" w:date="2025-06-17T16:45:00Z" w16du:dateUtc="2025-06-17T21:45:00Z"/>
          <w:rPrChange w:id="8590" w:author="Mosi Adesina Ifatunji" w:date="2025-07-17T11:52:00Z" w16du:dateUtc="2025-07-17T16:52:00Z">
            <w:rPr>
              <w:ins w:id="8591" w:author="Mosi Adesina Ifatunji" w:date="2025-06-17T16:45:00Z" w16du:dateUtc="2025-06-17T21:45:00Z"/>
              <w:rFonts w:ascii="Helvetica Neue" w:hAnsi="Helvetica Neue" w:cs="Helvetica Neue"/>
              <w:sz w:val="26"/>
              <w:szCs w:val="26"/>
            </w:rPr>
          </w:rPrChange>
        </w:rPr>
        <w:pPrChange w:id="8592" w:author="Mosi Adesina Ifatunji" w:date="2025-10-21T19:50:00Z" w16du:dateUtc="2025-10-22T00:50:00Z">
          <w:pPr>
            <w:autoSpaceDE w:val="0"/>
            <w:autoSpaceDN w:val="0"/>
            <w:adjustRightInd w:val="0"/>
            <w:ind w:right="-720"/>
          </w:pPr>
        </w:pPrChange>
      </w:pPr>
    </w:p>
    <w:p w14:paraId="2611BC83" w14:textId="77777777" w:rsidR="00AD1C3A" w:rsidRPr="00B92532" w:rsidRDefault="00AD1C3A">
      <w:pPr>
        <w:pStyle w:val="BodyText"/>
        <w:spacing w:after="0"/>
        <w:ind w:right="-14"/>
        <w:rPr>
          <w:ins w:id="8593" w:author="Mosi Adesina Ifatunji" w:date="2025-06-17T16:36:00Z" w16du:dateUtc="2025-06-17T21:36:00Z"/>
        </w:rPr>
        <w:pPrChange w:id="8594" w:author="Mosi Adesina Ifatunji" w:date="2025-10-21T19:50:00Z" w16du:dateUtc="2025-10-22T00:50:00Z">
          <w:pPr>
            <w:pStyle w:val="NoSpacing"/>
          </w:pPr>
        </w:pPrChange>
      </w:pPr>
    </w:p>
    <w:p w14:paraId="10AB9332" w14:textId="77777777" w:rsidR="00097B13" w:rsidRPr="00765008" w:rsidRDefault="00097B13">
      <w:pPr>
        <w:pStyle w:val="BodyText"/>
        <w:spacing w:after="0"/>
        <w:ind w:right="-14"/>
        <w:rPr>
          <w:ins w:id="8595" w:author="Mosi Adesina Ifatunji" w:date="2025-06-17T16:27:00Z" w16du:dateUtc="2025-06-17T21:27:00Z"/>
        </w:rPr>
        <w:pPrChange w:id="8596" w:author="Mosi Adesina Ifatunji" w:date="2025-10-21T19:50:00Z" w16du:dateUtc="2025-10-22T00:50:00Z">
          <w:pPr>
            <w:pStyle w:val="NoSpacing"/>
          </w:pPr>
        </w:pPrChange>
      </w:pPr>
    </w:p>
    <w:p w14:paraId="09E27B0B" w14:textId="77777777" w:rsidR="001C7B34" w:rsidRPr="00B92532" w:rsidRDefault="001C7B34" w:rsidP="00417DDA">
      <w:pPr>
        <w:pStyle w:val="NoSpacing"/>
        <w:rPr>
          <w:ins w:id="8597" w:author="Mosi Adesina Ifatunji" w:date="2025-06-17T16:27:00Z" w16du:dateUtc="2025-06-17T21:27:00Z"/>
        </w:rPr>
      </w:pPr>
    </w:p>
    <w:p w14:paraId="36B7D20C" w14:textId="77777777" w:rsidR="001C7B34" w:rsidRPr="00B92532" w:rsidRDefault="001C7B34">
      <w:pPr>
        <w:pStyle w:val="NoSpacing"/>
        <w:rPr>
          <w:ins w:id="8598" w:author="Mosi Adesina Ifatunji" w:date="2025-06-17T16:27:00Z" w16du:dateUtc="2025-06-17T21:27:00Z"/>
        </w:rPr>
        <w:pPrChange w:id="8599" w:author="Mosi Adesina Ifatunji" w:date="2025-10-26T17:05:00Z" w16du:dateUtc="2025-10-26T22:05:00Z">
          <w:pPr>
            <w:autoSpaceDE w:val="0"/>
            <w:autoSpaceDN w:val="0"/>
            <w:adjustRightInd w:val="0"/>
            <w:ind w:right="-720"/>
          </w:pPr>
        </w:pPrChange>
      </w:pPr>
    </w:p>
    <w:p w14:paraId="4F2C849C" w14:textId="77777777" w:rsidR="001C7B34" w:rsidRPr="00B92532" w:rsidRDefault="001C7B34">
      <w:pPr>
        <w:pStyle w:val="NoSpacing"/>
        <w:rPr>
          <w:ins w:id="8600" w:author="Mosi Adesina Ifatunji" w:date="2025-06-17T16:05:00Z" w16du:dateUtc="2025-06-17T21:05:00Z"/>
        </w:rPr>
        <w:pPrChange w:id="8601" w:author="Mosi Adesina Ifatunji" w:date="2025-10-26T17:05:00Z" w16du:dateUtc="2025-10-26T22:05:00Z">
          <w:pPr>
            <w:autoSpaceDE w:val="0"/>
            <w:autoSpaceDN w:val="0"/>
            <w:adjustRightInd w:val="0"/>
            <w:ind w:left="720" w:right="-720" w:hanging="720"/>
          </w:pPr>
        </w:pPrChange>
      </w:pPr>
    </w:p>
    <w:p w14:paraId="550FCB53" w14:textId="77777777" w:rsidR="00CF422E" w:rsidRPr="00B92532" w:rsidRDefault="00CF422E">
      <w:pPr>
        <w:pStyle w:val="NoSpacing"/>
        <w:rPr>
          <w:ins w:id="8602" w:author="Mosi Adesina Ifatunji" w:date="2025-06-17T16:05:00Z" w16du:dateUtc="2025-06-17T21:05:00Z"/>
        </w:rPr>
        <w:pPrChange w:id="8603" w:author="Mosi Adesina Ifatunji" w:date="2025-10-26T17:05:00Z" w16du:dateUtc="2025-10-26T22:05:00Z">
          <w:pPr>
            <w:autoSpaceDE w:val="0"/>
            <w:autoSpaceDN w:val="0"/>
            <w:adjustRightInd w:val="0"/>
            <w:ind w:right="-720"/>
          </w:pPr>
        </w:pPrChange>
      </w:pPr>
    </w:p>
    <w:p w14:paraId="2369209F" w14:textId="46417299" w:rsidR="00FF1E7F" w:rsidRPr="00B92532" w:rsidRDefault="00FF1E7F">
      <w:pPr>
        <w:pStyle w:val="NoSpacing"/>
        <w:rPr>
          <w:ins w:id="8604" w:author="Mosi Adesina Ifatunji" w:date="2025-06-14T13:51:00Z" w16du:dateUtc="2025-06-14T18:51:00Z"/>
          <w:highlight w:val="lightGray"/>
        </w:rPr>
        <w:pPrChange w:id="8605" w:author="Mosi Adesina Ifatunji" w:date="2025-10-26T17:05:00Z" w16du:dateUtc="2025-10-26T22:05:00Z">
          <w:pPr/>
        </w:pPrChange>
      </w:pPr>
      <w:ins w:id="8606" w:author="Mosi Adesina Ifatunji" w:date="2025-06-14T13:51:00Z" w16du:dateUtc="2025-06-14T18:51:00Z">
        <w:r w:rsidRPr="00B92532">
          <w:rPr>
            <w:highlight w:val="lightGray"/>
          </w:rPr>
          <w:br w:type="page"/>
        </w:r>
      </w:ins>
    </w:p>
    <w:bookmarkEnd w:id="8495"/>
    <w:p w14:paraId="7BE0D3BA" w14:textId="3EA60468" w:rsidR="00F632FF" w:rsidRPr="00B92532" w:rsidDel="00A15C44" w:rsidRDefault="00E545EA">
      <w:pPr>
        <w:pStyle w:val="Heading3"/>
        <w:rPr>
          <w:del w:id="8607" w:author="Mosi Adesina Ifatunji" w:date="2025-02-16T14:40:00Z" w16du:dateUtc="2025-02-16T20:40:00Z"/>
        </w:rPr>
      </w:pPr>
      <w:del w:id="8608" w:author="Mosi Adesina Ifatunji" w:date="2025-06-17T16:59:00Z" w16du:dateUtc="2025-06-17T21:59:00Z">
        <w:r w:rsidRPr="00B92532" w:rsidDel="00B21D4A">
          <w:rPr>
            <w:b w:val="0"/>
          </w:rPr>
          <w:lastRenderedPageBreak/>
          <w:fldChar w:fldCharType="begin">
            <w:fldData xml:space="preserve">PEVuZE5vdGU+PENpdGU+PEF1dGhvcj5Hb2ZmbWFuPC9BdXRob3I+PFllYXI+MTk3NDwvWWVhcj48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</w:fldData>
          </w:fldChar>
        </w:r>
        <w:r w:rsidRPr="00B92532" w:rsidDel="00B21D4A">
          <w:delInstrText xml:space="preserve"> ADDIN EN.JS.CITE </w:delInstrText>
        </w:r>
        <w:r w:rsidRPr="00B92532" w:rsidDel="00B21D4A">
          <w:rPr>
            <w:b w:val="0"/>
          </w:rPr>
        </w:r>
        <w:r w:rsidRPr="00B92532" w:rsidDel="00B21D4A">
          <w:rPr>
            <w:b w:val="0"/>
          </w:rPr>
          <w:fldChar w:fldCharType="separate"/>
        </w:r>
        <w:r w:rsidRPr="006B17C5" w:rsidDel="00B21D4A">
          <w:rPr>
            <w:rPrChange w:id="8609" w:author="Mosi Adesina Ifatunji" w:date="2025-07-17T11:52:00Z" w16du:dateUtc="2025-07-17T16:52:00Z">
              <w:rPr>
                <w:noProof/>
                <w:sz w:val="28"/>
              </w:rPr>
            </w:rPrChange>
          </w:rPr>
          <w:delText>(Goffman 1974)</w:delText>
        </w:r>
        <w:r w:rsidRPr="00B92532" w:rsidDel="00B21D4A">
          <w:rPr>
            <w:b w:val="0"/>
          </w:rPr>
          <w:fldChar w:fldCharType="end"/>
        </w:r>
        <w:r w:rsidR="006C25A4" w:rsidRPr="006B17C5" w:rsidDel="00B21D4A">
          <w:rPr>
            <w:rPrChange w:id="8610" w:author="Mosi Adesina Ifatunji" w:date="2025-07-17T11:52:00Z" w16du:dateUtc="2025-07-17T16:52:00Z">
              <w:rPr>
                <w:rFonts w:ascii="Times-Italic" w:hAnsi="Times-Italic" w:cs="Times-Italic"/>
                <w:i/>
                <w:iCs/>
                <w:sz w:val="19"/>
                <w:szCs w:val="19"/>
              </w:rPr>
            </w:rPrChange>
          </w:rPr>
          <w:fldChar w:fldCharType="begin">
            <w:fldData xml:space="preserve">PEVuZE5vdGU+PENpdGU+PEF1dGhvcj5Td2lkbGVyPC9BdXRob3I+PFllYXI+MTk4NjwvWWVhcj48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</w:fldData>
          </w:fldChar>
        </w:r>
        <w:r w:rsidR="006C25A4" w:rsidRPr="006B17C5" w:rsidDel="00B21D4A">
          <w:rPr>
            <w:rPrChange w:id="8611" w:author="Mosi Adesina Ifatunji" w:date="2025-07-17T11:52:00Z" w16du:dateUtc="2025-07-17T16:52:00Z">
              <w:rPr>
                <w:rFonts w:ascii="Times-Italic" w:hAnsi="Times-Italic" w:cs="Times-Italic"/>
                <w:i/>
                <w:iCs/>
                <w:sz w:val="19"/>
                <w:szCs w:val="19"/>
              </w:rPr>
            </w:rPrChange>
          </w:rPr>
          <w:delInstrText xml:space="preserve"> ADDIN EN.JS.CITE </w:delInstrText>
        </w:r>
        <w:r w:rsidR="006C25A4" w:rsidRPr="006B17C5" w:rsidDel="00B21D4A">
          <w:rPr>
            <w:rPrChange w:id="8612" w:author="Mosi Adesina Ifatunji" w:date="2025-07-17T11:52:00Z" w16du:dateUtc="2025-07-17T16:52:00Z">
              <w:rPr>
                <w:rFonts w:ascii="Times-Italic" w:hAnsi="Times-Italic" w:cs="Times-Italic"/>
                <w:i/>
                <w:iCs/>
                <w:sz w:val="19"/>
                <w:szCs w:val="19"/>
              </w:rPr>
            </w:rPrChange>
          </w:rPr>
          <w:fldChar w:fldCharType="separate"/>
        </w:r>
        <w:r w:rsidR="001442A3" w:rsidRPr="006B17C5" w:rsidDel="00B21D4A">
          <w:rPr>
            <w:rPrChange w:id="8613" w:author="Mosi Adesina Ifatunji" w:date="2025-07-17T11:52:00Z" w16du:dateUtc="2025-07-17T16:52:00Z">
              <w:rPr>
                <w:rFonts w:ascii="Times-Italic" w:hAnsi="Times-Italic" w:cs="Times-Italic"/>
                <w:i/>
                <w:iCs/>
                <w:noProof/>
                <w:sz w:val="19"/>
                <w:szCs w:val="19"/>
              </w:rPr>
            </w:rPrChange>
          </w:rPr>
          <w:delText>(Swidler 1986: 273)</w:delText>
        </w:r>
        <w:r w:rsidR="006C25A4" w:rsidRPr="006B17C5" w:rsidDel="00B21D4A">
          <w:rPr>
            <w:rPrChange w:id="8614" w:author="Mosi Adesina Ifatunji" w:date="2025-07-17T11:52:00Z" w16du:dateUtc="2025-07-17T16:52:00Z">
              <w:rPr>
                <w:rFonts w:ascii="Times-Italic" w:hAnsi="Times-Italic" w:cs="Times-Italic"/>
                <w:i/>
                <w:iCs/>
                <w:sz w:val="19"/>
                <w:szCs w:val="19"/>
              </w:rPr>
            </w:rPrChange>
          </w:rPr>
          <w:fldChar w:fldCharType="end"/>
        </w:r>
      </w:del>
      <w:del w:id="8615" w:author="Mosi Adesina Ifatunji" w:date="2025-06-16T17:50:00Z" w16du:dateUtc="2025-06-16T22:50:00Z">
        <w:r w:rsidR="00D428B7" w:rsidRPr="00B92532" w:rsidDel="00E54263">
          <w:rPr>
            <w:b w:val="0"/>
          </w:rPr>
          <w:fldChar w:fldCharType="begin">
            <w:fldData xml:space="preserve">PEVuZE5vdGU+PENpdGUgQXV0aG9yWWVhcj0iMSI+PEF1dGhvcj5UaWxseTwvQXV0aG9yPjxZZWFy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</w:fldData>
          </w:fldChar>
        </w:r>
        <w:r w:rsidR="00D428B7" w:rsidRPr="00B92532" w:rsidDel="00E54263">
          <w:delInstrText xml:space="preserve"> ADDIN EN.JS.CITE </w:delInstrText>
        </w:r>
        <w:r w:rsidR="00D428B7" w:rsidRPr="00B92532" w:rsidDel="00E54263">
          <w:rPr>
            <w:b w:val="0"/>
          </w:rPr>
        </w:r>
        <w:r w:rsidR="00D428B7" w:rsidRPr="00B92532" w:rsidDel="00E54263">
          <w:rPr>
            <w:b w:val="0"/>
          </w:rPr>
          <w:fldChar w:fldCharType="separate"/>
        </w:r>
        <w:r w:rsidR="00802474" w:rsidRPr="006B17C5" w:rsidDel="00E54263">
          <w:rPr>
            <w:rPrChange w:id="8616" w:author="Mosi Adesina Ifatunji" w:date="2025-07-17T11:52:00Z" w16du:dateUtc="2025-07-17T16:52:00Z">
              <w:rPr>
                <w:noProof/>
                <w:sz w:val="28"/>
              </w:rPr>
            </w:rPrChange>
          </w:rPr>
          <w:delText>Tilly (1998)</w:delText>
        </w:r>
        <w:r w:rsidR="00D428B7" w:rsidRPr="00B92532" w:rsidDel="00E54263">
          <w:rPr>
            <w:b w:val="0"/>
          </w:rPr>
          <w:fldChar w:fldCharType="end"/>
        </w:r>
        <w:r w:rsidR="00D15811" w:rsidRPr="00B92532" w:rsidDel="00E54263">
          <w:rPr>
            <w:b w:val="0"/>
          </w:rPr>
          <w:fldChar w:fldCharType="begin"/>
        </w:r>
        <w:r w:rsidR="00D15811" w:rsidRPr="00B92532" w:rsidDel="00E54263">
          <w:rPr>
            <w:b w:val="0"/>
          </w:rPr>
          <w:fldChar w:fldCharType="separate"/>
        </w:r>
        <w:r w:rsidR="00DF20D8" w:rsidRPr="006B17C5" w:rsidDel="00E54263">
          <w:rPr>
            <w:rPrChange w:id="8617" w:author="Mosi Adesina Ifatunji" w:date="2025-07-17T11:52:00Z" w16du:dateUtc="2025-07-17T16:52:00Z">
              <w:rPr>
                <w:noProof/>
                <w:sz w:val="28"/>
              </w:rPr>
            </w:rPrChange>
          </w:rPr>
          <w:delText>(Avent-Holt and Tomaskovic-Devey 2010; Baron and Pfeffer 1994; Collins 1997; DiTomaso 2015; Ray 2019; Ridgeway et al. 1998; Wingfield and Alston 2014)</w:delText>
        </w:r>
        <w:r w:rsidR="00D15811" w:rsidRPr="00B92532" w:rsidDel="00E54263">
          <w:rPr>
            <w:b w:val="0"/>
          </w:rPr>
          <w:fldChar w:fldCharType="end"/>
        </w:r>
      </w:del>
      <w:del w:id="8618" w:author="Mosi Adesina Ifatunji" w:date="2025-06-17T16:59:00Z" w16du:dateUtc="2025-06-17T21:59:00Z">
        <w:r w:rsidR="006D2A02" w:rsidRPr="00B92532" w:rsidDel="00B21D4A">
          <w:rPr>
            <w:b w:val="0"/>
          </w:rPr>
          <w:fldChar w:fldCharType="begin">
            <w:fldData xml:space="preserve">PEVuZE5vdGU+PENpdGU+PEF1dGhvcj5SYXk8L0F1dGhvcj48WWVhcj4yMDE5PC9ZZWFyPjxSZWNO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</w:fldData>
          </w:fldChar>
        </w:r>
        <w:r w:rsidR="006D2A02" w:rsidRPr="00B92532" w:rsidDel="00B21D4A">
          <w:delInstrText xml:space="preserve"> ADDIN EN.JS.CITE </w:delInstrText>
        </w:r>
        <w:r w:rsidR="006D2A02" w:rsidRPr="00B92532" w:rsidDel="00B21D4A">
          <w:rPr>
            <w:b w:val="0"/>
          </w:rPr>
        </w:r>
        <w:r w:rsidR="006D2A02" w:rsidRPr="00B92532" w:rsidDel="00B21D4A">
          <w:rPr>
            <w:b w:val="0"/>
          </w:rPr>
          <w:fldChar w:fldCharType="separate"/>
        </w:r>
        <w:r w:rsidR="006D2A02" w:rsidRPr="006B17C5" w:rsidDel="00B21D4A">
          <w:rPr>
            <w:rPrChange w:id="8619" w:author="Mosi Adesina Ifatunji" w:date="2025-07-17T11:52:00Z" w16du:dateUtc="2025-07-17T16:52:00Z">
              <w:rPr>
                <w:noProof/>
                <w:sz w:val="28"/>
              </w:rPr>
            </w:rPrChange>
          </w:rPr>
          <w:delText>(Ray 2019: Figure XX)</w:delText>
        </w:r>
        <w:r w:rsidR="006D2A02" w:rsidRPr="00B92532" w:rsidDel="00B21D4A">
          <w:rPr>
            <w:b w:val="0"/>
          </w:rPr>
          <w:fldChar w:fldCharType="end"/>
        </w:r>
        <w:r w:rsidR="00077CF8" w:rsidRPr="006B17C5" w:rsidDel="00B21D4A">
          <w:rPr>
            <w:rPrChange w:id="8620" w:author="Mosi Adesina Ifatunji" w:date="2025-07-17T11:52:00Z" w16du:dateUtc="2025-07-17T16:52:00Z">
              <w:rPr>
                <w:sz w:val="22"/>
                <w:szCs w:val="22"/>
              </w:rPr>
            </w:rPrChange>
          </w:rPr>
          <w:fldChar w:fldCharType="begin">
            <w:fldData xml:space="preserve">PEVuZE5vdGU+PENpdGU+PEF1dGhvcj5CaGF0dDwvQXV0aG9yPjxZZWFyPjIwMTM8L1llYXI+PFJl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</w:fldData>
          </w:fldChar>
        </w:r>
        <w:r w:rsidR="00077CF8" w:rsidRPr="006B17C5" w:rsidDel="00B21D4A">
          <w:rPr>
            <w:rPrChange w:id="8621" w:author="Mosi Adesina Ifatunji" w:date="2025-07-17T11:52:00Z" w16du:dateUtc="2025-07-17T16:52:00Z">
              <w:rPr>
                <w:sz w:val="22"/>
                <w:szCs w:val="22"/>
              </w:rPr>
            </w:rPrChange>
          </w:rPr>
          <w:delInstrText xml:space="preserve"> ADDIN EN.JS.CITE </w:delInstrText>
        </w:r>
        <w:r w:rsidR="00077CF8" w:rsidRPr="006B17C5" w:rsidDel="00B21D4A">
          <w:rPr>
            <w:rPrChange w:id="8622" w:author="Mosi Adesina Ifatunji" w:date="2025-07-17T11:52:00Z" w16du:dateUtc="2025-07-17T16:52:00Z">
              <w:rPr>
                <w:sz w:val="22"/>
                <w:szCs w:val="22"/>
              </w:rPr>
            </w:rPrChange>
          </w:rPr>
          <w:fldChar w:fldCharType="separate"/>
        </w:r>
        <w:r w:rsidR="00361E95" w:rsidRPr="006B17C5" w:rsidDel="00B21D4A">
          <w:rPr>
            <w:rPrChange w:id="8623" w:author="Mosi Adesina Ifatunji" w:date="2025-07-17T11:52:00Z" w16du:dateUtc="2025-07-17T16:52:00Z">
              <w:rPr>
                <w:noProof/>
                <w:sz w:val="28"/>
              </w:rPr>
            </w:rPrChange>
          </w:rPr>
          <w:delText>(Acker 2006; Bhatt 2013; Bielby 2011; DiMaggio 1997; Ridgeway et al. 1998; Tilly 1998; Tomaskovic-Devey and Avent-Holt 2019b)</w:delText>
        </w:r>
        <w:r w:rsidR="00077CF8" w:rsidRPr="006B17C5" w:rsidDel="00B21D4A">
          <w:rPr>
            <w:rPrChange w:id="8624" w:author="Mosi Adesina Ifatunji" w:date="2025-07-17T11:52:00Z" w16du:dateUtc="2025-07-17T16:52:00Z">
              <w:rPr>
                <w:sz w:val="22"/>
                <w:szCs w:val="22"/>
              </w:rPr>
            </w:rPrChange>
          </w:rPr>
          <w:fldChar w:fldCharType="end"/>
        </w:r>
      </w:del>
      <w:del w:id="8625" w:author="Mosi Adesina Ifatunji" w:date="2025-06-16T17:56:00Z" w16du:dateUtc="2025-06-16T22:56:00Z">
        <w:r w:rsidR="00ED260D" w:rsidRPr="00B92532" w:rsidDel="009E2782">
          <w:rPr>
            <w:b w:val="0"/>
          </w:rPr>
          <w:fldChar w:fldCharType="begin"/>
        </w:r>
        <w:r w:rsidR="00ED260D" w:rsidRPr="00B92532" w:rsidDel="009E2782">
          <w:rPr>
            <w:b w:val="0"/>
          </w:rPr>
          <w:fldChar w:fldCharType="separate"/>
        </w:r>
        <w:r w:rsidR="0052658E" w:rsidRPr="006B17C5" w:rsidDel="009E2782">
          <w:rPr>
            <w:rPrChange w:id="8626" w:author="Mosi Adesina Ifatunji" w:date="2025-07-17T11:52:00Z" w16du:dateUtc="2025-07-17T16:52:00Z">
              <w:rPr>
                <w:noProof/>
                <w:sz w:val="28"/>
              </w:rPr>
            </w:rPrChange>
          </w:rPr>
          <w:delText>(House 1977: 161)</w:delText>
        </w:r>
        <w:r w:rsidR="00ED260D" w:rsidRPr="00B92532" w:rsidDel="009E2782">
          <w:rPr>
            <w:b w:val="0"/>
          </w:rPr>
          <w:fldChar w:fldCharType="end"/>
        </w:r>
      </w:del>
      <w:del w:id="8627" w:author="Mosi Adesina Ifatunji" w:date="2025-06-13T16:28:00Z" w16du:dateUtc="2025-06-13T21:28:00Z">
        <w:r w:rsidR="00982D70" w:rsidRPr="006B17C5" w:rsidDel="0088589A">
          <w:rPr>
            <w:rPrChange w:id="8628" w:author="Mosi Adesina Ifatunji" w:date="2025-07-17T11:52:00Z" w16du:dateUtc="2025-07-17T16:52:00Z">
              <w:rPr>
                <w:sz w:val="28"/>
                <w:highlight w:val="yellow"/>
                <w:shd w:val="clear" w:color="auto" w:fill="F4CCCC"/>
              </w:rPr>
            </w:rPrChange>
          </w:rPr>
          <w:fldChar w:fldCharType="begin"/>
        </w:r>
        <w:r w:rsidR="00982D70" w:rsidRPr="006B17C5" w:rsidDel="0088589A">
          <w:rPr>
            <w:rPrChange w:id="8629" w:author="Mosi Adesina Ifatunji" w:date="2025-07-17T11:52:00Z" w16du:dateUtc="2025-07-17T16:52:00Z">
              <w:rPr>
                <w:sz w:val="28"/>
                <w:highlight w:val="yellow"/>
                <w:shd w:val="clear" w:color="auto" w:fill="F4CCCC"/>
              </w:rPr>
            </w:rPrChange>
          </w:rPr>
          <w:fldChar w:fldCharType="separate"/>
        </w:r>
        <w:r w:rsidR="00982D70" w:rsidRPr="006B17C5" w:rsidDel="0088589A">
          <w:rPr>
            <w:rPrChange w:id="8630" w:author="Mosi Adesina Ifatunji" w:date="2025-07-17T11:52:00Z" w16du:dateUtc="2025-07-17T16:52:00Z">
              <w:rPr>
                <w:noProof/>
                <w:sz w:val="28"/>
                <w:highlight w:val="yellow"/>
                <w:shd w:val="clear" w:color="auto" w:fill="F4CCCC"/>
              </w:rPr>
            </w:rPrChange>
          </w:rPr>
          <w:delText>(Jacobs and Breiger 2017)</w:delText>
        </w:r>
        <w:r w:rsidR="00982D70" w:rsidRPr="006B17C5" w:rsidDel="0088589A">
          <w:rPr>
            <w:rPrChange w:id="8631" w:author="Mosi Adesina Ifatunji" w:date="2025-07-17T11:52:00Z" w16du:dateUtc="2025-07-17T16:52:00Z">
              <w:rPr>
                <w:sz w:val="28"/>
                <w:highlight w:val="yellow"/>
                <w:shd w:val="clear" w:color="auto" w:fill="F4CCCC"/>
              </w:rPr>
            </w:rPrChange>
          </w:rPr>
          <w:fldChar w:fldCharType="end"/>
        </w:r>
      </w:del>
      <w:del w:id="8632" w:author="Mosi Adesina Ifatunji" w:date="2025-05-29T16:57:00Z" w16du:dateUtc="2025-05-29T21:57:00Z">
        <w:r w:rsidR="00147523" w:rsidRPr="00B92532" w:rsidDel="00591833">
          <w:rPr>
            <w:b w:val="0"/>
          </w:rPr>
          <w:fldChar w:fldCharType="begin">
            <w:fldData xml:space="preserve">PEVuZE5vdGU+PENpdGU+PEF1dGhvcj5Ub21hc2tvdmljLURldmV5PC9BdXRob3I+PFllYXI+MTk5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</w:fldData>
          </w:fldChar>
        </w:r>
        <w:r w:rsidR="00147523" w:rsidRPr="00B92532" w:rsidDel="00591833">
          <w:delInstrText xml:space="preserve"> ADDIN EN.JS.CITE </w:delInstrText>
        </w:r>
        <w:r w:rsidR="00147523" w:rsidRPr="00B92532" w:rsidDel="00591833">
          <w:rPr>
            <w:b w:val="0"/>
          </w:rPr>
        </w:r>
        <w:r w:rsidR="00147523" w:rsidRPr="00B92532" w:rsidDel="00591833">
          <w:rPr>
            <w:b w:val="0"/>
          </w:rPr>
          <w:fldChar w:fldCharType="separate"/>
        </w:r>
        <w:r w:rsidR="00591833" w:rsidRPr="006B17C5" w:rsidDel="00591833">
          <w:rPr>
            <w:rPrChange w:id="8633" w:author="Mosi Adesina Ifatunji" w:date="2025-07-17T11:52:00Z" w16du:dateUtc="2025-07-17T16:52:00Z">
              <w:rPr>
                <w:noProof/>
                <w:sz w:val="28"/>
              </w:rPr>
            </w:rPrChange>
          </w:rPr>
          <w:delText>(del Río and Alonso-Villar 2015, Ferguson and Koning 2018, Kaufman 2001, Sørensen 2004, Tomaskovic-Devey 1993)</w:delText>
        </w:r>
        <w:r w:rsidR="00147523" w:rsidRPr="00B92532" w:rsidDel="00591833">
          <w:rPr>
            <w:b w:val="0"/>
          </w:rPr>
          <w:fldChar w:fldCharType="end"/>
        </w:r>
      </w:del>
      <w:del w:id="8634" w:author="Mosi Adesina Ifatunji" w:date="2025-06-14T13:51:00Z" w16du:dateUtc="2025-06-14T18:51:00Z">
        <w:r w:rsidR="00033090" w:rsidRPr="00B92532" w:rsidDel="00FF1E7F">
          <w:rPr>
            <w:b w:val="0"/>
          </w:rPr>
          <w:fldChar w:fldCharType="begin">
            <w:fldData xml:space="preserve">PEVuZE5vdGU+PENpdGU+PEF1dGhvcj5Gb3g8L0F1dGhvcj48WWVhcj4yMDA2PC9ZZWFyPjxSZWNO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</w:fldData>
          </w:fldChar>
        </w:r>
        <w:r w:rsidR="00033090" w:rsidRPr="00B92532" w:rsidDel="00FF1E7F">
          <w:delInstrText xml:space="preserve"> ADDIN EN.JS.CITE </w:delInstrText>
        </w:r>
        <w:r w:rsidR="00033090" w:rsidRPr="00B92532" w:rsidDel="00FF1E7F">
          <w:rPr>
            <w:b w:val="0"/>
          </w:rPr>
        </w:r>
        <w:r w:rsidR="00033090" w:rsidRPr="00B92532" w:rsidDel="00FF1E7F">
          <w:rPr>
            <w:b w:val="0"/>
          </w:rPr>
          <w:fldChar w:fldCharType="separate"/>
        </w:r>
        <w:r w:rsidR="00DF20D8" w:rsidRPr="006B17C5" w:rsidDel="00FF1E7F">
          <w:rPr>
            <w:rPrChange w:id="8635" w:author="Mosi Adesina Ifatunji" w:date="2025-07-17T11:52:00Z" w16du:dateUtc="2025-07-17T16:52:00Z">
              <w:rPr>
                <w:noProof/>
                <w:sz w:val="28"/>
              </w:rPr>
            </w:rPrChange>
          </w:rPr>
          <w:delText>(Daniels and Thornton 2020; Fox and Stallworth 2006; Mong and Roscigno 2010)</w:delText>
        </w:r>
        <w:r w:rsidR="00033090" w:rsidRPr="00B92532" w:rsidDel="00FF1E7F">
          <w:rPr>
            <w:b w:val="0"/>
          </w:rPr>
          <w:fldChar w:fldCharType="end"/>
        </w:r>
        <w:r w:rsidR="001569A1" w:rsidRPr="00B92532" w:rsidDel="00FF1E7F">
          <w:rPr>
            <w:b w:val="0"/>
          </w:rPr>
          <w:fldChar w:fldCharType="begin">
            <w:fldData xml:space="preserve">PEVuZE5vdGU+PENpdGU+PEF1dGhvcj5UaWxseTwvQXV0aG9yPjxZZWFyPjE5OTg8L1llYXI+PFJl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</w:fldData>
          </w:fldChar>
        </w:r>
        <w:r w:rsidR="001569A1" w:rsidRPr="00B92532" w:rsidDel="00FF1E7F">
          <w:delInstrText xml:space="preserve"> ADDIN EN.JS.CITE </w:delInstrText>
        </w:r>
        <w:r w:rsidR="001569A1" w:rsidRPr="00B92532" w:rsidDel="00FF1E7F">
          <w:rPr>
            <w:b w:val="0"/>
          </w:rPr>
        </w:r>
        <w:r w:rsidR="001569A1" w:rsidRPr="00B92532" w:rsidDel="00FF1E7F">
          <w:rPr>
            <w:b w:val="0"/>
          </w:rPr>
          <w:fldChar w:fldCharType="separate"/>
        </w:r>
        <w:r w:rsidR="00DF20D8" w:rsidRPr="006B17C5" w:rsidDel="00FF1E7F">
          <w:rPr>
            <w:rPrChange w:id="8636" w:author="Mosi Adesina Ifatunji" w:date="2025-07-17T11:52:00Z" w16du:dateUtc="2025-07-17T16:52:00Z">
              <w:rPr>
                <w:noProof/>
                <w:sz w:val="28"/>
              </w:rPr>
            </w:rPrChange>
          </w:rPr>
          <w:delText>(Tilly 1998; Whysall 2018)</w:delText>
        </w:r>
        <w:r w:rsidR="001569A1" w:rsidRPr="00B92532" w:rsidDel="00FF1E7F">
          <w:rPr>
            <w:b w:val="0"/>
          </w:rPr>
          <w:fldChar w:fldCharType="end"/>
        </w:r>
      </w:del>
      <w:del w:id="8637" w:author="Mosi Adesina Ifatunji" w:date="2025-06-14T13:52:00Z" w16du:dateUtc="2025-06-14T18:52:00Z">
        <w:r w:rsidR="00ED35CC" w:rsidRPr="00B92532" w:rsidDel="00B57A11">
          <w:rPr>
            <w:b w:val="0"/>
          </w:rPr>
          <w:fldChar w:fldCharType="begin">
            <w:fldData xml:space="preserve">PEVuZE5vdGU+PENpdGU+PEF1dGhvcj5UaG9ybnRvbjwvQXV0aG9yPjxZZWFyPjE5OTk8L1llYXI+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</w:fldData>
          </w:fldChar>
        </w:r>
        <w:r w:rsidR="00ED35CC" w:rsidRPr="00B92532" w:rsidDel="00B57A11">
          <w:delInstrText xml:space="preserve"> ADDIN EN.JS.CITE </w:delInstrText>
        </w:r>
        <w:r w:rsidR="00ED35CC" w:rsidRPr="00B92532" w:rsidDel="00B57A11">
          <w:rPr>
            <w:b w:val="0"/>
          </w:rPr>
        </w:r>
        <w:r w:rsidR="00ED35CC" w:rsidRPr="00B92532" w:rsidDel="00B57A11">
          <w:rPr>
            <w:b w:val="0"/>
          </w:rPr>
          <w:fldChar w:fldCharType="separate"/>
        </w:r>
        <w:r w:rsidR="00ED35CC" w:rsidRPr="006B17C5" w:rsidDel="00B57A11">
          <w:rPr>
            <w:rPrChange w:id="8638" w:author="Mosi Adesina Ifatunji" w:date="2025-07-17T11:52:00Z" w16du:dateUtc="2025-07-17T16:52:00Z">
              <w:rPr>
                <w:noProof/>
                <w:sz w:val="28"/>
              </w:rPr>
            </w:rPrChange>
          </w:rPr>
          <w:delText>(Thornton and Ocasio 1999)</w:delText>
        </w:r>
        <w:r w:rsidR="00ED35CC" w:rsidRPr="00B92532" w:rsidDel="00B57A11">
          <w:rPr>
            <w:b w:val="0"/>
          </w:rPr>
          <w:fldChar w:fldCharType="end"/>
        </w:r>
        <w:r w:rsidR="007B32EE" w:rsidRPr="00B92532" w:rsidDel="00B57A11">
          <w:rPr>
            <w:b w:val="0"/>
          </w:rPr>
          <w:fldChar w:fldCharType="begin">
            <w:fldData xml:space="preserve">PEVuZE5vdGU+PENpdGU+PEF1dGhvcj5IYWxsZXR0PC9BdXRob3I+PFllYXI+MjAwNjwvWWVhcj48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==
</w:fldData>
          </w:fldChar>
        </w:r>
        <w:r w:rsidR="007B32EE" w:rsidRPr="00B92532" w:rsidDel="00B57A11">
          <w:delInstrText xml:space="preserve"> ADDIN EN.JS.CITE </w:delInstrText>
        </w:r>
        <w:r w:rsidR="007B32EE" w:rsidRPr="00B92532" w:rsidDel="00B57A11">
          <w:rPr>
            <w:b w:val="0"/>
          </w:rPr>
        </w:r>
        <w:r w:rsidR="007B32EE" w:rsidRPr="00B92532" w:rsidDel="00B57A11">
          <w:rPr>
            <w:b w:val="0"/>
          </w:rPr>
          <w:fldChar w:fldCharType="separate"/>
        </w:r>
        <w:r w:rsidR="007B32EE" w:rsidRPr="006B17C5" w:rsidDel="00B57A11">
          <w:rPr>
            <w:rPrChange w:id="8639" w:author="Mosi Adesina Ifatunji" w:date="2025-07-17T11:52:00Z" w16du:dateUtc="2025-07-17T16:52:00Z">
              <w:rPr>
                <w:noProof/>
                <w:sz w:val="28"/>
              </w:rPr>
            </w:rPrChange>
          </w:rPr>
          <w:delText>(Hallett and Ventresca 2006: 214)</w:delText>
        </w:r>
        <w:r w:rsidR="007B32EE" w:rsidRPr="00B92532" w:rsidDel="00B57A11">
          <w:rPr>
            <w:b w:val="0"/>
          </w:rPr>
          <w:fldChar w:fldCharType="end"/>
        </w:r>
        <w:r w:rsidR="0072107A" w:rsidRPr="006B17C5" w:rsidDel="00B57A11">
          <w:rPr>
            <w:highlight w:val="yellow"/>
            <w:rPrChange w:id="8640" w:author="Mosi Adesina Ifatunji" w:date="2025-07-17T11:52:00Z" w16du:dateUtc="2025-07-17T16:52:00Z">
              <w:rPr>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0072107A" w:rsidRPr="006B17C5" w:rsidDel="00B57A11">
          <w:rPr>
            <w:rPrChange w:id="8641" w:author="Mosi Adesina Ifatunji" w:date="2025-07-17T11:52:00Z" w16du:dateUtc="2025-07-17T16:52:00Z">
              <w:rPr>
                <w:sz w:val="22"/>
                <w:szCs w:val="22"/>
              </w:rPr>
            </w:rPrChange>
          </w:rPr>
          <w:delInstrText xml:space="preserve"> ADDIN EN.JS.CITE </w:delInstrText>
        </w:r>
        <w:r w:rsidR="0072107A" w:rsidRPr="005D6882" w:rsidDel="00B57A11">
          <w:rPr>
            <w:highlight w:val="yellow"/>
          </w:rPr>
        </w:r>
        <w:r w:rsidR="0072107A" w:rsidRPr="006B17C5" w:rsidDel="00B57A11">
          <w:rPr>
            <w:highlight w:val="yellow"/>
            <w:rPrChange w:id="8642" w:author="Mosi Adesina Ifatunji" w:date="2025-07-17T11:52:00Z" w16du:dateUtc="2025-07-17T16:52:00Z">
              <w:rPr>
                <w:sz w:val="22"/>
                <w:szCs w:val="22"/>
              </w:rPr>
            </w:rPrChange>
          </w:rPr>
          <w:fldChar w:fldCharType="separate"/>
        </w:r>
        <w:r w:rsidR="00CE052A" w:rsidRPr="006B17C5" w:rsidDel="00B57A11">
          <w:rPr>
            <w:highlight w:val="yellow"/>
            <w:rPrChange w:id="8643" w:author="Mosi Adesina Ifatunji" w:date="2025-07-17T11:52:00Z" w16du:dateUtc="2025-07-17T16:52:00Z">
              <w:rPr>
                <w:noProof/>
                <w:sz w:val="22"/>
                <w:szCs w:val="22"/>
              </w:rPr>
            </w:rPrChange>
          </w:rPr>
          <w:delText>(Ray 2019)</w:delText>
        </w:r>
        <w:r w:rsidR="0072107A" w:rsidRPr="006B17C5" w:rsidDel="00B57A11">
          <w:rPr>
            <w:highlight w:val="yellow"/>
            <w:rPrChange w:id="8644" w:author="Mosi Adesina Ifatunji" w:date="2025-07-17T11:52:00Z" w16du:dateUtc="2025-07-17T16:52:00Z">
              <w:rPr>
                <w:sz w:val="22"/>
                <w:szCs w:val="22"/>
              </w:rPr>
            </w:rPrChange>
          </w:rPr>
          <w:fldChar w:fldCharType="end"/>
        </w:r>
      </w:del>
      <w:del w:id="8645" w:author="Mosi Adesina Ifatunji" w:date="2025-06-16T17:56:00Z" w16du:dateUtc="2025-06-16T22:56:00Z">
        <w:r w:rsidR="00375CB5" w:rsidRPr="006B17C5" w:rsidDel="0006290D">
          <w:rPr>
            <w:rPrChange w:id="8646" w:author="Mosi Adesina Ifatunji" w:date="2025-07-17T11:52:00Z" w16du:dateUtc="2025-07-17T16:52:00Z">
              <w:rPr>
                <w:sz w:val="22"/>
                <w:szCs w:val="22"/>
                <w:highlight w:val="yellow"/>
              </w:rPr>
            </w:rPrChange>
          </w:rPr>
          <w:fldChar w:fldCharType="begin">
            <w:fldData xml:space="preserve">PEVuZE5vdGU+PENpdGU+PEF1dGhvcj5UaWxseTwvQXV0aG9yPjxZZWFyPjE5OTg8L1llYXI+PFJl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</w:fldData>
          </w:fldChar>
        </w:r>
      </w:del>
      <w:del w:id="8647" w:author="Mosi Adesina Ifatunji" w:date="2025-06-17T16:59:00Z" w16du:dateUtc="2025-06-17T21:59:00Z">
        <w:r w:rsidR="00375CB5" w:rsidRPr="006B17C5" w:rsidDel="00B21D4A">
          <w:rPr>
            <w:rPrChange w:id="8648" w:author="Mosi Adesina Ifatunji" w:date="2025-07-17T11:52:00Z" w16du:dateUtc="2025-07-17T16:52:00Z">
              <w:rPr>
                <w:sz w:val="22"/>
                <w:szCs w:val="22"/>
                <w:highlight w:val="yellow"/>
              </w:rPr>
            </w:rPrChange>
          </w:rPr>
          <w:delInstrText xml:space="preserve"> ADDIN EN.JS.CITE </w:delInstrText>
        </w:r>
      </w:del>
      <w:del w:id="8649" w:author="Mosi Adesina Ifatunji" w:date="2025-06-16T17:56:00Z" w16du:dateUtc="2025-06-16T22:56:00Z">
        <w:r w:rsidR="00375CB5" w:rsidRPr="006B17C5" w:rsidDel="0006290D">
          <w:rPr>
            <w:rPrChange w:id="8650" w:author="Mosi Adesina Ifatunji" w:date="2025-07-17T11:52:00Z" w16du:dateUtc="2025-07-17T16:52:00Z">
              <w:rPr>
                <w:sz w:val="22"/>
                <w:szCs w:val="22"/>
                <w:highlight w:val="yellow"/>
              </w:rPr>
            </w:rPrChange>
          </w:rPr>
          <w:fldChar w:fldCharType="separate"/>
        </w:r>
        <w:r w:rsidR="00375CB5" w:rsidRPr="006B17C5" w:rsidDel="0006290D">
          <w:rPr>
            <w:rPrChange w:id="8651" w:author="Mosi Adesina Ifatunji" w:date="2025-07-17T11:52:00Z" w16du:dateUtc="2025-07-17T16:52:00Z">
              <w:rPr>
                <w:noProof/>
                <w:sz w:val="22"/>
                <w:szCs w:val="22"/>
                <w:highlight w:val="yellow"/>
              </w:rPr>
            </w:rPrChange>
          </w:rPr>
          <w:delText>(Tilly 1998: 59)</w:delText>
        </w:r>
        <w:r w:rsidR="00375CB5" w:rsidRPr="006B17C5" w:rsidDel="0006290D">
          <w:rPr>
            <w:rPrChange w:id="8652" w:author="Mosi Adesina Ifatunji" w:date="2025-07-17T11:52:00Z" w16du:dateUtc="2025-07-17T16:52:00Z">
              <w:rPr>
                <w:sz w:val="22"/>
                <w:szCs w:val="22"/>
                <w:highlight w:val="yellow"/>
              </w:rPr>
            </w:rPrChange>
          </w:rPr>
          <w:fldChar w:fldCharType="end"/>
        </w:r>
      </w:del>
      <w:del w:id="8653" w:author="Mosi Adesina Ifatunji" w:date="2025-05-29T17:13:00Z" w16du:dateUtc="2025-05-29T22:13:00Z">
        <w:r w:rsidR="00375CB5" w:rsidRPr="006B17C5" w:rsidDel="008C6A6A">
          <w:rPr>
            <w:highlight w:val="yellow"/>
            <w:rPrChange w:id="8654" w:author="Mosi Adesina Ifatunji" w:date="2025-07-17T11:52:00Z" w16du:dateUtc="2025-07-17T16:52:00Z">
              <w:rPr>
                <w:sz w:val="22"/>
                <w:szCs w:val="22"/>
                <w:highlight w:val="yellow"/>
              </w:rPr>
            </w:rPrChange>
          </w:rPr>
          <w:fldChar w:fldCharType="begin">
            <w:fldData xml:space="preserve">PEVuZE5vdGU+PENpdGU+PEF1dGhvcj5UaWxseTwvQXV0aG9yPjxZZWFyPjE5OTg8L1llYXI+PFJl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</w:fldData>
          </w:fldChar>
        </w:r>
        <w:r w:rsidR="00375CB5" w:rsidRPr="006B17C5" w:rsidDel="008C6A6A">
          <w:rPr>
            <w:highlight w:val="yellow"/>
            <w:rPrChange w:id="8655" w:author="Mosi Adesina Ifatunji" w:date="2025-07-17T11:52:00Z" w16du:dateUtc="2025-07-17T16:52:00Z">
              <w:rPr>
                <w:sz w:val="22"/>
                <w:szCs w:val="22"/>
                <w:highlight w:val="yellow"/>
              </w:rPr>
            </w:rPrChange>
          </w:rPr>
          <w:delInstrText xml:space="preserve"> ADDIN EN.JS.CITE </w:delInstrText>
        </w:r>
        <w:r w:rsidR="00375CB5" w:rsidRPr="005D6882" w:rsidDel="008C6A6A">
          <w:rPr>
            <w:highlight w:val="yellow"/>
          </w:rPr>
        </w:r>
        <w:r w:rsidR="00375CB5" w:rsidRPr="006B17C5" w:rsidDel="008C6A6A">
          <w:rPr>
            <w:highlight w:val="yellow"/>
            <w:rPrChange w:id="8656" w:author="Mosi Adesina Ifatunji" w:date="2025-07-17T11:52:00Z" w16du:dateUtc="2025-07-17T16:52:00Z">
              <w:rPr>
                <w:sz w:val="22"/>
                <w:szCs w:val="22"/>
                <w:highlight w:val="yellow"/>
              </w:rPr>
            </w:rPrChange>
          </w:rPr>
          <w:fldChar w:fldCharType="separate"/>
        </w:r>
        <w:r w:rsidR="00375CB5" w:rsidRPr="006B17C5" w:rsidDel="008C6A6A">
          <w:rPr>
            <w:highlight w:val="yellow"/>
            <w:rPrChange w:id="8657" w:author="Mosi Adesina Ifatunji" w:date="2025-07-17T11:52:00Z" w16du:dateUtc="2025-07-17T16:52:00Z">
              <w:rPr>
                <w:noProof/>
                <w:sz w:val="22"/>
                <w:szCs w:val="22"/>
                <w:highlight w:val="yellow"/>
              </w:rPr>
            </w:rPrChange>
          </w:rPr>
          <w:delText>(Tilly 1998: 59)</w:delText>
        </w:r>
        <w:r w:rsidR="00375CB5" w:rsidRPr="006B17C5" w:rsidDel="008C6A6A">
          <w:rPr>
            <w:highlight w:val="yellow"/>
            <w:rPrChange w:id="8658" w:author="Mosi Adesina Ifatunji" w:date="2025-07-17T11:52:00Z" w16du:dateUtc="2025-07-17T16:52:00Z">
              <w:rPr>
                <w:sz w:val="22"/>
                <w:szCs w:val="22"/>
                <w:highlight w:val="yellow"/>
              </w:rPr>
            </w:rPrChange>
          </w:rPr>
          <w:fldChar w:fldCharType="end"/>
        </w:r>
      </w:del>
      <w:del w:id="8659" w:author="Mosi Adesina Ifatunji" w:date="2025-06-16T17:57:00Z" w16du:dateUtc="2025-06-16T22:57:00Z">
        <w:r w:rsidR="0040414C" w:rsidRPr="00B92532" w:rsidDel="0006290D">
          <w:rPr>
            <w:b w:val="0"/>
          </w:rPr>
          <w:fldChar w:fldCharType="begin">
            <w:fldData xml:space="preserve">PEVuZE5vdGU+PENpdGU+PEF1dGhvcj5EaVRvbWFzbzwvQXV0aG9yPjxZZWFyPjIwMTU8L1llYXI+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</w:fldData>
          </w:fldChar>
        </w:r>
      </w:del>
      <w:del w:id="8660" w:author="Mosi Adesina Ifatunji" w:date="2025-06-17T16:59:00Z" w16du:dateUtc="2025-06-17T21:59:00Z">
        <w:r w:rsidR="0040414C" w:rsidRPr="00B92532" w:rsidDel="00B21D4A">
          <w:delInstrText xml:space="preserve"> ADDIN EN.JS.CITE </w:delInstrText>
        </w:r>
      </w:del>
      <w:del w:id="8661" w:author="Mosi Adesina Ifatunji" w:date="2025-06-16T17:57:00Z" w16du:dateUtc="2025-06-16T22:57:00Z">
        <w:r w:rsidR="0040414C" w:rsidRPr="00B92532" w:rsidDel="0006290D">
          <w:rPr>
            <w:b w:val="0"/>
          </w:rPr>
        </w:r>
        <w:r w:rsidR="0040414C" w:rsidRPr="00B92532" w:rsidDel="0006290D">
          <w:rPr>
            <w:b w:val="0"/>
          </w:rPr>
          <w:fldChar w:fldCharType="separate"/>
        </w:r>
        <w:r w:rsidR="0040414C" w:rsidRPr="006B17C5" w:rsidDel="0006290D">
          <w:rPr>
            <w:rPrChange w:id="8662" w:author="Mosi Adesina Ifatunji" w:date="2025-07-17T11:52:00Z" w16du:dateUtc="2025-07-17T16:52:00Z">
              <w:rPr>
                <w:noProof/>
                <w:sz w:val="28"/>
              </w:rPr>
            </w:rPrChange>
          </w:rPr>
          <w:delText>(DiTomaso 2015)</w:delText>
        </w:r>
        <w:r w:rsidR="0040414C" w:rsidRPr="00B92532" w:rsidDel="0006290D">
          <w:rPr>
            <w:b w:val="0"/>
          </w:rPr>
          <w:fldChar w:fldCharType="end"/>
        </w:r>
      </w:del>
      <w:del w:id="8663" w:author="Mosi Adesina Ifatunji" w:date="2025-06-16T17:53:00Z" w16du:dateUtc="2025-06-16T22:53:00Z">
        <w:r w:rsidR="005F1078" w:rsidRPr="00B92532" w:rsidDel="00F35816">
          <w:rPr>
            <w:b w:val="0"/>
          </w:rPr>
          <w:fldChar w:fldCharType="begin">
            <w:fldData xml:space="preserve">PEVuZE5vdGU+PENpdGU+PEF1dGhvcj5Nb25nPC9BdXRob3I+PFllYXI+MjAxMDwvWWVhcj48UmVj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</w:fldData>
          </w:fldChar>
        </w:r>
      </w:del>
      <w:del w:id="8664" w:author="Mosi Adesina Ifatunji" w:date="2025-06-17T16:59:00Z" w16du:dateUtc="2025-06-17T21:59:00Z">
        <w:r w:rsidR="005F1078" w:rsidRPr="00B92532" w:rsidDel="00B21D4A">
          <w:delInstrText xml:space="preserve"> ADDIN EN.JS.CITE </w:delInstrText>
        </w:r>
      </w:del>
      <w:del w:id="8665" w:author="Mosi Adesina Ifatunji" w:date="2025-06-16T17:53:00Z" w16du:dateUtc="2025-06-16T22:53:00Z">
        <w:r w:rsidR="005F1078" w:rsidRPr="00B92532" w:rsidDel="00F35816">
          <w:rPr>
            <w:b w:val="0"/>
          </w:rPr>
        </w:r>
        <w:r w:rsidR="005F1078" w:rsidRPr="00B92532" w:rsidDel="00F35816">
          <w:rPr>
            <w:b w:val="0"/>
          </w:rPr>
          <w:fldChar w:fldCharType="separate"/>
        </w:r>
        <w:r w:rsidR="00DF20D8" w:rsidRPr="006B17C5" w:rsidDel="00F35816">
          <w:rPr>
            <w:rPrChange w:id="8666" w:author="Mosi Adesina Ifatunji" w:date="2025-07-17T11:52:00Z" w16du:dateUtc="2025-07-17T16:52:00Z">
              <w:rPr>
                <w:noProof/>
                <w:sz w:val="28"/>
              </w:rPr>
            </w:rPrChange>
          </w:rPr>
          <w:delText>(Avery, Volpone and Holmes Iv 2015; Mong and Roscigno 2010)</w:delText>
        </w:r>
        <w:r w:rsidR="005F1078" w:rsidRPr="00B92532" w:rsidDel="00F35816">
          <w:rPr>
            <w:b w:val="0"/>
          </w:rPr>
          <w:fldChar w:fldCharType="end"/>
        </w:r>
      </w:del>
      <w:del w:id="8667" w:author="Mosi Adesina Ifatunji" w:date="2025-06-16T17:57:00Z" w16du:dateUtc="2025-06-16T22:57:00Z">
        <w:r w:rsidR="003D3BD5" w:rsidRPr="00B92532" w:rsidDel="0006290D">
          <w:rPr>
            <w:b w:val="0"/>
          </w:rPr>
          <w:fldChar w:fldCharType="begin">
            <w:fldData xml:space="preserve">PEVuZE5vdGU+PENpdGU+PEF1dGhvcj5LYW50ZXI8L0F1dGhvcj48WWVhcj4xOTc3PC9ZZWFyPjxS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</w:fldData>
          </w:fldChar>
        </w:r>
      </w:del>
      <w:del w:id="8668" w:author="Mosi Adesina Ifatunji" w:date="2025-06-17T16:59:00Z" w16du:dateUtc="2025-06-17T21:59:00Z">
        <w:r w:rsidR="003D3BD5" w:rsidRPr="00B92532" w:rsidDel="00B21D4A">
          <w:delInstrText xml:space="preserve"> ADDIN EN.JS.CITE </w:delInstrText>
        </w:r>
      </w:del>
      <w:del w:id="8669" w:author="Mosi Adesina Ifatunji" w:date="2025-06-16T17:57:00Z" w16du:dateUtc="2025-06-16T22:57:00Z">
        <w:r w:rsidR="003D3BD5" w:rsidRPr="00B92532" w:rsidDel="0006290D">
          <w:rPr>
            <w:b w:val="0"/>
          </w:rPr>
        </w:r>
        <w:r w:rsidR="003D3BD5" w:rsidRPr="00B92532" w:rsidDel="0006290D">
          <w:rPr>
            <w:b w:val="0"/>
          </w:rPr>
          <w:fldChar w:fldCharType="separate"/>
        </w:r>
        <w:r w:rsidR="00DF20D8" w:rsidRPr="006B17C5" w:rsidDel="0006290D">
          <w:rPr>
            <w:rPrChange w:id="8670" w:author="Mosi Adesina Ifatunji" w:date="2025-07-17T11:52:00Z" w16du:dateUtc="2025-07-17T16:52:00Z">
              <w:rPr>
                <w:noProof/>
                <w:sz w:val="28"/>
              </w:rPr>
            </w:rPrChange>
          </w:rPr>
          <w:delText>(Kanter 1977; Rivera 2012)</w:delText>
        </w:r>
        <w:r w:rsidR="003D3BD5" w:rsidRPr="00B92532" w:rsidDel="0006290D">
          <w:rPr>
            <w:b w:val="0"/>
          </w:rPr>
          <w:fldChar w:fldCharType="end"/>
        </w:r>
        <w:r w:rsidR="004959D8" w:rsidRPr="00B92532" w:rsidDel="0006290D">
          <w:rPr>
            <w:b w:val="0"/>
          </w:rPr>
          <w:fldChar w:fldCharType="begin">
            <w:fldData xml:space="preserve">PEVuZE5vdGU+PENpdGU+PEF1dGhvcj5HZWxmYW5kPC9BdXRob3I+PFllYXI+MjAwNTwvWWVhcj48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==
</w:fldData>
          </w:fldChar>
        </w:r>
      </w:del>
      <w:del w:id="8671" w:author="Mosi Adesina Ifatunji" w:date="2025-06-17T16:59:00Z" w16du:dateUtc="2025-06-17T21:59:00Z">
        <w:r w:rsidR="004959D8" w:rsidRPr="00B92532" w:rsidDel="00B21D4A">
          <w:delInstrText xml:space="preserve"> ADDIN EN.JS.CITE </w:delInstrText>
        </w:r>
      </w:del>
      <w:del w:id="8672" w:author="Mosi Adesina Ifatunji" w:date="2025-06-16T17:57:00Z" w16du:dateUtc="2025-06-16T22:57:00Z">
        <w:r w:rsidR="004959D8" w:rsidRPr="00B92532" w:rsidDel="0006290D">
          <w:rPr>
            <w:b w:val="0"/>
          </w:rPr>
        </w:r>
        <w:r w:rsidR="004959D8" w:rsidRPr="00B92532" w:rsidDel="0006290D">
          <w:rPr>
            <w:b w:val="0"/>
          </w:rPr>
          <w:fldChar w:fldCharType="separate"/>
        </w:r>
        <w:r w:rsidR="00627DEA" w:rsidRPr="006B17C5" w:rsidDel="0006290D">
          <w:rPr>
            <w:rPrChange w:id="8673" w:author="Mosi Adesina Ifatunji" w:date="2025-07-17T11:52:00Z" w16du:dateUtc="2025-07-17T16:52:00Z">
              <w:rPr>
                <w:noProof/>
                <w:sz w:val="28"/>
              </w:rPr>
            </w:rPrChange>
          </w:rPr>
          <w:delText>(Gelfand et al. 2005)</w:delText>
        </w:r>
        <w:r w:rsidR="004959D8" w:rsidRPr="00B92532" w:rsidDel="0006290D">
          <w:rPr>
            <w:b w:val="0"/>
          </w:rPr>
          <w:fldChar w:fldCharType="end"/>
        </w:r>
      </w:del>
      <w:del w:id="8674" w:author="Mosi Adesina Ifatunji" w:date="2025-06-14T14:07:00Z" w16du:dateUtc="2025-06-14T19:07:00Z">
        <w:r w:rsidR="00713D3E" w:rsidRPr="00B92532" w:rsidDel="00422083">
          <w:rPr>
            <w:b w:val="0"/>
          </w:rPr>
          <w:fldChar w:fldCharType="begin">
            <w:fldData xml:space="preserve">PEVuZE5vdGU+PENpdGU+PEF1dGhvcj5Db29rPC9BdXRob3I+PFllYXI+MjAxNDwvWWVhcj48UmVj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</w:fldData>
          </w:fldChar>
        </w:r>
        <w:r w:rsidR="00713D3E" w:rsidRPr="00B92532" w:rsidDel="00422083">
          <w:delInstrText xml:space="preserve"> ADDIN EN.JS.CITE </w:delInstrText>
        </w:r>
        <w:r w:rsidR="00713D3E" w:rsidRPr="00B92532" w:rsidDel="00422083">
          <w:rPr>
            <w:b w:val="0"/>
          </w:rPr>
        </w:r>
        <w:r w:rsidR="00713D3E" w:rsidRPr="00B92532" w:rsidDel="00422083">
          <w:rPr>
            <w:b w:val="0"/>
          </w:rPr>
          <w:fldChar w:fldCharType="separate"/>
        </w:r>
        <w:r w:rsidR="00DF20D8" w:rsidRPr="006B17C5" w:rsidDel="00422083">
          <w:rPr>
            <w:rPrChange w:id="8675" w:author="Mosi Adesina Ifatunji" w:date="2025-07-17T11:52:00Z" w16du:dateUtc="2025-07-17T16:52:00Z">
              <w:rPr>
                <w:noProof/>
                <w:sz w:val="28"/>
              </w:rPr>
            </w:rPrChange>
          </w:rPr>
          <w:delText>(Cook and Glass 2014; Cook and Glass 2015)</w:delText>
        </w:r>
        <w:r w:rsidR="00713D3E" w:rsidRPr="00B92532" w:rsidDel="00422083">
          <w:rPr>
            <w:b w:val="0"/>
          </w:rPr>
          <w:fldChar w:fldCharType="end"/>
        </w:r>
        <w:r w:rsidR="008A122B" w:rsidRPr="00B92532" w:rsidDel="0052658E">
          <w:rPr>
            <w:b w:val="0"/>
          </w:rPr>
          <w:fldChar w:fldCharType="begin">
            <w:fldData xml:space="preserve">PEVuZE5vdGU+PENpdGU+PEF1dGhvcj5SaWRnZXdheTwvQXV0aG9yPjxZZWFyPjE5OTg8L1llYXI+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</w:fldData>
          </w:fldChar>
        </w:r>
        <w:r w:rsidR="008A122B" w:rsidRPr="00B92532" w:rsidDel="0052658E">
          <w:delInstrText xml:space="preserve"> ADDIN EN.JS.CITE </w:delInstrText>
        </w:r>
        <w:r w:rsidR="008A122B" w:rsidRPr="00B92532" w:rsidDel="0052658E">
          <w:rPr>
            <w:b w:val="0"/>
          </w:rPr>
        </w:r>
        <w:r w:rsidR="008A122B" w:rsidRPr="00B92532" w:rsidDel="0052658E">
          <w:rPr>
            <w:b w:val="0"/>
          </w:rPr>
          <w:fldChar w:fldCharType="separate"/>
        </w:r>
        <w:r w:rsidR="003404B0" w:rsidRPr="006B17C5" w:rsidDel="0052658E">
          <w:rPr>
            <w:rPrChange w:id="8676" w:author="Mosi Adesina Ifatunji" w:date="2025-07-17T11:52:00Z" w16du:dateUtc="2025-07-17T16:52:00Z">
              <w:rPr>
                <w:noProof/>
                <w:sz w:val="28"/>
              </w:rPr>
            </w:rPrChange>
          </w:rPr>
          <w:delText>(Ridgeway et al. 1998: 348)</w:delText>
        </w:r>
        <w:r w:rsidR="008A122B" w:rsidRPr="00B92532" w:rsidDel="0052658E">
          <w:rPr>
            <w:b w:val="0"/>
          </w:rPr>
          <w:fldChar w:fldCharType="end"/>
        </w:r>
        <w:r w:rsidR="00AE6193" w:rsidRPr="00B92532" w:rsidDel="0052658E">
          <w:rPr>
            <w:b w:val="0"/>
          </w:rPr>
          <w:fldChar w:fldCharType="begin">
            <w:fldData xml:space="preserve">PEVuZE5vdGU+PENpdGU+PEF1dGhvcj5EaU1hZ2dpbzwvQXV0aG9yPjxZZWFyPjE5OTc8L1llYXI+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</w:fldData>
          </w:fldChar>
        </w:r>
        <w:r w:rsidR="00AE6193" w:rsidRPr="00B92532" w:rsidDel="0052658E">
          <w:delInstrText xml:space="preserve"> ADDIN EN.JS.CITE </w:delInstrText>
        </w:r>
        <w:r w:rsidR="00AE6193" w:rsidRPr="00B92532" w:rsidDel="0052658E">
          <w:rPr>
            <w:b w:val="0"/>
          </w:rPr>
        </w:r>
        <w:r w:rsidR="00AE6193" w:rsidRPr="00B92532" w:rsidDel="0052658E">
          <w:rPr>
            <w:b w:val="0"/>
          </w:rPr>
          <w:fldChar w:fldCharType="separate"/>
        </w:r>
        <w:r w:rsidR="006F7F5E" w:rsidRPr="006B17C5" w:rsidDel="0052658E">
          <w:rPr>
            <w:rPrChange w:id="8677" w:author="Mosi Adesina Ifatunji" w:date="2025-07-17T11:52:00Z" w16du:dateUtc="2025-07-17T16:52:00Z">
              <w:rPr>
                <w:noProof/>
                <w:sz w:val="28"/>
              </w:rPr>
            </w:rPrChange>
          </w:rPr>
          <w:delText>(DiMaggio 1997: 269)</w:delText>
        </w:r>
        <w:r w:rsidR="00AE6193" w:rsidRPr="00B92532" w:rsidDel="0052658E">
          <w:rPr>
            <w:b w:val="0"/>
          </w:rPr>
          <w:fldChar w:fldCharType="end"/>
        </w:r>
        <w:r w:rsidR="00ED7E27" w:rsidRPr="00B92532" w:rsidDel="0052658E">
          <w:rPr>
            <w:b w:val="0"/>
          </w:rPr>
          <w:fldChar w:fldCharType="begin">
            <w:fldData xml:space="preserve">PEVuZE5vdGU+PENpdGU+PEF1dGhvcj5CcnViYWtlcjwvQXV0aG9yPjxZZWFyPjIwMDQ8L1llYXI+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</w:fldData>
          </w:fldChar>
        </w:r>
        <w:r w:rsidR="00ED7E27" w:rsidRPr="00B92532" w:rsidDel="0052658E">
          <w:delInstrText xml:space="preserve"> ADDIN EN.JS.CITE </w:delInstrText>
        </w:r>
        <w:r w:rsidR="00ED7E27" w:rsidRPr="00B92532" w:rsidDel="0052658E">
          <w:rPr>
            <w:b w:val="0"/>
          </w:rPr>
        </w:r>
        <w:r w:rsidR="00ED7E27" w:rsidRPr="00B92532" w:rsidDel="0052658E">
          <w:rPr>
            <w:b w:val="0"/>
          </w:rPr>
          <w:fldChar w:fldCharType="separate"/>
        </w:r>
        <w:r w:rsidR="00627DEA" w:rsidRPr="006B17C5" w:rsidDel="0052658E">
          <w:rPr>
            <w:rPrChange w:id="8678" w:author="Mosi Adesina Ifatunji" w:date="2025-07-17T11:52:00Z" w16du:dateUtc="2025-07-17T16:52:00Z">
              <w:rPr>
                <w:noProof/>
                <w:sz w:val="28"/>
              </w:rPr>
            </w:rPrChange>
          </w:rPr>
          <w:delText>(Brubaker, Loveman and Stamatov 2004; Lamont, Beljean and Clair 2014)</w:delText>
        </w:r>
        <w:r w:rsidR="00ED7E27" w:rsidRPr="00B92532" w:rsidDel="0052658E">
          <w:rPr>
            <w:b w:val="0"/>
          </w:rPr>
          <w:fldChar w:fldCharType="end"/>
        </w:r>
        <w:r w:rsidR="000759A4" w:rsidRPr="00B92532" w:rsidDel="0052658E">
          <w:rPr>
            <w:b w:val="0"/>
          </w:rPr>
          <w:fldChar w:fldCharType="begin">
            <w:fldData xml:space="preserve">PEVuZE5vdGU+PENpdGU+PEF1dGhvcj5QZXJyeTwvQXV0aG9yPjxZZWFyPjE5OTQ8L1llYXI+PFJl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</w:fldData>
          </w:fldChar>
        </w:r>
        <w:r w:rsidR="000759A4" w:rsidRPr="00B92532" w:rsidDel="0052658E">
          <w:delInstrText xml:space="preserve"> ADDIN EN.JS.CITE </w:delInstrText>
        </w:r>
        <w:r w:rsidR="000759A4" w:rsidRPr="00B92532" w:rsidDel="0052658E">
          <w:rPr>
            <w:b w:val="0"/>
          </w:rPr>
        </w:r>
        <w:r w:rsidR="000759A4" w:rsidRPr="00B92532" w:rsidDel="0052658E">
          <w:rPr>
            <w:b w:val="0"/>
          </w:rPr>
          <w:fldChar w:fldCharType="separate"/>
        </w:r>
        <w:r w:rsidR="000759A4" w:rsidRPr="006B17C5" w:rsidDel="0052658E">
          <w:rPr>
            <w:rPrChange w:id="8679" w:author="Mosi Adesina Ifatunji" w:date="2025-07-17T11:52:00Z" w16du:dateUtc="2025-07-17T16:52:00Z">
              <w:rPr>
                <w:noProof/>
                <w:sz w:val="28"/>
              </w:rPr>
            </w:rPrChange>
          </w:rPr>
          <w:delText>(Perry, Davis-Blake and Kulik 1994)</w:delText>
        </w:r>
        <w:r w:rsidR="000759A4" w:rsidRPr="00B92532" w:rsidDel="0052658E">
          <w:rPr>
            <w:b w:val="0"/>
          </w:rPr>
          <w:fldChar w:fldCharType="end"/>
        </w:r>
        <w:r w:rsidR="0072107A" w:rsidRPr="00B92532" w:rsidDel="0052658E">
          <w:rPr>
            <w:b w:val="0"/>
          </w:rPr>
          <w:fldChar w:fldCharType="begin"/>
        </w:r>
      </w:del>
      <w:del w:id="8680" w:author="Mosi Adesina Ifatunji" w:date="2025-03-07T19:39:00Z" w16du:dateUtc="2025-03-08T01:39:00Z">
        <w:r w:rsidR="0072107A" w:rsidRPr="006B17C5" w:rsidDel="0065548F">
          <w:rPr>
            <w:rPrChange w:id="8681" w:author="Mosi Adesina Ifatunji" w:date="2025-07-17T11:52:00Z" w16du:dateUtc="2025-07-17T16:52:00Z">
              <w:rPr>
                <w:sz w:val="22"/>
                <w:szCs w:val="22"/>
              </w:rPr>
            </w:rPrChange>
          </w:rPr>
          <w:delInstrText xml:space="preserve"> ADDIN EN.JS.CITE </w:delInstrText>
        </w:r>
      </w:del>
      <w:del w:id="8682" w:author="Mosi Adesina Ifatunji" w:date="2025-06-14T14:07:00Z" w16du:dateUtc="2025-06-14T19:07:00Z">
        <w:r w:rsidR="0072107A" w:rsidRPr="00B92532" w:rsidDel="0052658E">
          <w:rPr>
            <w:b w:val="0"/>
          </w:rPr>
          <w:fldChar w:fldCharType="separate"/>
        </w:r>
        <w:r w:rsidR="00DF20D8" w:rsidRPr="006B17C5" w:rsidDel="0052658E">
          <w:rPr>
            <w:rPrChange w:id="8683" w:author="Mosi Adesina Ifatunji" w:date="2025-07-17T11:52:00Z" w16du:dateUtc="2025-07-17T16:52:00Z">
              <w:rPr>
                <w:noProof/>
                <w:sz w:val="28"/>
              </w:rPr>
            </w:rPrChange>
          </w:rPr>
          <w:delText>(Baron and Pfeffer 1994; Ridgeway et al. 1998)</w:delText>
        </w:r>
        <w:r w:rsidR="0072107A" w:rsidRPr="00B92532" w:rsidDel="0052658E">
          <w:rPr>
            <w:b w:val="0"/>
          </w:rPr>
          <w:fldChar w:fldCharType="end"/>
        </w:r>
      </w:del>
      <w:del w:id="8684" w:author="Mosi Adesina Ifatunji" w:date="2025-03-07T19:39:00Z" w16du:dateUtc="2025-03-08T01:39:00Z">
        <w:r w:rsidR="0072107A" w:rsidRPr="006B17C5" w:rsidDel="0065548F">
          <w:rPr>
            <w:rPrChange w:id="8685" w:author="Mosi Adesina Ifatunji" w:date="2025-07-17T11:52:00Z" w16du:dateUtc="2025-07-17T16:52:00Z">
              <w:rPr>
                <w:sz w:val="22"/>
                <w:szCs w:val="22"/>
              </w:rPr>
            </w:rPrChange>
          </w:rPr>
          <w:fldChar w:fldCharType="begin">
            <w:fldData xml:space="preserve">PEVuZE5vdGU+PENpdGU+PEF1dGhvcj5Nb3JyaXM8L0F1dGhvcj48WWVhcj4yMDAwPC9ZZWFyPjxS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</w:fldData>
          </w:fldChar>
        </w:r>
        <w:r w:rsidR="0072107A" w:rsidRPr="006B17C5" w:rsidDel="0065548F">
          <w:rPr>
            <w:rPrChange w:id="8686" w:author="Mosi Adesina Ifatunji" w:date="2025-07-17T11:52:00Z" w16du:dateUtc="2025-07-17T16:52:00Z">
              <w:rPr>
                <w:sz w:val="22"/>
                <w:szCs w:val="22"/>
              </w:rPr>
            </w:rPrChange>
          </w:rPr>
          <w:delInstrText xml:space="preserve"> ADDIN EN.JS.CITE </w:delInstrText>
        </w:r>
        <w:r w:rsidR="0072107A" w:rsidRPr="006B17C5" w:rsidDel="0065548F">
          <w:rPr>
            <w:rPrChange w:id="8687" w:author="Mosi Adesina Ifatunji" w:date="2025-07-17T11:52:00Z" w16du:dateUtc="2025-07-17T16:52:00Z">
              <w:rPr>
                <w:sz w:val="22"/>
                <w:szCs w:val="22"/>
              </w:rPr>
            </w:rPrChange>
          </w:rPr>
          <w:fldChar w:fldCharType="separate"/>
        </w:r>
        <w:r w:rsidR="00CE052A" w:rsidRPr="006B17C5" w:rsidDel="0065548F">
          <w:rPr>
            <w:rPrChange w:id="8688" w:author="Mosi Adesina Ifatunji" w:date="2025-07-17T11:52:00Z" w16du:dateUtc="2025-07-17T16:52:00Z">
              <w:rPr>
                <w:noProof/>
                <w:sz w:val="22"/>
                <w:szCs w:val="22"/>
              </w:rPr>
            </w:rPrChange>
          </w:rPr>
          <w:delText>(Morris 2000)</w:delText>
        </w:r>
        <w:r w:rsidR="0072107A" w:rsidRPr="006B17C5" w:rsidDel="0065548F">
          <w:rPr>
            <w:rPrChange w:id="8689" w:author="Mosi Adesina Ifatunji" w:date="2025-07-17T11:52:00Z" w16du:dateUtc="2025-07-17T16:52:00Z">
              <w:rPr>
                <w:sz w:val="22"/>
                <w:szCs w:val="22"/>
              </w:rPr>
            </w:rPrChange>
          </w:rPr>
          <w:fldChar w:fldCharType="end"/>
        </w:r>
      </w:del>
      <w:del w:id="8690" w:author="Mosi Adesina Ifatunji" w:date="2025-03-07T19:56:00Z" w16du:dateUtc="2025-03-08T01:56:00Z">
        <w:r w:rsidR="0072107A" w:rsidRPr="006B17C5" w:rsidDel="00A873B0">
          <w:rPr>
            <w:rPrChange w:id="8691" w:author="Mosi Adesina Ifatunji" w:date="2025-07-17T11:52:00Z" w16du:dateUtc="2025-07-17T16:52:00Z">
              <w:rPr>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dW1iZXI+MTwvbnVtYmVyPjxrZXl3b3Jkcz48a2V5d29yZD5SQUNJQUxJWkVEIE9SR0FOSVpBVElP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</w:fldData>
          </w:fldChar>
        </w:r>
        <w:r w:rsidR="0072107A" w:rsidRPr="006B17C5" w:rsidDel="00A873B0">
          <w:rPr>
            <w:rPrChange w:id="8692" w:author="Mosi Adesina Ifatunji" w:date="2025-07-17T11:52:00Z" w16du:dateUtc="2025-07-17T16:52:00Z">
              <w:rPr>
                <w:sz w:val="22"/>
                <w:szCs w:val="22"/>
              </w:rPr>
            </w:rPrChange>
          </w:rPr>
          <w:delInstrText xml:space="preserve"> ADDIN EN.JS.CITE </w:delInstrText>
        </w:r>
        <w:r w:rsidR="0072107A" w:rsidRPr="006B17C5" w:rsidDel="00A873B0">
          <w:rPr>
            <w:rPrChange w:id="8693" w:author="Mosi Adesina Ifatunji" w:date="2025-07-17T11:52:00Z" w16du:dateUtc="2025-07-17T16:52:00Z">
              <w:rPr>
                <w:sz w:val="22"/>
                <w:szCs w:val="22"/>
              </w:rPr>
            </w:rPrChange>
          </w:rPr>
          <w:fldChar w:fldCharType="separate"/>
        </w:r>
        <w:r w:rsidR="00CE052A" w:rsidRPr="006B17C5" w:rsidDel="00A873B0">
          <w:rPr>
            <w:rPrChange w:id="8694" w:author="Mosi Adesina Ifatunji" w:date="2025-07-17T11:52:00Z" w16du:dateUtc="2025-07-17T16:52:00Z">
              <w:rPr>
                <w:noProof/>
                <w:sz w:val="22"/>
                <w:szCs w:val="22"/>
              </w:rPr>
            </w:rPrChange>
          </w:rPr>
          <w:delText>(Ray 2019)</w:delText>
        </w:r>
        <w:r w:rsidR="0072107A" w:rsidRPr="006B17C5" w:rsidDel="00A873B0">
          <w:rPr>
            <w:rPrChange w:id="8695" w:author="Mosi Adesina Ifatunji" w:date="2025-07-17T11:52:00Z" w16du:dateUtc="2025-07-17T16:52:00Z">
              <w:rPr>
                <w:sz w:val="22"/>
                <w:szCs w:val="22"/>
              </w:rPr>
            </w:rPrChange>
          </w:rPr>
          <w:fldChar w:fldCharType="end"/>
        </w:r>
      </w:del>
      <w:del w:id="8696" w:author="Mosi Adesina Ifatunji" w:date="2025-03-07T19:40:00Z" w16du:dateUtc="2025-03-08T01:40:00Z">
        <w:r w:rsidR="0072107A" w:rsidRPr="006B17C5" w:rsidDel="00F87DC0">
          <w:rPr>
            <w:rPrChange w:id="8697" w:author="Mosi Adesina Ifatunji" w:date="2025-07-17T11:52:00Z" w16du:dateUtc="2025-07-17T16:52:00Z">
              <w:rPr>
                <w:color w:val="1A1A1A" w:themeColor="background1" w:themeShade="1A"/>
                <w:sz w:val="22"/>
                <w:szCs w:val="22"/>
              </w:rPr>
            </w:rPrChange>
          </w:rPr>
          <w:fldChar w:fldCharType="begin">
            <w:fldData xml:space="preserve">PEVuZE5vdGU+PENpdGU+PEF1dGhvcj5CcnViYWtlcjwvQXV0aG9yPjxZZWFyPjIwMDQ8L1llYXI+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</w:fldData>
          </w:fldChar>
        </w:r>
        <w:r w:rsidR="0072107A" w:rsidRPr="006B17C5" w:rsidDel="00F87DC0">
          <w:rPr>
            <w:rPrChange w:id="8698" w:author="Mosi Adesina Ifatunji" w:date="2025-07-17T11:52:00Z" w16du:dateUtc="2025-07-17T16:52:00Z">
              <w:rPr>
                <w:color w:val="1A1A1A" w:themeColor="background1" w:themeShade="1A"/>
                <w:sz w:val="22"/>
                <w:szCs w:val="22"/>
              </w:rPr>
            </w:rPrChange>
          </w:rPr>
          <w:delInstrText xml:space="preserve"> ADDIN EN.JS.CITE </w:delInstrText>
        </w:r>
        <w:r w:rsidR="0072107A" w:rsidRPr="006B17C5" w:rsidDel="00F87DC0">
          <w:rPr>
            <w:rPrChange w:id="8699" w:author="Mosi Adesina Ifatunji" w:date="2025-07-17T11:52:00Z" w16du:dateUtc="2025-07-17T16:52:00Z">
              <w:rPr>
                <w:color w:val="1A1A1A" w:themeColor="background1" w:themeShade="1A"/>
                <w:sz w:val="22"/>
                <w:szCs w:val="22"/>
              </w:rPr>
            </w:rPrChange>
          </w:rPr>
          <w:fldChar w:fldCharType="separate"/>
        </w:r>
        <w:r w:rsidR="00CE052A" w:rsidRPr="006B17C5" w:rsidDel="00F87DC0">
          <w:rPr>
            <w:rPrChange w:id="8700" w:author="Mosi Adesina Ifatunji" w:date="2025-07-17T11:52:00Z" w16du:dateUtc="2025-07-17T16:52:00Z">
              <w:rPr>
                <w:noProof/>
                <w:color w:val="1A1A1A" w:themeColor="background1" w:themeShade="1A"/>
                <w:sz w:val="22"/>
                <w:szCs w:val="22"/>
              </w:rPr>
            </w:rPrChange>
          </w:rPr>
          <w:delText>(Brubaker, Loveman and Stamatov 2004)</w:delText>
        </w:r>
        <w:r w:rsidR="0072107A" w:rsidRPr="006B17C5" w:rsidDel="00F87DC0">
          <w:rPr>
            <w:rPrChange w:id="8701" w:author="Mosi Adesina Ifatunji" w:date="2025-07-17T11:52:00Z" w16du:dateUtc="2025-07-17T16:52:00Z">
              <w:rPr>
                <w:color w:val="1A1A1A" w:themeColor="background1" w:themeShade="1A"/>
                <w:sz w:val="22"/>
                <w:szCs w:val="22"/>
              </w:rPr>
            </w:rPrChange>
          </w:rPr>
          <w:fldChar w:fldCharType="end"/>
        </w:r>
        <w:r w:rsidR="0072107A" w:rsidRPr="006B17C5" w:rsidDel="00F87DC0">
          <w:rPr>
            <w:rPrChange w:id="8702" w:author="Mosi Adesina Ifatunji" w:date="2025-07-17T11:52:00Z" w16du:dateUtc="2025-07-17T16:52:00Z">
              <w:rPr>
                <w:color w:val="1A1A1A" w:themeColor="background1" w:themeShade="1A"/>
                <w:sz w:val="22"/>
                <w:szCs w:val="22"/>
              </w:rPr>
            </w:rPrChange>
          </w:rPr>
          <w:fldChar w:fldCharType="begin">
            <w:fldData xml:space="preserve">PEVuZE5vdGU+PENpdGU+PEF1dGhvcj5TZXdlbGw8L0F1dGhvcj48WWVhcj4xOTkyPC9ZZWFyPjxS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</w:fldData>
          </w:fldChar>
        </w:r>
        <w:r w:rsidR="0072107A" w:rsidRPr="006B17C5" w:rsidDel="00F87DC0">
          <w:rPr>
            <w:rPrChange w:id="8703" w:author="Mosi Adesina Ifatunji" w:date="2025-07-17T11:52:00Z" w16du:dateUtc="2025-07-17T16:52:00Z">
              <w:rPr>
                <w:color w:val="1A1A1A" w:themeColor="background1" w:themeShade="1A"/>
                <w:sz w:val="22"/>
                <w:szCs w:val="22"/>
              </w:rPr>
            </w:rPrChange>
          </w:rPr>
          <w:delInstrText xml:space="preserve"> ADDIN EN.JS.CITE </w:delInstrText>
        </w:r>
        <w:r w:rsidR="0072107A" w:rsidRPr="006B17C5" w:rsidDel="00F87DC0">
          <w:rPr>
            <w:rPrChange w:id="8704" w:author="Mosi Adesina Ifatunji" w:date="2025-07-17T11:52:00Z" w16du:dateUtc="2025-07-17T16:52:00Z">
              <w:rPr>
                <w:color w:val="1A1A1A" w:themeColor="background1" w:themeShade="1A"/>
                <w:sz w:val="22"/>
                <w:szCs w:val="22"/>
              </w:rPr>
            </w:rPrChange>
          </w:rPr>
          <w:fldChar w:fldCharType="separate"/>
        </w:r>
        <w:r w:rsidR="00CE052A" w:rsidRPr="006B17C5" w:rsidDel="00F87DC0">
          <w:rPr>
            <w:rPrChange w:id="8705" w:author="Mosi Adesina Ifatunji" w:date="2025-07-17T11:52:00Z" w16du:dateUtc="2025-07-17T16:52:00Z">
              <w:rPr>
                <w:noProof/>
                <w:color w:val="1A1A1A" w:themeColor="background1" w:themeShade="1A"/>
                <w:sz w:val="22"/>
                <w:szCs w:val="22"/>
              </w:rPr>
            </w:rPrChange>
          </w:rPr>
          <w:delText>(Sewell 1992)</w:delText>
        </w:r>
        <w:r w:rsidR="0072107A" w:rsidRPr="006B17C5" w:rsidDel="00F87DC0">
          <w:rPr>
            <w:rPrChange w:id="8706" w:author="Mosi Adesina Ifatunji" w:date="2025-07-17T11:52:00Z" w16du:dateUtc="2025-07-17T16:52:00Z">
              <w:rPr>
                <w:color w:val="1A1A1A" w:themeColor="background1" w:themeShade="1A"/>
                <w:sz w:val="22"/>
                <w:szCs w:val="22"/>
              </w:rPr>
            </w:rPrChange>
          </w:rPr>
          <w:fldChar w:fldCharType="end"/>
        </w:r>
      </w:del>
    </w:p>
    <w:p w14:paraId="25D01DA9" w14:textId="2657B263" w:rsidR="004440B6" w:rsidRPr="00B92532" w:rsidRDefault="002F7DB4">
      <w:pPr>
        <w:pStyle w:val="Heading3"/>
        <w:rPr>
          <w:del w:id="8707" w:author="Mosi Adesina Ifatunji" w:date="2025-03-05T11:00:00Z" w16du:dateUtc="2025-03-05T17:00:00Z"/>
        </w:rPr>
        <w:pPrChange w:id="8708" w:author="Mosi Adesina Ifatunji" w:date="2025-10-21T19:50:00Z" w16du:dateUtc="2025-10-22T00:50:00Z">
          <w:pPr>
            <w:pStyle w:val="Heading2"/>
          </w:pPr>
        </w:pPrChange>
      </w:pPr>
      <w:del w:id="8709" w:author="Mosi Adesina Ifatunji" w:date="2025-03-05T11:00:00Z" w16du:dateUtc="2025-03-05T17:00:00Z">
        <w:r w:rsidRPr="00B92532" w:rsidDel="00433B91">
          <w:rPr>
            <w:rStyle w:val="s1"/>
            <w:b w:val="0"/>
            <w:bCs/>
            <w:szCs w:val="24"/>
          </w:rPr>
          <w:br w:type="page"/>
        </w:r>
        <w:r w:rsidR="00252CFD" w:rsidRPr="00B92532" w:rsidDel="00433B91">
          <w:rPr>
            <w:color w:val="000000" w:themeColor="text1"/>
          </w:rPr>
          <w:delText xml:space="preserve"> </w:delText>
        </w:r>
      </w:del>
    </w:p>
    <w:p w14:paraId="000000B1" w14:textId="16B2B55E" w:rsidR="00374CE3" w:rsidRPr="00B92532" w:rsidDel="00076DAE" w:rsidRDefault="00851BB7">
      <w:pPr>
        <w:pStyle w:val="Heading3"/>
        <w:rPr>
          <w:del w:id="8710" w:author="Mosi Adesina Ifatunji" w:date="2025-06-16T18:08:00Z" w16du:dateUtc="2025-06-16T23:08:00Z"/>
        </w:rPr>
        <w:pPrChange w:id="8711" w:author="Mosi Adesina Ifatunji" w:date="2025-10-21T19:50:00Z" w16du:dateUtc="2025-10-22T00:50:00Z">
          <w:pPr>
            <w:pStyle w:val="Heading2"/>
          </w:pPr>
        </w:pPrChange>
      </w:pPr>
      <w:bookmarkStart w:id="8712" w:name="_2xyl1gvxomim" w:colFirst="0" w:colLast="0"/>
      <w:bookmarkEnd w:id="8712"/>
      <w:del w:id="8713" w:author="Mosi Adesina Ifatunji" w:date="2025-02-16T14:29:00Z" w16du:dateUtc="2025-02-16T20:29:00Z">
        <w:r w:rsidRPr="00B92532" w:rsidDel="00C76081">
          <w:delText>TOWARD ETHNORACIAL ORGANIZATIONS</w:delText>
        </w:r>
      </w:del>
    </w:p>
    <w:p w14:paraId="3A69C859" w14:textId="64F8155D" w:rsidR="000740E1" w:rsidRPr="00B92532" w:rsidDel="00BD2963" w:rsidRDefault="0072107A">
      <w:pPr>
        <w:pStyle w:val="Heading3"/>
        <w:rPr>
          <w:del w:id="8714" w:author="Mosi Adesina Ifatunji" w:date="2025-02-16T14:39:00Z" w16du:dateUtc="2025-02-16T20:39:00Z"/>
        </w:rPr>
        <w:pPrChange w:id="8715" w:author="Mosi Adesina Ifatunji" w:date="2025-10-21T19:50:00Z" w16du:dateUtc="2025-10-22T00:50:00Z">
          <w:pPr/>
        </w:pPrChange>
      </w:pPr>
      <w:del w:id="8716" w:author="Mosi Adesina Ifatunji" w:date="2025-06-16T18:07:00Z" w16du:dateUtc="2025-06-16T23:07:00Z">
        <w:r w:rsidRPr="006B17C5" w:rsidDel="00974588">
          <w:fldChar w:fldCharType="begin">
            <w:fldData xml:space="preserve">PEVuZE5vdGU+PENpdGU+PEF1dGhvcj5IYWxsPC9BdXRob3I+PFllYXI+MTk4MDwvWWVhcj48UmVj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</w:fldData>
          </w:fldChar>
        </w:r>
      </w:del>
      <w:r w:rsidRPr="006B17C5" w:rsidDel="00974588">
        <w:rPr>
          <w:b w:val="0"/>
          <w:rPrChange w:id="8717" w:author="Mosi Adesina Ifatunji" w:date="2025-07-17T11:52:00Z" w16du:dateUtc="2025-07-17T16:52:00Z">
            <w:rPr>
              <w:b/>
              <w:sz w:val="28"/>
              <w:szCs w:val="28"/>
            </w:rPr>
          </w:rPrChange>
        </w:rPr>
        <w:instrText xml:space="preserve"> ADDIN EN.JS.CITE </w:instrText>
      </w:r>
      <w:del w:id="8718" w:author="Mosi Adesina Ifatunji" w:date="2025-06-16T18:07:00Z" w16du:dateUtc="2025-06-16T23:07:00Z">
        <w:r w:rsidRPr="005D6882" w:rsidDel="00974588">
          <w:rPr>
            <w:b w:val="0"/>
          </w:rPr>
        </w:r>
        <w:r w:rsidRPr="006B17C5" w:rsidDel="00974588">
          <w:rPr>
            <w:rPrChange w:id="8719" w:author="Mosi Adesina Ifatunji" w:date="2025-07-17T11:52:00Z" w16du:dateUtc="2025-07-17T16:52:00Z">
              <w:rPr>
                <w:sz w:val="22"/>
                <w:szCs w:val="22"/>
              </w:rPr>
            </w:rPrChange>
          </w:rPr>
          <w:fldChar w:fldCharType="separate"/>
        </w:r>
        <w:r w:rsidR="00CE052A" w:rsidRPr="006B17C5" w:rsidDel="00974588">
          <w:rPr>
            <w:noProof/>
            <w:rPrChange w:id="8720" w:author="Mosi Adesina Ifatunji" w:date="2025-07-17T11:52:00Z" w16du:dateUtc="2025-07-17T16:52:00Z">
              <w:rPr>
                <w:noProof/>
                <w:sz w:val="22"/>
                <w:szCs w:val="22"/>
              </w:rPr>
            </w:rPrChange>
          </w:rPr>
          <w:delText>(Hall 1980)</w:delText>
        </w:r>
        <w:r w:rsidRPr="006B17C5" w:rsidDel="00974588">
          <w:rPr>
            <w:rPrChange w:id="8721" w:author="Mosi Adesina Ifatunji" w:date="2025-07-17T11:52:00Z" w16du:dateUtc="2025-07-17T16:52:00Z">
              <w:rPr>
                <w:sz w:val="22"/>
                <w:szCs w:val="22"/>
              </w:rPr>
            </w:rPrChange>
          </w:rPr>
          <w:fldChar w:fldCharType="end"/>
        </w:r>
      </w:del>
      <w:del w:id="8722" w:author="Mosi Adesina Ifatunji" w:date="2025-06-14T13:43:00Z" w16du:dateUtc="2025-06-14T18:43:00Z">
        <w:r w:rsidRPr="006B17C5" w:rsidDel="00966B24">
          <w:rPr>
            <w:rPrChange w:id="8723" w:author="Mosi Adesina Ifatunji" w:date="2025-07-17T11:52:00Z" w16du:dateUtc="2025-07-17T16:52:00Z">
              <w:rPr>
                <w:sz w:val="22"/>
                <w:szCs w:val="22"/>
              </w:rPr>
            </w:rPrChange>
          </w:rPr>
          <w:fldChar w:fldCharType="begin">
            <w:fldData xml:space="preserve">PEVuZE5vdGU+PENpdGU+PEF1dGhvcj5PbWk8L0F1dGhvcj48WWVhcj4xOTg2IFsyMDE1XTwvWWVh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</w:fldData>
          </w:fldChar>
        </w:r>
      </w:del>
      <w:r w:rsidRPr="006B17C5" w:rsidDel="00966B24">
        <w:rPr>
          <w:b w:val="0"/>
          <w:rPrChange w:id="8724" w:author="Mosi Adesina Ifatunji" w:date="2025-07-17T11:52:00Z" w16du:dateUtc="2025-07-17T16:52:00Z">
            <w:rPr>
              <w:b/>
              <w:sz w:val="28"/>
              <w:szCs w:val="28"/>
            </w:rPr>
          </w:rPrChange>
        </w:rPr>
        <w:instrText xml:space="preserve"> ADDIN EN.JS.CITE </w:instrText>
      </w:r>
      <w:del w:id="8725" w:author="Mosi Adesina Ifatunji" w:date="2025-06-14T13:43:00Z" w16du:dateUtc="2025-06-14T18:43:00Z">
        <w:r w:rsidRPr="005D6882" w:rsidDel="00966B24">
          <w:rPr>
            <w:b w:val="0"/>
          </w:rPr>
        </w:r>
        <w:r w:rsidRPr="006B17C5" w:rsidDel="00966B24">
          <w:rPr>
            <w:rPrChange w:id="8726" w:author="Mosi Adesina Ifatunji" w:date="2025-07-17T11:52:00Z" w16du:dateUtc="2025-07-17T16:52:00Z">
              <w:rPr>
                <w:sz w:val="22"/>
                <w:szCs w:val="22"/>
              </w:rPr>
            </w:rPrChange>
          </w:rPr>
          <w:fldChar w:fldCharType="separate"/>
        </w:r>
        <w:r w:rsidR="00CE052A" w:rsidRPr="006B17C5" w:rsidDel="00966B24">
          <w:rPr>
            <w:noProof/>
            <w:rPrChange w:id="8727" w:author="Mosi Adesina Ifatunji" w:date="2025-07-17T11:52:00Z" w16du:dateUtc="2025-07-17T16:52:00Z">
              <w:rPr>
                <w:noProof/>
                <w:sz w:val="22"/>
                <w:szCs w:val="22"/>
              </w:rPr>
            </w:rPrChange>
          </w:rPr>
          <w:delText>(Omi and Winant 1986 [2015])</w:delText>
        </w:r>
        <w:r w:rsidRPr="006B17C5" w:rsidDel="00966B24">
          <w:rPr>
            <w:rPrChange w:id="8728" w:author="Mosi Adesina Ifatunji" w:date="2025-07-17T11:52:00Z" w16du:dateUtc="2025-07-17T16:52:00Z">
              <w:rPr>
                <w:sz w:val="22"/>
                <w:szCs w:val="22"/>
              </w:rPr>
            </w:rPrChange>
          </w:rPr>
          <w:fldChar w:fldCharType="end"/>
        </w:r>
      </w:del>
      <w:del w:id="8729" w:author="Mosi Adesina Ifatunji" w:date="2025-06-14T13:39:00Z" w16du:dateUtc="2025-06-14T18:39:00Z">
        <w:r w:rsidRPr="006B17C5" w:rsidDel="00D515AD">
          <w:rPr>
            <w:rPrChange w:id="8730" w:author="Mosi Adesina Ifatunji" w:date="2025-07-17T11:52:00Z" w16du:dateUtc="2025-07-17T16:52:00Z">
              <w:rPr>
                <w:sz w:val="22"/>
                <w:szCs w:val="22"/>
              </w:rPr>
            </w:rPrChange>
          </w:rPr>
          <w:fldChar w:fldCharType="begin">
            <w:fldData xml:space="preserve">PEVuZE5vdGU+PENpdGU+PEF1dGhvcj5XZWJlcjwvQXV0aG9yPjxZZWFyPjE5MjIgWzE5NzhdPC9Z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</w:fldData>
          </w:fldChar>
        </w:r>
      </w:del>
      <w:r w:rsidRPr="006B17C5" w:rsidDel="00D515AD">
        <w:rPr>
          <w:rPrChange w:id="8731" w:author="Mosi Adesina Ifatunji" w:date="2025-07-17T11:52:00Z" w16du:dateUtc="2025-07-17T16:52:00Z">
            <w:rPr>
              <w:shd w:val="clear" w:color="auto" w:fill="FFFFFF"/>
            </w:rPr>
          </w:rPrChange>
        </w:rPr>
        <w:instrText xml:space="preserve"> ADDIN EN.JS.CITE </w:instrText>
      </w:r>
      <w:del w:id="8732" w:author="Mosi Adesina Ifatunji" w:date="2025-06-14T13:39:00Z" w16du:dateUtc="2025-06-14T18:39:00Z">
        <w:r w:rsidRPr="005D6882" w:rsidDel="00D515AD">
          <w:rPr>
            <w:b w:val="0"/>
          </w:rPr>
        </w:r>
        <w:r w:rsidRPr="006B17C5" w:rsidDel="00D515AD">
          <w:rPr>
            <w:rPrChange w:id="8733" w:author="Mosi Adesina Ifatunji" w:date="2025-07-17T11:52:00Z" w16du:dateUtc="2025-07-17T16:52:00Z">
              <w:rPr>
                <w:sz w:val="22"/>
                <w:szCs w:val="22"/>
              </w:rPr>
            </w:rPrChange>
          </w:rPr>
          <w:fldChar w:fldCharType="separate"/>
        </w:r>
        <w:r w:rsidR="007E076E" w:rsidRPr="006B17C5" w:rsidDel="00D515AD">
          <w:rPr>
            <w:noProof/>
            <w:rPrChange w:id="8734" w:author="Mosi Adesina Ifatunji" w:date="2025-07-17T11:52:00Z" w16du:dateUtc="2025-07-17T16:52:00Z">
              <w:rPr>
                <w:noProof/>
                <w:sz w:val="22"/>
                <w:szCs w:val="22"/>
              </w:rPr>
            </w:rPrChange>
          </w:rPr>
          <w:delText>(Weber 1922 [1978])</w:delText>
        </w:r>
        <w:r w:rsidRPr="006B17C5" w:rsidDel="00D515AD">
          <w:rPr>
            <w:rPrChange w:id="8735" w:author="Mosi Adesina Ifatunji" w:date="2025-07-17T11:52:00Z" w16du:dateUtc="2025-07-17T16:52:00Z">
              <w:rPr>
                <w:sz w:val="22"/>
                <w:szCs w:val="22"/>
              </w:rPr>
            </w:rPrChange>
          </w:rPr>
          <w:fldChar w:fldCharType="end"/>
        </w:r>
      </w:del>
      <w:del w:id="8736" w:author="Mosi Adesina Ifatunji" w:date="2025-06-14T13:41:00Z" w16du:dateUtc="2025-06-14T18:41:00Z">
        <w:r w:rsidRPr="006B17C5" w:rsidDel="00F739A4">
          <w:rPr>
            <w:rPrChange w:id="8737" w:author="Mosi Adesina Ifatunji" w:date="2025-07-17T11:52:00Z" w16du:dateUtc="2025-07-17T16:52:00Z">
              <w:rPr>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del>
      <w:r w:rsidRPr="006B17C5" w:rsidDel="00F739A4">
        <w:rPr>
          <w:b w:val="0"/>
          <w:rPrChange w:id="8738" w:author="Mosi Adesina Ifatunji" w:date="2025-07-17T11:52:00Z" w16du:dateUtc="2025-07-17T16:52:00Z">
            <w:rPr>
              <w:b/>
              <w:sz w:val="28"/>
              <w:szCs w:val="28"/>
            </w:rPr>
          </w:rPrChange>
        </w:rPr>
        <w:instrText xml:space="preserve"> ADDIN EN.JS.CITE </w:instrText>
      </w:r>
      <w:del w:id="8739" w:author="Mosi Adesina Ifatunji" w:date="2025-06-14T13:41:00Z" w16du:dateUtc="2025-06-14T18:41:00Z">
        <w:r w:rsidRPr="005D6882" w:rsidDel="00F739A4">
          <w:rPr>
            <w:b w:val="0"/>
          </w:rPr>
        </w:r>
        <w:r w:rsidRPr="006B17C5" w:rsidDel="00F739A4">
          <w:rPr>
            <w:rPrChange w:id="8740" w:author="Mosi Adesina Ifatunji" w:date="2025-07-17T11:52:00Z" w16du:dateUtc="2025-07-17T16:52:00Z">
              <w:rPr>
                <w:sz w:val="22"/>
                <w:szCs w:val="22"/>
              </w:rPr>
            </w:rPrChange>
          </w:rPr>
          <w:fldChar w:fldCharType="separate"/>
        </w:r>
        <w:r w:rsidR="00CE052A" w:rsidRPr="006B17C5" w:rsidDel="00F739A4">
          <w:rPr>
            <w:noProof/>
            <w:rPrChange w:id="8741" w:author="Mosi Adesina Ifatunji" w:date="2025-07-17T11:52:00Z" w16du:dateUtc="2025-07-17T16:52:00Z">
              <w:rPr>
                <w:noProof/>
                <w:sz w:val="22"/>
                <w:szCs w:val="22"/>
              </w:rPr>
            </w:rPrChange>
          </w:rPr>
          <w:delText>(Ray 2019)</w:delText>
        </w:r>
        <w:r w:rsidRPr="006B17C5" w:rsidDel="00F739A4">
          <w:rPr>
            <w:rPrChange w:id="8742" w:author="Mosi Adesina Ifatunji" w:date="2025-07-17T11:52:00Z" w16du:dateUtc="2025-07-17T16:52:00Z">
              <w:rPr>
                <w:sz w:val="22"/>
                <w:szCs w:val="22"/>
              </w:rPr>
            </w:rPrChange>
          </w:rPr>
          <w:fldChar w:fldCharType="end"/>
        </w:r>
      </w:del>
      <w:del w:id="8743" w:author="Mosi Adesina Ifatunji" w:date="2025-06-14T13:42:00Z" w16du:dateUtc="2025-06-14T18:42:00Z">
        <w:r w:rsidR="00B12FE3" w:rsidRPr="006B17C5" w:rsidDel="0032201C">
          <w:rPr>
            <w:b w:val="0"/>
            <w:rPrChange w:id="8744" w:author="Mosi Adesina Ifatunji" w:date="2025-07-17T11:52:00Z" w16du:dateUtc="2025-07-17T16:52:00Z">
              <w:rPr>
                <w:b/>
                <w:sz w:val="28"/>
                <w:szCs w:val="28"/>
              </w:rPr>
            </w:rPrChange>
          </w:rPr>
          <w:fldChar w:fldCharType="begin">
            <w:fldData xml:space="preserve">PEVuZE5vdGU+PENpdGU+PEF1dGhvcj5SaXZlcmE8L0F1dGhvcj48WWVhcj4yMDEyPC9ZZWFyPjxS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</w:fldData>
          </w:fldChar>
        </w:r>
      </w:del>
      <w:r w:rsidR="00B12FE3" w:rsidRPr="00B92532" w:rsidDel="0032201C">
        <w:instrText xml:space="preserve"> ADDIN EN.JS.CITE </w:instrText>
      </w:r>
      <w:del w:id="8745" w:author="Mosi Adesina Ifatunji" w:date="2025-06-14T13:42:00Z" w16du:dateUtc="2025-06-14T18:42:00Z">
        <w:r w:rsidR="00B12FE3" w:rsidRPr="006B17C5" w:rsidDel="0032201C">
          <w:rPr>
            <w:b w:val="0"/>
            <w:rPrChange w:id="8746" w:author="Mosi Adesina Ifatunji" w:date="2025-07-17T11:52:00Z" w16du:dateUtc="2025-07-17T16:52:00Z">
              <w:rPr>
                <w:b/>
                <w:sz w:val="28"/>
                <w:szCs w:val="28"/>
              </w:rPr>
            </w:rPrChange>
          </w:rPr>
          <w:fldChar w:fldCharType="separate"/>
        </w:r>
        <w:r w:rsidR="00B12FE3" w:rsidRPr="00B92532" w:rsidDel="0032201C">
          <w:rPr>
            <w:noProof/>
          </w:rPr>
          <w:delText>(Rivera 2012)</w:delText>
        </w:r>
        <w:r w:rsidR="00B12FE3" w:rsidRPr="006B17C5" w:rsidDel="0032201C">
          <w:rPr>
            <w:b w:val="0"/>
            <w:rPrChange w:id="8747" w:author="Mosi Adesina Ifatunji" w:date="2025-07-17T11:52:00Z" w16du:dateUtc="2025-07-17T16:52:00Z">
              <w:rPr>
                <w:b/>
                <w:sz w:val="28"/>
                <w:szCs w:val="28"/>
              </w:rPr>
            </w:rPrChange>
          </w:rPr>
          <w:fldChar w:fldCharType="end"/>
        </w:r>
      </w:del>
      <w:del w:id="8748" w:author="Mosi Adesina Ifatunji" w:date="2025-06-14T13:35:00Z" w16du:dateUtc="2025-06-14T18:35:00Z">
        <w:r w:rsidRPr="006B17C5" w:rsidDel="005F4A8A">
          <w:rPr>
            <w:color w:val="1A1A1A" w:themeColor="background1" w:themeShade="1A"/>
            <w:highlight w:val="yellow"/>
            <w:shd w:val="clear" w:color="auto" w:fill="FFFFFF"/>
            <w:rPrChange w:id="8749" w:author="Mosi Adesina Ifatunji" w:date="2025-07-17T11:52:00Z" w16du:dateUtc="2025-07-17T16:52:00Z">
              <w:rPr>
                <w:color w:val="1A1A1A" w:themeColor="background1" w:themeShade="1A"/>
                <w:sz w:val="20"/>
                <w:szCs w:val="20"/>
                <w:shd w:val="clear" w:color="auto" w:fill="FFFFFF"/>
              </w:rPr>
            </w:rPrChange>
          </w:rPr>
          <w:fldChar w:fldCharType="begin">
            <w:fldData xml:space="preserve">PEVuZE5vdGU+PENpdGU+PEF1dGhvcj5EdSBCb2lzPC9BdXRob3I+PFllYXI+MTkzNTwvWWVhcj48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</w:fldData>
          </w:fldChar>
        </w:r>
      </w:del>
      <w:r w:rsidRPr="006B17C5" w:rsidDel="005F4A8A">
        <w:rPr>
          <w:color w:val="1A1A1A" w:themeColor="background1" w:themeShade="1A"/>
          <w:shd w:val="clear" w:color="auto" w:fill="FFFFFF"/>
          <w:rPrChange w:id="8750" w:author="Mosi Adesina Ifatunji" w:date="2025-07-17T11:52:00Z" w16du:dateUtc="2025-07-17T16:52:00Z">
            <w:rPr/>
          </w:rPrChange>
        </w:rPr>
        <w:instrText xml:space="preserve"> ADDIN EN.JS.CITE </w:instrText>
      </w:r>
      <w:del w:id="8751" w:author="Mosi Adesina Ifatunji" w:date="2025-06-14T13:35:00Z" w16du:dateUtc="2025-06-14T18:35:00Z">
        <w:r w:rsidRPr="005D6882" w:rsidDel="005F4A8A">
          <w:rPr>
            <w:b w:val="0"/>
            <w:color w:val="1A1A1A" w:themeColor="background1" w:themeShade="1A"/>
            <w:highlight w:val="yellow"/>
            <w:shd w:val="clear" w:color="auto" w:fill="FFFFFF"/>
          </w:rPr>
        </w:r>
        <w:r w:rsidRPr="006B17C5" w:rsidDel="005F4A8A">
          <w:rPr>
            <w:color w:val="1A1A1A" w:themeColor="background1" w:themeShade="1A"/>
            <w:highlight w:val="yellow"/>
            <w:shd w:val="clear" w:color="auto" w:fill="FFFFFF"/>
            <w:rPrChange w:id="8752" w:author="Mosi Adesina Ifatunji" w:date="2025-07-17T11:52:00Z" w16du:dateUtc="2025-07-17T16:52:00Z">
              <w:rPr>
                <w:color w:val="1A1A1A" w:themeColor="background1" w:themeShade="1A"/>
                <w:sz w:val="20"/>
                <w:szCs w:val="20"/>
                <w:shd w:val="clear" w:color="auto" w:fill="FFFFFF"/>
              </w:rPr>
            </w:rPrChange>
          </w:rPr>
          <w:fldChar w:fldCharType="separate"/>
        </w:r>
        <w:r w:rsidR="00361E95" w:rsidRPr="006B17C5" w:rsidDel="005F4A8A">
          <w:rPr>
            <w:color w:val="1A1A1A" w:themeColor="background1" w:themeShade="1A"/>
            <w:highlight w:val="yellow"/>
            <w:shd w:val="clear" w:color="auto" w:fill="FFFFFF"/>
            <w:rPrChange w:id="8753" w:author="Mosi Adesina Ifatunji" w:date="2025-07-17T11:52:00Z" w16du:dateUtc="2025-07-17T16:52:00Z">
              <w:rPr>
                <w:noProof/>
                <w:color w:val="1A1A1A" w:themeColor="background1" w:themeShade="1A"/>
                <w:shd w:val="clear" w:color="auto" w:fill="FFFFFF"/>
              </w:rPr>
            </w:rPrChange>
          </w:rPr>
          <w:delText>(Du Bois 1935)</w:delText>
        </w:r>
        <w:r w:rsidRPr="006B17C5" w:rsidDel="005F4A8A">
          <w:rPr>
            <w:color w:val="1A1A1A" w:themeColor="background1" w:themeShade="1A"/>
            <w:highlight w:val="yellow"/>
            <w:shd w:val="clear" w:color="auto" w:fill="FFFFFF"/>
            <w:rPrChange w:id="8754" w:author="Mosi Adesina Ifatunji" w:date="2025-07-17T11:52:00Z" w16du:dateUtc="2025-07-17T16:52:00Z">
              <w:rPr>
                <w:color w:val="1A1A1A" w:themeColor="background1" w:themeShade="1A"/>
                <w:sz w:val="20"/>
                <w:szCs w:val="20"/>
                <w:shd w:val="clear" w:color="auto" w:fill="FFFFFF"/>
              </w:rPr>
            </w:rPrChange>
          </w:rPr>
          <w:fldChar w:fldCharType="end"/>
        </w:r>
      </w:del>
      <w:del w:id="8755" w:author="Mosi Adesina Ifatunji" w:date="2025-06-14T13:43:00Z" w16du:dateUtc="2025-06-14T18:43:00Z">
        <w:r w:rsidRPr="006B17C5" w:rsidDel="00C97E3E">
          <w:rPr>
            <w:rPrChange w:id="8756" w:author="Mosi Adesina Ifatunji" w:date="2025-07-17T11:52:00Z" w16du:dateUtc="2025-07-17T16:52:00Z">
              <w:rPr>
                <w:sz w:val="22"/>
                <w:szCs w:val="22"/>
              </w:rPr>
            </w:rPrChange>
          </w:rPr>
          <w:fldChar w:fldCharType="begin">
            <w:fldData xml:space="preserve">PEVuZE5vdGU+PENpdGU+PEF1dGhvcj5DYXJtaWNoYWVsPC9BdXRob3I+PFllYXI+MTk2NzwvWWVh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=
</w:fldData>
          </w:fldChar>
        </w:r>
        <w:r w:rsidRPr="006B17C5" w:rsidDel="00C97E3E">
          <w:rPr>
            <w:rPrChange w:id="8757" w:author="Mosi Adesina Ifatunji" w:date="2025-07-17T11:52:00Z" w16du:dateUtc="2025-07-17T16:52:00Z">
              <w:rPr>
                <w:sz w:val="22"/>
                <w:szCs w:val="22"/>
              </w:rPr>
            </w:rPrChange>
          </w:rPr>
          <w:delInstrText xml:space="preserve"> ADDIN EN.JS.CITE </w:delInstrText>
        </w:r>
        <w:r w:rsidRPr="005D6882" w:rsidDel="00C97E3E">
          <w:rPr>
            <w:b w:val="0"/>
          </w:rPr>
        </w:r>
        <w:r w:rsidRPr="006B17C5" w:rsidDel="00C97E3E">
          <w:rPr>
            <w:rPrChange w:id="8758" w:author="Mosi Adesina Ifatunji" w:date="2025-07-17T11:52:00Z" w16du:dateUtc="2025-07-17T16:52:00Z">
              <w:rPr>
                <w:sz w:val="22"/>
                <w:szCs w:val="22"/>
              </w:rPr>
            </w:rPrChange>
          </w:rPr>
          <w:fldChar w:fldCharType="separate"/>
        </w:r>
        <w:r w:rsidR="00CE052A" w:rsidRPr="006B17C5" w:rsidDel="00C97E3E">
          <w:rPr>
            <w:rPrChange w:id="8759" w:author="Mosi Adesina Ifatunji" w:date="2025-07-17T11:52:00Z" w16du:dateUtc="2025-07-17T16:52:00Z">
              <w:rPr>
                <w:noProof/>
                <w:sz w:val="22"/>
                <w:szCs w:val="22"/>
              </w:rPr>
            </w:rPrChange>
          </w:rPr>
          <w:delText>(Carmichael and Hamilton 1967)</w:delText>
        </w:r>
        <w:r w:rsidRPr="006B17C5" w:rsidDel="00C97E3E">
          <w:rPr>
            <w:rPrChange w:id="8760" w:author="Mosi Adesina Ifatunji" w:date="2025-07-17T11:52:00Z" w16du:dateUtc="2025-07-17T16:52:00Z">
              <w:rPr>
                <w:sz w:val="22"/>
                <w:szCs w:val="22"/>
              </w:rPr>
            </w:rPrChange>
          </w:rPr>
          <w:fldChar w:fldCharType="end"/>
        </w:r>
      </w:del>
      <w:del w:id="8761" w:author="Mosi Adesina Ifatunji" w:date="2025-06-14T13:44:00Z" w16du:dateUtc="2025-06-14T18:44:00Z">
        <w:r w:rsidRPr="006B17C5" w:rsidDel="00576938">
          <w:rPr>
            <w:rPrChange w:id="8762" w:author="Mosi Adesina Ifatunji" w:date="2025-07-17T11:52:00Z" w16du:dateUtc="2025-07-17T16:52:00Z">
              <w:rPr>
                <w:sz w:val="22"/>
                <w:szCs w:val="22"/>
              </w:rPr>
            </w:rPrChange>
          </w:rPr>
          <w:fldChar w:fldCharType="begin">
            <w:fldData xml:space="preserve">PEVuZE5vdGU+PENpdGU+PEF1dGhvcj5DYXJtaWNoYWVsPC9BdXRob3I+PFllYXI+MTk2NzwvWWVh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=
</w:fldData>
          </w:fldChar>
        </w:r>
      </w:del>
      <w:r w:rsidRPr="006B17C5" w:rsidDel="00576938">
        <w:rPr>
          <w:rPrChange w:id="8763" w:author="Mosi Adesina Ifatunji" w:date="2025-07-17T11:52:00Z" w16du:dateUtc="2025-07-17T16:52:00Z">
            <w:rPr>
              <w:sz w:val="22"/>
              <w:szCs w:val="22"/>
            </w:rPr>
          </w:rPrChange>
        </w:rPr>
        <w:instrText xml:space="preserve"> ADDIN EN.JS.CITE </w:instrText>
      </w:r>
      <w:del w:id="8764" w:author="Mosi Adesina Ifatunji" w:date="2025-06-14T13:44:00Z" w16du:dateUtc="2025-06-14T18:44:00Z">
        <w:r w:rsidRPr="005D6882" w:rsidDel="00576938">
          <w:rPr>
            <w:b w:val="0"/>
          </w:rPr>
        </w:r>
        <w:r w:rsidRPr="006B17C5" w:rsidDel="00576938">
          <w:rPr>
            <w:rPrChange w:id="8765" w:author="Mosi Adesina Ifatunji" w:date="2025-07-17T11:52:00Z" w16du:dateUtc="2025-07-17T16:52:00Z">
              <w:rPr>
                <w:sz w:val="22"/>
                <w:szCs w:val="22"/>
              </w:rPr>
            </w:rPrChange>
          </w:rPr>
          <w:fldChar w:fldCharType="separate"/>
        </w:r>
        <w:r w:rsidR="00361E95" w:rsidRPr="00B92532" w:rsidDel="00576938">
          <w:rPr>
            <w:noProof/>
          </w:rPr>
          <w:delText>(Carmichael and Hamilton 1967)</w:delText>
        </w:r>
        <w:r w:rsidRPr="006B17C5" w:rsidDel="00576938">
          <w:rPr>
            <w:rPrChange w:id="8766" w:author="Mosi Adesina Ifatunji" w:date="2025-07-17T11:52:00Z" w16du:dateUtc="2025-07-17T16:52:00Z">
              <w:rPr>
                <w:sz w:val="22"/>
                <w:szCs w:val="22"/>
              </w:rPr>
            </w:rPrChange>
          </w:rPr>
          <w:fldChar w:fldCharType="end"/>
        </w:r>
      </w:del>
      <w:del w:id="8767" w:author="Mosi Adesina Ifatunji" w:date="2025-05-29T17:26:00Z" w16du:dateUtc="2025-05-29T22:26:00Z">
        <w:r w:rsidRPr="006B17C5">
          <w:rPr>
            <w:rPrChange w:id="8768" w:author="Mosi Adesina Ifatunji" w:date="2025-07-17T11:52:00Z" w16du:dateUtc="2025-07-17T16:52:00Z">
              <w:rPr>
                <w:sz w:val="22"/>
                <w:szCs w:val="22"/>
              </w:rPr>
            </w:rPrChange>
          </w:rPr>
          <w:fldChar w:fldCharType="begin">
            <w:fldData xml:space="preserve">PEVuZE5vdGU+PENpdGU+PEF1dGhvcj5CbGF1bmVyPC9BdXRob3I+PFllYXI+MTk2OTwvWWVhcj48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</w:fldData>
          </w:fldChar>
        </w:r>
      </w:del>
      <w:r w:rsidRPr="006B17C5" w:rsidDel="00576938">
        <w:rPr>
          <w:rPrChange w:id="8769" w:author="Mosi Adesina Ifatunji" w:date="2025-07-17T11:52:00Z" w16du:dateUtc="2025-07-17T16:52:00Z">
            <w:rPr>
              <w:sz w:val="22"/>
              <w:szCs w:val="22"/>
            </w:rPr>
          </w:rPrChange>
        </w:rPr>
        <w:instrText xml:space="preserve"> ADDIN EN.JS.CITE </w:instrText>
      </w:r>
      <w:del w:id="8770" w:author="Mosi Adesina Ifatunji" w:date="2025-05-29T17:26:00Z" w16du:dateUtc="2025-05-29T22:26:00Z">
        <w:r w:rsidRPr="005D6882">
          <w:rPr>
            <w:b w:val="0"/>
          </w:rPr>
        </w:r>
        <w:r w:rsidRPr="006B17C5">
          <w:rPr>
            <w:rPrChange w:id="8771" w:author="Mosi Adesina Ifatunji" w:date="2025-07-17T11:52:00Z" w16du:dateUtc="2025-07-17T16:52:00Z">
              <w:rPr>
                <w:sz w:val="22"/>
                <w:szCs w:val="22"/>
              </w:rPr>
            </w:rPrChange>
          </w:rPr>
          <w:fldChar w:fldCharType="separate"/>
        </w:r>
        <w:r w:rsidR="00CE052A" w:rsidRPr="006B17C5">
          <w:rPr>
            <w:rPrChange w:id="8772" w:author="Mosi Adesina Ifatunji" w:date="2025-07-17T11:52:00Z" w16du:dateUtc="2025-07-17T16:52:00Z">
              <w:rPr>
                <w:noProof/>
                <w:sz w:val="22"/>
                <w:szCs w:val="22"/>
              </w:rPr>
            </w:rPrChange>
          </w:rPr>
          <w:delText>(Blauner 1969)</w:delText>
        </w:r>
        <w:r w:rsidRPr="006B17C5">
          <w:rPr>
            <w:rPrChange w:id="8773" w:author="Mosi Adesina Ifatunji" w:date="2025-07-17T11:52:00Z" w16du:dateUtc="2025-07-17T16:52:00Z">
              <w:rPr>
                <w:sz w:val="22"/>
                <w:szCs w:val="22"/>
              </w:rPr>
            </w:rPrChange>
          </w:rPr>
          <w:fldChar w:fldCharType="end"/>
        </w:r>
      </w:del>
      <w:del w:id="8774" w:author="Mosi Adesina Ifatunji" w:date="2025-06-14T13:44:00Z" w16du:dateUtc="2025-06-14T18:44:00Z">
        <w:r w:rsidRPr="006B17C5" w:rsidDel="00D756C4">
          <w:rPr>
            <w:rPrChange w:id="8775" w:author="Mosi Adesina Ifatunji" w:date="2025-07-17T11:52:00Z" w16du:dateUtc="2025-07-17T16:52:00Z">
              <w:rPr>
                <w:sz w:val="22"/>
                <w:szCs w:val="22"/>
              </w:rPr>
            </w:rPrChange>
          </w:rPr>
          <w:fldChar w:fldCharType="begin">
            <w:fldData xml:space="preserve">PEVuZE5vdGU+PENpdGU+PEF1dGhvcj5Cb25hY2ljaDwvQXV0aG9yPjxZZWFyPjE5NzI8L1llYXI+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</w:fldData>
          </w:fldChar>
        </w:r>
      </w:del>
      <w:r w:rsidRPr="006B17C5" w:rsidDel="00D756C4">
        <w:rPr>
          <w:b w:val="0"/>
          <w:rPrChange w:id="8776" w:author="Mosi Adesina Ifatunji" w:date="2025-07-17T11:52:00Z" w16du:dateUtc="2025-07-17T16:52:00Z">
            <w:rPr>
              <w:b/>
              <w:sz w:val="28"/>
              <w:szCs w:val="28"/>
            </w:rPr>
          </w:rPrChange>
        </w:rPr>
        <w:instrText xml:space="preserve"> ADDIN EN.JS.CITE </w:instrText>
      </w:r>
      <w:del w:id="8777" w:author="Mosi Adesina Ifatunji" w:date="2025-06-14T13:44:00Z" w16du:dateUtc="2025-06-14T18:44:00Z">
        <w:r w:rsidRPr="005D6882" w:rsidDel="00D756C4">
          <w:rPr>
            <w:b w:val="0"/>
          </w:rPr>
        </w:r>
        <w:r w:rsidRPr="006B17C5" w:rsidDel="00D756C4">
          <w:rPr>
            <w:rPrChange w:id="8778" w:author="Mosi Adesina Ifatunji" w:date="2025-07-17T11:52:00Z" w16du:dateUtc="2025-07-17T16:52:00Z">
              <w:rPr>
                <w:sz w:val="22"/>
                <w:szCs w:val="22"/>
              </w:rPr>
            </w:rPrChange>
          </w:rPr>
          <w:fldChar w:fldCharType="separate"/>
        </w:r>
        <w:r w:rsidR="00CE052A" w:rsidRPr="006B17C5" w:rsidDel="00D756C4">
          <w:rPr>
            <w:rPrChange w:id="8779" w:author="Mosi Adesina Ifatunji" w:date="2025-07-17T11:52:00Z" w16du:dateUtc="2025-07-17T16:52:00Z">
              <w:rPr>
                <w:noProof/>
                <w:sz w:val="22"/>
                <w:szCs w:val="22"/>
              </w:rPr>
            </w:rPrChange>
          </w:rPr>
          <w:delText>(Bonacich 1972)</w:delText>
        </w:r>
        <w:r w:rsidRPr="006B17C5" w:rsidDel="00D756C4">
          <w:rPr>
            <w:rPrChange w:id="8780" w:author="Mosi Adesina Ifatunji" w:date="2025-07-17T11:52:00Z" w16du:dateUtc="2025-07-17T16:52:00Z">
              <w:rPr>
                <w:sz w:val="22"/>
                <w:szCs w:val="22"/>
              </w:rPr>
            </w:rPrChange>
          </w:rPr>
          <w:fldChar w:fldCharType="end"/>
        </w:r>
        <w:r w:rsidR="00CE282C" w:rsidRPr="006B17C5" w:rsidDel="00D756C4">
          <w:rPr>
            <w:rPrChange w:id="8781" w:author="Mosi Adesina Ifatunji" w:date="2025-07-17T11:52:00Z" w16du:dateUtc="2025-07-17T16:52:00Z">
              <w:rPr>
                <w:shd w:val="clear" w:color="auto" w:fill="F4CCCC"/>
              </w:rPr>
            </w:rPrChange>
          </w:rPr>
          <w:fldChar w:fldCharType="begin">
            <w:fldData xml:space="preserve">PEVuZE5vdGU+PENpdGU+PEF1dGhvcj5Cb25hY2ljaDwvQXV0aG9yPjxZZWFyPjE5NzI8L1llYXI+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</w:fldData>
          </w:fldChar>
        </w:r>
      </w:del>
      <w:r w:rsidR="00CE282C" w:rsidRPr="006B17C5" w:rsidDel="00D756C4">
        <w:rPr>
          <w:rPrChange w:id="8782" w:author="Mosi Adesina Ifatunji" w:date="2025-07-17T11:52:00Z" w16du:dateUtc="2025-07-17T16:52:00Z">
            <w:rPr>
              <w:shd w:val="clear" w:color="auto" w:fill="F4CCCC"/>
            </w:rPr>
          </w:rPrChange>
        </w:rPr>
        <w:instrText xml:space="preserve"> ADDIN EN.JS.CITE </w:instrText>
      </w:r>
      <w:del w:id="8783" w:author="Mosi Adesina Ifatunji" w:date="2025-06-14T13:44:00Z" w16du:dateUtc="2025-06-14T18:44:00Z">
        <w:r w:rsidR="00CE282C" w:rsidRPr="005D6882" w:rsidDel="00D756C4">
          <w:rPr>
            <w:b w:val="0"/>
          </w:rPr>
        </w:r>
        <w:r w:rsidR="00CE282C" w:rsidRPr="006B17C5" w:rsidDel="00D756C4">
          <w:rPr>
            <w:rPrChange w:id="8784" w:author="Mosi Adesina Ifatunji" w:date="2025-07-17T11:52:00Z" w16du:dateUtc="2025-07-17T16:52:00Z">
              <w:rPr>
                <w:shd w:val="clear" w:color="auto" w:fill="F4CCCC"/>
              </w:rPr>
            </w:rPrChange>
          </w:rPr>
          <w:fldChar w:fldCharType="separate"/>
        </w:r>
        <w:r w:rsidR="00CE282C" w:rsidRPr="006B17C5" w:rsidDel="00D756C4">
          <w:rPr>
            <w:rPrChange w:id="8785" w:author="Mosi Adesina Ifatunji" w:date="2025-07-17T11:52:00Z" w16du:dateUtc="2025-07-17T16:52:00Z">
              <w:rPr>
                <w:noProof/>
                <w:shd w:val="clear" w:color="auto" w:fill="F4CCCC"/>
              </w:rPr>
            </w:rPrChange>
          </w:rPr>
          <w:delText>(Bonacich 1972)</w:delText>
        </w:r>
        <w:r w:rsidR="00CE282C" w:rsidRPr="006B17C5" w:rsidDel="00D756C4">
          <w:rPr>
            <w:rPrChange w:id="8786" w:author="Mosi Adesina Ifatunji" w:date="2025-07-17T11:52:00Z" w16du:dateUtc="2025-07-17T16:52:00Z">
              <w:rPr>
                <w:shd w:val="clear" w:color="auto" w:fill="F4CCCC"/>
              </w:rPr>
            </w:rPrChange>
          </w:rPr>
          <w:fldChar w:fldCharType="end"/>
        </w:r>
        <w:r w:rsidR="00D616AD" w:rsidRPr="006B17C5" w:rsidDel="00D756C4">
          <w:rPr>
            <w:rPrChange w:id="8787" w:author="Mosi Adesina Ifatunji" w:date="2025-07-17T11:52:00Z" w16du:dateUtc="2025-07-17T16:52:00Z">
              <w:rPr>
                <w:highlight w:val="yellow"/>
              </w:rPr>
            </w:rPrChange>
          </w:rPr>
          <w:fldChar w:fldCharType="begin">
            <w:fldData xml:space="preserve">PEVuZE5vdGU+PENpdGU+PEF1dGhvcj5Ccm93bjwvQXV0aG9yPjxZZWFyPjIwMDA8L1llYXI+PFJl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==
</w:fldData>
          </w:fldChar>
        </w:r>
      </w:del>
      <w:r w:rsidR="00D616AD" w:rsidRPr="006B17C5" w:rsidDel="00D756C4">
        <w:rPr>
          <w:rPrChange w:id="8788" w:author="Mosi Adesina Ifatunji" w:date="2025-07-17T11:52:00Z" w16du:dateUtc="2025-07-17T16:52:00Z">
            <w:rPr>
              <w:highlight w:val="yellow"/>
            </w:rPr>
          </w:rPrChange>
        </w:rPr>
        <w:instrText xml:space="preserve"> ADDIN EN.JS.CITE </w:instrText>
      </w:r>
      <w:del w:id="8789" w:author="Mosi Adesina Ifatunji" w:date="2025-06-14T13:44:00Z" w16du:dateUtc="2025-06-14T18:44:00Z">
        <w:r w:rsidR="00D616AD" w:rsidRPr="005D6882" w:rsidDel="00D756C4">
          <w:rPr>
            <w:b w:val="0"/>
          </w:rPr>
        </w:r>
        <w:r w:rsidR="00D616AD" w:rsidRPr="006B17C5" w:rsidDel="00D756C4">
          <w:rPr>
            <w:rPrChange w:id="8790" w:author="Mosi Adesina Ifatunji" w:date="2025-07-17T11:52:00Z" w16du:dateUtc="2025-07-17T16:52:00Z">
              <w:rPr>
                <w:highlight w:val="yellow"/>
              </w:rPr>
            </w:rPrChange>
          </w:rPr>
          <w:fldChar w:fldCharType="separate"/>
        </w:r>
        <w:r w:rsidR="008B5EE7" w:rsidRPr="006B17C5" w:rsidDel="00D756C4">
          <w:rPr>
            <w:rPrChange w:id="8791" w:author="Mosi Adesina Ifatunji" w:date="2025-07-17T11:52:00Z" w16du:dateUtc="2025-07-17T16:52:00Z">
              <w:rPr>
                <w:noProof/>
                <w:highlight w:val="yellow"/>
              </w:rPr>
            </w:rPrChange>
          </w:rPr>
          <w:delText>(Brown 2000)</w:delText>
        </w:r>
        <w:r w:rsidR="00D616AD" w:rsidRPr="006B17C5" w:rsidDel="00D756C4">
          <w:rPr>
            <w:rPrChange w:id="8792" w:author="Mosi Adesina Ifatunji" w:date="2025-07-17T11:52:00Z" w16du:dateUtc="2025-07-17T16:52:00Z">
              <w:rPr>
                <w:highlight w:val="yellow"/>
              </w:rPr>
            </w:rPrChange>
          </w:rPr>
          <w:fldChar w:fldCharType="end"/>
        </w:r>
        <w:r w:rsidR="009C7CCC" w:rsidRPr="006B17C5" w:rsidDel="00D756C4">
          <w:rPr>
            <w:rPrChange w:id="8793" w:author="Mosi Adesina Ifatunji" w:date="2025-07-17T11:52:00Z" w16du:dateUtc="2025-07-17T16:52:00Z">
              <w:rPr>
                <w:shd w:val="clear" w:color="auto" w:fill="F4CCCC"/>
              </w:rPr>
            </w:rPrChange>
          </w:rPr>
          <w:fldChar w:fldCharType="begin">
            <w:fldData xml:space="preserve">PEVuZE5vdGU+PENpdGU+PEF1dGhvcj5LZXJzd2VsbDwvQXV0aG9yPjxZZWFyPjIwMjM8L1llYXI+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</w:fldData>
          </w:fldChar>
        </w:r>
      </w:del>
      <w:r w:rsidR="009C7CCC" w:rsidRPr="006B17C5" w:rsidDel="00D756C4">
        <w:rPr>
          <w:rPrChange w:id="8794" w:author="Mosi Adesina Ifatunji" w:date="2025-07-17T11:52:00Z" w16du:dateUtc="2025-07-17T16:52:00Z">
            <w:rPr>
              <w:shd w:val="clear" w:color="auto" w:fill="F4CCCC"/>
            </w:rPr>
          </w:rPrChange>
        </w:rPr>
        <w:instrText xml:space="preserve"> ADDIN EN.JS.CITE </w:instrText>
      </w:r>
      <w:del w:id="8795" w:author="Mosi Adesina Ifatunji" w:date="2025-06-14T13:44:00Z" w16du:dateUtc="2025-06-14T18:44:00Z">
        <w:r w:rsidR="009C7CCC" w:rsidRPr="005D6882" w:rsidDel="00D756C4">
          <w:rPr>
            <w:b w:val="0"/>
          </w:rPr>
        </w:r>
        <w:r w:rsidR="009C7CCC" w:rsidRPr="006B17C5" w:rsidDel="00D756C4">
          <w:rPr>
            <w:rPrChange w:id="8796" w:author="Mosi Adesina Ifatunji" w:date="2025-07-17T11:52:00Z" w16du:dateUtc="2025-07-17T16:52:00Z">
              <w:rPr>
                <w:shd w:val="clear" w:color="auto" w:fill="F4CCCC"/>
              </w:rPr>
            </w:rPrChange>
          </w:rPr>
          <w:fldChar w:fldCharType="separate"/>
        </w:r>
        <w:r w:rsidR="009C7CCC" w:rsidRPr="006B17C5" w:rsidDel="00D756C4">
          <w:rPr>
            <w:rPrChange w:id="8797" w:author="Mosi Adesina Ifatunji" w:date="2025-07-17T11:52:00Z" w16du:dateUtc="2025-07-17T16:52:00Z">
              <w:rPr>
                <w:noProof/>
                <w:shd w:val="clear" w:color="auto" w:fill="F4CCCC"/>
              </w:rPr>
            </w:rPrChange>
          </w:rPr>
          <w:delText>(Kerswell, Hang and Chan 2023)</w:delText>
        </w:r>
        <w:r w:rsidR="009C7CCC" w:rsidRPr="006B17C5" w:rsidDel="00D756C4">
          <w:rPr>
            <w:rPrChange w:id="8798" w:author="Mosi Adesina Ifatunji" w:date="2025-07-17T11:52:00Z" w16du:dateUtc="2025-07-17T16:52:00Z">
              <w:rPr>
                <w:shd w:val="clear" w:color="auto" w:fill="F4CCCC"/>
              </w:rPr>
            </w:rPrChange>
          </w:rPr>
          <w:fldChar w:fldCharType="end"/>
        </w:r>
        <w:r w:rsidR="00B61306" w:rsidRPr="006B17C5" w:rsidDel="00D756C4">
          <w:rPr>
            <w:rPrChange w:id="8799" w:author="Mosi Adesina Ifatunji" w:date="2025-07-17T11:52:00Z" w16du:dateUtc="2025-07-17T16:52:00Z">
              <w:rPr>
                <w:highlight w:val="yellow"/>
              </w:rPr>
            </w:rPrChange>
          </w:rPr>
          <w:fldChar w:fldCharType="begin">
            <w:fldData xml:space="preserve">PEVuZE5vdGU+PENpdGU+PEF1dGhvcj5BdWVyaGFobjwvQXV0aG9yPjxZZWFyPjIwMTg8L1llYXI+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</w:fldData>
          </w:fldChar>
        </w:r>
      </w:del>
      <w:r w:rsidR="00B61306" w:rsidRPr="006B17C5" w:rsidDel="00D756C4">
        <w:rPr>
          <w:rPrChange w:id="8800" w:author="Mosi Adesina Ifatunji" w:date="2025-07-17T11:52:00Z" w16du:dateUtc="2025-07-17T16:52:00Z">
            <w:rPr>
              <w:highlight w:val="yellow"/>
            </w:rPr>
          </w:rPrChange>
        </w:rPr>
        <w:instrText xml:space="preserve"> ADDIN EN.JS.CITE </w:instrText>
      </w:r>
      <w:del w:id="8801" w:author="Mosi Adesina Ifatunji" w:date="2025-06-14T13:44:00Z" w16du:dateUtc="2025-06-14T18:44:00Z">
        <w:r w:rsidR="00B61306" w:rsidRPr="005D6882" w:rsidDel="00D756C4">
          <w:rPr>
            <w:b w:val="0"/>
          </w:rPr>
        </w:r>
        <w:r w:rsidR="00B61306" w:rsidRPr="006B17C5" w:rsidDel="00D756C4">
          <w:rPr>
            <w:rPrChange w:id="8802" w:author="Mosi Adesina Ifatunji" w:date="2025-07-17T11:52:00Z" w16du:dateUtc="2025-07-17T16:52:00Z">
              <w:rPr>
                <w:highlight w:val="yellow"/>
              </w:rPr>
            </w:rPrChange>
          </w:rPr>
          <w:fldChar w:fldCharType="separate"/>
        </w:r>
        <w:r w:rsidR="00CD4448" w:rsidRPr="006B17C5" w:rsidDel="00D756C4">
          <w:rPr>
            <w:rPrChange w:id="8803" w:author="Mosi Adesina Ifatunji" w:date="2025-07-17T11:52:00Z" w16du:dateUtc="2025-07-17T16:52:00Z">
              <w:rPr>
                <w:noProof/>
                <w:highlight w:val="yellow"/>
              </w:rPr>
            </w:rPrChange>
          </w:rPr>
          <w:delText>(Auerhahn 2018)</w:delText>
        </w:r>
        <w:r w:rsidR="00B61306" w:rsidRPr="006B17C5" w:rsidDel="00D756C4">
          <w:rPr>
            <w:rPrChange w:id="8804" w:author="Mosi Adesina Ifatunji" w:date="2025-07-17T11:52:00Z" w16du:dateUtc="2025-07-17T16:52:00Z">
              <w:rPr>
                <w:highlight w:val="yellow"/>
              </w:rPr>
            </w:rPrChange>
          </w:rPr>
          <w:fldChar w:fldCharType="end"/>
        </w:r>
        <w:r w:rsidR="0050156C" w:rsidRPr="006B17C5" w:rsidDel="00D756C4">
          <w:rPr>
            <w:rPrChange w:id="8805" w:author="Mosi Adesina Ifatunji" w:date="2025-07-17T11:52:00Z" w16du:dateUtc="2025-07-17T16:52:00Z">
              <w:rPr>
                <w:highlight w:val="yellow"/>
              </w:rPr>
            </w:rPrChange>
          </w:rPr>
          <w:fldChar w:fldCharType="begin">
            <w:fldData xml:space="preserve">PEVuZE5vdGU+PENpdGU+PEF1dGhvcj5QZWxlZDwvQXV0aG9yPjxZZWFyPjE5ODc8L1llYXI+PFJl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</w:fldData>
          </w:fldChar>
        </w:r>
      </w:del>
      <w:r w:rsidR="0050156C" w:rsidRPr="006B17C5" w:rsidDel="00D756C4">
        <w:rPr>
          <w:rPrChange w:id="8806" w:author="Mosi Adesina Ifatunji" w:date="2025-07-17T11:52:00Z" w16du:dateUtc="2025-07-17T16:52:00Z">
            <w:rPr>
              <w:highlight w:val="yellow"/>
            </w:rPr>
          </w:rPrChange>
        </w:rPr>
        <w:instrText xml:space="preserve"> ADDIN EN.JS.CITE </w:instrText>
      </w:r>
      <w:del w:id="8807" w:author="Mosi Adesina Ifatunji" w:date="2025-06-14T13:44:00Z" w16du:dateUtc="2025-06-14T18:44:00Z">
        <w:r w:rsidR="0050156C" w:rsidRPr="005D6882" w:rsidDel="00D756C4">
          <w:rPr>
            <w:b w:val="0"/>
          </w:rPr>
        </w:r>
        <w:r w:rsidR="0050156C" w:rsidRPr="006B17C5" w:rsidDel="00D756C4">
          <w:rPr>
            <w:rPrChange w:id="8808" w:author="Mosi Adesina Ifatunji" w:date="2025-07-17T11:52:00Z" w16du:dateUtc="2025-07-17T16:52:00Z">
              <w:rPr>
                <w:highlight w:val="yellow"/>
              </w:rPr>
            </w:rPrChange>
          </w:rPr>
          <w:fldChar w:fldCharType="separate"/>
        </w:r>
        <w:r w:rsidR="0050156C" w:rsidRPr="006B17C5" w:rsidDel="00D756C4">
          <w:rPr>
            <w:rPrChange w:id="8809" w:author="Mosi Adesina Ifatunji" w:date="2025-07-17T11:52:00Z" w16du:dateUtc="2025-07-17T16:52:00Z">
              <w:rPr>
                <w:noProof/>
                <w:highlight w:val="yellow"/>
              </w:rPr>
            </w:rPrChange>
          </w:rPr>
          <w:delText>(Peled and Shafir 1987)</w:delText>
        </w:r>
        <w:r w:rsidR="0050156C" w:rsidRPr="006B17C5" w:rsidDel="00D756C4">
          <w:rPr>
            <w:rPrChange w:id="8810" w:author="Mosi Adesina Ifatunji" w:date="2025-07-17T11:52:00Z" w16du:dateUtc="2025-07-17T16:52:00Z">
              <w:rPr>
                <w:highlight w:val="yellow"/>
              </w:rPr>
            </w:rPrChange>
          </w:rPr>
          <w:fldChar w:fldCharType="end"/>
        </w:r>
        <w:r w:rsidR="00F04850" w:rsidRPr="006B17C5" w:rsidDel="00D756C4">
          <w:rPr>
            <w:rPrChange w:id="8811" w:author="Mosi Adesina Ifatunji" w:date="2025-07-17T11:52:00Z" w16du:dateUtc="2025-07-17T16:52:00Z">
              <w:rPr>
                <w:highlight w:val="yellow"/>
              </w:rPr>
            </w:rPrChange>
          </w:rPr>
          <w:fldChar w:fldCharType="begin">
            <w:fldData xml:space="preserve">PEVuZE5vdGU+PENpdGU+PEF1dGhvcj5Db3J6aW5lPC9BdXRob3I+PFllYXI+MjAwNzwvWWVhcj48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</w:fldData>
          </w:fldChar>
        </w:r>
      </w:del>
      <w:r w:rsidR="00F04850" w:rsidRPr="006B17C5" w:rsidDel="00D756C4">
        <w:rPr>
          <w:rPrChange w:id="8812" w:author="Mosi Adesina Ifatunji" w:date="2025-07-17T11:52:00Z" w16du:dateUtc="2025-07-17T16:52:00Z">
            <w:rPr>
              <w:highlight w:val="yellow"/>
            </w:rPr>
          </w:rPrChange>
        </w:rPr>
        <w:instrText xml:space="preserve"> ADDIN EN.JS.CITE </w:instrText>
      </w:r>
      <w:del w:id="8813" w:author="Mosi Adesina Ifatunji" w:date="2025-06-14T13:44:00Z" w16du:dateUtc="2025-06-14T18:44:00Z">
        <w:r w:rsidR="00F04850" w:rsidRPr="005D6882" w:rsidDel="00D756C4">
          <w:rPr>
            <w:b w:val="0"/>
          </w:rPr>
        </w:r>
        <w:r w:rsidR="00F04850" w:rsidRPr="006B17C5" w:rsidDel="00D756C4">
          <w:rPr>
            <w:rPrChange w:id="8814" w:author="Mosi Adesina Ifatunji" w:date="2025-07-17T11:52:00Z" w16du:dateUtc="2025-07-17T16:52:00Z">
              <w:rPr>
                <w:highlight w:val="yellow"/>
              </w:rPr>
            </w:rPrChange>
          </w:rPr>
          <w:fldChar w:fldCharType="separate"/>
        </w:r>
        <w:r w:rsidR="00F04850" w:rsidRPr="006B17C5" w:rsidDel="00D756C4">
          <w:rPr>
            <w:noProof/>
            <w:rPrChange w:id="8815" w:author="Mosi Adesina Ifatunji" w:date="2025-07-17T11:52:00Z" w16du:dateUtc="2025-07-17T16:52:00Z">
              <w:rPr>
                <w:noProof/>
                <w:highlight w:val="yellow"/>
              </w:rPr>
            </w:rPrChange>
          </w:rPr>
          <w:delText>(Corzine, Huff‐Corzine and Creech 2007)</w:delText>
        </w:r>
        <w:r w:rsidR="00F04850" w:rsidRPr="006B17C5" w:rsidDel="00D756C4">
          <w:rPr>
            <w:rPrChange w:id="8816" w:author="Mosi Adesina Ifatunji" w:date="2025-07-17T11:52:00Z" w16du:dateUtc="2025-07-17T16:52:00Z">
              <w:rPr>
                <w:highlight w:val="yellow"/>
              </w:rPr>
            </w:rPrChange>
          </w:rPr>
          <w:fldChar w:fldCharType="end"/>
        </w:r>
      </w:del>
      <w:del w:id="8817" w:author="Mosi Adesina Ifatunji" w:date="2025-06-16T18:07:00Z" w16du:dateUtc="2025-06-16T23:07:00Z">
        <w:r w:rsidR="00232870" w:rsidRPr="006B17C5" w:rsidDel="00974588">
          <w:rPr>
            <w:b w:val="0"/>
            <w:rPrChange w:id="8818" w:author="Mosi Adesina Ifatunji" w:date="2025-07-17T11:52:00Z" w16du:dateUtc="2025-07-17T16:52:00Z">
              <w:rPr>
                <w:b/>
                <w:sz w:val="28"/>
                <w:szCs w:val="28"/>
              </w:rPr>
            </w:rPrChange>
          </w:rPr>
          <w:fldChar w:fldCharType="begin">
            <w:fldData xml:space="preserve">PEVuZE5vdGU+PENpdGU+PEF1dGhvcj5BY2tlcjwvQXV0aG9yPjxZZWFyPjIwMDY8L1llYXI+PFJl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</w:fldData>
          </w:fldChar>
        </w:r>
      </w:del>
      <w:r w:rsidR="00232870" w:rsidRPr="00B92532" w:rsidDel="00974588">
        <w:instrText xml:space="preserve"> ADDIN EN.JS.CITE </w:instrText>
      </w:r>
      <w:del w:id="8819" w:author="Mosi Adesina Ifatunji" w:date="2025-06-16T18:07:00Z" w16du:dateUtc="2025-06-16T23:07:00Z">
        <w:r w:rsidR="00232870" w:rsidRPr="006B17C5" w:rsidDel="00974588">
          <w:rPr>
            <w:b w:val="0"/>
            <w:rPrChange w:id="8820" w:author="Mosi Adesina Ifatunji" w:date="2025-07-17T11:52:00Z" w16du:dateUtc="2025-07-17T16:52:00Z">
              <w:rPr>
                <w:b/>
                <w:sz w:val="28"/>
                <w:szCs w:val="28"/>
              </w:rPr>
            </w:rPrChange>
          </w:rPr>
          <w:fldChar w:fldCharType="separate"/>
        </w:r>
        <w:r w:rsidR="00232870" w:rsidRPr="00B92532" w:rsidDel="00974588">
          <w:rPr>
            <w:noProof/>
          </w:rPr>
          <w:delText>(Acker 2006: 443)</w:delText>
        </w:r>
        <w:r w:rsidR="00232870" w:rsidRPr="006B17C5" w:rsidDel="00974588">
          <w:rPr>
            <w:b w:val="0"/>
            <w:rPrChange w:id="8821" w:author="Mosi Adesina Ifatunji" w:date="2025-07-17T11:52:00Z" w16du:dateUtc="2025-07-17T16:52:00Z">
              <w:rPr>
                <w:b/>
                <w:sz w:val="28"/>
                <w:szCs w:val="28"/>
              </w:rPr>
            </w:rPrChange>
          </w:rPr>
          <w:fldChar w:fldCharType="end"/>
        </w:r>
      </w:del>
      <w:del w:id="8822" w:author="Mosi Adesina Ifatunji" w:date="2025-05-29T18:04:00Z" w16du:dateUtc="2025-05-29T23:04:00Z">
        <w:r w:rsidR="00D853BC" w:rsidRPr="006B17C5" w:rsidDel="00D853BC">
          <w:rPr>
            <w:b w:val="0"/>
            <w:rPrChange w:id="8823" w:author="Mosi Adesina Ifatunji" w:date="2025-07-17T11:52:00Z" w16du:dateUtc="2025-07-17T16:52:00Z">
              <w:rPr>
                <w:b/>
                <w:sz w:val="28"/>
                <w:szCs w:val="28"/>
              </w:rPr>
            </w:rPrChange>
          </w:rPr>
          <w:fldChar w:fldCharType="begin">
            <w:fldData xml:space="preserve">PEVuZE5vdGU+PENpdGU+PEF1dGhvcj5BY2tlcjwvQXV0aG9yPjxZZWFyPjE5OTA8L1llYXI+PFJl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</w:fldData>
          </w:fldChar>
        </w:r>
      </w:del>
      <w:r w:rsidR="00D853BC" w:rsidRPr="00B92532" w:rsidDel="00D853BC">
        <w:rPr>
          <w:color w:val="000000"/>
        </w:rPr>
        <w:instrText xml:space="preserve"> ADDIN EN.JS.CITE </w:instrText>
      </w:r>
      <w:del w:id="8824" w:author="Mosi Adesina Ifatunji" w:date="2025-05-29T18:04:00Z" w16du:dateUtc="2025-05-29T23:04:00Z">
        <w:r w:rsidR="00D853BC" w:rsidRPr="006B17C5" w:rsidDel="00D853BC">
          <w:rPr>
            <w:b w:val="0"/>
            <w:rPrChange w:id="8825" w:author="Mosi Adesina Ifatunji" w:date="2025-07-17T11:52:00Z" w16du:dateUtc="2025-07-17T16:52:00Z">
              <w:rPr>
                <w:b/>
                <w:sz w:val="28"/>
                <w:szCs w:val="28"/>
              </w:rPr>
            </w:rPrChange>
          </w:rPr>
          <w:fldChar w:fldCharType="separate"/>
        </w:r>
        <w:r w:rsidR="00D853BC" w:rsidRPr="00B92532" w:rsidDel="00D853BC">
          <w:rPr>
            <w:noProof/>
          </w:rPr>
          <w:delText>(Acker 1990)</w:delText>
        </w:r>
        <w:r w:rsidR="00D853BC" w:rsidRPr="006B17C5" w:rsidDel="00D853BC">
          <w:rPr>
            <w:b w:val="0"/>
            <w:rPrChange w:id="8826" w:author="Mosi Adesina Ifatunji" w:date="2025-07-17T11:52:00Z" w16du:dateUtc="2025-07-17T16:52:00Z">
              <w:rPr>
                <w:b/>
                <w:sz w:val="28"/>
                <w:szCs w:val="28"/>
              </w:rPr>
            </w:rPrChange>
          </w:rPr>
          <w:fldChar w:fldCharType="end"/>
        </w:r>
      </w:del>
      <w:del w:id="8827" w:author="Mosi Adesina Ifatunji" w:date="2025-06-16T18:07:00Z" w16du:dateUtc="2025-06-16T23:07:00Z">
        <w:r w:rsidR="00C4252E" w:rsidRPr="006B17C5" w:rsidDel="00974588">
          <w:rPr>
            <w:b w:val="0"/>
            <w:rPrChange w:id="8828" w:author="Mosi Adesina Ifatunji" w:date="2025-07-17T11:52:00Z" w16du:dateUtc="2025-07-17T16:52:00Z">
              <w:rPr>
                <w:b/>
                <w:sz w:val="28"/>
                <w:szCs w:val="28"/>
              </w:rPr>
            </w:rPrChange>
          </w:rPr>
          <w:fldChar w:fldCharType="begin">
            <w:fldData xml:space="preserve">PEVuZE5vdGU+PENpdGU+PEF1dGhvcj5SYXk8L0F1dGhvcj48WWVhcj4yMDE5PC9ZZWFyPjxSZWNO
dW0+Njk2MDwvUmVjTnVtPjxTdWZmaXg+OiAyNjwvU3VmZml4PjxEaXNwbGF5VGV4dD4oUmF5IDIw
MTk6IDI2KTwvRGlzcGxheVRleHQ+PHJlY29yZD48cmVjLW51bWJlcj42OTYwPC9yZWMtbnVtYmVy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00C4252E" w:rsidRPr="00B92532" w:rsidDel="00974588">
          <w:rPr>
            <w:color w:val="000000"/>
          </w:rPr>
          <w:delInstrText xml:space="preserve"> ADDIN EN.JS.CITE </w:delInstrText>
        </w:r>
        <w:r w:rsidR="00C4252E" w:rsidRPr="006B17C5" w:rsidDel="00974588">
          <w:rPr>
            <w:b w:val="0"/>
            <w:rPrChange w:id="8829" w:author="Mosi Adesina Ifatunji" w:date="2025-07-17T11:52:00Z" w16du:dateUtc="2025-07-17T16:52:00Z">
              <w:rPr>
                <w:b/>
                <w:sz w:val="28"/>
                <w:szCs w:val="28"/>
              </w:rPr>
            </w:rPrChange>
          </w:rPr>
          <w:fldChar w:fldCharType="separate"/>
        </w:r>
        <w:r w:rsidR="00C4252E" w:rsidRPr="00B92532" w:rsidDel="00974588">
          <w:rPr>
            <w:noProof/>
          </w:rPr>
          <w:delText>(Ray 2019: 26)</w:delText>
        </w:r>
        <w:r w:rsidR="00C4252E" w:rsidRPr="006B17C5" w:rsidDel="00974588">
          <w:rPr>
            <w:b w:val="0"/>
            <w:rPrChange w:id="8830" w:author="Mosi Adesina Ifatunji" w:date="2025-07-17T11:52:00Z" w16du:dateUtc="2025-07-17T16:52:00Z">
              <w:rPr>
                <w:b/>
                <w:sz w:val="28"/>
                <w:szCs w:val="28"/>
              </w:rPr>
            </w:rPrChange>
          </w:rPr>
          <w:fldChar w:fldCharType="end"/>
        </w:r>
        <w:r w:rsidR="005F2806" w:rsidRPr="006B17C5" w:rsidDel="00974588">
          <w:rPr>
            <w:b w:val="0"/>
            <w:rPrChange w:id="8831" w:author="Mosi Adesina Ifatunji" w:date="2025-07-17T11:52:00Z" w16du:dateUtc="2025-07-17T16:52:00Z">
              <w:rPr>
                <w:b/>
                <w:sz w:val="28"/>
                <w:szCs w:val="28"/>
              </w:rPr>
            </w:rPrChange>
          </w:rPr>
          <w:fldChar w:fldCharType="begin">
            <w:fldData xml:space="preserve">PEVuZE5vdGU+PENpdGU+PEF1dGhvcj5BY2tlcjwvQXV0aG9yPjxZZWFyPjIwMDY8L1llYXI+PFJl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</w:fldData>
          </w:fldChar>
        </w:r>
      </w:del>
      <w:r w:rsidR="005F2806" w:rsidRPr="00B92532" w:rsidDel="00974588">
        <w:instrText xml:space="preserve"> ADDIN EN.JS.CITE </w:instrText>
      </w:r>
      <w:del w:id="8832" w:author="Mosi Adesina Ifatunji" w:date="2025-06-16T18:07:00Z" w16du:dateUtc="2025-06-16T23:07:00Z">
        <w:r w:rsidR="005F2806" w:rsidRPr="006B17C5" w:rsidDel="00974588">
          <w:rPr>
            <w:b w:val="0"/>
            <w:rPrChange w:id="8833" w:author="Mosi Adesina Ifatunji" w:date="2025-07-17T11:52:00Z" w16du:dateUtc="2025-07-17T16:52:00Z">
              <w:rPr>
                <w:b/>
                <w:sz w:val="28"/>
                <w:szCs w:val="28"/>
              </w:rPr>
            </w:rPrChange>
          </w:rPr>
          <w:fldChar w:fldCharType="separate"/>
        </w:r>
        <w:r w:rsidR="002D2921" w:rsidRPr="00B92532" w:rsidDel="00974588">
          <w:rPr>
            <w:noProof/>
          </w:rPr>
          <w:delText>(Acker 2006: 441)</w:delText>
        </w:r>
        <w:r w:rsidR="005F2806" w:rsidRPr="006B17C5" w:rsidDel="00974588">
          <w:rPr>
            <w:b w:val="0"/>
            <w:rPrChange w:id="8834" w:author="Mosi Adesina Ifatunji" w:date="2025-07-17T11:52:00Z" w16du:dateUtc="2025-07-17T16:52:00Z">
              <w:rPr>
                <w:b/>
                <w:sz w:val="28"/>
                <w:szCs w:val="28"/>
              </w:rPr>
            </w:rPrChange>
          </w:rPr>
          <w:fldChar w:fldCharType="end"/>
        </w:r>
        <w:r w:rsidR="00DB78DE" w:rsidRPr="006B17C5" w:rsidDel="00974588">
          <w:rPr>
            <w:b w:val="0"/>
            <w:rPrChange w:id="8835" w:author="Mosi Adesina Ifatunji" w:date="2025-07-17T11:52:00Z" w16du:dateUtc="2025-07-17T16:52:00Z">
              <w:rPr>
                <w:b/>
                <w:sz w:val="28"/>
                <w:szCs w:val="28"/>
              </w:rPr>
            </w:rPrChange>
          </w:rPr>
          <w:fldChar w:fldCharType="begin">
            <w:fldData xml:space="preserve">PEVuZE5vdGU+PENpdGU+PEF1dGhvcj5SYXk8L0F1dGhvcj48WWVhcj4yMDE5PC9ZZWFyPjxSZWNO
dW0+Njk2MDwvUmVjTnVtPjxTdWZmaXg+OiAzMDwvU3VmZml4PjxEaXNwbGF5VGV4dD4oUmF5IDIw
MTk6IDMwKTwvRGlzcGxheVRleHQ+PHJlY29yZD48cmVjLW51bWJlcj42OTYwPC9yZWMtbnVtYmVy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del>
      <w:r w:rsidR="00DB78DE" w:rsidRPr="00B92532" w:rsidDel="00974588">
        <w:instrText xml:space="preserve"> ADDIN EN.JS.CITE </w:instrText>
      </w:r>
      <w:del w:id="8836" w:author="Mosi Adesina Ifatunji" w:date="2025-06-16T18:07:00Z" w16du:dateUtc="2025-06-16T23:07:00Z">
        <w:r w:rsidR="00DB78DE" w:rsidRPr="006B17C5" w:rsidDel="00974588">
          <w:rPr>
            <w:b w:val="0"/>
            <w:rPrChange w:id="8837" w:author="Mosi Adesina Ifatunji" w:date="2025-07-17T11:52:00Z" w16du:dateUtc="2025-07-17T16:52:00Z">
              <w:rPr>
                <w:b/>
                <w:sz w:val="28"/>
                <w:szCs w:val="28"/>
              </w:rPr>
            </w:rPrChange>
          </w:rPr>
          <w:fldChar w:fldCharType="separate"/>
        </w:r>
        <w:r w:rsidR="00DB78DE" w:rsidRPr="00B92532" w:rsidDel="00974588">
          <w:rPr>
            <w:noProof/>
          </w:rPr>
          <w:delText>(Ray 2019: 30)</w:delText>
        </w:r>
        <w:r w:rsidR="00DB78DE" w:rsidRPr="006B17C5" w:rsidDel="00974588">
          <w:rPr>
            <w:b w:val="0"/>
            <w:rPrChange w:id="8838" w:author="Mosi Adesina Ifatunji" w:date="2025-07-17T11:52:00Z" w16du:dateUtc="2025-07-17T16:52:00Z">
              <w:rPr>
                <w:b/>
                <w:sz w:val="28"/>
                <w:szCs w:val="28"/>
              </w:rPr>
            </w:rPrChange>
          </w:rPr>
          <w:fldChar w:fldCharType="end"/>
        </w:r>
        <w:r w:rsidRPr="006B17C5" w:rsidDel="00974588">
          <w:rPr>
            <w:rPrChange w:id="8839" w:author="Mosi Adesina Ifatunji" w:date="2025-07-17T11:52:00Z" w16du:dateUtc="2025-07-17T16:52:00Z">
              <w:rPr>
                <w:sz w:val="22"/>
                <w:szCs w:val="22"/>
              </w:rPr>
            </w:rPrChange>
          </w:rPr>
          <w:fldChar w:fldCharType="begin">
            <w:fldData xml:space="preserve">PEVuZE5vdGU+PENpdGU+PEF1dGhvcj5Cb25pbGxhLVNpbHZhPC9BdXRob3I+PFllYXI+MTk5Nzwv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</w:fldData>
          </w:fldChar>
        </w:r>
      </w:del>
      <w:r w:rsidRPr="00B92532" w:rsidDel="00974588">
        <w:instrText xml:space="preserve"> ADDIN EN.JS.CITE </w:instrText>
      </w:r>
      <w:del w:id="8840" w:author="Mosi Adesina Ifatunji" w:date="2025-06-16T18:07:00Z" w16du:dateUtc="2025-06-16T23:07:00Z">
        <w:r w:rsidRPr="005D6882" w:rsidDel="00974588">
          <w:rPr>
            <w:b w:val="0"/>
          </w:rPr>
        </w:r>
        <w:r w:rsidRPr="006B17C5" w:rsidDel="00974588">
          <w:rPr>
            <w:rPrChange w:id="8841" w:author="Mosi Adesina Ifatunji" w:date="2025-07-17T11:52:00Z" w16du:dateUtc="2025-07-17T16:52:00Z">
              <w:rPr>
                <w:sz w:val="22"/>
                <w:szCs w:val="22"/>
              </w:rPr>
            </w:rPrChange>
          </w:rPr>
          <w:fldChar w:fldCharType="separate"/>
        </w:r>
        <w:r w:rsidR="00CE052A" w:rsidRPr="006B17C5" w:rsidDel="00974588">
          <w:rPr>
            <w:rPrChange w:id="8842" w:author="Mosi Adesina Ifatunji" w:date="2025-07-17T11:52:00Z" w16du:dateUtc="2025-07-17T16:52:00Z">
              <w:rPr>
                <w:noProof/>
                <w:sz w:val="22"/>
                <w:szCs w:val="22"/>
              </w:rPr>
            </w:rPrChange>
          </w:rPr>
          <w:delText>(Bonilla-Silva 1997)</w:delText>
        </w:r>
        <w:r w:rsidRPr="006B17C5" w:rsidDel="00974588">
          <w:rPr>
            <w:rPrChange w:id="8843" w:author="Mosi Adesina Ifatunji" w:date="2025-07-17T11:52:00Z" w16du:dateUtc="2025-07-17T16:52:00Z">
              <w:rPr>
                <w:sz w:val="22"/>
                <w:szCs w:val="22"/>
              </w:rPr>
            </w:rPrChange>
          </w:rPr>
          <w:fldChar w:fldCharType="end"/>
        </w:r>
        <w:r w:rsidR="00A0641C" w:rsidRPr="006B17C5" w:rsidDel="00974588">
          <w:rPr>
            <w:rPrChange w:id="8844" w:author="Mosi Adesina Ifatunji" w:date="2025-07-17T11:52:00Z" w16du:dateUtc="2025-07-17T16:52:00Z">
              <w:rPr>
                <w:sz w:val="22"/>
                <w:szCs w:val="22"/>
              </w:rPr>
            </w:rPrChange>
          </w:rPr>
          <w:fldChar w:fldCharType="begin">
            <w:fldData xml:space="preserve">PEVuZE5vdGU+PENpdGU+PEF1dGhvcj5Cb25pbGxhLVNpbHZhPC9BdXRob3I+PFllYXI+MTk5Nzwv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</w:fldData>
          </w:fldChar>
        </w:r>
      </w:del>
      <w:r w:rsidR="00A0641C" w:rsidRPr="006B17C5" w:rsidDel="00974588">
        <w:rPr>
          <w:b w:val="0"/>
          <w:rPrChange w:id="8845" w:author="Mosi Adesina Ifatunji" w:date="2025-07-17T11:52:00Z" w16du:dateUtc="2025-07-17T16:52:00Z">
            <w:rPr>
              <w:b/>
              <w:sz w:val="28"/>
              <w:szCs w:val="28"/>
            </w:rPr>
          </w:rPrChange>
        </w:rPr>
        <w:instrText xml:space="preserve"> ADDIN EN.JS.CITE </w:instrText>
      </w:r>
      <w:del w:id="8846" w:author="Mosi Adesina Ifatunji" w:date="2025-06-16T18:07:00Z" w16du:dateUtc="2025-06-16T23:07:00Z">
        <w:r w:rsidR="00A0641C" w:rsidRPr="005D6882" w:rsidDel="00974588">
          <w:rPr>
            <w:b w:val="0"/>
          </w:rPr>
        </w:r>
        <w:r w:rsidR="00A0641C" w:rsidRPr="006B17C5" w:rsidDel="00974588">
          <w:rPr>
            <w:rPrChange w:id="8847" w:author="Mosi Adesina Ifatunji" w:date="2025-07-17T11:52:00Z" w16du:dateUtc="2025-07-17T16:52:00Z">
              <w:rPr>
                <w:sz w:val="22"/>
                <w:szCs w:val="22"/>
              </w:rPr>
            </w:rPrChange>
          </w:rPr>
          <w:fldChar w:fldCharType="separate"/>
        </w:r>
        <w:r w:rsidR="002B69D9" w:rsidRPr="00B92532" w:rsidDel="00974588">
          <w:rPr>
            <w:noProof/>
          </w:rPr>
          <w:delText>(Bonilla-Silva 1997: 474)</w:delText>
        </w:r>
        <w:r w:rsidR="00A0641C" w:rsidRPr="006B17C5" w:rsidDel="00974588">
          <w:rPr>
            <w:rPrChange w:id="8848" w:author="Mosi Adesina Ifatunji" w:date="2025-07-17T11:52:00Z" w16du:dateUtc="2025-07-17T16:52:00Z">
              <w:rPr>
                <w:sz w:val="22"/>
                <w:szCs w:val="22"/>
              </w:rPr>
            </w:rPrChange>
          </w:rPr>
          <w:fldChar w:fldCharType="end"/>
        </w:r>
        <w:r w:rsidRPr="006B17C5" w:rsidDel="00974588">
          <w:rPr>
            <w:rPrChange w:id="8849" w:author="Mosi Adesina Ifatunji" w:date="2025-07-17T11:52:00Z" w16du:dateUtc="2025-07-17T16:52:00Z">
              <w:rPr>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del>
      <w:r w:rsidRPr="006B17C5" w:rsidDel="00974588">
        <w:rPr>
          <w:b w:val="0"/>
          <w:rPrChange w:id="8850" w:author="Mosi Adesina Ifatunji" w:date="2025-07-17T11:52:00Z" w16du:dateUtc="2025-07-17T16:52:00Z">
            <w:rPr>
              <w:b/>
              <w:sz w:val="28"/>
              <w:szCs w:val="28"/>
            </w:rPr>
          </w:rPrChange>
        </w:rPr>
        <w:instrText xml:space="preserve"> ADDIN EN.JS.CITE </w:instrText>
      </w:r>
      <w:del w:id="8851" w:author="Mosi Adesina Ifatunji" w:date="2025-06-16T18:07:00Z" w16du:dateUtc="2025-06-16T23:07:00Z">
        <w:r w:rsidRPr="005D6882" w:rsidDel="00974588">
          <w:rPr>
            <w:b w:val="0"/>
          </w:rPr>
        </w:r>
        <w:r w:rsidRPr="006B17C5" w:rsidDel="00974588">
          <w:rPr>
            <w:rPrChange w:id="8852" w:author="Mosi Adesina Ifatunji" w:date="2025-07-17T11:52:00Z" w16du:dateUtc="2025-07-17T16:52:00Z">
              <w:rPr>
                <w:sz w:val="22"/>
                <w:szCs w:val="22"/>
              </w:rPr>
            </w:rPrChange>
          </w:rPr>
          <w:fldChar w:fldCharType="separate"/>
        </w:r>
        <w:r w:rsidR="00CE052A" w:rsidRPr="006B17C5" w:rsidDel="00974588">
          <w:rPr>
            <w:rPrChange w:id="8853" w:author="Mosi Adesina Ifatunji" w:date="2025-07-17T11:52:00Z" w16du:dateUtc="2025-07-17T16:52:00Z">
              <w:rPr>
                <w:noProof/>
                <w:sz w:val="22"/>
                <w:szCs w:val="22"/>
              </w:rPr>
            </w:rPrChange>
          </w:rPr>
          <w:delText>(Ray 2019)</w:delText>
        </w:r>
        <w:r w:rsidRPr="006B17C5" w:rsidDel="00974588">
          <w:rPr>
            <w:rPrChange w:id="8854" w:author="Mosi Adesina Ifatunji" w:date="2025-07-17T11:52:00Z" w16du:dateUtc="2025-07-17T16:52:00Z">
              <w:rPr>
                <w:sz w:val="22"/>
                <w:szCs w:val="22"/>
              </w:rPr>
            </w:rPrChange>
          </w:rPr>
          <w:fldChar w:fldCharType="end"/>
        </w:r>
        <w:r w:rsidR="009C75EA" w:rsidRPr="006B17C5" w:rsidDel="00974588">
          <w:rPr>
            <w:rPrChange w:id="8855" w:author="Mosi Adesina Ifatunji" w:date="2025-07-17T11:52:00Z" w16du:dateUtc="2025-07-17T16:52:00Z">
              <w:rPr>
                <w:sz w:val="22"/>
                <w:szCs w:val="22"/>
              </w:rPr>
            </w:rPrChange>
          </w:rPr>
          <w:fldChar w:fldCharType="begin">
            <w:fldData xml:space="preserve">PEVuZE5vdGU+PENpdGU+PEF1dGhvcj5UYXR1bTwvQXV0aG9yPjxZZWFyPjIwMTc8L1llYXI+PFJl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</w:fldData>
          </w:fldChar>
        </w:r>
      </w:del>
      <w:r w:rsidR="009C75EA" w:rsidRPr="006B17C5" w:rsidDel="00974588">
        <w:rPr>
          <w:b w:val="0"/>
          <w:rPrChange w:id="8856" w:author="Mosi Adesina Ifatunji" w:date="2025-07-17T11:52:00Z" w16du:dateUtc="2025-07-17T16:52:00Z">
            <w:rPr>
              <w:b/>
              <w:sz w:val="28"/>
              <w:szCs w:val="28"/>
            </w:rPr>
          </w:rPrChange>
        </w:rPr>
        <w:instrText xml:space="preserve"> ADDIN EN.JS.CITE </w:instrText>
      </w:r>
      <w:del w:id="8857" w:author="Mosi Adesina Ifatunji" w:date="2025-06-16T18:07:00Z" w16du:dateUtc="2025-06-16T23:07:00Z">
        <w:r w:rsidR="009C75EA" w:rsidRPr="005D6882" w:rsidDel="00974588">
          <w:rPr>
            <w:b w:val="0"/>
          </w:rPr>
        </w:r>
        <w:r w:rsidR="009C75EA" w:rsidRPr="006B17C5" w:rsidDel="00974588">
          <w:rPr>
            <w:rPrChange w:id="8858" w:author="Mosi Adesina Ifatunji" w:date="2025-07-17T11:52:00Z" w16du:dateUtc="2025-07-17T16:52:00Z">
              <w:rPr>
                <w:sz w:val="22"/>
                <w:szCs w:val="22"/>
              </w:rPr>
            </w:rPrChange>
          </w:rPr>
          <w:fldChar w:fldCharType="separate"/>
        </w:r>
        <w:r w:rsidR="00361E95" w:rsidRPr="00B92532" w:rsidDel="00974588">
          <w:rPr>
            <w:noProof/>
          </w:rPr>
          <w:delText>(Tatum 2017)</w:delText>
        </w:r>
        <w:r w:rsidR="009C75EA" w:rsidRPr="006B17C5" w:rsidDel="00974588">
          <w:rPr>
            <w:rPrChange w:id="8859" w:author="Mosi Adesina Ifatunji" w:date="2025-07-17T11:52:00Z" w16du:dateUtc="2025-07-17T16:52:00Z">
              <w:rPr>
                <w:sz w:val="22"/>
                <w:szCs w:val="22"/>
              </w:rPr>
            </w:rPrChange>
          </w:rPr>
          <w:fldChar w:fldCharType="end"/>
        </w:r>
        <w:r w:rsidR="00311366" w:rsidRPr="006B17C5" w:rsidDel="00974588">
          <w:rPr>
            <w:b w:val="0"/>
            <w:rPrChange w:id="8860" w:author="Mosi Adesina Ifatunji" w:date="2025-07-17T11:52:00Z" w16du:dateUtc="2025-07-17T16:52:00Z">
              <w:rPr>
                <w:b/>
                <w:sz w:val="28"/>
                <w:szCs w:val="28"/>
              </w:rPr>
            </w:rPrChange>
          </w:rPr>
          <w:fldChar w:fldCharType="begin">
            <w:fldData xml:space="preserve">PEVuZE5vdGU+PENpdGU+PEF1dGhvcj5CbGF1bmVyPC9BdXRob3I+PFllYXI+MTk2OTwvWWVhcj48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=
</w:fldData>
          </w:fldChar>
        </w:r>
      </w:del>
      <w:r w:rsidR="00311366" w:rsidRPr="006B17C5" w:rsidDel="00974588">
        <w:rPr>
          <w:b w:val="0"/>
          <w:rPrChange w:id="8861" w:author="Mosi Adesina Ifatunji" w:date="2025-07-17T11:52:00Z" w16du:dateUtc="2025-07-17T16:52:00Z">
            <w:rPr>
              <w:b/>
              <w:sz w:val="28"/>
              <w:szCs w:val="28"/>
            </w:rPr>
          </w:rPrChange>
        </w:rPr>
        <w:instrText xml:space="preserve"> ADDIN EN.JS.CITE </w:instrText>
      </w:r>
      <w:del w:id="8862" w:author="Mosi Adesina Ifatunji" w:date="2025-06-16T18:07:00Z" w16du:dateUtc="2025-06-16T23:07:00Z">
        <w:r w:rsidR="00311366" w:rsidRPr="006B17C5" w:rsidDel="00974588">
          <w:rPr>
            <w:b w:val="0"/>
            <w:rPrChange w:id="8863" w:author="Mosi Adesina Ifatunji" w:date="2025-07-17T11:52:00Z" w16du:dateUtc="2025-07-17T16:52:00Z">
              <w:rPr>
                <w:b/>
                <w:sz w:val="28"/>
                <w:szCs w:val="28"/>
              </w:rPr>
            </w:rPrChange>
          </w:rPr>
          <w:fldChar w:fldCharType="separate"/>
        </w:r>
        <w:r w:rsidR="00DF20D8" w:rsidRPr="00B92532" w:rsidDel="00974588">
          <w:rPr>
            <w:noProof/>
          </w:rPr>
          <w:delText>(Blauner 1969; Bonilla-Silva 1997; Feagin 2001 [2010]; Jung 2015; Omi and Winant 1986 [2015])</w:delText>
        </w:r>
        <w:r w:rsidR="00311366" w:rsidRPr="006B17C5" w:rsidDel="00974588">
          <w:rPr>
            <w:b w:val="0"/>
            <w:rPrChange w:id="8864" w:author="Mosi Adesina Ifatunji" w:date="2025-07-17T11:52:00Z" w16du:dateUtc="2025-07-17T16:52:00Z">
              <w:rPr>
                <w:b/>
                <w:sz w:val="28"/>
                <w:szCs w:val="28"/>
              </w:rPr>
            </w:rPrChange>
          </w:rPr>
          <w:fldChar w:fldCharType="end"/>
        </w:r>
        <w:r w:rsidR="0092449C" w:rsidRPr="006B17C5" w:rsidDel="00974588">
          <w:rPr>
            <w:b w:val="0"/>
            <w:rPrChange w:id="8865" w:author="Mosi Adesina Ifatunji" w:date="2025-07-17T11:52:00Z" w16du:dateUtc="2025-07-17T16:52:00Z">
              <w:rPr>
                <w:b/>
                <w:sz w:val="28"/>
                <w:szCs w:val="28"/>
              </w:rPr>
            </w:rPrChange>
          </w:rPr>
          <w:fldChar w:fldCharType="begin">
            <w:fldData xml:space="preserve">PEVuZE5vdGU+PENpdGU+PEF1dGhvcj5TZXdlbGw8L0F1dGhvcj48WWVhcj4yMDE2PC9ZZWFyPjxS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</w:fldData>
          </w:fldChar>
        </w:r>
      </w:del>
      <w:r w:rsidR="0092449C" w:rsidRPr="00B92532" w:rsidDel="00974588">
        <w:instrText xml:space="preserve"> ADDIN EN.JS.CITE </w:instrText>
      </w:r>
      <w:del w:id="8866" w:author="Mosi Adesina Ifatunji" w:date="2025-06-16T18:07:00Z" w16du:dateUtc="2025-06-16T23:07:00Z">
        <w:r w:rsidR="0092449C" w:rsidRPr="006B17C5" w:rsidDel="00974588">
          <w:rPr>
            <w:b w:val="0"/>
            <w:rPrChange w:id="8867" w:author="Mosi Adesina Ifatunji" w:date="2025-07-17T11:52:00Z" w16du:dateUtc="2025-07-17T16:52:00Z">
              <w:rPr>
                <w:b/>
                <w:sz w:val="28"/>
                <w:szCs w:val="28"/>
              </w:rPr>
            </w:rPrChange>
          </w:rPr>
          <w:fldChar w:fldCharType="separate"/>
        </w:r>
        <w:r w:rsidR="003B1EEF" w:rsidRPr="00B92532" w:rsidDel="00974588">
          <w:rPr>
            <w:noProof/>
          </w:rPr>
          <w:delText>(Payne, Vuletich and Lundberg 2017; Ray 2019; Sewell 2016; Tomaskovic-Devey and Avent-Holt 2019b)</w:delText>
        </w:r>
        <w:r w:rsidR="0092449C" w:rsidRPr="006B17C5" w:rsidDel="00974588">
          <w:rPr>
            <w:b w:val="0"/>
            <w:rPrChange w:id="8868" w:author="Mosi Adesina Ifatunji" w:date="2025-07-17T11:52:00Z" w16du:dateUtc="2025-07-17T16:52:00Z">
              <w:rPr>
                <w:b/>
                <w:sz w:val="28"/>
                <w:szCs w:val="28"/>
              </w:rPr>
            </w:rPrChange>
          </w:rPr>
          <w:fldChar w:fldCharType="end"/>
        </w:r>
        <w:r w:rsidRPr="006B17C5" w:rsidDel="00974588">
          <w:rPr>
            <w:b w:val="0"/>
            <w:rPrChange w:id="8869" w:author="Mosi Adesina Ifatunji" w:date="2025-07-17T11:52:00Z" w16du:dateUtc="2025-07-17T16:52:00Z">
              <w:rPr>
                <w:b/>
                <w:sz w:val="28"/>
                <w:szCs w:val="28"/>
              </w:rPr>
            </w:rPrChange>
          </w:rPr>
          <w:fldChar w:fldCharType="begin">
            <w:fldData xml:space="preserve">PEVuZE5vdGU+PENpdGU+PEF1dGhvcj5Xb290ZW48L0F1dGhvcj48WWVhcj4yMDA2PC9ZZWFyPjxS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</w:fldData>
          </w:fldChar>
        </w:r>
      </w:del>
      <w:r w:rsidRPr="00B92532" w:rsidDel="00974588">
        <w:instrText xml:space="preserve"> ADDIN EN.JS.CITE </w:instrText>
      </w:r>
      <w:del w:id="8870" w:author="Mosi Adesina Ifatunji" w:date="2025-06-16T18:07:00Z" w16du:dateUtc="2025-06-16T23:07:00Z">
        <w:r w:rsidRPr="006B17C5" w:rsidDel="00974588">
          <w:rPr>
            <w:b w:val="0"/>
            <w:rPrChange w:id="8871" w:author="Mosi Adesina Ifatunji" w:date="2025-07-17T11:52:00Z" w16du:dateUtc="2025-07-17T16:52:00Z">
              <w:rPr>
                <w:b/>
                <w:sz w:val="28"/>
                <w:szCs w:val="28"/>
              </w:rPr>
            </w:rPrChange>
          </w:rPr>
          <w:fldChar w:fldCharType="separate"/>
        </w:r>
        <w:r w:rsidR="00627DEA" w:rsidRPr="00B92532" w:rsidDel="00974588">
          <w:rPr>
            <w:noProof/>
          </w:rPr>
          <w:delText>(Wooten 2006)</w:delText>
        </w:r>
        <w:r w:rsidRPr="006B17C5" w:rsidDel="00974588">
          <w:rPr>
            <w:b w:val="0"/>
            <w:rPrChange w:id="8872" w:author="Mosi Adesina Ifatunji" w:date="2025-07-17T11:52:00Z" w16du:dateUtc="2025-07-17T16:52:00Z">
              <w:rPr>
                <w:b/>
                <w:sz w:val="28"/>
                <w:szCs w:val="28"/>
              </w:rPr>
            </w:rPrChange>
          </w:rPr>
          <w:fldChar w:fldCharType="end"/>
        </w:r>
        <w:r w:rsidR="004158D7" w:rsidRPr="006B17C5" w:rsidDel="00974588">
          <w:rPr>
            <w:b w:val="0"/>
            <w:rPrChange w:id="8873" w:author="Mosi Adesina Ifatunji" w:date="2025-07-17T11:52:00Z" w16du:dateUtc="2025-07-17T16:52:00Z">
              <w:rPr>
                <w:b/>
                <w:sz w:val="28"/>
                <w:szCs w:val="28"/>
              </w:rPr>
            </w:rPrChange>
          </w:rPr>
          <w:fldChar w:fldCharType="begin">
            <w:fldData xml:space="preserve">PEVuZE5vdGU+PENpdGU+PEF1dGhvcj5Db2xsaW5zPC9BdXRob3I+PFllYXI+MTk5NzwvWWVhcj48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</w:fldData>
          </w:fldChar>
        </w:r>
      </w:del>
      <w:r w:rsidR="004158D7" w:rsidRPr="006B17C5" w:rsidDel="00974588">
        <w:rPr>
          <w:color w:val="000000"/>
          <w:rPrChange w:id="8874" w:author="Mosi Adesina Ifatunji" w:date="2025-07-17T11:52:00Z" w16du:dateUtc="2025-07-17T16:52:00Z">
            <w:rPr/>
          </w:rPrChange>
        </w:rPr>
        <w:instrText xml:space="preserve"> ADDIN EN.JS.CITE </w:instrText>
      </w:r>
      <w:del w:id="8875" w:author="Mosi Adesina Ifatunji" w:date="2025-06-16T18:07:00Z" w16du:dateUtc="2025-06-16T23:07:00Z">
        <w:r w:rsidR="004158D7" w:rsidRPr="006B17C5" w:rsidDel="00974588">
          <w:rPr>
            <w:b w:val="0"/>
            <w:rPrChange w:id="8876" w:author="Mosi Adesina Ifatunji" w:date="2025-07-17T11:52:00Z" w16du:dateUtc="2025-07-17T16:52:00Z">
              <w:rPr>
                <w:b/>
                <w:sz w:val="28"/>
                <w:szCs w:val="28"/>
              </w:rPr>
            </w:rPrChange>
          </w:rPr>
          <w:fldChar w:fldCharType="separate"/>
        </w:r>
        <w:r w:rsidR="00DF20D8" w:rsidRPr="00B92532" w:rsidDel="00974588">
          <w:rPr>
            <w:noProof/>
          </w:rPr>
          <w:delText>(Collins 1997; Embrick 2011; Ferguson and Koning 2018; Moore 2007; Ray 2019; Reyes 2017; Sewell 2016; Wingfield and Chavez 2020; Wooten 2015; Wooten 2006)</w:delText>
        </w:r>
        <w:r w:rsidR="004158D7" w:rsidRPr="006B17C5" w:rsidDel="00974588">
          <w:rPr>
            <w:b w:val="0"/>
            <w:rPrChange w:id="8877" w:author="Mosi Adesina Ifatunji" w:date="2025-07-17T11:52:00Z" w16du:dateUtc="2025-07-17T16:52:00Z">
              <w:rPr>
                <w:b/>
                <w:sz w:val="28"/>
                <w:szCs w:val="28"/>
              </w:rPr>
            </w:rPrChange>
          </w:rPr>
          <w:fldChar w:fldCharType="end"/>
        </w:r>
      </w:del>
      <w:del w:id="8878" w:author="Mosi Adesina Ifatunji" w:date="2025-05-29T18:20:00Z" w16du:dateUtc="2025-05-29T23:20:00Z">
        <w:r w:rsidRPr="006B17C5" w:rsidDel="00CF7537">
          <w:rPr>
            <w:rPrChange w:id="8879" w:author="Mosi Adesina Ifatunji" w:date="2025-07-17T11:52:00Z" w16du:dateUtc="2025-07-17T16:52:00Z">
              <w:rPr>
                <w:color w:val="000000"/>
                <w:sz w:val="22"/>
                <w:szCs w:val="22"/>
              </w:rPr>
            </w:rPrChange>
          </w:rPr>
          <w:fldChar w:fldCharType="begin">
            <w:fldData xml:space="preserve">PEVuZE5vdGU+PENpdGU+PEF1dGhvcj5Xb290ZW48L0F1dGhvcj48WWVhcj4yMDA2PC9ZZWFyPjxS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</w:fldData>
          </w:fldChar>
        </w:r>
      </w:del>
      <w:r w:rsidRPr="00B92532" w:rsidDel="00CF7537">
        <w:rPr>
          <w:color w:val="000000"/>
        </w:rPr>
        <w:instrText xml:space="preserve"> ADDIN EN.JS.CITE </w:instrText>
      </w:r>
      <w:del w:id="8880" w:author="Mosi Adesina Ifatunji" w:date="2025-05-29T18:20:00Z" w16du:dateUtc="2025-05-29T23:20:00Z">
        <w:r w:rsidRPr="005D6882" w:rsidDel="00CF7537">
          <w:rPr>
            <w:b w:val="0"/>
          </w:rPr>
        </w:r>
        <w:r w:rsidRPr="006B17C5" w:rsidDel="00CF7537">
          <w:rPr>
            <w:rPrChange w:id="8881" w:author="Mosi Adesina Ifatunji" w:date="2025-07-17T11:52:00Z" w16du:dateUtc="2025-07-17T16:52:00Z">
              <w:rPr>
                <w:color w:val="000000"/>
                <w:sz w:val="22"/>
                <w:szCs w:val="22"/>
              </w:rPr>
            </w:rPrChange>
          </w:rPr>
          <w:fldChar w:fldCharType="separate"/>
        </w:r>
        <w:r w:rsidR="00CE052A" w:rsidRPr="006B17C5" w:rsidDel="00CF7537">
          <w:rPr>
            <w:rPrChange w:id="8882" w:author="Mosi Adesina Ifatunji" w:date="2025-07-17T11:52:00Z" w16du:dateUtc="2025-07-17T16:52:00Z">
              <w:rPr>
                <w:noProof/>
                <w:color w:val="000000"/>
                <w:sz w:val="22"/>
                <w:szCs w:val="22"/>
              </w:rPr>
            </w:rPrChange>
          </w:rPr>
          <w:delText>(Wooten 2006)</w:delText>
        </w:r>
        <w:r w:rsidRPr="006B17C5" w:rsidDel="00CF7537">
          <w:rPr>
            <w:rPrChange w:id="8883" w:author="Mosi Adesina Ifatunji" w:date="2025-07-17T11:52:00Z" w16du:dateUtc="2025-07-17T16:52:00Z">
              <w:rPr>
                <w:color w:val="000000"/>
                <w:sz w:val="22"/>
                <w:szCs w:val="22"/>
              </w:rPr>
            </w:rPrChange>
          </w:rPr>
          <w:fldChar w:fldCharType="end"/>
        </w:r>
      </w:del>
      <w:del w:id="8884" w:author="Mosi Adesina Ifatunji" w:date="2025-06-16T18:07:00Z" w16du:dateUtc="2025-06-16T23:07:00Z">
        <w:r w:rsidR="0084447E" w:rsidRPr="006B17C5" w:rsidDel="00974588">
          <w:rPr>
            <w:b w:val="0"/>
            <w:rPrChange w:id="8885" w:author="Mosi Adesina Ifatunji" w:date="2025-07-17T11:52:00Z" w16du:dateUtc="2025-07-17T16:52:00Z">
              <w:rPr>
                <w:b/>
                <w:sz w:val="28"/>
                <w:szCs w:val="28"/>
              </w:rPr>
            </w:rPrChange>
          </w:rPr>
          <w:fldChar w:fldCharType="begin">
            <w:fldData xml:space="preserve">PEVuZE5vdGU+PENpdGU+PEF1dGhvcj5PbWk8L0F1dGhvcj48WWVhcj4xOTg2IFsyMDE1XTwvWWVh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</w:fldData>
          </w:fldChar>
        </w:r>
      </w:del>
      <w:del w:id="8886" w:author="Mosi Adesina Ifatunji" w:date="2025-05-29T18:20:00Z" w16du:dateUtc="2025-05-29T23:20:00Z">
        <w:r w:rsidR="0084447E" w:rsidRPr="006B17C5" w:rsidDel="00974588">
          <w:rPr>
            <w:color w:val="000000"/>
            <w:rPrChange w:id="8887" w:author="Mosi Adesina Ifatunji" w:date="2025-07-17T11:52:00Z" w16du:dateUtc="2025-07-17T16:52:00Z">
              <w:rPr/>
            </w:rPrChange>
          </w:rPr>
          <w:delInstrText xml:space="preserve"> ADDIN EN.JS.CITE </w:delInstrText>
        </w:r>
      </w:del>
      <w:del w:id="8888" w:author="Mosi Adesina Ifatunji" w:date="2025-06-16T18:07:00Z" w16du:dateUtc="2025-06-16T23:07:00Z">
        <w:r w:rsidR="0084447E" w:rsidRPr="006B17C5" w:rsidDel="00974588">
          <w:rPr>
            <w:b w:val="0"/>
            <w:rPrChange w:id="8889" w:author="Mosi Adesina Ifatunji" w:date="2025-07-17T11:52:00Z" w16du:dateUtc="2025-07-17T16:52:00Z">
              <w:rPr>
                <w:b/>
                <w:sz w:val="28"/>
                <w:szCs w:val="28"/>
              </w:rPr>
            </w:rPrChange>
          </w:rPr>
          <w:fldChar w:fldCharType="separate"/>
        </w:r>
        <w:r w:rsidR="0084447E" w:rsidRPr="00B92532" w:rsidDel="00974588">
          <w:rPr>
            <w:noProof/>
          </w:rPr>
          <w:delText>(Omi and Winant 1986 [2015]: 109)</w:delText>
        </w:r>
        <w:r w:rsidR="0084447E" w:rsidRPr="006B17C5" w:rsidDel="00974588">
          <w:rPr>
            <w:b w:val="0"/>
            <w:rPrChange w:id="8890" w:author="Mosi Adesina Ifatunji" w:date="2025-07-17T11:52:00Z" w16du:dateUtc="2025-07-17T16:52:00Z">
              <w:rPr>
                <w:b/>
                <w:sz w:val="28"/>
                <w:szCs w:val="28"/>
              </w:rPr>
            </w:rPrChange>
          </w:rPr>
          <w:fldChar w:fldCharType="end"/>
        </w:r>
      </w:del>
      <w:del w:id="8891" w:author="Mosi Adesina Ifatunji" w:date="2025-06-14T15:11:00Z" w16du:dateUtc="2025-06-14T20:11:00Z">
        <w:r w:rsidRPr="006B17C5" w:rsidDel="000C2F05">
          <w:rPr>
            <w:rPrChange w:id="8892" w:author="Mosi Adesina Ifatunji" w:date="2025-07-17T11:52:00Z" w16du:dateUtc="2025-07-17T16:52:00Z">
              <w:rPr>
                <w:color w:val="000000"/>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del>
      <w:r w:rsidRPr="00B92532" w:rsidDel="000C2F05">
        <w:rPr>
          <w:color w:val="000000"/>
        </w:rPr>
        <w:instrText xml:space="preserve"> ADDIN EN.JS.CITE </w:instrText>
      </w:r>
      <w:del w:id="8893" w:author="Mosi Adesina Ifatunji" w:date="2025-06-14T15:11:00Z" w16du:dateUtc="2025-06-14T20:11:00Z">
        <w:r w:rsidRPr="005D6882" w:rsidDel="000C2F05">
          <w:rPr>
            <w:b w:val="0"/>
          </w:rPr>
        </w:r>
        <w:r w:rsidRPr="006B17C5" w:rsidDel="000C2F05">
          <w:rPr>
            <w:rPrChange w:id="8894" w:author="Mosi Adesina Ifatunji" w:date="2025-07-17T11:52:00Z" w16du:dateUtc="2025-07-17T16:52:00Z">
              <w:rPr>
                <w:color w:val="000000"/>
                <w:sz w:val="22"/>
                <w:szCs w:val="22"/>
              </w:rPr>
            </w:rPrChange>
          </w:rPr>
          <w:fldChar w:fldCharType="separate"/>
        </w:r>
        <w:r w:rsidR="00CE052A" w:rsidRPr="006B17C5" w:rsidDel="000C2F05">
          <w:rPr>
            <w:rPrChange w:id="8895" w:author="Mosi Adesina Ifatunji" w:date="2025-07-17T11:52:00Z" w16du:dateUtc="2025-07-17T16:52:00Z">
              <w:rPr>
                <w:noProof/>
                <w:color w:val="000000"/>
                <w:sz w:val="22"/>
                <w:szCs w:val="22"/>
              </w:rPr>
            </w:rPrChange>
          </w:rPr>
          <w:delText>(Ray 2019)</w:delText>
        </w:r>
        <w:r w:rsidRPr="006B17C5" w:rsidDel="000C2F05">
          <w:rPr>
            <w:rPrChange w:id="8896" w:author="Mosi Adesina Ifatunji" w:date="2025-07-17T11:52:00Z" w16du:dateUtc="2025-07-17T16:52:00Z">
              <w:rPr>
                <w:color w:val="000000"/>
                <w:sz w:val="22"/>
                <w:szCs w:val="22"/>
              </w:rPr>
            </w:rPrChange>
          </w:rPr>
          <w:fldChar w:fldCharType="end"/>
        </w:r>
      </w:del>
      <w:del w:id="8897" w:author="Mosi Adesina Ifatunji" w:date="2025-06-14T15:10:00Z" w16du:dateUtc="2025-06-14T20:10:00Z">
        <w:r w:rsidRPr="006B17C5" w:rsidDel="0046181D">
          <w:rPr>
            <w:rPrChange w:id="8898" w:author="Mosi Adesina Ifatunji" w:date="2025-07-17T11:52:00Z" w16du:dateUtc="2025-07-17T16:52:00Z">
              <w:rPr>
                <w:color w:val="000000"/>
                <w:sz w:val="22"/>
                <w:szCs w:val="22"/>
              </w:rPr>
            </w:rPrChange>
          </w:rPr>
          <w:fldChar w:fldCharType="begin">
            <w:fldData xml:space="preserve">PEVuZE5vdGU+PENpdGU+PEF1dGhvcj5XaW5nZmllbGQ8L0F1dGhvcj48WWVhcj4yMDE0PC9ZZWFy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</w:fldData>
          </w:fldChar>
        </w:r>
      </w:del>
      <w:r w:rsidRPr="006B17C5" w:rsidDel="0046181D">
        <w:rPr>
          <w:color w:val="000000"/>
          <w:rPrChange w:id="8899" w:author="Mosi Adesina Ifatunji" w:date="2025-07-17T11:52:00Z" w16du:dateUtc="2025-07-17T16:52:00Z">
            <w:rPr/>
          </w:rPrChange>
        </w:rPr>
        <w:instrText xml:space="preserve"> ADDIN EN.JS.CITE </w:instrText>
      </w:r>
      <w:del w:id="8900" w:author="Mosi Adesina Ifatunji" w:date="2025-06-14T15:10:00Z" w16du:dateUtc="2025-06-14T20:10:00Z">
        <w:r w:rsidRPr="005D6882" w:rsidDel="0046181D">
          <w:rPr>
            <w:b w:val="0"/>
          </w:rPr>
        </w:r>
        <w:r w:rsidRPr="006B17C5" w:rsidDel="0046181D">
          <w:rPr>
            <w:rPrChange w:id="8901" w:author="Mosi Adesina Ifatunji" w:date="2025-07-17T11:52:00Z" w16du:dateUtc="2025-07-17T16:52:00Z">
              <w:rPr>
                <w:color w:val="000000"/>
                <w:sz w:val="22"/>
                <w:szCs w:val="22"/>
              </w:rPr>
            </w:rPrChange>
          </w:rPr>
          <w:fldChar w:fldCharType="separate"/>
        </w:r>
        <w:r w:rsidR="00CE052A" w:rsidRPr="006B17C5" w:rsidDel="0046181D">
          <w:rPr>
            <w:rPrChange w:id="8902" w:author="Mosi Adesina Ifatunji" w:date="2025-07-17T11:52:00Z" w16du:dateUtc="2025-07-17T16:52:00Z">
              <w:rPr>
                <w:noProof/>
                <w:color w:val="000000"/>
                <w:sz w:val="22"/>
                <w:szCs w:val="22"/>
              </w:rPr>
            </w:rPrChange>
          </w:rPr>
          <w:delText>(Wingfield and Alston 2014)</w:delText>
        </w:r>
        <w:r w:rsidRPr="006B17C5" w:rsidDel="0046181D">
          <w:rPr>
            <w:rPrChange w:id="8903" w:author="Mosi Adesina Ifatunji" w:date="2025-07-17T11:52:00Z" w16du:dateUtc="2025-07-17T16:52:00Z">
              <w:rPr>
                <w:color w:val="000000"/>
                <w:sz w:val="22"/>
                <w:szCs w:val="22"/>
              </w:rPr>
            </w:rPrChange>
          </w:rPr>
          <w:fldChar w:fldCharType="end"/>
        </w:r>
      </w:del>
      <w:del w:id="8904" w:author="Mosi Adesina Ifatunji" w:date="2025-06-16T18:07:00Z" w16du:dateUtc="2025-06-16T23:07:00Z">
        <w:r w:rsidR="00A3246F" w:rsidRPr="006B17C5" w:rsidDel="00974588">
          <w:rPr>
            <w:b w:val="0"/>
            <w:rPrChange w:id="8905" w:author="Mosi Adesina Ifatunji" w:date="2025-07-17T11:52:00Z" w16du:dateUtc="2025-07-17T16:52:00Z">
              <w:rPr>
                <w:b/>
                <w:sz w:val="28"/>
                <w:szCs w:val="28"/>
              </w:rPr>
            </w:rPrChange>
          </w:rPr>
          <w:fldChar w:fldCharType="begin">
            <w:fldData xml:space="preserve">PEVuZE5vdGU+PENpdGU+PEF1dGhvcj5Db2xsaW5zPC9BdXRob3I+PFllYXI+MTk5NzwvWWVhcj48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</w:fldData>
          </w:fldChar>
        </w:r>
      </w:del>
      <w:r w:rsidR="00A3246F" w:rsidRPr="006B17C5" w:rsidDel="00974588">
        <w:rPr>
          <w:color w:val="000000"/>
          <w:rPrChange w:id="8906" w:author="Mosi Adesina Ifatunji" w:date="2025-07-17T11:52:00Z" w16du:dateUtc="2025-07-17T16:52:00Z">
            <w:rPr/>
          </w:rPrChange>
        </w:rPr>
        <w:instrText xml:space="preserve"> ADDIN EN.JS.CITE </w:instrText>
      </w:r>
      <w:del w:id="8907" w:author="Mosi Adesina Ifatunji" w:date="2025-06-16T18:07:00Z" w16du:dateUtc="2025-06-16T23:07:00Z">
        <w:r w:rsidR="00A3246F" w:rsidRPr="006B17C5" w:rsidDel="00974588">
          <w:rPr>
            <w:b w:val="0"/>
            <w:rPrChange w:id="8908" w:author="Mosi Adesina Ifatunji" w:date="2025-07-17T11:52:00Z" w16du:dateUtc="2025-07-17T16:52:00Z">
              <w:rPr>
                <w:b/>
                <w:sz w:val="28"/>
                <w:szCs w:val="28"/>
              </w:rPr>
            </w:rPrChange>
          </w:rPr>
          <w:fldChar w:fldCharType="separate"/>
        </w:r>
        <w:r w:rsidR="00DF20D8" w:rsidRPr="00B92532" w:rsidDel="00974588">
          <w:rPr>
            <w:noProof/>
          </w:rPr>
          <w:delText>(Collins 1997; Sewell 2016; Sewell and Jefferson 2016)</w:delText>
        </w:r>
        <w:r w:rsidR="00A3246F" w:rsidRPr="006B17C5" w:rsidDel="00974588">
          <w:rPr>
            <w:b w:val="0"/>
            <w:rPrChange w:id="8909" w:author="Mosi Adesina Ifatunji" w:date="2025-07-17T11:52:00Z" w16du:dateUtc="2025-07-17T16:52:00Z">
              <w:rPr>
                <w:b/>
                <w:sz w:val="28"/>
                <w:szCs w:val="28"/>
              </w:rPr>
            </w:rPrChange>
          </w:rPr>
          <w:fldChar w:fldCharType="end"/>
        </w:r>
        <w:r w:rsidR="00F85379" w:rsidRPr="006B17C5" w:rsidDel="00974588">
          <w:rPr>
            <w:b w:val="0"/>
            <w:rPrChange w:id="8910" w:author="Mosi Adesina Ifatunji" w:date="2025-07-17T11:52:00Z" w16du:dateUtc="2025-07-17T16:52:00Z">
              <w:rPr>
                <w:b/>
                <w:sz w:val="28"/>
                <w:szCs w:val="28"/>
              </w:rPr>
            </w:rPrChange>
          </w:rPr>
          <w:fldChar w:fldCharType="begin">
            <w:fldData xml:space="preserve">PEVuZE5vdGU+PENpdGU+PEF1dGhvcj5XaW5nZmllbGQ8L0F1dGhvcj48WWVhcj4yMDE0PC9ZZWFy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</w:fldData>
          </w:fldChar>
        </w:r>
      </w:del>
      <w:r w:rsidR="00F85379" w:rsidRPr="00B92532" w:rsidDel="00974588">
        <w:rPr>
          <w:color w:val="000000"/>
        </w:rPr>
        <w:instrText xml:space="preserve"> ADDIN EN.JS.CITE </w:instrText>
      </w:r>
      <w:del w:id="8911" w:author="Mosi Adesina Ifatunji" w:date="2025-06-16T18:07:00Z" w16du:dateUtc="2025-06-16T23:07:00Z">
        <w:r w:rsidR="00F85379" w:rsidRPr="006B17C5" w:rsidDel="00974588">
          <w:rPr>
            <w:b w:val="0"/>
            <w:rPrChange w:id="8912" w:author="Mosi Adesina Ifatunji" w:date="2025-07-17T11:52:00Z" w16du:dateUtc="2025-07-17T16:52:00Z">
              <w:rPr>
                <w:b/>
                <w:sz w:val="28"/>
                <w:szCs w:val="28"/>
              </w:rPr>
            </w:rPrChange>
          </w:rPr>
          <w:fldChar w:fldCharType="separate"/>
        </w:r>
        <w:r w:rsidR="00A646B0" w:rsidRPr="00B92532" w:rsidDel="00974588">
          <w:rPr>
            <w:noProof/>
          </w:rPr>
          <w:delText>(Wingfield and Alston 2014)</w:delText>
        </w:r>
        <w:r w:rsidR="00F85379" w:rsidRPr="006B17C5" w:rsidDel="00974588">
          <w:rPr>
            <w:b w:val="0"/>
            <w:rPrChange w:id="8913" w:author="Mosi Adesina Ifatunji" w:date="2025-07-17T11:52:00Z" w16du:dateUtc="2025-07-17T16:52:00Z">
              <w:rPr>
                <w:b/>
                <w:sz w:val="28"/>
                <w:szCs w:val="28"/>
              </w:rPr>
            </w:rPrChange>
          </w:rPr>
          <w:fldChar w:fldCharType="end"/>
        </w:r>
      </w:del>
    </w:p>
    <w:p w14:paraId="76BF4889" w14:textId="21FFCA4A" w:rsidR="003427D8" w:rsidRPr="00B92532" w:rsidDel="00A15C44" w:rsidRDefault="003427D8">
      <w:pPr>
        <w:pStyle w:val="Heading3"/>
        <w:rPr>
          <w:del w:id="8914" w:author="Mosi Adesina Ifatunji" w:date="2025-02-16T14:39:00Z" w16du:dateUtc="2025-02-16T20:39:00Z"/>
        </w:rPr>
      </w:pPr>
      <w:del w:id="8915" w:author="Mosi Adesina Ifatunji" w:date="2025-02-12T10:32:00Z" w16du:dateUtc="2025-02-12T16:32:00Z">
        <w:r w:rsidRPr="006B17C5" w:rsidDel="00361DCA">
          <w:rPr>
            <w:highlight w:val="lightGray"/>
            <w:rPrChange w:id="8916" w:author="Mosi Adesina Ifatunji" w:date="2025-07-17T11:52:00Z" w16du:dateUtc="2025-07-17T16:52:00Z">
              <w:rPr>
                <w:sz w:val="28"/>
              </w:rPr>
            </w:rPrChange>
          </w:rPr>
          <w:delText>Focus on differences in hard ski</w:delText>
        </w:r>
      </w:del>
      <w:del w:id="8917" w:author="Mosi Adesina Ifatunji" w:date="2025-02-16T14:39:00Z" w16du:dateUtc="2025-02-16T20:39:00Z">
        <w:r w:rsidRPr="006B17C5" w:rsidDel="000740E1">
          <w:rPr>
            <w:highlight w:val="lightGray"/>
            <w:rPrChange w:id="8918" w:author="Mosi Adesina Ifatunji" w:date="2025-07-17T11:52:00Z" w16du:dateUtc="2025-07-17T16:52:00Z">
              <w:rPr>
                <w:sz w:val="28"/>
              </w:rPr>
            </w:rPrChange>
          </w:rPr>
          <w:delText>lls</w:delText>
        </w:r>
      </w:del>
    </w:p>
    <w:p w14:paraId="583D5B3B" w14:textId="0F47A485" w:rsidR="003427D8" w:rsidRPr="00B92532" w:rsidDel="00251C7D" w:rsidRDefault="003427D8">
      <w:pPr>
        <w:pStyle w:val="Heading3"/>
        <w:rPr>
          <w:del w:id="8919" w:author="Mosi Adesina Ifatunji" w:date="2025-02-16T14:40:00Z" w16du:dateUtc="2025-02-16T20:40:00Z"/>
          <w:highlight w:val="lightGray"/>
        </w:rPr>
      </w:pPr>
    </w:p>
    <w:p w14:paraId="3A7E770D" w14:textId="599A6F38" w:rsidR="00236842" w:rsidRPr="006B17C5" w:rsidDel="000740E1" w:rsidRDefault="003427D8">
      <w:pPr>
        <w:pStyle w:val="Heading3"/>
        <w:rPr>
          <w:del w:id="8920" w:author="Mosi Adesina Ifatunji" w:date="2025-02-16T14:39:00Z" w16du:dateUtc="2025-02-16T20:39:00Z"/>
          <w:highlight w:val="lightGray"/>
          <w:rPrChange w:id="8921" w:author="Mosi Adesina Ifatunji" w:date="2025-07-17T11:52:00Z" w16du:dateUtc="2025-07-17T16:52:00Z">
            <w:rPr>
              <w:del w:id="8922" w:author="Mosi Adesina Ifatunji" w:date="2025-02-16T14:39:00Z" w16du:dateUtc="2025-02-16T20:39:00Z"/>
            </w:rPr>
          </w:rPrChange>
        </w:rPr>
      </w:pPr>
      <w:del w:id="8923" w:author="Mosi Adesina Ifatunji" w:date="2025-02-12T10:32:00Z" w16du:dateUtc="2025-02-12T16:32:00Z">
        <w:r w:rsidRPr="006B17C5" w:rsidDel="00361DCA">
          <w:rPr>
            <w:highlight w:val="lightGray"/>
            <w:rPrChange w:id="8924" w:author="Mosi Adesina Ifatunji" w:date="2025-07-17T11:52:00Z" w16du:dateUtc="2025-07-17T16:52:00Z">
              <w:rPr>
                <w:sz w:val="28"/>
              </w:rPr>
            </w:rPrChange>
          </w:rPr>
          <w:delText>Non-cognitive skills</w:delText>
        </w:r>
      </w:del>
    </w:p>
    <w:p w14:paraId="68859852" w14:textId="77777777" w:rsidR="003427D8" w:rsidRPr="006B17C5" w:rsidDel="000740E1" w:rsidRDefault="003427D8">
      <w:pPr>
        <w:pStyle w:val="Heading3"/>
        <w:rPr>
          <w:del w:id="8925" w:author="Mosi Adesina Ifatunji" w:date="2025-02-16T14:39:00Z" w16du:dateUtc="2025-02-16T20:39:00Z"/>
          <w:highlight w:val="lightGray"/>
          <w:rPrChange w:id="8926" w:author="Mosi Adesina Ifatunji" w:date="2025-07-17T11:52:00Z" w16du:dateUtc="2025-07-17T16:52:00Z">
            <w:rPr>
              <w:del w:id="8927" w:author="Mosi Adesina Ifatunji" w:date="2025-02-16T14:39:00Z" w16du:dateUtc="2025-02-16T20:39:00Z"/>
            </w:rPr>
          </w:rPrChange>
        </w:rPr>
        <w:pPrChange w:id="8928" w:author="Mosi Adesina Ifatunji" w:date="2025-10-21T19:50:00Z" w16du:dateUtc="2025-10-22T00:50:00Z">
          <w:pPr/>
        </w:pPrChange>
      </w:pPr>
    </w:p>
    <w:p w14:paraId="4DB3C630" w14:textId="08F8F408" w:rsidR="003427D8" w:rsidRPr="006B17C5" w:rsidDel="000740E1" w:rsidRDefault="003427D8">
      <w:pPr>
        <w:pStyle w:val="Heading3"/>
        <w:rPr>
          <w:del w:id="8929" w:author="Mosi Adesina Ifatunji" w:date="2025-02-16T14:40:00Z" w16du:dateUtc="2025-02-16T20:40:00Z"/>
          <w:highlight w:val="lightGray"/>
          <w:rPrChange w:id="8930" w:author="Mosi Adesina Ifatunji" w:date="2025-07-17T11:52:00Z" w16du:dateUtc="2025-07-17T16:52:00Z">
            <w:rPr>
              <w:del w:id="8931" w:author="Mosi Adesina Ifatunji" w:date="2025-02-16T14:40:00Z" w16du:dateUtc="2025-02-16T20:40:00Z"/>
            </w:rPr>
          </w:rPrChange>
        </w:rPr>
        <w:pPrChange w:id="8932" w:author="Mosi Adesina Ifatunji" w:date="2025-10-21T19:50:00Z" w16du:dateUtc="2025-10-22T00:50:00Z">
          <w:pPr/>
        </w:pPrChange>
      </w:pPr>
      <w:del w:id="8933" w:author="Mosi Adesina Ifatunji" w:date="2025-02-12T10:32:00Z" w16du:dateUtc="2025-02-12T16:32:00Z">
        <w:r w:rsidRPr="006B17C5" w:rsidDel="004440B6">
          <w:rPr>
            <w:highlight w:val="lightGray"/>
            <w:rPrChange w:id="8934" w:author="Mosi Adesina Ifatunji" w:date="2025-07-17T11:52:00Z" w16du:dateUtc="2025-07-17T16:52:00Z">
              <w:rPr/>
            </w:rPrChange>
          </w:rPr>
          <w:delText xml:space="preserve">Weaknesses of audit studies </w:delText>
        </w:r>
      </w:del>
    </w:p>
    <w:p w14:paraId="0EF57B1C" w14:textId="51B6941F" w:rsidR="003532A3" w:rsidRPr="006B17C5" w:rsidDel="000740E1" w:rsidRDefault="003532A3">
      <w:pPr>
        <w:pStyle w:val="Heading3"/>
        <w:rPr>
          <w:del w:id="8935" w:author="Mosi Adesina Ifatunji" w:date="2025-02-16T14:40:00Z" w16du:dateUtc="2025-02-16T20:40:00Z"/>
          <w:highlight w:val="lightGray"/>
          <w:rPrChange w:id="8936" w:author="Mosi Adesina Ifatunji" w:date="2025-07-17T11:52:00Z" w16du:dateUtc="2025-07-17T16:52:00Z">
            <w:rPr>
              <w:del w:id="8937" w:author="Mosi Adesina Ifatunji" w:date="2025-02-16T14:40:00Z" w16du:dateUtc="2025-02-16T20:40:00Z"/>
            </w:rPr>
          </w:rPrChange>
        </w:rPr>
        <w:pPrChange w:id="8938" w:author="Mosi Adesina Ifatunji" w:date="2025-10-21T19:50:00Z" w16du:dateUtc="2025-10-22T00:50:00Z">
          <w:pPr/>
        </w:pPrChange>
      </w:pPr>
    </w:p>
    <w:p w14:paraId="652EC241" w14:textId="4D3C832D" w:rsidR="0057123B" w:rsidRPr="006B17C5" w:rsidDel="000740E1" w:rsidRDefault="0057123B">
      <w:pPr>
        <w:pStyle w:val="Heading3"/>
        <w:rPr>
          <w:del w:id="8939" w:author="Mosi Adesina Ifatunji" w:date="2025-02-16T14:38:00Z" w16du:dateUtc="2025-02-16T20:38:00Z"/>
          <w:highlight w:val="lightGray"/>
          <w:rPrChange w:id="8940" w:author="Mosi Adesina Ifatunji" w:date="2025-07-17T11:52:00Z" w16du:dateUtc="2025-07-17T16:52:00Z">
            <w:rPr>
              <w:del w:id="8941" w:author="Mosi Adesina Ifatunji" w:date="2025-02-16T14:38:00Z" w16du:dateUtc="2025-02-16T20:38:00Z"/>
              <w:shd w:val="clear" w:color="auto" w:fill="D9EAD3"/>
            </w:rPr>
          </w:rPrChange>
        </w:rPr>
        <w:pPrChange w:id="8942" w:author="Mosi Adesina Ifatunji" w:date="2025-10-21T19:50:00Z" w16du:dateUtc="2025-10-22T00:50:00Z">
          <w:pPr/>
        </w:pPrChange>
      </w:pPr>
      <w:del w:id="8943" w:author="Mosi Adesina Ifatunji" w:date="2025-02-16T14:38:00Z" w16du:dateUtc="2025-02-16T20:38:00Z">
        <w:r w:rsidRPr="006B17C5" w:rsidDel="00C91569">
          <w:rPr>
            <w:highlight w:val="lightGray"/>
            <w:rPrChange w:id="8944" w:author="Mosi Adesina Ifatunji" w:date="2025-07-17T11:52:00Z" w16du:dateUtc="2025-07-17T16:52:00Z">
              <w:rPr>
                <w:shd w:val="clear" w:color="auto" w:fill="D9EAD3"/>
              </w:rPr>
            </w:rPrChange>
          </w:rPr>
          <w:delText>[Add review of the audit stud</w:delText>
        </w:r>
      </w:del>
      <w:del w:id="8945" w:author="Mosi Adesina Ifatunji" w:date="2025-02-16T14:39:00Z" w16du:dateUtc="2025-02-16T20:39:00Z">
        <w:r w:rsidRPr="006B17C5" w:rsidDel="000740E1">
          <w:rPr>
            <w:highlight w:val="lightGray"/>
            <w:rPrChange w:id="8946" w:author="Mosi Adesina Ifatunji" w:date="2025-07-17T11:52:00Z" w16du:dateUtc="2025-07-17T16:52:00Z">
              <w:rPr>
                <w:shd w:val="clear" w:color="auto" w:fill="D9EAD3"/>
              </w:rPr>
            </w:rPrChange>
          </w:rPr>
          <w:delText>ies.]</w:delText>
        </w:r>
      </w:del>
    </w:p>
    <w:p w14:paraId="5AE3833E" w14:textId="77777777" w:rsidR="0057123B" w:rsidRPr="006B17C5" w:rsidDel="000740E1" w:rsidRDefault="0057123B">
      <w:pPr>
        <w:pStyle w:val="Heading3"/>
        <w:rPr>
          <w:del w:id="8947" w:author="Mosi Adesina Ifatunji" w:date="2025-02-16T14:39:00Z" w16du:dateUtc="2025-02-16T20:39:00Z"/>
          <w:highlight w:val="lightGray"/>
          <w:rPrChange w:id="8948" w:author="Mosi Adesina Ifatunji" w:date="2025-07-17T11:52:00Z" w16du:dateUtc="2025-07-17T16:52:00Z">
            <w:rPr>
              <w:del w:id="8949" w:author="Mosi Adesina Ifatunji" w:date="2025-02-16T14:39:00Z" w16du:dateUtc="2025-02-16T20:39:00Z"/>
            </w:rPr>
          </w:rPrChange>
        </w:rPr>
        <w:pPrChange w:id="8950" w:author="Mosi Adesina Ifatunji" w:date="2025-10-21T19:50:00Z" w16du:dateUtc="2025-10-22T00:50:00Z">
          <w:pPr/>
        </w:pPrChange>
      </w:pPr>
    </w:p>
    <w:p w14:paraId="327B98D1" w14:textId="7D3E2BB1" w:rsidR="00236842" w:rsidRPr="006B17C5" w:rsidDel="000740E1" w:rsidRDefault="0057123B">
      <w:pPr>
        <w:pStyle w:val="Heading3"/>
        <w:rPr>
          <w:del w:id="8951" w:author="Mosi Adesina Ifatunji" w:date="2025-02-16T14:39:00Z" w16du:dateUtc="2025-02-16T20:39:00Z"/>
          <w:highlight w:val="lightGray"/>
          <w:rPrChange w:id="8952" w:author="Mosi Adesina Ifatunji" w:date="2025-07-17T11:52:00Z" w16du:dateUtc="2025-07-17T16:52:00Z">
            <w:rPr>
              <w:del w:id="8953" w:author="Mosi Adesina Ifatunji" w:date="2025-02-16T14:39:00Z" w16du:dateUtc="2025-02-16T20:39:00Z"/>
            </w:rPr>
          </w:rPrChange>
        </w:rPr>
        <w:pPrChange w:id="8954" w:author="Mosi Adesina Ifatunji" w:date="2025-10-21T19:50:00Z" w16du:dateUtc="2025-10-22T00:50:00Z">
          <w:pPr/>
        </w:pPrChange>
      </w:pPr>
      <w:del w:id="8955" w:author="Mosi Adesina Ifatunji" w:date="2025-02-16T14:39:00Z" w16du:dateUtc="2025-02-16T20:39:00Z">
        <w:r w:rsidRPr="006B17C5" w:rsidDel="000740E1">
          <w:rPr>
            <w:highlight w:val="lightGray"/>
            <w:rPrChange w:id="8956" w:author="Mosi Adesina Ifatunji" w:date="2025-07-17T11:52:00Z" w16du:dateUtc="2025-07-17T16:52:00Z">
              <w:rPr/>
            </w:rPrChange>
          </w:rPr>
          <w:delText>Organizational studies</w:delText>
        </w:r>
      </w:del>
    </w:p>
    <w:p w14:paraId="75CB38D9" w14:textId="77777777" w:rsidR="0057123B" w:rsidRPr="006B17C5" w:rsidDel="000740E1" w:rsidRDefault="0057123B">
      <w:pPr>
        <w:pStyle w:val="Heading3"/>
        <w:rPr>
          <w:del w:id="8957" w:author="Mosi Adesina Ifatunji" w:date="2025-02-16T14:40:00Z" w16du:dateUtc="2025-02-16T20:40:00Z"/>
          <w:highlight w:val="lightGray"/>
          <w:rPrChange w:id="8958" w:author="Mosi Adesina Ifatunji" w:date="2025-07-17T11:52:00Z" w16du:dateUtc="2025-07-17T16:52:00Z">
            <w:rPr>
              <w:del w:id="8959" w:author="Mosi Adesina Ifatunji" w:date="2025-02-16T14:40:00Z" w16du:dateUtc="2025-02-16T20:40:00Z"/>
            </w:rPr>
          </w:rPrChange>
        </w:rPr>
        <w:pPrChange w:id="8960" w:author="Mosi Adesina Ifatunji" w:date="2025-10-21T19:50:00Z" w16du:dateUtc="2025-10-22T00:50:00Z">
          <w:pPr/>
        </w:pPrChange>
      </w:pPr>
    </w:p>
    <w:p w14:paraId="000000B3" w14:textId="6BA13BAF" w:rsidR="00374CE3" w:rsidRPr="006B17C5" w:rsidDel="000740E1" w:rsidRDefault="00851BB7">
      <w:pPr>
        <w:pStyle w:val="Heading3"/>
        <w:rPr>
          <w:del w:id="8961" w:author="Mosi Adesina Ifatunji" w:date="2025-02-16T14:36:00Z" w16du:dateUtc="2025-02-16T20:36:00Z"/>
          <w:highlight w:val="lightGray"/>
          <w:rPrChange w:id="8962" w:author="Mosi Adesina Ifatunji" w:date="2025-07-17T11:52:00Z" w16du:dateUtc="2025-07-17T16:52:00Z">
            <w:rPr>
              <w:del w:id="8963" w:author="Mosi Adesina Ifatunji" w:date="2025-02-16T14:36:00Z" w16du:dateUtc="2025-02-16T20:36:00Z"/>
            </w:rPr>
          </w:rPrChange>
        </w:rPr>
        <w:pPrChange w:id="8964" w:author="Mosi Adesina Ifatunji" w:date="2025-10-21T19:50:00Z" w16du:dateUtc="2025-10-22T00:50:00Z">
          <w:pPr/>
        </w:pPrChange>
      </w:pPr>
      <w:del w:id="8965" w:author="Mosi Adesina Ifatunji" w:date="2025-02-16T14:36:00Z" w16du:dateUtc="2025-02-16T20:36:00Z">
        <w:r w:rsidRPr="006B17C5" w:rsidDel="00F632FF">
          <w:rPr>
            <w:highlight w:val="lightGray"/>
            <w:rPrChange w:id="8966" w:author="Mosi Adesina Ifatunji" w:date="2025-07-17T11:52:00Z" w16du:dateUtc="2025-07-17T16:52:00Z">
              <w:rPr/>
            </w:rPrChange>
          </w:rPr>
          <w:delText>Sociologists and other social scientists, working in organizational studies argue that organizations play a central role in generating, maintaining or otherwise managing inequalities between social groups in societies (Baron and Bielby 1980, Tilly 1998, Acker 2006, Castilla 2008, Davis 2017, Ray 2019, Tomaskovic-Devey and Avent-Holt 2019, Amis et al. 2</w:delText>
        </w:r>
      </w:del>
      <w:del w:id="8967" w:author="Mosi Adesina Ifatunji" w:date="2025-02-16T14:39:00Z" w16du:dateUtc="2025-02-16T20:39:00Z">
        <w:r w:rsidRPr="006B17C5" w:rsidDel="000740E1">
          <w:rPr>
            <w:highlight w:val="lightGray"/>
            <w:rPrChange w:id="8968" w:author="Mosi Adesina Ifatunji" w:date="2025-07-17T11:52:00Z" w16du:dateUtc="2025-07-17T16:52:00Z">
              <w:rPr/>
            </w:rPrChange>
          </w:rPr>
          <w:delText>020).</w:delText>
        </w:r>
      </w:del>
    </w:p>
    <w:p w14:paraId="000000B4" w14:textId="77777777" w:rsidR="00374CE3" w:rsidRPr="006B17C5" w:rsidDel="000740E1" w:rsidRDefault="00374CE3">
      <w:pPr>
        <w:pStyle w:val="Heading3"/>
        <w:rPr>
          <w:del w:id="8969" w:author="Mosi Adesina Ifatunji" w:date="2025-02-16T14:39:00Z" w16du:dateUtc="2025-02-16T20:39:00Z"/>
          <w:highlight w:val="lightGray"/>
          <w:rPrChange w:id="8970" w:author="Mosi Adesina Ifatunji" w:date="2025-07-17T11:52:00Z" w16du:dateUtc="2025-07-17T16:52:00Z">
            <w:rPr>
              <w:del w:id="8971" w:author="Mosi Adesina Ifatunji" w:date="2025-02-16T14:39:00Z" w16du:dateUtc="2025-02-16T20:39:00Z"/>
            </w:rPr>
          </w:rPrChange>
        </w:rPr>
        <w:pPrChange w:id="8972" w:author="Mosi Adesina Ifatunji" w:date="2025-10-21T19:50:00Z" w16du:dateUtc="2025-10-22T00:50:00Z">
          <w:pPr/>
        </w:pPrChange>
      </w:pPr>
    </w:p>
    <w:p w14:paraId="000000B5" w14:textId="2782C1C5" w:rsidR="00374CE3" w:rsidRPr="006B17C5" w:rsidDel="000740E1" w:rsidRDefault="00851BB7">
      <w:pPr>
        <w:pStyle w:val="Heading3"/>
        <w:rPr>
          <w:del w:id="8973" w:author="Mosi Adesina Ifatunji" w:date="2025-02-16T14:39:00Z" w16du:dateUtc="2025-02-16T20:39:00Z"/>
          <w:highlight w:val="lightGray"/>
          <w:rPrChange w:id="8974" w:author="Mosi Adesina Ifatunji" w:date="2025-07-17T11:52:00Z" w16du:dateUtc="2025-07-17T16:52:00Z">
            <w:rPr>
              <w:del w:id="8975" w:author="Mosi Adesina Ifatunji" w:date="2025-02-16T14:39:00Z" w16du:dateUtc="2025-02-16T20:39:00Z"/>
            </w:rPr>
          </w:rPrChange>
        </w:rPr>
        <w:pPrChange w:id="8976" w:author="Mosi Adesina Ifatunji" w:date="2025-10-21T19:50:00Z" w16du:dateUtc="2025-10-22T00:50:00Z">
          <w:pPr/>
        </w:pPrChange>
      </w:pPr>
      <w:del w:id="8977" w:author="Mosi Adesina Ifatunji" w:date="2025-02-16T14:39:00Z" w16du:dateUtc="2025-02-16T20:39:00Z">
        <w:r w:rsidRPr="006B17C5" w:rsidDel="000740E1">
          <w:rPr>
            <w:highlight w:val="lightGray"/>
            <w:rPrChange w:id="8978" w:author="Mosi Adesina Ifatunji" w:date="2025-07-17T11:52:00Z" w16du:dateUtc="2025-07-17T16:52:00Z">
              <w:rPr/>
            </w:rPrChange>
          </w:rPr>
          <w:delText xml:space="preserve">Indeed, there is a growing consensus </w:delText>
        </w:r>
      </w:del>
    </w:p>
    <w:p w14:paraId="000000B6" w14:textId="61F8B4E0" w:rsidR="00374CE3" w:rsidRPr="006B17C5" w:rsidDel="000740E1" w:rsidRDefault="00374CE3">
      <w:pPr>
        <w:pStyle w:val="Heading3"/>
        <w:rPr>
          <w:del w:id="8979" w:author="Mosi Adesina Ifatunji" w:date="2025-02-16T14:39:00Z" w16du:dateUtc="2025-02-16T20:39:00Z"/>
          <w:highlight w:val="lightGray"/>
          <w:rPrChange w:id="8980" w:author="Mosi Adesina Ifatunji" w:date="2025-07-17T11:52:00Z" w16du:dateUtc="2025-07-17T16:52:00Z">
            <w:rPr>
              <w:del w:id="8981" w:author="Mosi Adesina Ifatunji" w:date="2025-02-16T14:39:00Z" w16du:dateUtc="2025-02-16T20:39:00Z"/>
            </w:rPr>
          </w:rPrChange>
        </w:rPr>
        <w:pPrChange w:id="8982" w:author="Mosi Adesina Ifatunji" w:date="2025-10-21T19:50:00Z" w16du:dateUtc="2025-10-22T00:50:00Z">
          <w:pPr/>
        </w:pPrChange>
      </w:pPr>
    </w:p>
    <w:p w14:paraId="000000BB" w14:textId="3DC6A35C" w:rsidR="00374CE3" w:rsidRPr="006B17C5" w:rsidDel="000740E1" w:rsidRDefault="00374CE3">
      <w:pPr>
        <w:pStyle w:val="Heading3"/>
        <w:rPr>
          <w:del w:id="8983" w:author="Mosi Adesina Ifatunji" w:date="2025-02-16T14:39:00Z" w16du:dateUtc="2025-02-16T20:39:00Z"/>
          <w:highlight w:val="lightGray"/>
          <w:rPrChange w:id="8984" w:author="Mosi Adesina Ifatunji" w:date="2025-07-17T11:52:00Z" w16du:dateUtc="2025-07-17T16:52:00Z">
            <w:rPr>
              <w:del w:id="8985" w:author="Mosi Adesina Ifatunji" w:date="2025-02-16T14:39:00Z" w16du:dateUtc="2025-02-16T20:39:00Z"/>
            </w:rPr>
          </w:rPrChange>
        </w:rPr>
        <w:pPrChange w:id="8986" w:author="Mosi Adesina Ifatunji" w:date="2025-10-21T19:50:00Z" w16du:dateUtc="2025-10-22T00:50:00Z">
          <w:pPr/>
        </w:pPrChange>
      </w:pPr>
    </w:p>
    <w:p w14:paraId="000000BC" w14:textId="70F8F886" w:rsidR="00374CE3" w:rsidRPr="006B17C5" w:rsidDel="000740E1" w:rsidRDefault="00374CE3">
      <w:pPr>
        <w:pStyle w:val="Heading3"/>
        <w:rPr>
          <w:del w:id="8987" w:author="Mosi Adesina Ifatunji" w:date="2025-02-16T14:39:00Z" w16du:dateUtc="2025-02-16T20:39:00Z"/>
          <w:highlight w:val="lightGray"/>
          <w:rPrChange w:id="8988" w:author="Mosi Adesina Ifatunji" w:date="2025-07-17T11:52:00Z" w16du:dateUtc="2025-07-17T16:52:00Z">
            <w:rPr>
              <w:del w:id="8989" w:author="Mosi Adesina Ifatunji" w:date="2025-02-16T14:39:00Z" w16du:dateUtc="2025-02-16T20:39:00Z"/>
            </w:rPr>
          </w:rPrChange>
        </w:rPr>
        <w:pPrChange w:id="8990" w:author="Mosi Adesina Ifatunji" w:date="2025-10-21T19:50:00Z" w16du:dateUtc="2025-10-22T00:50:00Z">
          <w:pPr/>
        </w:pPrChange>
      </w:pPr>
    </w:p>
    <w:p w14:paraId="000000BD" w14:textId="62F22570" w:rsidR="00374CE3" w:rsidRPr="006B17C5" w:rsidDel="00F97F3C" w:rsidRDefault="00851BB7">
      <w:pPr>
        <w:pStyle w:val="Heading3"/>
        <w:rPr>
          <w:del w:id="8991" w:author="Mosi Adesina Ifatunji" w:date="2025-02-16T14:40:00Z" w16du:dateUtc="2025-02-16T20:40:00Z"/>
          <w:highlight w:val="lightGray"/>
          <w:rPrChange w:id="8992" w:author="Mosi Adesina Ifatunji" w:date="2025-07-17T11:52:00Z" w16du:dateUtc="2025-07-17T16:52:00Z">
            <w:rPr>
              <w:del w:id="8993" w:author="Mosi Adesina Ifatunji" w:date="2025-02-16T14:40:00Z" w16du:dateUtc="2025-02-16T20:40:00Z"/>
            </w:rPr>
          </w:rPrChange>
        </w:rPr>
        <w:pPrChange w:id="8994" w:author="Mosi Adesina Ifatunji" w:date="2025-10-21T19:50:00Z" w16du:dateUtc="2025-10-22T00:50:00Z">
          <w:pPr/>
        </w:pPrChange>
      </w:pPr>
      <w:del w:id="8995" w:author="Mosi Adesina Ifatunji" w:date="2025-02-16T14:40:00Z" w16du:dateUtc="2025-02-16T20:40:00Z">
        <w:r w:rsidRPr="006B17C5" w:rsidDel="00F97F3C">
          <w:rPr>
            <w:highlight w:val="lightGray"/>
            <w:rPrChange w:id="8996" w:author="Mosi Adesina Ifatunji" w:date="2025-07-17T11:52:00Z" w16du:dateUtc="2025-07-17T16:52:00Z">
              <w:rPr/>
            </w:rPrChange>
          </w:rPr>
          <w:delText>We continue to learn more about the ways in which firms variously draw from, interpret, adopt, and embed social distinctions and biases that are present at the discursive level of society, resulting in different operational or functional schema and levels of inequality across firms (Baron and Pfeffer 1994, Tilly 1998, Davis 2017, Ray 2019, Eagle and Mueller 2022).</w:delText>
        </w:r>
        <w:r w:rsidRPr="006B17C5" w:rsidDel="00F97F3C">
          <w:rPr>
            <w:highlight w:val="lightGray"/>
            <w:rPrChange w:id="8997" w:author="Mosi Adesina Ifatunji" w:date="2025-07-17T11:52:00Z" w16du:dateUtc="2025-07-17T16:52:00Z">
              <w:rPr>
                <w:vertAlign w:val="superscript"/>
              </w:rPr>
            </w:rPrChange>
          </w:rPr>
          <w:footnoteReference w:id="8"/>
        </w:r>
      </w:del>
    </w:p>
    <w:p w14:paraId="000000BE" w14:textId="2C814958" w:rsidR="00374CE3" w:rsidRPr="006B17C5" w:rsidDel="00F97F3C" w:rsidRDefault="00851BB7">
      <w:pPr>
        <w:pStyle w:val="Heading3"/>
        <w:rPr>
          <w:del w:id="9004" w:author="Mosi Adesina Ifatunji" w:date="2025-02-16T14:40:00Z" w16du:dateUtc="2025-02-16T20:40:00Z"/>
          <w:highlight w:val="lightGray"/>
          <w:rPrChange w:id="9005" w:author="Mosi Adesina Ifatunji" w:date="2025-07-17T11:52:00Z" w16du:dateUtc="2025-07-17T16:52:00Z">
            <w:rPr>
              <w:del w:id="9006" w:author="Mosi Adesina Ifatunji" w:date="2025-02-16T14:40:00Z" w16du:dateUtc="2025-02-16T20:40:00Z"/>
            </w:rPr>
          </w:rPrChange>
        </w:rPr>
        <w:pPrChange w:id="9007" w:author="Mosi Adesina Ifatunji" w:date="2025-10-21T19:50:00Z" w16du:dateUtc="2025-10-22T00:50:00Z">
          <w:pPr/>
        </w:pPrChange>
      </w:pPr>
      <w:del w:id="9008" w:author="Mosi Adesina Ifatunji" w:date="2025-02-16T14:40:00Z" w16du:dateUtc="2025-02-16T20:40:00Z">
        <w:r w:rsidRPr="006B17C5" w:rsidDel="00F97F3C">
          <w:rPr>
            <w:highlight w:val="lightGray"/>
            <w:rPrChange w:id="9009" w:author="Mosi Adesina Ifatunji" w:date="2025-07-17T11:52:00Z" w16du:dateUtc="2025-07-17T16:52:00Z">
              <w:rPr/>
            </w:rPrChange>
          </w:rPr>
          <w:delText>According that, “much of the social and economic inequality in the United States and other industrialized countries is created in organizations” (Acker 2006: 441) and that “[m]eso-level internal hierarchies and occupational segregation contribute to the mundane reproduction of racial stratification” (Ray 2019: 30).</w:delText>
        </w:r>
      </w:del>
    </w:p>
    <w:p w14:paraId="014B113D" w14:textId="1CFC9525" w:rsidR="00B802F7" w:rsidRPr="006B17C5" w:rsidRDefault="00B802F7">
      <w:pPr>
        <w:pStyle w:val="Heading3"/>
        <w:rPr>
          <w:del w:id="9010" w:author="Mosi Adesina Ifatunji" w:date="2025-03-05T18:13:00Z" w16du:dateUtc="2025-03-06T00:13:00Z"/>
          <w:highlight w:val="lightGray"/>
          <w:rPrChange w:id="9011" w:author="Mosi Adesina Ifatunji" w:date="2025-07-17T11:52:00Z" w16du:dateUtc="2025-07-17T16:52:00Z">
            <w:rPr>
              <w:del w:id="9012" w:author="Mosi Adesina Ifatunji" w:date="2025-03-05T18:13:00Z" w16du:dateUtc="2025-03-06T00:13:00Z"/>
            </w:rPr>
          </w:rPrChange>
        </w:rPr>
        <w:pPrChange w:id="9013" w:author="Mosi Adesina Ifatunji" w:date="2025-10-21T19:50:00Z" w16du:dateUtc="2025-10-22T00:50:00Z">
          <w:pPr/>
        </w:pPrChange>
      </w:pPr>
    </w:p>
    <w:p w14:paraId="000000BF" w14:textId="1E58D1FF" w:rsidR="00374CE3" w:rsidRPr="006B17C5" w:rsidRDefault="00851BB7">
      <w:pPr>
        <w:pStyle w:val="Heading3"/>
        <w:rPr>
          <w:del w:id="9014" w:author="Mosi Adesina Ifatunji" w:date="2025-03-05T18:13:00Z" w16du:dateUtc="2025-03-06T00:13:00Z"/>
          <w:highlight w:val="lightGray"/>
          <w:rPrChange w:id="9015" w:author="Mosi Adesina Ifatunji" w:date="2025-07-17T11:52:00Z" w16du:dateUtc="2025-07-17T16:52:00Z">
            <w:rPr>
              <w:del w:id="9016" w:author="Mosi Adesina Ifatunji" w:date="2025-03-05T18:13:00Z" w16du:dateUtc="2025-03-06T00:13:00Z"/>
              <w:color w:val="000000"/>
            </w:rPr>
          </w:rPrChange>
        </w:rPr>
        <w:pPrChange w:id="9017" w:author="Mosi Adesina Ifatunji" w:date="2025-10-21T19:50:00Z" w16du:dateUtc="2025-10-22T00:50:00Z">
          <w:pPr/>
        </w:pPrChange>
      </w:pPr>
      <w:del w:id="9018" w:author="Mosi Adesina Ifatunji" w:date="2025-03-05T18:13:00Z" w16du:dateUtc="2025-03-06T00:13:00Z">
        <w:r w:rsidRPr="006B17C5">
          <w:rPr>
            <w:highlight w:val="lightGray"/>
            <w:rPrChange w:id="9019" w:author="Mosi Adesina Ifatunji" w:date="2025-07-17T11:52:00Z" w16du:dateUtc="2025-07-17T16:52:00Z">
              <w:rPr/>
            </w:rPrChange>
          </w:rPr>
          <w:delText xml:space="preserve">firms differentially link, “organizational rules to social and material resources” (Ray 2019: 26) and therefore constitute, “inequality regimes,” </w:delText>
        </w:r>
        <w:r w:rsidRPr="006B17C5">
          <w:rPr>
            <w:highlight w:val="lightGray"/>
            <w:rPrChange w:id="9020" w:author="Mosi Adesina Ifatunji" w:date="2025-07-17T11:52:00Z" w16du:dateUtc="2025-07-17T16:52:00Z">
              <w:rPr>
                <w:color w:val="000000"/>
              </w:rPr>
            </w:rPrChange>
          </w:rPr>
          <w:delText>or “loosely interrelated practices, processes, actions, and meanings that result in and maintain … racial inequalities” (Acker 2006: 443).</w:delText>
        </w:r>
      </w:del>
    </w:p>
    <w:p w14:paraId="000000C0" w14:textId="38DC9476" w:rsidR="00374CE3" w:rsidRPr="006B17C5" w:rsidRDefault="00851BB7">
      <w:pPr>
        <w:pStyle w:val="Heading3"/>
        <w:rPr>
          <w:del w:id="9021" w:author="Mosi Adesina Ifatunji" w:date="2025-03-05T18:13:00Z" w16du:dateUtc="2025-03-06T00:13:00Z"/>
          <w:highlight w:val="lightGray"/>
          <w:rPrChange w:id="9022" w:author="Mosi Adesina Ifatunji" w:date="2025-07-17T11:52:00Z" w16du:dateUtc="2025-07-17T16:52:00Z">
            <w:rPr>
              <w:del w:id="9023" w:author="Mosi Adesina Ifatunji" w:date="2025-03-05T18:13:00Z" w16du:dateUtc="2025-03-06T00:13:00Z"/>
              <w:color w:val="000000"/>
            </w:rPr>
          </w:rPrChange>
        </w:rPr>
        <w:pPrChange w:id="9024" w:author="Mosi Adesina Ifatunji" w:date="2025-10-21T19:50:00Z" w16du:dateUtc="2025-10-22T00:50:00Z">
          <w:pPr/>
        </w:pPrChange>
      </w:pPr>
      <w:del w:id="9025" w:author="Mosi Adesina Ifatunji" w:date="2025-03-05T18:13:00Z" w16du:dateUtc="2025-03-06T00:13:00Z">
        <w:r w:rsidRPr="006B17C5">
          <w:rPr>
            <w:highlight w:val="lightGray"/>
            <w:rPrChange w:id="9026" w:author="Mosi Adesina Ifatunji" w:date="2025-07-17T11:52:00Z" w16du:dateUtc="2025-07-17T16:52:00Z">
              <w:rPr/>
            </w:rPrChange>
          </w:rPr>
          <w:delText xml:space="preserve">Therefore, while macro-level theories of race and racism help to identify an entry-point (e.g., American slavery: Jordan 1968, Mills 1997), central tendency or ‘intercept’ for racialized relations in societies </w:delText>
        </w:r>
        <w:r w:rsidRPr="006B17C5">
          <w:rPr>
            <w:highlight w:val="lightGray"/>
            <w:rPrChange w:id="9027" w:author="Mosi Adesina Ifatunji" w:date="2025-07-17T11:52:00Z" w16du:dateUtc="2025-07-17T16:52:00Z">
              <w:rPr>
                <w:color w:val="000000"/>
              </w:rPr>
            </w:rPrChange>
          </w:rPr>
          <w:delText>(Blauner 1969, Omi and Winant 1986 [2015]-a, Bonilla-Silva 1997, Feagin 2000, Jung 2015)</w:delText>
        </w:r>
        <w:r w:rsidRPr="006B17C5">
          <w:rPr>
            <w:highlight w:val="lightGray"/>
            <w:rPrChange w:id="9028" w:author="Mosi Adesina Ifatunji" w:date="2025-07-17T11:52:00Z" w16du:dateUtc="2025-07-17T16:52:00Z">
              <w:rPr/>
            </w:rPrChange>
          </w:rPr>
          <w:delText>, meso-level models anticipate and make sense of variation in racialized meanings, practices and inequalities across geographies and organizations</w:delText>
        </w:r>
        <w:r w:rsidRPr="006B17C5">
          <w:rPr>
            <w:highlight w:val="lightGray"/>
            <w:rPrChange w:id="9029" w:author="Mosi Adesina Ifatunji" w:date="2025-07-17T11:52:00Z" w16du:dateUtc="2025-07-17T16:52:00Z">
              <w:rPr>
                <w:color w:val="000000"/>
              </w:rPr>
            </w:rPrChange>
          </w:rPr>
          <w:delText xml:space="preserve"> (Sewell 2016, Payne et al. 2019, Ray 2019, Tomaskovic-Devey and Avent-Holt 2019, Ifatunji and Larimore XXXX).</w:delText>
        </w:r>
      </w:del>
    </w:p>
    <w:p w14:paraId="1F8EB530" w14:textId="2DF0E6B0" w:rsidR="0034495C" w:rsidRPr="006B17C5" w:rsidDel="00423A4C" w:rsidRDefault="001B096A">
      <w:pPr>
        <w:pStyle w:val="Heading3"/>
        <w:rPr>
          <w:del w:id="9030" w:author="Mosi Adesina Ifatunji" w:date="2025-03-05T10:19:00Z" w16du:dateUtc="2025-03-05T16:19:00Z"/>
          <w:highlight w:val="lightGray"/>
          <w:rPrChange w:id="9031" w:author="Mosi Adesina Ifatunji" w:date="2025-07-17T11:52:00Z" w16du:dateUtc="2025-07-17T16:52:00Z">
            <w:rPr>
              <w:del w:id="9032" w:author="Mosi Adesina Ifatunji" w:date="2025-03-05T10:19:00Z" w16du:dateUtc="2025-03-05T16:19:00Z"/>
              <w:color w:val="000000"/>
            </w:rPr>
          </w:rPrChange>
        </w:rPr>
        <w:pPrChange w:id="9033" w:author="Mosi Adesina Ifatunji" w:date="2025-10-21T19:50:00Z" w16du:dateUtc="2025-10-22T00:50:00Z">
          <w:pPr/>
        </w:pPrChange>
      </w:pPr>
      <w:del w:id="9034" w:author="Mosi Adesina Ifatunji" w:date="2025-03-05T10:21:00Z" w16du:dateUtc="2025-03-05T16:21:00Z">
        <w:r w:rsidRPr="006B17C5" w:rsidDel="001B4F16">
          <w:rPr>
            <w:highlight w:val="lightGray"/>
            <w:rPrChange w:id="9035" w:author="Mosi Adesina Ifatunji" w:date="2025-07-17T11:52:00Z" w16du:dateUtc="2025-07-17T16:52:00Z">
              <w:rPr>
                <w:color w:val="000000"/>
              </w:rPr>
            </w:rPrChange>
          </w:rPr>
          <w:fldChar w:fldCharType="begin">
            <w:fldData xml:space="preserve">PEVuZE5vdGU+PENpdGU+PEF1dGhvcj5EaVRvbWFzbzwvQXV0aG9yPjxZZWFyPjIwMTU8L1llYXI+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</w:fldData>
          </w:fldChar>
        </w:r>
        <w:r w:rsidRPr="006B17C5" w:rsidDel="001B4F16">
          <w:rPr>
            <w:highlight w:val="lightGray"/>
            <w:rPrChange w:id="9036" w:author="Mosi Adesina Ifatunji" w:date="2025-07-17T11:52:00Z" w16du:dateUtc="2025-07-17T16:52:00Z">
              <w:rPr>
                <w:color w:val="000000"/>
              </w:rPr>
            </w:rPrChange>
          </w:rPr>
          <w:delInstrText xml:space="preserve"> ADDIN EN.JS.CITE </w:delInstrText>
        </w:r>
        <w:r w:rsidRPr="005D6882" w:rsidDel="001B4F16">
          <w:rPr>
            <w:b w:val="0"/>
            <w:highlight w:val="lightGray"/>
          </w:rPr>
        </w:r>
        <w:r w:rsidRPr="006B17C5" w:rsidDel="001B4F16">
          <w:rPr>
            <w:highlight w:val="lightGray"/>
            <w:rPrChange w:id="9037" w:author="Mosi Adesina Ifatunji" w:date="2025-07-17T11:52:00Z" w16du:dateUtc="2025-07-17T16:52:00Z">
              <w:rPr>
                <w:color w:val="000000"/>
              </w:rPr>
            </w:rPrChange>
          </w:rPr>
          <w:fldChar w:fldCharType="separate"/>
        </w:r>
        <w:r w:rsidRPr="006B17C5" w:rsidDel="001B4F16">
          <w:rPr>
            <w:highlight w:val="lightGray"/>
            <w:rPrChange w:id="9038" w:author="Mosi Adesina Ifatunji" w:date="2025-07-17T11:52:00Z" w16du:dateUtc="2025-07-17T16:52:00Z">
              <w:rPr>
                <w:noProof/>
                <w:color w:val="000000"/>
              </w:rPr>
            </w:rPrChange>
          </w:rPr>
          <w:delText>(DiTomaso 2015)</w:delText>
        </w:r>
        <w:r w:rsidRPr="006B17C5" w:rsidDel="001B4F16">
          <w:rPr>
            <w:highlight w:val="lightGray"/>
            <w:rPrChange w:id="9039" w:author="Mosi Adesina Ifatunji" w:date="2025-07-17T11:52:00Z" w16du:dateUtc="2025-07-17T16:52:00Z">
              <w:rPr>
                <w:color w:val="000000"/>
              </w:rPr>
            </w:rPrChange>
          </w:rPr>
          <w:fldChar w:fldCharType="end"/>
        </w:r>
      </w:del>
    </w:p>
    <w:p w14:paraId="000000C2" w14:textId="4FFB78DB" w:rsidR="00374CE3" w:rsidRPr="006B17C5" w:rsidRDefault="00374CE3">
      <w:pPr>
        <w:pStyle w:val="Heading3"/>
        <w:rPr>
          <w:del w:id="9040" w:author="Mosi Adesina Ifatunji" w:date="2025-03-05T10:19:00Z" w16du:dateUtc="2025-03-05T16:19:00Z"/>
          <w:highlight w:val="lightGray"/>
          <w:rPrChange w:id="9041" w:author="Mosi Adesina Ifatunji" w:date="2025-07-17T11:52:00Z" w16du:dateUtc="2025-07-17T16:52:00Z">
            <w:rPr>
              <w:del w:id="9042" w:author="Mosi Adesina Ifatunji" w:date="2025-03-05T10:19:00Z" w16du:dateUtc="2025-03-05T16:19:00Z"/>
              <w:color w:val="000000"/>
            </w:rPr>
          </w:rPrChange>
        </w:rPr>
        <w:pPrChange w:id="9043" w:author="Mosi Adesina Ifatunji" w:date="2025-10-21T19:50:00Z" w16du:dateUtc="2025-10-22T00:50:00Z">
          <w:pPr/>
        </w:pPrChange>
      </w:pPr>
    </w:p>
    <w:p w14:paraId="03286D3C" w14:textId="77B14E5E" w:rsidR="007E2DF6" w:rsidRPr="00B92532" w:rsidDel="00212BA9" w:rsidRDefault="00817FAB">
      <w:pPr>
        <w:pStyle w:val="Heading3"/>
        <w:rPr>
          <w:del w:id="9044" w:author="Mosi Adesina Ifatunji" w:date="2025-03-11T09:29:00Z" w16du:dateUtc="2025-03-11T14:29:00Z"/>
        </w:rPr>
        <w:pPrChange w:id="9045" w:author="Mosi Adesina Ifatunji" w:date="2025-10-21T19:50:00Z" w16du:dateUtc="2025-10-22T00:50:00Z">
          <w:pPr/>
        </w:pPrChange>
      </w:pPr>
      <w:ins w:id="9046" w:author="Mosi Adesina Ifatunji" w:date="2025-03-06T15:34:00Z" w16du:dateUtc="2025-03-06T21:34:00Z">
        <w:del w:id="9047" w:author="Mosi Adesina Ifatunji" w:date="2025-03-07T19:43:00Z" w16du:dateUtc="2025-03-08T01:43:00Z">
          <w:r w:rsidRPr="006B17C5">
            <w:rPr>
              <w:rPrChange w:id="9048" w:author="Mosi Adesina Ifatunji" w:date="2025-07-17T11:52:00Z" w16du:dateUtc="2025-07-17T16:52:00Z">
                <w:rPr>
                  <w:sz w:val="22"/>
                  <w:szCs w:val="22"/>
                </w:rPr>
              </w:rPrChange>
            </w:rPr>
            <w:delText xml:space="preserve">There are a number of interrelated mechanisms that can generate and/or exacerbate ethnoracial inequality within firms, </w:delText>
          </w:r>
        </w:del>
        <w:del w:id="9049" w:author="Mosi Adesina Ifatunji" w:date="2025-03-06T15:34:00Z" w16du:dateUtc="2025-03-06T21:34:00Z">
          <w:r w:rsidRPr="006B17C5" w:rsidDel="00817FAB">
            <w:rPr>
              <w:rPrChange w:id="9050" w:author="Mosi Adesina Ifatunji" w:date="2025-07-17T11:52:00Z" w16du:dateUtc="2025-07-17T16:52:00Z">
                <w:rPr>
                  <w:sz w:val="22"/>
                  <w:szCs w:val="22"/>
                </w:rPr>
              </w:rPrChange>
            </w:rPr>
            <w:delText xml:space="preserve">including ethnoracial schema and stereotypes (Ridgeway et al. 1998), </w:delText>
          </w:r>
        </w:del>
        <w:del w:id="9051" w:author="Mosi Adesina Ifatunji" w:date="2025-03-07T19:43:00Z" w16du:dateUtc="2025-03-08T01:43:00Z">
          <w:r w:rsidRPr="006B17C5">
            <w:rPr>
              <w:rPrChange w:id="9052" w:author="Mosi Adesina Ifatunji" w:date="2025-07-17T11:52:00Z" w16du:dateUtc="2025-07-17T16:52:00Z">
                <w:rPr>
                  <w:sz w:val="22"/>
                  <w:szCs w:val="22"/>
                </w:rPr>
              </w:rPrChange>
            </w:rPr>
            <w:delText>mentoring networks and opportunity hoarding (Ditomaso 2015</w:delText>
          </w:r>
          <w:r w:rsidRPr="006B17C5" w:rsidDel="00337AE1">
            <w:rPr>
              <w:rPrChange w:id="9053" w:author="Mosi Adesina Ifatunji" w:date="2025-07-17T11:52:00Z" w16du:dateUtc="2025-07-17T16:52:00Z">
                <w:rPr>
                  <w:sz w:val="22"/>
                  <w:szCs w:val="22"/>
                </w:rPr>
              </w:rPrChange>
            </w:rPr>
            <w:delText>)</w:delText>
          </w:r>
        </w:del>
        <w:del w:id="9054" w:author="Mosi Adesina Ifatunji" w:date="2025-03-06T15:35:00Z" w16du:dateUtc="2025-03-06T21:35:00Z">
          <w:r w:rsidRPr="006B17C5" w:rsidDel="00817FAB">
            <w:rPr>
              <w:rPrChange w:id="9055" w:author="Mosi Adesina Ifatunji" w:date="2025-07-17T11:52:00Z" w16du:dateUtc="2025-07-17T16:52:00Z">
                <w:rPr>
                  <w:sz w:val="22"/>
                  <w:szCs w:val="22"/>
                </w:rPr>
              </w:rPrChange>
            </w:rPr>
            <w:delText xml:space="preserve">, </w:delText>
          </w:r>
        </w:del>
        <w:del w:id="9056" w:author="Mosi Adesina Ifatunji" w:date="2025-03-07T19:43:00Z" w16du:dateUtc="2025-03-08T01:43:00Z">
          <w:r w:rsidRPr="006B17C5">
            <w:rPr>
              <w:rPrChange w:id="9057" w:author="Mosi Adesina Ifatunji" w:date="2025-07-17T11:52:00Z" w16du:dateUtc="2025-07-17T16:52:00Z">
                <w:rPr>
                  <w:sz w:val="22"/>
                  <w:szCs w:val="22"/>
                </w:rPr>
              </w:rPrChange>
            </w:rPr>
            <w:delText>explicit discrimination or harassment (Mong and Roscigno 2010, Avery et al. 2018)</w:delText>
          </w:r>
        </w:del>
        <w:del w:id="9058" w:author="Mosi Adesina Ifatunji" w:date="2025-03-06T15:35:00Z" w16du:dateUtc="2025-03-06T21:35:00Z">
          <w:r w:rsidRPr="006B17C5" w:rsidDel="00817FAB">
            <w:rPr>
              <w:rPrChange w:id="9059" w:author="Mosi Adesina Ifatunji" w:date="2025-07-17T11:52:00Z" w16du:dateUtc="2025-07-17T16:52:00Z">
                <w:rPr>
                  <w:sz w:val="22"/>
                  <w:szCs w:val="22"/>
                </w:rPr>
              </w:rPrChange>
            </w:rPr>
            <w:delText>,</w:delText>
          </w:r>
          <w:r w:rsidRPr="006B17C5">
            <w:rPr>
              <w:rPrChange w:id="9060" w:author="Mosi Adesina Ifatunji" w:date="2025-07-17T11:52:00Z" w16du:dateUtc="2025-07-17T16:52:00Z">
                <w:rPr>
                  <w:sz w:val="22"/>
                  <w:szCs w:val="22"/>
                </w:rPr>
              </w:rPrChange>
            </w:rPr>
            <w:delText xml:space="preserve"> </w:delText>
          </w:r>
        </w:del>
        <w:del w:id="9061" w:author="Mosi Adesina Ifatunji" w:date="2025-03-07T19:43:00Z" w16du:dateUtc="2025-03-08T01:43:00Z">
          <w:r w:rsidRPr="006B17C5">
            <w:rPr>
              <w:rPrChange w:id="9062" w:author="Mosi Adesina Ifatunji" w:date="2025-07-17T11:52:00Z" w16du:dateUtc="2025-07-17T16:52:00Z">
                <w:rPr>
                  <w:sz w:val="22"/>
                  <w:szCs w:val="22"/>
                </w:rPr>
              </w:rPrChange>
            </w:rPr>
            <w:delText>homosocial reproduction (Kanter 1977</w:delText>
          </w:r>
          <w:r w:rsidRPr="006B17C5" w:rsidDel="00337AE1">
            <w:rPr>
              <w:rPrChange w:id="9063" w:author="Mosi Adesina Ifatunji" w:date="2025-07-17T11:52:00Z" w16du:dateUtc="2025-07-17T16:52:00Z">
                <w:rPr>
                  <w:sz w:val="22"/>
                  <w:szCs w:val="22"/>
                </w:rPr>
              </w:rPrChange>
            </w:rPr>
            <w:delText>)</w:delText>
          </w:r>
        </w:del>
        <w:del w:id="9064" w:author="Mosi Adesina Ifatunji" w:date="2025-03-06T15:36:00Z" w16du:dateUtc="2025-03-06T21:36:00Z">
          <w:r w:rsidRPr="006B17C5" w:rsidDel="00817FAB">
            <w:rPr>
              <w:rPrChange w:id="9065" w:author="Mosi Adesina Ifatunji" w:date="2025-07-17T11:52:00Z" w16du:dateUtc="2025-07-17T16:52:00Z">
                <w:rPr>
                  <w:sz w:val="22"/>
                  <w:szCs w:val="22"/>
                </w:rPr>
              </w:rPrChange>
            </w:rPr>
            <w:delText xml:space="preserve">, </w:delText>
          </w:r>
        </w:del>
        <w:del w:id="9066" w:author="Mosi Adesina Ifatunji" w:date="2025-03-07T19:43:00Z" w16du:dateUtc="2025-03-08T01:43:00Z">
          <w:r w:rsidRPr="006B17C5">
            <w:rPr>
              <w:rPrChange w:id="9067" w:author="Mosi Adesina Ifatunji" w:date="2025-07-17T11:52:00Z" w16du:dateUtc="2025-07-17T16:52:00Z">
                <w:rPr>
                  <w:sz w:val="22"/>
                  <w:szCs w:val="22"/>
                </w:rPr>
              </w:rPrChange>
            </w:rPr>
            <w:delText>firm culture (Gelfand et al. 2007)</w:delText>
          </w:r>
        </w:del>
        <w:del w:id="9068" w:author="Mosi Adesina Ifatunji" w:date="2025-03-06T15:36:00Z" w16du:dateUtc="2025-03-06T21:36:00Z">
          <w:r w:rsidRPr="006B17C5" w:rsidDel="00817FAB">
            <w:rPr>
              <w:rPrChange w:id="9069" w:author="Mosi Adesina Ifatunji" w:date="2025-07-17T11:52:00Z" w16du:dateUtc="2025-07-17T16:52:00Z">
                <w:rPr>
                  <w:sz w:val="22"/>
                  <w:szCs w:val="22"/>
                </w:rPr>
              </w:rPrChange>
            </w:rPr>
            <w:delText xml:space="preserve">, and the </w:delText>
          </w:r>
        </w:del>
        <w:del w:id="9070" w:author="Mosi Adesina Ifatunji" w:date="2025-03-07T19:43:00Z" w16du:dateUtc="2025-03-08T01:43:00Z">
          <w:r w:rsidRPr="006B17C5">
            <w:rPr>
              <w:rPrChange w:id="9071" w:author="Mosi Adesina Ifatunji" w:date="2025-07-17T11:52:00Z" w16du:dateUtc="2025-07-17T16:52:00Z">
                <w:rPr>
                  <w:sz w:val="22"/>
                  <w:szCs w:val="22"/>
                </w:rPr>
              </w:rPrChange>
            </w:rPr>
            <w:delText>demography of firm power structures (Cook and Glass 2015)</w:delText>
          </w:r>
        </w:del>
        <w:del w:id="9072" w:author="Mosi Adesina Ifatunji" w:date="2025-03-06T15:36:00Z" w16du:dateUtc="2025-03-06T21:36:00Z">
          <w:r w:rsidRPr="006B17C5" w:rsidDel="00817FAB">
            <w:rPr>
              <w:rPrChange w:id="9073" w:author="Mosi Adesina Ifatunji" w:date="2025-07-17T11:52:00Z" w16du:dateUtc="2025-07-17T16:52:00Z">
                <w:rPr>
                  <w:sz w:val="22"/>
                  <w:szCs w:val="22"/>
                </w:rPr>
              </w:rPrChange>
            </w:rPr>
            <w:delText>.</w:delText>
          </w:r>
        </w:del>
      </w:ins>
      <w:del w:id="9074" w:author="Mosi Adesina Ifatunji" w:date="2025-06-14T13:48:00Z" w16du:dateUtc="2025-06-14T18:48:00Z">
        <w:r w:rsidR="0072107A" w:rsidRPr="006B17C5" w:rsidDel="00FF3E7D">
          <w:rPr>
            <w:color w:val="1A1A1A" w:themeColor="background1" w:themeShade="1A"/>
            <w:rPrChange w:id="9075" w:author="Mosi Adesina Ifatunji" w:date="2025-07-17T11:52:00Z" w16du:dateUtc="2025-07-17T16:52:00Z">
              <w:rPr>
                <w:color w:val="1A1A1A" w:themeColor="background1" w:themeShade="1A"/>
                <w:sz w:val="22"/>
                <w:szCs w:val="22"/>
              </w:rPr>
            </w:rPrChange>
          </w:rPr>
          <w:fldChar w:fldCharType="begin">
            <w:fldData xml:space="preserve">PEVuZE5vdGU+PENpdGU+PEF1dGhvcj5SYXk8L0F1dGhvcj48WWVhcj4yMDE5PC9ZZWFyPjxSZWNO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</w:fldData>
          </w:fldChar>
        </w:r>
      </w:del>
      <w:r w:rsidR="0072107A" w:rsidRPr="006B17C5" w:rsidDel="00FF3E7D">
        <w:rPr>
          <w:color w:val="1A1A1A" w:themeColor="background1" w:themeShade="1A"/>
          <w:rPrChange w:id="9076" w:author="Mosi Adesina Ifatunji" w:date="2025-07-17T11:52:00Z" w16du:dateUtc="2025-07-17T16:52:00Z">
            <w:rPr>
              <w:color w:val="1A1A1A" w:themeColor="background1" w:themeShade="1A"/>
              <w:sz w:val="22"/>
              <w:szCs w:val="22"/>
            </w:rPr>
          </w:rPrChange>
        </w:rPr>
        <w:instrText xml:space="preserve"> ADDIN EN.JS.CITE </w:instrText>
      </w:r>
      <w:del w:id="9077" w:author="Mosi Adesina Ifatunji" w:date="2025-06-14T13:48:00Z" w16du:dateUtc="2025-06-14T18:48:00Z">
        <w:r w:rsidR="0072107A" w:rsidRPr="005D6882" w:rsidDel="00FF3E7D">
          <w:rPr>
            <w:b w:val="0"/>
            <w:color w:val="1A1A1A" w:themeColor="background1" w:themeShade="1A"/>
          </w:rPr>
        </w:r>
        <w:r w:rsidR="0072107A" w:rsidRPr="006B17C5" w:rsidDel="00FF3E7D">
          <w:rPr>
            <w:color w:val="1A1A1A" w:themeColor="background1" w:themeShade="1A"/>
            <w:rPrChange w:id="9078" w:author="Mosi Adesina Ifatunji" w:date="2025-07-17T11:52:00Z" w16du:dateUtc="2025-07-17T16:52:00Z">
              <w:rPr>
                <w:color w:val="1A1A1A" w:themeColor="background1" w:themeShade="1A"/>
                <w:sz w:val="22"/>
                <w:szCs w:val="22"/>
              </w:rPr>
            </w:rPrChange>
          </w:rPr>
          <w:fldChar w:fldCharType="separate"/>
        </w:r>
        <w:r w:rsidR="00361E95" w:rsidRPr="00B92532" w:rsidDel="00FF3E7D">
          <w:rPr>
            <w:noProof/>
            <w:color w:val="1A1A1A" w:themeColor="background1" w:themeShade="1A"/>
          </w:rPr>
          <w:delText>(DiMaggio 1997; Ray 2019; Ridgeway et al. 1998)</w:delText>
        </w:r>
        <w:r w:rsidR="0072107A" w:rsidRPr="006B17C5" w:rsidDel="00FF3E7D">
          <w:rPr>
            <w:color w:val="1A1A1A" w:themeColor="background1" w:themeShade="1A"/>
            <w:rPrChange w:id="9079" w:author="Mosi Adesina Ifatunji" w:date="2025-07-17T11:52:00Z" w16du:dateUtc="2025-07-17T16:52:00Z">
              <w:rPr>
                <w:color w:val="1A1A1A" w:themeColor="background1" w:themeShade="1A"/>
                <w:sz w:val="22"/>
                <w:szCs w:val="22"/>
              </w:rPr>
            </w:rPrChange>
          </w:rPr>
          <w:fldChar w:fldCharType="end"/>
        </w:r>
      </w:del>
      <w:del w:id="9080" w:author="Mosi Adesina Ifatunji" w:date="2025-06-14T13:49:00Z" w16du:dateUtc="2025-06-14T18:49:00Z">
        <w:r w:rsidR="00581DC0" w:rsidRPr="006B17C5" w:rsidDel="00F55098">
          <w:rPr>
            <w:rPrChange w:id="9081" w:author="Mosi Adesina Ifatunji" w:date="2025-07-17T11:52:00Z" w16du:dateUtc="2025-07-17T16:52:00Z">
              <w:rPr>
                <w:color w:val="1A1A1A" w:themeColor="background1" w:themeShade="1A"/>
                <w:sz w:val="22"/>
                <w:szCs w:val="22"/>
              </w:rPr>
            </w:rPrChange>
          </w:rPr>
          <w:fldChar w:fldCharType="begin">
            <w:fldData xml:space="preserve">PEVuZE5vdGU+PENpdGU+PEF1dGhvcj5Db2xsaW5zPC9BdXRob3I+PFllYXI+MTk3OSBbMjAxOV08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</w:fldData>
          </w:fldChar>
        </w:r>
      </w:del>
      <w:r w:rsidR="00581DC0" w:rsidRPr="006B17C5" w:rsidDel="00F55098">
        <w:rPr>
          <w:color w:val="1A1A1A" w:themeColor="background1" w:themeShade="1A"/>
          <w:rPrChange w:id="9082" w:author="Mosi Adesina Ifatunji" w:date="2025-07-17T11:52:00Z" w16du:dateUtc="2025-07-17T16:52:00Z">
            <w:rPr>
              <w:color w:val="1A1A1A" w:themeColor="background1" w:themeShade="1A"/>
              <w:sz w:val="22"/>
              <w:szCs w:val="22"/>
            </w:rPr>
          </w:rPrChange>
        </w:rPr>
        <w:instrText xml:space="preserve"> ADDIN EN.JS.CITE </w:instrText>
      </w:r>
      <w:del w:id="9083" w:author="Mosi Adesina Ifatunji" w:date="2025-06-14T13:49:00Z" w16du:dateUtc="2025-06-14T18:49:00Z">
        <w:r w:rsidR="00581DC0" w:rsidRPr="005D6882" w:rsidDel="00F55098">
          <w:rPr>
            <w:b w:val="0"/>
          </w:rPr>
        </w:r>
        <w:r w:rsidR="00581DC0" w:rsidRPr="006B17C5" w:rsidDel="00F55098">
          <w:rPr>
            <w:rPrChange w:id="9084" w:author="Mosi Adesina Ifatunji" w:date="2025-07-17T11:52:00Z" w16du:dateUtc="2025-07-17T16:52:00Z">
              <w:rPr>
                <w:color w:val="1A1A1A" w:themeColor="background1" w:themeShade="1A"/>
                <w:sz w:val="22"/>
                <w:szCs w:val="22"/>
              </w:rPr>
            </w:rPrChange>
          </w:rPr>
          <w:fldChar w:fldCharType="separate"/>
        </w:r>
        <w:r w:rsidR="00581DC0" w:rsidRPr="006B17C5" w:rsidDel="00F55098">
          <w:rPr>
            <w:noProof/>
            <w:rPrChange w:id="9085" w:author="Mosi Adesina Ifatunji" w:date="2025-07-17T11:52:00Z" w16du:dateUtc="2025-07-17T16:52:00Z">
              <w:rPr>
                <w:noProof/>
                <w:color w:val="1A1A1A" w:themeColor="background1" w:themeShade="1A"/>
                <w:sz w:val="22"/>
                <w:szCs w:val="22"/>
              </w:rPr>
            </w:rPrChange>
          </w:rPr>
          <w:delText>(Collins 1979 [2019])</w:delText>
        </w:r>
        <w:r w:rsidR="00581DC0" w:rsidRPr="006B17C5" w:rsidDel="00F55098">
          <w:rPr>
            <w:rPrChange w:id="9086" w:author="Mosi Adesina Ifatunji" w:date="2025-07-17T11:52:00Z" w16du:dateUtc="2025-07-17T16:52:00Z">
              <w:rPr>
                <w:color w:val="1A1A1A" w:themeColor="background1" w:themeShade="1A"/>
                <w:sz w:val="22"/>
                <w:szCs w:val="22"/>
              </w:rPr>
            </w:rPrChange>
          </w:rPr>
          <w:fldChar w:fldCharType="end"/>
        </w:r>
      </w:del>
      <w:del w:id="9087" w:author="Mosi Adesina Ifatunji" w:date="2025-06-16T18:13:00Z" w16du:dateUtc="2025-06-16T23:13:00Z">
        <w:r w:rsidR="00A866E3" w:rsidRPr="006B17C5" w:rsidDel="000C315F">
          <w:rPr>
            <w:rPrChange w:id="9088" w:author="Mosi Adesina Ifatunji" w:date="2025-07-17T11:52:00Z" w16du:dateUtc="2025-07-17T16:52:00Z">
              <w:rPr>
                <w:color w:val="1A1A1A" w:themeColor="background1" w:themeShade="1A"/>
                <w:sz w:val="22"/>
                <w:szCs w:val="22"/>
              </w:rPr>
            </w:rPrChange>
          </w:rPr>
          <w:fldChar w:fldCharType="begin">
            <w:fldData xml:space="preserve">PEVuZE5vdGU+PENpdGU+PEF1dGhvcj5SaXZlcmE8L0F1dGhvcj48WWVhcj4yMDEyPC9ZZWFyPjxS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</w:fldData>
          </w:fldChar>
        </w:r>
      </w:del>
      <w:r w:rsidR="00A866E3" w:rsidRPr="006B17C5" w:rsidDel="000C315F">
        <w:rPr>
          <w:color w:val="1A1A1A" w:themeColor="background1" w:themeShade="1A"/>
          <w:rPrChange w:id="9089" w:author="Mosi Adesina Ifatunji" w:date="2025-07-17T11:52:00Z" w16du:dateUtc="2025-07-17T16:52:00Z">
            <w:rPr>
              <w:color w:val="1A1A1A" w:themeColor="background1" w:themeShade="1A"/>
              <w:sz w:val="22"/>
              <w:szCs w:val="22"/>
            </w:rPr>
          </w:rPrChange>
        </w:rPr>
        <w:instrText xml:space="preserve"> ADDIN EN.JS.CITE </w:instrText>
      </w:r>
      <w:del w:id="9090" w:author="Mosi Adesina Ifatunji" w:date="2025-06-16T18:13:00Z" w16du:dateUtc="2025-06-16T23:13:00Z">
        <w:r w:rsidR="00A866E3" w:rsidRPr="005D6882" w:rsidDel="000C315F">
          <w:rPr>
            <w:b w:val="0"/>
          </w:rPr>
        </w:r>
        <w:r w:rsidR="00A866E3" w:rsidRPr="006B17C5" w:rsidDel="000C315F">
          <w:rPr>
            <w:rPrChange w:id="9091" w:author="Mosi Adesina Ifatunji" w:date="2025-07-17T11:52:00Z" w16du:dateUtc="2025-07-17T16:52:00Z">
              <w:rPr>
                <w:color w:val="1A1A1A" w:themeColor="background1" w:themeShade="1A"/>
                <w:sz w:val="22"/>
                <w:szCs w:val="22"/>
              </w:rPr>
            </w:rPrChange>
          </w:rPr>
          <w:fldChar w:fldCharType="separate"/>
        </w:r>
        <w:r w:rsidR="00361E95" w:rsidRPr="00B92532" w:rsidDel="000C315F">
          <w:rPr>
            <w:noProof/>
          </w:rPr>
          <w:delText>(Rivera 2012; Rivera 2020)</w:delText>
        </w:r>
        <w:r w:rsidR="00A866E3" w:rsidRPr="006B17C5" w:rsidDel="000C315F">
          <w:rPr>
            <w:rPrChange w:id="9092" w:author="Mosi Adesina Ifatunji" w:date="2025-07-17T11:52:00Z" w16du:dateUtc="2025-07-17T16:52:00Z">
              <w:rPr>
                <w:color w:val="1A1A1A" w:themeColor="background1" w:themeShade="1A"/>
                <w:sz w:val="22"/>
                <w:szCs w:val="22"/>
              </w:rPr>
            </w:rPrChange>
          </w:rPr>
          <w:fldChar w:fldCharType="end"/>
        </w:r>
      </w:del>
      <w:del w:id="9093" w:author="Mosi Adesina Ifatunji" w:date="2025-06-14T14:10:00Z" w16du:dateUtc="2025-06-14T19:10:00Z">
        <w:r w:rsidR="0072107A" w:rsidRPr="006B17C5" w:rsidDel="00506F54">
          <w:rPr>
            <w:shd w:val="clear" w:color="auto" w:fill="FFFFFF"/>
            <w:rPrChange w:id="9094" w:author="Mosi Adesina Ifatunji" w:date="2025-07-17T11:52:00Z" w16du:dateUtc="2025-07-17T16:52:00Z">
              <w:rPr>
                <w:color w:val="1A1A1A" w:themeColor="background1" w:themeShade="1A"/>
                <w:sz w:val="20"/>
                <w:szCs w:val="20"/>
                <w:shd w:val="clear" w:color="auto" w:fill="FFFFFF"/>
              </w:rPr>
            </w:rPrChange>
          </w:rPr>
          <w:fldChar w:fldCharType="begin">
            <w:fldData xml:space="preserve">PEVuZE5vdGU+PENpdGU+PEF1dGhvcj5EdSBCb2lzPC9BdXRob3I+PFllYXI+MTkzNTwvWWVhcj48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</w:fldData>
          </w:fldChar>
        </w:r>
        <w:r w:rsidR="0072107A" w:rsidRPr="006B17C5" w:rsidDel="00506F54">
          <w:rPr>
            <w:shd w:val="clear" w:color="auto" w:fill="FFFFFF"/>
            <w:rPrChange w:id="9095" w:author="Mosi Adesina Ifatunji" w:date="2025-07-17T11:52:00Z" w16du:dateUtc="2025-07-17T16:52:00Z">
              <w:rPr>
                <w:color w:val="1A1A1A" w:themeColor="background1" w:themeShade="1A"/>
                <w:sz w:val="20"/>
                <w:szCs w:val="20"/>
                <w:shd w:val="clear" w:color="auto" w:fill="FFFFFF"/>
              </w:rPr>
            </w:rPrChange>
          </w:rPr>
          <w:delInstrText xml:space="preserve"> ADDIN EN.JS.CITE </w:delInstrText>
        </w:r>
        <w:r w:rsidR="0072107A" w:rsidRPr="005D6882" w:rsidDel="00506F54">
          <w:rPr>
            <w:b w:val="0"/>
            <w:shd w:val="clear" w:color="auto" w:fill="FFFFFF"/>
          </w:rPr>
        </w:r>
        <w:r w:rsidR="0072107A" w:rsidRPr="006B17C5" w:rsidDel="00506F54">
          <w:rPr>
            <w:shd w:val="clear" w:color="auto" w:fill="FFFFFF"/>
            <w:rPrChange w:id="9096" w:author="Mosi Adesina Ifatunji" w:date="2025-07-17T11:52:00Z" w16du:dateUtc="2025-07-17T16:52:00Z">
              <w:rPr>
                <w:color w:val="1A1A1A" w:themeColor="background1" w:themeShade="1A"/>
                <w:sz w:val="20"/>
                <w:szCs w:val="20"/>
                <w:shd w:val="clear" w:color="auto" w:fill="FFFFFF"/>
              </w:rPr>
            </w:rPrChange>
          </w:rPr>
          <w:fldChar w:fldCharType="separate"/>
        </w:r>
        <w:r w:rsidR="00361E95" w:rsidRPr="00B92532" w:rsidDel="00506F54">
          <w:rPr>
            <w:noProof/>
            <w:shd w:val="clear" w:color="auto" w:fill="FFFFFF"/>
          </w:rPr>
          <w:delText>(Du Bois 1935)</w:delText>
        </w:r>
        <w:r w:rsidR="0072107A" w:rsidRPr="006B17C5" w:rsidDel="00506F54">
          <w:rPr>
            <w:shd w:val="clear" w:color="auto" w:fill="FFFFFF"/>
            <w:rPrChange w:id="9097" w:author="Mosi Adesina Ifatunji" w:date="2025-07-17T11:52:00Z" w16du:dateUtc="2025-07-17T16:52:00Z">
              <w:rPr>
                <w:color w:val="1A1A1A" w:themeColor="background1" w:themeShade="1A"/>
                <w:sz w:val="20"/>
                <w:szCs w:val="20"/>
                <w:shd w:val="clear" w:color="auto" w:fill="FFFFFF"/>
              </w:rPr>
            </w:rPrChange>
          </w:rPr>
          <w:fldChar w:fldCharType="end"/>
        </w:r>
        <w:r w:rsidR="008935E0" w:rsidRPr="006B17C5" w:rsidDel="00506F54">
          <w:rPr>
            <w:b w:val="0"/>
            <w:rPrChange w:id="9098" w:author="Mosi Adesina Ifatunji" w:date="2025-07-17T11:52:00Z" w16du:dateUtc="2025-07-17T16:52:00Z">
              <w:rPr>
                <w:b/>
                <w:sz w:val="28"/>
                <w:szCs w:val="28"/>
              </w:rPr>
            </w:rPrChange>
          </w:rPr>
          <w:fldChar w:fldCharType="begin">
            <w:fldData xml:space="preserve">PEVuZE5vdGU+PENpdGU+PEF1dGhvcj5IYXJyaXM8L0F1dGhvcj48WWVhcj4xOTkzPC9ZZWFyPjxS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</w:fldData>
          </w:fldChar>
        </w:r>
      </w:del>
      <w:r w:rsidR="008935E0" w:rsidRPr="006B17C5" w:rsidDel="00506F54">
        <w:rPr>
          <w:color w:val="1A1A1A" w:themeColor="background1" w:themeShade="1A"/>
          <w:shd w:val="clear" w:color="auto" w:fill="FFFFFF"/>
          <w:rPrChange w:id="9099" w:author="Mosi Adesina Ifatunji" w:date="2025-07-17T11:52:00Z" w16du:dateUtc="2025-07-17T16:52:00Z">
            <w:rPr/>
          </w:rPrChange>
        </w:rPr>
        <w:instrText xml:space="preserve"> ADDIN EN.JS.CITE </w:instrText>
      </w:r>
      <w:del w:id="9100" w:author="Mosi Adesina Ifatunji" w:date="2025-06-14T14:10:00Z" w16du:dateUtc="2025-06-14T19:10:00Z">
        <w:r w:rsidR="008935E0" w:rsidRPr="006B17C5" w:rsidDel="00506F54">
          <w:rPr>
            <w:b w:val="0"/>
            <w:rPrChange w:id="9101" w:author="Mosi Adesina Ifatunji" w:date="2025-07-17T11:52:00Z" w16du:dateUtc="2025-07-17T16:52:00Z">
              <w:rPr>
                <w:b/>
                <w:sz w:val="28"/>
                <w:szCs w:val="28"/>
              </w:rPr>
            </w:rPrChange>
          </w:rPr>
          <w:fldChar w:fldCharType="separate"/>
        </w:r>
        <w:r w:rsidR="008935E0" w:rsidRPr="00B92532" w:rsidDel="00506F54">
          <w:rPr>
            <w:noProof/>
          </w:rPr>
          <w:delText>(Harris 1993: 278)</w:delText>
        </w:r>
        <w:r w:rsidR="008935E0" w:rsidRPr="006B17C5" w:rsidDel="00506F54">
          <w:rPr>
            <w:b w:val="0"/>
            <w:rPrChange w:id="9102" w:author="Mosi Adesina Ifatunji" w:date="2025-07-17T11:52:00Z" w16du:dateUtc="2025-07-17T16:52:00Z">
              <w:rPr>
                <w:b/>
                <w:sz w:val="28"/>
                <w:szCs w:val="28"/>
              </w:rPr>
            </w:rPrChange>
          </w:rPr>
          <w:fldChar w:fldCharType="end"/>
        </w:r>
        <w:r w:rsidR="008B1046" w:rsidRPr="006B17C5" w:rsidDel="00506F54">
          <w:rPr>
            <w:rPrChange w:id="9103" w:author="Mosi Adesina Ifatunji" w:date="2025-07-17T11:52:00Z" w16du:dateUtc="2025-07-17T16:52:00Z">
              <w:rPr>
                <w:color w:val="1A1A1A" w:themeColor="background1" w:themeShade="1A"/>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del>
      <w:r w:rsidR="008B1046" w:rsidRPr="00B92532" w:rsidDel="00506F54">
        <w:rPr>
          <w:color w:val="1A1A1A" w:themeColor="background1" w:themeShade="1A"/>
        </w:rPr>
        <w:instrText xml:space="preserve"> ADDIN EN.JS.CITE </w:instrText>
      </w:r>
      <w:del w:id="9104" w:author="Mosi Adesina Ifatunji" w:date="2025-06-14T14:10:00Z" w16du:dateUtc="2025-06-14T19:10:00Z">
        <w:r w:rsidR="008B1046" w:rsidRPr="005D6882" w:rsidDel="00506F54">
          <w:rPr>
            <w:b w:val="0"/>
          </w:rPr>
        </w:r>
        <w:r w:rsidR="008B1046" w:rsidRPr="006B17C5" w:rsidDel="00506F54">
          <w:rPr>
            <w:rPrChange w:id="9105" w:author="Mosi Adesina Ifatunji" w:date="2025-07-17T11:52:00Z" w16du:dateUtc="2025-07-17T16:52:00Z">
              <w:rPr>
                <w:color w:val="1A1A1A" w:themeColor="background1" w:themeShade="1A"/>
                <w:sz w:val="22"/>
                <w:szCs w:val="22"/>
              </w:rPr>
            </w:rPrChange>
          </w:rPr>
          <w:fldChar w:fldCharType="separate"/>
        </w:r>
        <w:r w:rsidR="00361E95" w:rsidRPr="00B92532" w:rsidDel="00506F54">
          <w:rPr>
            <w:noProof/>
          </w:rPr>
          <w:delText>(Ray 2019)</w:delText>
        </w:r>
        <w:r w:rsidR="008B1046" w:rsidRPr="006B17C5" w:rsidDel="00506F54">
          <w:rPr>
            <w:rPrChange w:id="9106" w:author="Mosi Adesina Ifatunji" w:date="2025-07-17T11:52:00Z" w16du:dateUtc="2025-07-17T16:52:00Z">
              <w:rPr>
                <w:color w:val="1A1A1A" w:themeColor="background1" w:themeShade="1A"/>
                <w:sz w:val="22"/>
                <w:szCs w:val="22"/>
              </w:rPr>
            </w:rPrChange>
          </w:rPr>
          <w:fldChar w:fldCharType="end"/>
        </w:r>
      </w:del>
      <w:ins w:id="9107" w:author="Microsoft Word" w:date="2025-03-11T16:34:00Z" w16du:dateUtc="2025-03-11T21:34:00Z">
        <w:del w:id="9108" w:author="Mosi Adesina Ifatunji" w:date="2025-05-29T18:25:00Z" w16du:dateUtc="2025-05-29T23:25:00Z">
          <w:r w:rsidR="00664530" w:rsidRPr="006B17C5">
            <w:rPr>
              <w:rPrChange w:id="9109" w:author="Mosi Adesina Ifatunji" w:date="2025-07-17T11:52:00Z" w16du:dateUtc="2025-07-17T16:52:00Z">
                <w:rPr>
                  <w:color w:val="1A1A1A" w:themeColor="background1" w:themeShade="1A"/>
                  <w:sz w:val="22"/>
                  <w:szCs w:val="22"/>
                </w:rPr>
              </w:rPrChange>
            </w:rPr>
            <w:fldChar w:fldCharType="begin">
              <w:fldData xml:space="preserve">PEVuZE5vdGU+PENpdGU+PEF1dGhvcj5SYXk8L0F1dGhvcj48WWVhcj4yMDE5PC9ZZWFyPjxSZWNO
dW0+Njk2MDwvUmVjTnVtPjxTdWZmaXg+OiA0MTwvU3VmZml4PjxEaXNwbGF5VGV4dD4oUmF5IDIw
MTk6IDQxKTwvRGlzcGxheVRleHQ+PHJlY29yZD48cmVjLW51bWJlcj42OTYwPC9yZWMtbnVtYmVy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del>
      </w:ins>
      <w:r w:rsidR="00664530" w:rsidRPr="006B17C5" w:rsidDel="00506F54">
        <w:rPr>
          <w:color w:val="1A1A1A" w:themeColor="background1" w:themeShade="1A"/>
          <w:rPrChange w:id="9110" w:author="Mosi Adesina Ifatunji" w:date="2025-07-17T11:52:00Z" w16du:dateUtc="2025-07-17T16:52:00Z">
            <w:rPr>
              <w:color w:val="1A1A1A" w:themeColor="background1" w:themeShade="1A"/>
              <w:sz w:val="22"/>
              <w:szCs w:val="22"/>
            </w:rPr>
          </w:rPrChange>
        </w:rPr>
        <w:instrText xml:space="preserve"> ADDIN EN.JS.CITE </w:instrText>
      </w:r>
      <w:ins w:id="9111" w:author="Microsoft Word" w:date="2025-03-11T16:34:00Z" w16du:dateUtc="2025-03-11T21:34:00Z">
        <w:del w:id="9112" w:author="Mosi Adesina Ifatunji" w:date="2025-05-29T18:25:00Z" w16du:dateUtc="2025-05-29T23:25:00Z">
          <w:r w:rsidR="00664530" w:rsidRPr="005D6882">
            <w:rPr>
              <w:b w:val="0"/>
            </w:rPr>
          </w:r>
          <w:r w:rsidR="00664530" w:rsidRPr="006B17C5">
            <w:rPr>
              <w:rPrChange w:id="9113" w:author="Mosi Adesina Ifatunji" w:date="2025-07-17T11:52:00Z" w16du:dateUtc="2025-07-17T16:52:00Z">
                <w:rPr>
                  <w:color w:val="1A1A1A" w:themeColor="background1" w:themeShade="1A"/>
                  <w:sz w:val="22"/>
                  <w:szCs w:val="22"/>
                </w:rPr>
              </w:rPrChange>
            </w:rPr>
            <w:fldChar w:fldCharType="separate"/>
          </w:r>
          <w:r w:rsidR="00903C0E" w:rsidRPr="006B17C5">
            <w:rPr>
              <w:rPrChange w:id="9114" w:author="Mosi Adesina Ifatunji" w:date="2025-07-17T11:52:00Z" w16du:dateUtc="2025-07-17T16:52:00Z">
                <w:rPr>
                  <w:noProof/>
                  <w:color w:val="1A1A1A" w:themeColor="background1" w:themeShade="1A"/>
                  <w:sz w:val="22"/>
                  <w:szCs w:val="22"/>
                </w:rPr>
              </w:rPrChange>
            </w:rPr>
            <w:delText>(Ray 2019: 41)</w:delText>
          </w:r>
          <w:r w:rsidR="00664530" w:rsidRPr="006B17C5">
            <w:rPr>
              <w:rPrChange w:id="9115" w:author="Mosi Adesina Ifatunji" w:date="2025-07-17T11:52:00Z" w16du:dateUtc="2025-07-17T16:52:00Z">
                <w:rPr>
                  <w:color w:val="1A1A1A" w:themeColor="background1" w:themeShade="1A"/>
                  <w:sz w:val="22"/>
                  <w:szCs w:val="22"/>
                </w:rPr>
              </w:rPrChange>
            </w:rPr>
            <w:fldChar w:fldCharType="end"/>
          </w:r>
          <w:r w:rsidR="00903C0E" w:rsidRPr="006B17C5">
            <w:rPr>
              <w:rPrChange w:id="9116" w:author="Mosi Adesina Ifatunji" w:date="2025-07-17T11:52:00Z" w16du:dateUtc="2025-07-17T16:52:00Z">
                <w:rPr>
                  <w:color w:val="1A1A1A" w:themeColor="background1" w:themeShade="1A"/>
                  <w:sz w:val="22"/>
                  <w:szCs w:val="22"/>
                </w:rPr>
              </w:rPrChange>
            </w:rPr>
            <w:delText>.</w:delText>
          </w:r>
          <w:r w:rsidR="00BF4111" w:rsidRPr="006B17C5">
            <w:rPr>
              <w:rPrChange w:id="9117" w:author="Mosi Adesina Ifatunji" w:date="2025-07-17T11:52:00Z" w16du:dateUtc="2025-07-17T16:52:00Z">
                <w:rPr>
                  <w:color w:val="1A1A1A" w:themeColor="background1" w:themeShade="1A"/>
                  <w:sz w:val="22"/>
                  <w:szCs w:val="22"/>
                </w:rPr>
              </w:rPrChange>
            </w:rPr>
            <w:delText>`</w:delText>
          </w:r>
        </w:del>
      </w:ins>
      <w:del w:id="9118" w:author="Mosi Adesina Ifatunji" w:date="2025-06-13T16:06:00Z" w16du:dateUtc="2025-06-13T21:06:00Z">
        <w:r w:rsidR="00862E3D" w:rsidRPr="006B17C5" w:rsidDel="005E6418">
          <w:rPr>
            <w:color w:val="000000"/>
            <w:rPrChange w:id="9119" w:author="Mosi Adesina Ifatunji" w:date="2025-07-17T11:52:00Z" w16du:dateUtc="2025-07-17T16:52:00Z">
              <w:rPr>
                <w:color w:val="000000"/>
                <w:sz w:val="22"/>
                <w:szCs w:val="22"/>
              </w:rPr>
            </w:rPrChange>
          </w:rPr>
          <w:fldChar w:fldCharType="begin">
            <w:fldData xml:space="preserve">PEVuZE5vdGU+PENpdGU+PEF1dGhvcj5SYXk8L0F1dGhvcj48WWVhcj4yMDE5PC9ZZWFyPjxSZWNO
dW0+Njk2MDwvUmVjTnVtPjxTdWZmaXg+OiA0MTwvU3VmZml4PjxEaXNwbGF5VGV4dD4oUmF5IDIw
MTk6IDQxKTwvRGlzcGxheVRleHQ+PHJlY29yZD48cmVjLW51bWJlcj42OTYwPC9yZWMtbnVtYmVy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del>
      <w:ins w:id="9120" w:author="Microsoft Word" w:date="2025-03-11T16:34:00Z" w16du:dateUtc="2025-03-11T21:34:00Z">
        <w:r w:rsidR="00862E3D" w:rsidRPr="006B17C5" w:rsidDel="005E6418">
          <w:rPr>
            <w:color w:val="1A1A1A" w:themeColor="background1" w:themeShade="1A"/>
            <w:rPrChange w:id="9121" w:author="Mosi Adesina Ifatunji" w:date="2025-07-17T11:52:00Z" w16du:dateUtc="2025-07-17T16:52:00Z">
              <w:rPr>
                <w:color w:val="000000"/>
                <w:sz w:val="22"/>
                <w:szCs w:val="22"/>
              </w:rPr>
            </w:rPrChange>
          </w:rPr>
          <w:instrText xml:space="preserve"> ADDIN EN.JS.CITE </w:instrText>
        </w:r>
      </w:ins>
      <w:del w:id="9122" w:author="Mosi Adesina Ifatunji" w:date="2025-06-13T16:06:00Z" w16du:dateUtc="2025-06-13T21:06:00Z">
        <w:r w:rsidR="00862E3D" w:rsidRPr="005D6882" w:rsidDel="005E6418">
          <w:rPr>
            <w:b w:val="0"/>
            <w:color w:val="000000"/>
          </w:rPr>
        </w:r>
        <w:r w:rsidR="00862E3D" w:rsidRPr="006B17C5" w:rsidDel="005E6418">
          <w:rPr>
            <w:color w:val="000000"/>
            <w:rPrChange w:id="9123" w:author="Mosi Adesina Ifatunji" w:date="2025-07-17T11:52:00Z" w16du:dateUtc="2025-07-17T16:52:00Z">
              <w:rPr>
                <w:color w:val="000000"/>
                <w:sz w:val="22"/>
                <w:szCs w:val="22"/>
              </w:rPr>
            </w:rPrChange>
          </w:rPr>
          <w:fldChar w:fldCharType="separate"/>
        </w:r>
        <w:r w:rsidR="00862E3D" w:rsidRPr="006B17C5" w:rsidDel="005E6418">
          <w:rPr>
            <w:noProof/>
            <w:color w:val="000000"/>
            <w:rPrChange w:id="9124" w:author="Mosi Adesina Ifatunji" w:date="2025-07-17T11:52:00Z" w16du:dateUtc="2025-07-17T16:52:00Z">
              <w:rPr>
                <w:noProof/>
                <w:color w:val="000000"/>
                <w:sz w:val="22"/>
                <w:szCs w:val="22"/>
              </w:rPr>
            </w:rPrChange>
          </w:rPr>
          <w:delText>(Ray 2019: 41)</w:delText>
        </w:r>
        <w:r w:rsidR="00862E3D" w:rsidRPr="006B17C5" w:rsidDel="005E6418">
          <w:rPr>
            <w:color w:val="000000"/>
            <w:rPrChange w:id="9125" w:author="Mosi Adesina Ifatunji" w:date="2025-07-17T11:52:00Z" w16du:dateUtc="2025-07-17T16:52:00Z">
              <w:rPr>
                <w:color w:val="000000"/>
                <w:sz w:val="22"/>
                <w:szCs w:val="22"/>
              </w:rPr>
            </w:rPrChange>
          </w:rPr>
          <w:fldChar w:fldCharType="end"/>
        </w:r>
      </w:del>
      <w:del w:id="9126" w:author="Mosi Adesina Ifatunji" w:date="2025-06-13T16:03:00Z" w16du:dateUtc="2025-06-13T21:03:00Z">
        <w:r w:rsidR="00F91F27" w:rsidRPr="006B17C5" w:rsidDel="004017DD">
          <w:rPr>
            <w:b w:val="0"/>
            <w:color w:val="000000"/>
            <w:rPrChange w:id="9127" w:author="Mosi Adesina Ifatunji" w:date="2025-07-17T11:52:00Z" w16du:dateUtc="2025-07-17T16:52:00Z">
              <w:rPr>
                <w:b/>
                <w:color w:val="000000"/>
                <w:sz w:val="28"/>
                <w:szCs w:val="28"/>
              </w:rPr>
            </w:rPrChange>
          </w:rPr>
          <w:fldChar w:fldCharType="begin">
            <w:fldData xml:space="preserve">PEVuZE5vdGU+PENpdGU+PEF1dGhvcj5IYWxsPC9BdXRob3I+PFllYXI+MTk4NTwvWWVhcj48UmVj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</w:fldData>
          </w:fldChar>
        </w:r>
      </w:del>
      <w:ins w:id="9128" w:author="Mosi Adesina Ifatunji" w:date="2025-03-11T09:29:00Z" w16du:dateUtc="2025-03-11T14:29:00Z">
        <w:r w:rsidR="00F91F27" w:rsidRPr="006B17C5" w:rsidDel="004017DD">
          <w:rPr>
            <w:color w:val="000000"/>
            <w:rPrChange w:id="9129" w:author="Mosi Adesina Ifatunji" w:date="2025-07-17T11:52:00Z" w16du:dateUtc="2025-07-17T16:52:00Z">
              <w:rPr>
                <w:color w:val="000000"/>
                <w:sz w:val="22"/>
                <w:szCs w:val="22"/>
              </w:rPr>
            </w:rPrChange>
          </w:rPr>
          <w:instrText xml:space="preserve"> ADDIN EN.JS.CITE </w:instrText>
        </w:r>
      </w:ins>
      <w:del w:id="9130" w:author="Mosi Adesina Ifatunji" w:date="2025-06-13T16:03:00Z" w16du:dateUtc="2025-06-13T21:03:00Z">
        <w:r w:rsidR="00F91F27" w:rsidRPr="005D6882" w:rsidDel="004017DD">
          <w:rPr>
            <w:color w:val="000000"/>
          </w:rPr>
        </w:r>
        <w:r w:rsidR="00F91F27" w:rsidRPr="006B17C5" w:rsidDel="004017DD">
          <w:rPr>
            <w:b w:val="0"/>
            <w:color w:val="000000"/>
            <w:rPrChange w:id="9131" w:author="Mosi Adesina Ifatunji" w:date="2025-07-17T11:52:00Z" w16du:dateUtc="2025-07-17T16:52:00Z">
              <w:rPr>
                <w:b/>
                <w:color w:val="000000"/>
                <w:sz w:val="28"/>
                <w:szCs w:val="28"/>
              </w:rPr>
            </w:rPrChange>
          </w:rPr>
          <w:fldChar w:fldCharType="separate"/>
        </w:r>
        <w:r w:rsidR="00627DEA" w:rsidRPr="00B92532" w:rsidDel="004017DD">
          <w:rPr>
            <w:noProof/>
            <w:color w:val="000000"/>
          </w:rPr>
          <w:delText>(Hall 1985)</w:delText>
        </w:r>
        <w:r w:rsidR="00F91F27" w:rsidRPr="006B17C5" w:rsidDel="004017DD">
          <w:rPr>
            <w:b w:val="0"/>
            <w:color w:val="000000"/>
            <w:rPrChange w:id="9132" w:author="Mosi Adesina Ifatunji" w:date="2025-07-17T11:52:00Z" w16du:dateUtc="2025-07-17T16:52:00Z">
              <w:rPr>
                <w:b/>
                <w:color w:val="000000"/>
                <w:sz w:val="28"/>
                <w:szCs w:val="28"/>
              </w:rPr>
            </w:rPrChange>
          </w:rPr>
          <w:fldChar w:fldCharType="end"/>
        </w:r>
      </w:del>
      <w:del w:id="9133" w:author="Mosi Adesina Ifatunji" w:date="2025-05-29T18:26:00Z" w16du:dateUtc="2025-05-29T23:26:00Z">
        <w:r w:rsidR="008D261D" w:rsidRPr="00B92532" w:rsidDel="00B44F8E">
          <w:rPr>
            <w:noProof/>
            <w:color w:val="000000"/>
          </w:rPr>
          <w:delText>(Hall 1985: 1054)</w:delText>
        </w:r>
      </w:del>
    </w:p>
    <w:p w14:paraId="7E1203D1" w14:textId="77777777" w:rsidR="00745187" w:rsidRPr="00B92532" w:rsidRDefault="00745187" w:rsidP="007B100A">
      <w:pPr>
        <w:pStyle w:val="Heading3"/>
        <w:rPr>
          <w:ins w:id="9134" w:author="Mosi Adesina Ifatunji" w:date="2025-06-14T14:12:00Z" w16du:dateUtc="2025-06-14T19:12:00Z"/>
          <w:highlight w:val="lightGray"/>
        </w:rPr>
      </w:pPr>
      <w:ins w:id="9135" w:author="Mosi Adesina Ifatunji" w:date="2025-06-14T14:12:00Z" w16du:dateUtc="2025-06-14T19:12:00Z">
        <w:r w:rsidRPr="00B92532">
          <w:rPr>
            <w:highlight w:val="lightGray"/>
          </w:rPr>
          <w:t>[Ethnoracial Schemas]</w:t>
        </w:r>
      </w:ins>
    </w:p>
    <w:p w14:paraId="14297173" w14:textId="77777777" w:rsidR="00745187" w:rsidRPr="00B92532" w:rsidRDefault="00745187" w:rsidP="007B100A">
      <w:pPr>
        <w:rPr>
          <w:ins w:id="9136" w:author="Mosi Adesina Ifatunji" w:date="2025-06-14T14:12:00Z" w16du:dateUtc="2025-06-14T19:12:00Z"/>
          <w:highlight w:val="lightGray"/>
        </w:rPr>
      </w:pPr>
    </w:p>
    <w:p w14:paraId="14F1FA4F" w14:textId="0A77AB0A" w:rsidR="00745187" w:rsidRPr="00B92532" w:rsidRDefault="00745187" w:rsidP="007B100A">
      <w:pPr>
        <w:rPr>
          <w:ins w:id="9137" w:author="Mosi Adesina Ifatunji" w:date="2025-06-14T14:12:00Z" w16du:dateUtc="2025-06-14T19:12:00Z"/>
        </w:rPr>
      </w:pPr>
      <w:ins w:id="9138" w:author="Mosi Adesina Ifatunji" w:date="2025-06-14T14:12:00Z" w16du:dateUtc="2025-06-14T19:12:00Z">
        <w:r w:rsidRPr="00B92532">
          <w:t xml:space="preserve">“… ethnicity as </w:t>
        </w:r>
        <w:r w:rsidRPr="00B92532">
          <w:rPr>
            <w:b/>
            <w:bCs/>
          </w:rPr>
          <w:t>cognition</w:t>
        </w:r>
        <w:r w:rsidRPr="00B92532">
          <w:t xml:space="preserve">…” and “… taken for </w:t>
        </w:r>
        <w:r w:rsidRPr="00B92532">
          <w:rPr>
            <w:b/>
            <w:bCs/>
          </w:rPr>
          <w:t>granted</w:t>
        </w:r>
        <w:r w:rsidRPr="00B92532">
          <w:t xml:space="preserve">…” </w:t>
        </w:r>
        <w:r w:rsidRPr="00B92532">
          <w:fldChar w:fldCharType="begin">
            <w:fldData xml:space="preserve">PEVuZE5vdGU+PENpdGU+PEF1dGhvcj5CcnViYWtlcjwvQXV0aG9yPjxZZWFyPjIwMDQ8L1llYXI+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</w:fldData>
          </w:fldChar>
        </w:r>
        <w:r w:rsidRPr="00B92532">
          <w:rPr>
            <w:color w:val="000000"/>
          </w:rPr>
          <w:instrText xml:space="preserve"> ADDIN EN.JS.CITE </w:instrText>
        </w:r>
        <w:r w:rsidRPr="00B92532">
          <w:fldChar w:fldCharType="separate"/>
        </w:r>
      </w:ins>
      <w:r w:rsidR="00167D9D" w:rsidRPr="00167D9D">
        <w:rPr>
          <w:noProof/>
          <w:color w:val="000000"/>
        </w:rPr>
        <w:t>(Brubaker et al. 2004)</w:t>
      </w:r>
      <w:ins w:id="9139" w:author="Mosi Adesina Ifatunji" w:date="2025-06-14T14:12:00Z" w16du:dateUtc="2025-06-14T19:12:00Z">
        <w:r w:rsidRPr="00B92532">
          <w:fldChar w:fldCharType="end"/>
        </w:r>
        <w:r w:rsidRPr="00B92532">
          <w:t>,</w:t>
        </w:r>
      </w:ins>
    </w:p>
    <w:p w14:paraId="16D0C7A1" w14:textId="77777777" w:rsidR="00745187" w:rsidRPr="00B92532" w:rsidRDefault="00745187">
      <w:pPr>
        <w:rPr>
          <w:ins w:id="9140" w:author="Mosi Adesina Ifatunji" w:date="2025-06-18T16:54:00Z" w16du:dateUtc="2025-06-18T21:54:00Z"/>
        </w:rPr>
        <w:pPrChange w:id="9141" w:author="Mosi Adesina Ifatunji" w:date="2025-10-21T19:50:00Z" w16du:dateUtc="2025-10-22T00:50:00Z">
          <w:pPr>
            <w:pStyle w:val="NoSpacing"/>
            <w:ind w:right="-14"/>
          </w:pPr>
        </w:pPrChange>
      </w:pPr>
    </w:p>
    <w:p w14:paraId="08F28546" w14:textId="77777777" w:rsidR="000F7D9D" w:rsidRPr="00B92532" w:rsidRDefault="000F7D9D" w:rsidP="007B100A">
      <w:pPr>
        <w:rPr>
          <w:ins w:id="9142" w:author="Mosi Adesina Ifatunji" w:date="2025-06-14T14:12:00Z" w16du:dateUtc="2025-06-14T19:12:00Z"/>
        </w:rPr>
      </w:pPr>
    </w:p>
    <w:p w14:paraId="62873AC3" w14:textId="77777777" w:rsidR="00745187" w:rsidRPr="00B92532" w:rsidRDefault="00745187">
      <w:pPr>
        <w:rPr>
          <w:ins w:id="9143" w:author="Mosi Adesina Ifatunji" w:date="2025-06-14T14:12:00Z" w16du:dateUtc="2025-06-14T19:12:00Z"/>
        </w:rPr>
        <w:pPrChange w:id="9144" w:author="Mosi Adesina Ifatunji" w:date="2025-10-21T19:50:00Z" w16du:dateUtc="2025-10-22T00:50:00Z">
          <w:pPr>
            <w:pBdr>
              <w:top w:val="nil"/>
              <w:left w:val="nil"/>
              <w:bottom w:val="nil"/>
              <w:right w:val="nil"/>
              <w:between w:val="nil"/>
            </w:pBdr>
          </w:pPr>
        </w:pPrChange>
      </w:pPr>
      <w:ins w:id="9145" w:author="Mosi Adesina Ifatunji" w:date="2025-06-14T14:12:00Z" w16du:dateUtc="2025-06-14T19:12:00Z">
        <w:r w:rsidRPr="00B92532">
          <w:t>Using schematic norms — like White credentialing — firms then often route workers upward (and downward) in ways that replicate and maintain their established ethnoracial hierarchy.</w:t>
        </w:r>
      </w:ins>
    </w:p>
    <w:p w14:paraId="78E62B6B" w14:textId="77777777" w:rsidR="00745187" w:rsidRPr="00B92532" w:rsidRDefault="00745187" w:rsidP="007B100A">
      <w:pPr>
        <w:rPr>
          <w:ins w:id="9146" w:author="Mosi Adesina Ifatunji" w:date="2025-06-14T15:10:00Z" w16du:dateUtc="2025-06-14T20:10:00Z"/>
        </w:rPr>
      </w:pPr>
    </w:p>
    <w:p w14:paraId="74A2C4DE" w14:textId="329C4B49" w:rsidR="00D55DE2" w:rsidRPr="00B92532" w:rsidRDefault="00D55DE2" w:rsidP="007B100A">
      <w:pPr>
        <w:rPr>
          <w:ins w:id="9147" w:author="Mosi Adesina Ifatunji" w:date="2025-06-14T14:12:00Z" w16du:dateUtc="2025-06-14T19:12:00Z"/>
        </w:rPr>
      </w:pPr>
      <w:ins w:id="9148" w:author="Mosi Adesina Ifatunji" w:date="2025-06-14T15:10:00Z" w16du:dateUtc="2025-06-14T20:10:00Z">
        <w:r w:rsidRPr="00B92532">
          <w:t xml:space="preserve">“… </w:t>
        </w:r>
        <w:r w:rsidRPr="00B92532">
          <w:rPr>
            <w:b/>
            <w:bCs/>
          </w:rPr>
          <w:t>racial tasks</w:t>
        </w:r>
        <w:r w:rsidRPr="00B92532">
          <w:t xml:space="preserve"> … [and its focus on ‘racialized forms of emotional labor] connects internal organizational hierarchies to the ideological, interactional, and physical labor people of color do in White organizations … by conforming to racialized organizational scripts, can often reproduce structures of inequality” </w:t>
        </w:r>
        <w:r w:rsidRPr="00B92532">
          <w:fldChar w:fldCharType="begin">
            <w:fldData xml:space="preserve">PEVuZE5vdGU+PENpdGU+PEF1dGhvcj5XaW5nZmllbGQ8L0F1dGhvcj48WWVhcj4yMDE0PC9ZZWFy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</w:fldData>
          </w:fldChar>
        </w:r>
      </w:ins>
      <w:r w:rsidRPr="00B92532">
        <w:rPr>
          <w:color w:val="000000"/>
        </w:rPr>
        <w:instrText xml:space="preserve"> ADDIN EN.JS.CITE </w:instrText>
      </w:r>
      <w:ins w:id="9149" w:author="Mosi Adesina Ifatunji" w:date="2025-06-14T15:10:00Z" w16du:dateUtc="2025-06-14T20:10:00Z">
        <w:r w:rsidRPr="00B92532">
          <w:fldChar w:fldCharType="separate"/>
        </w:r>
      </w:ins>
      <w:r w:rsidR="008B7FC0" w:rsidRPr="008B7FC0">
        <w:rPr>
          <w:noProof/>
          <w:color w:val="000000"/>
        </w:rPr>
        <w:t>(Wingfield and Alston 2014)</w:t>
      </w:r>
      <w:ins w:id="9150" w:author="Mosi Adesina Ifatunji" w:date="2025-06-14T15:10:00Z" w16du:dateUtc="2025-06-14T20:10:00Z">
        <w:r w:rsidRPr="00B92532">
          <w:fldChar w:fldCharType="end"/>
        </w:r>
      </w:ins>
    </w:p>
    <w:p w14:paraId="311CAD3F" w14:textId="77777777" w:rsidR="00745187" w:rsidRPr="006B17C5" w:rsidRDefault="00745187" w:rsidP="007B100A">
      <w:pPr>
        <w:rPr>
          <w:ins w:id="9151" w:author="Mosi Adesina Ifatunji" w:date="2025-06-14T14:12:00Z" w16du:dateUtc="2025-06-14T19:12:00Z"/>
          <w:rPrChange w:id="9152" w:author="Mosi Adesina Ifatunji" w:date="2025-07-17T11:52:00Z" w16du:dateUtc="2025-07-17T16:52:00Z">
            <w:rPr>
              <w:ins w:id="9153" w:author="Mosi Adesina Ifatunji" w:date="2025-06-14T14:12:00Z" w16du:dateUtc="2025-06-14T19:12:00Z"/>
              <w:highlight w:val="lightGray"/>
            </w:rPr>
          </w:rPrChange>
        </w:rPr>
      </w:pPr>
    </w:p>
    <w:p w14:paraId="2F29A03C" w14:textId="103CAB3F" w:rsidR="006C72E0" w:rsidRPr="00824468" w:rsidRDefault="006C72E0" w:rsidP="007B100A">
      <w:pPr>
        <w:rPr>
          <w:ins w:id="9154" w:author="Mosi Adesina Ifatunji" w:date="2025-07-24T20:03:00Z" w16du:dateUtc="2025-07-25T01:03:00Z"/>
        </w:rPr>
      </w:pPr>
      <w:ins w:id="9155" w:author="Mosi Adesina Ifatunji" w:date="2025-07-24T20:03:00Z" w16du:dateUtc="2025-07-25T01:03:00Z">
        <w:r w:rsidRPr="00824468">
          <w:t>“…</w:t>
        </w:r>
        <w:r w:rsidRPr="004624A1">
          <w:rPr>
            <w:color w:val="131313"/>
          </w:rPr>
          <w:t xml:space="preserve">racial meanings </w:t>
        </w:r>
        <w:r w:rsidRPr="004624A1">
          <w:rPr>
            <w:color w:val="292929"/>
          </w:rPr>
          <w:t xml:space="preserve">are </w:t>
        </w:r>
        <w:r w:rsidRPr="004624A1">
          <w:rPr>
            <w:color w:val="131313"/>
          </w:rPr>
          <w:t>translated into social structures and become racially signified”</w:t>
        </w:r>
        <w:r>
          <w:rPr>
            <w:color w:val="131313"/>
          </w:rPr>
          <w:t xml:space="preserve"> </w:t>
        </w:r>
        <w:r>
          <w:rPr>
            <w:color w:val="131313"/>
          </w:rPr>
          <w:fldChar w:fldCharType="begin">
            <w:fldData xml:space="preserve">PEVuZE5vdGU+PENpdGU+PEF1dGhvcj5PbWk8L0F1dGhvcj48WWVhcj4xOTg2IFsyMDE1XTwvWWVh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</w:fldData>
          </w:fldChar>
        </w:r>
        <w:r>
          <w:rPr>
            <w:color w:val="131313"/>
          </w:rPr>
          <w:instrText xml:space="preserve"> ADDIN EN.JS.CITE </w:instrText>
        </w:r>
        <w:r>
          <w:rPr>
            <w:color w:val="131313"/>
          </w:rPr>
        </w:r>
        <w:r>
          <w:rPr>
            <w:color w:val="131313"/>
          </w:rPr>
          <w:fldChar w:fldCharType="separate"/>
        </w:r>
        <w:r>
          <w:rPr>
            <w:noProof/>
            <w:color w:val="131313"/>
          </w:rPr>
          <w:t>(Omi and Winant 1986 [2015]: 109)</w:t>
        </w:r>
        <w:r>
          <w:rPr>
            <w:color w:val="131313"/>
          </w:rPr>
          <w:fldChar w:fldCharType="end"/>
        </w:r>
        <w:r>
          <w:rPr>
            <w:color w:val="131313"/>
          </w:rPr>
          <w:t xml:space="preserve"> whereby ‘racial meanings’ underly the iconic scripts of schema </w:t>
        </w:r>
      </w:ins>
    </w:p>
    <w:p w14:paraId="02F73803" w14:textId="77777777" w:rsidR="00830844" w:rsidRPr="00C30D65" w:rsidRDefault="00830844">
      <w:pPr>
        <w:rPr>
          <w:ins w:id="9156" w:author="Mosi Adesina Ifatunji" w:date="2025-06-17T16:37:00Z" w16du:dateUtc="2025-06-17T21:37:00Z"/>
        </w:rPr>
        <w:pPrChange w:id="9157" w:author="Mosi Adesina Ifatunji" w:date="2025-10-21T19:50:00Z" w16du:dateUtc="2025-10-22T00:50:00Z">
          <w:pPr>
            <w:pStyle w:val="NoSpacing"/>
          </w:pPr>
        </w:pPrChange>
      </w:pPr>
    </w:p>
    <w:p w14:paraId="412AAF65" w14:textId="77777777" w:rsidR="00245008" w:rsidRPr="009C7309" w:rsidRDefault="00245008">
      <w:pPr>
        <w:rPr>
          <w:ins w:id="9158" w:author="Mosi Adesina Ifatunji" w:date="2025-06-17T16:29:00Z" w16du:dateUtc="2025-06-17T21:29:00Z"/>
        </w:rPr>
        <w:pPrChange w:id="9159" w:author="Mosi Adesina Ifatunji" w:date="2025-10-21T19:50:00Z" w16du:dateUtc="2025-10-22T00:50:00Z">
          <w:pPr>
            <w:pStyle w:val="NoSpacing"/>
          </w:pPr>
        </w:pPrChange>
      </w:pPr>
    </w:p>
    <w:p w14:paraId="68BBC430" w14:textId="77777777" w:rsidR="00245008" w:rsidRPr="009C7309" w:rsidRDefault="00245008">
      <w:pPr>
        <w:rPr>
          <w:ins w:id="9160" w:author="Mosi Adesina Ifatunji" w:date="2025-06-17T16:49:00Z" w16du:dateUtc="2025-06-17T21:49:00Z"/>
        </w:rPr>
        <w:pPrChange w:id="9161" w:author="Mosi Adesina Ifatunji" w:date="2025-10-21T19:50:00Z" w16du:dateUtc="2025-10-22T00:50:00Z">
          <w:pPr>
            <w:pStyle w:val="NoSpacing"/>
          </w:pPr>
        </w:pPrChange>
      </w:pPr>
      <w:ins w:id="9162" w:author="Mosi Adesina Ifatunji" w:date="2025-06-17T16:37:00Z" w16du:dateUtc="2025-06-17T21:37:00Z">
        <w:r w:rsidRPr="009C7309">
          <w:t xml:space="preserve">Wilson, Logan, and Harlan Gilmore. 1943. "White Employers and Negro Workers." </w:t>
        </w:r>
        <w:r w:rsidRPr="009C7309">
          <w:rPr>
            <w:i/>
            <w:iCs/>
          </w:rPr>
          <w:t>American Sociological Review</w:t>
        </w:r>
        <w:r w:rsidRPr="009C7309">
          <w:t xml:space="preserve"> 8(6):698–705.</w:t>
        </w:r>
      </w:ins>
    </w:p>
    <w:p w14:paraId="331B8D80" w14:textId="77777777" w:rsidR="007D1FBC" w:rsidRPr="00B92532" w:rsidRDefault="007D1FBC">
      <w:pPr>
        <w:rPr>
          <w:ins w:id="9163" w:author="Mosi Adesina Ifatunji" w:date="2025-06-17T16:49:00Z" w16du:dateUtc="2025-06-17T21:49:00Z"/>
        </w:rPr>
        <w:pPrChange w:id="9164" w:author="Mosi Adesina Ifatunji" w:date="2025-10-21T19:50:00Z" w16du:dateUtc="2025-10-22T00:50:00Z">
          <w:pPr>
            <w:pStyle w:val="BodyText"/>
          </w:pPr>
        </w:pPrChange>
      </w:pPr>
    </w:p>
    <w:p w14:paraId="47831BC2" w14:textId="77777777" w:rsidR="007D1FBC" w:rsidRPr="006B17C5" w:rsidRDefault="007D1FBC">
      <w:pPr>
        <w:keepNext/>
        <w:keepLines/>
        <w:rPr>
          <w:ins w:id="9165" w:author="Mosi Adesina Ifatunji" w:date="2025-06-17T16:49:00Z" w16du:dateUtc="2025-06-17T21:49:00Z"/>
          <w:rPrChange w:id="9166" w:author="Mosi Adesina Ifatunji" w:date="2025-07-17T11:52:00Z" w16du:dateUtc="2025-07-17T16:52:00Z">
            <w:rPr>
              <w:ins w:id="9167" w:author="Mosi Adesina Ifatunji" w:date="2025-06-17T16:49:00Z" w16du:dateUtc="2025-06-17T21:49:00Z"/>
              <w:rFonts w:ascii="Helvetica Neue" w:hAnsi="Helvetica Neue" w:cs="Helvetica Neue"/>
              <w:sz w:val="26"/>
              <w:szCs w:val="26"/>
            </w:rPr>
          </w:rPrChange>
        </w:rPr>
        <w:pPrChange w:id="9168" w:author="Mosi Adesina Ifatunji" w:date="2025-10-21T19:50:00Z" w16du:dateUtc="2025-10-22T00:50:00Z">
          <w:pPr>
            <w:autoSpaceDE w:val="0"/>
            <w:autoSpaceDN w:val="0"/>
            <w:adjustRightInd w:val="0"/>
            <w:ind w:left="720" w:right="-720" w:hanging="720"/>
          </w:pPr>
        </w:pPrChange>
      </w:pPr>
      <w:ins w:id="9169" w:author="Mosi Adesina Ifatunji" w:date="2025-06-17T16:49:00Z" w16du:dateUtc="2025-06-17T21:49:00Z">
        <w:r w:rsidRPr="006B17C5">
          <w:rPr>
            <w:rPrChange w:id="9170" w:author="Mosi Adesina Ifatunji" w:date="2025-07-17T11:52:00Z" w16du:dateUtc="2025-07-17T16:52:00Z">
              <w:rPr>
                <w:rFonts w:ascii="Helvetica Neue" w:hAnsi="Helvetica Neue" w:cs="Helvetica Neue"/>
                <w:sz w:val="26"/>
                <w:szCs w:val="26"/>
              </w:rPr>
            </w:rPrChange>
          </w:rPr>
          <w:t xml:space="preserve">Hall, Stuart. 1980. "Race, Articulation and Societies Structured in Dominance." in </w:t>
        </w:r>
        <w:r w:rsidRPr="006B17C5">
          <w:rPr>
            <w:i/>
            <w:iCs/>
            <w:rPrChange w:id="9171" w:author="Mosi Adesina Ifatunji" w:date="2025-07-17T11:52:00Z" w16du:dateUtc="2025-07-17T16:52:00Z">
              <w:rPr>
                <w:rFonts w:ascii="Helvetica Neue" w:hAnsi="Helvetica Neue" w:cs="Helvetica Neue"/>
                <w:i/>
                <w:iCs/>
                <w:sz w:val="26"/>
                <w:szCs w:val="26"/>
              </w:rPr>
            </w:rPrChange>
          </w:rPr>
          <w:t>Sociological Theories: Race and Colonialism</w:t>
        </w:r>
        <w:r w:rsidRPr="006B17C5">
          <w:rPr>
            <w:rPrChange w:id="9172" w:author="Mosi Adesina Ifatunji" w:date="2025-07-17T11:52:00Z" w16du:dateUtc="2025-07-17T16:52:00Z">
              <w:rPr>
                <w:rFonts w:ascii="Helvetica Neue" w:hAnsi="Helvetica Neue" w:cs="Helvetica Neue"/>
                <w:sz w:val="26"/>
                <w:szCs w:val="26"/>
              </w:rPr>
            </w:rPrChange>
          </w:rPr>
          <w:t>. Paris: UNESCO.</w:t>
        </w:r>
      </w:ins>
    </w:p>
    <w:p w14:paraId="756D87E8" w14:textId="75012754" w:rsidR="00B55ED7" w:rsidRPr="009C7309" w:rsidRDefault="00B55ED7">
      <w:pPr>
        <w:rPr>
          <w:ins w:id="9173" w:author="Mosi Adesina Ifatunji" w:date="2025-06-17T16:52:00Z" w16du:dateUtc="2025-06-17T21:52:00Z"/>
        </w:rPr>
        <w:pPrChange w:id="9174" w:author="Mosi Adesina Ifatunji" w:date="2025-10-21T19:50:00Z" w16du:dateUtc="2025-10-22T00:50:00Z">
          <w:pPr>
            <w:pStyle w:val="NoSpacing"/>
          </w:pPr>
        </w:pPrChange>
      </w:pPr>
    </w:p>
    <w:p w14:paraId="428ABA86" w14:textId="77777777" w:rsidR="00E0103E" w:rsidRPr="006B17C5" w:rsidRDefault="00E0103E">
      <w:pPr>
        <w:keepNext/>
        <w:keepLines/>
        <w:rPr>
          <w:ins w:id="9175" w:author="Mosi Adesina Ifatunji" w:date="2025-06-17T16:52:00Z" w16du:dateUtc="2025-06-17T21:52:00Z"/>
          <w:rPrChange w:id="9176" w:author="Mosi Adesina Ifatunji" w:date="2025-07-17T11:52:00Z" w16du:dateUtc="2025-07-17T16:52:00Z">
            <w:rPr>
              <w:ins w:id="9177" w:author="Mosi Adesina Ifatunji" w:date="2025-06-17T16:52:00Z" w16du:dateUtc="2025-06-17T21:52:00Z"/>
              <w:rFonts w:ascii="Helvetica Neue" w:hAnsi="Helvetica Neue" w:cs="Helvetica Neue"/>
              <w:sz w:val="26"/>
              <w:szCs w:val="26"/>
            </w:rPr>
          </w:rPrChange>
        </w:rPr>
        <w:pPrChange w:id="9178" w:author="Mosi Adesina Ifatunji" w:date="2025-10-21T19:50:00Z" w16du:dateUtc="2025-10-22T00:50:00Z">
          <w:pPr>
            <w:autoSpaceDE w:val="0"/>
            <w:autoSpaceDN w:val="0"/>
            <w:adjustRightInd w:val="0"/>
            <w:ind w:left="720" w:right="-720" w:hanging="720"/>
          </w:pPr>
        </w:pPrChange>
      </w:pPr>
      <w:ins w:id="9179" w:author="Mosi Adesina Ifatunji" w:date="2025-06-17T16:52:00Z" w16du:dateUtc="2025-06-17T21:52:00Z">
        <w:r w:rsidRPr="006B17C5">
          <w:rPr>
            <w:rPrChange w:id="9180" w:author="Mosi Adesina Ifatunji" w:date="2025-07-17T11:52:00Z" w16du:dateUtc="2025-07-17T16:52:00Z">
              <w:rPr>
                <w:rFonts w:ascii="Helvetica Neue" w:hAnsi="Helvetica Neue" w:cs="Helvetica Neue"/>
                <w:sz w:val="26"/>
                <w:szCs w:val="26"/>
              </w:rPr>
            </w:rPrChange>
          </w:rPr>
          <w:t xml:space="preserve">Omi, Michael, and Howard Winant. 1986 [2015]. </w:t>
        </w:r>
        <w:r w:rsidRPr="006B17C5">
          <w:rPr>
            <w:i/>
            <w:iCs/>
            <w:rPrChange w:id="9181" w:author="Mosi Adesina Ifatunji" w:date="2025-07-17T11:52:00Z" w16du:dateUtc="2025-07-17T16:52:00Z">
              <w:rPr>
                <w:rFonts w:ascii="Helvetica Neue" w:hAnsi="Helvetica Neue" w:cs="Helvetica Neue"/>
                <w:i/>
                <w:iCs/>
                <w:sz w:val="26"/>
                <w:szCs w:val="26"/>
              </w:rPr>
            </w:rPrChange>
          </w:rPr>
          <w:t>Racial Formation in the United States: From the 1960s to the 1990s</w:t>
        </w:r>
        <w:r w:rsidRPr="006B17C5">
          <w:rPr>
            <w:rPrChange w:id="9182" w:author="Mosi Adesina Ifatunji" w:date="2025-07-17T11:52:00Z" w16du:dateUtc="2025-07-17T16:52:00Z">
              <w:rPr>
                <w:rFonts w:ascii="Helvetica Neue" w:hAnsi="Helvetica Neue" w:cs="Helvetica Neue"/>
                <w:sz w:val="26"/>
                <w:szCs w:val="26"/>
              </w:rPr>
            </w:rPrChange>
          </w:rPr>
          <w:t>. New York, New York: Rutledge.</w:t>
        </w:r>
      </w:ins>
    </w:p>
    <w:p w14:paraId="5F227E1F" w14:textId="77777777" w:rsidR="00E0103E" w:rsidRPr="006B17C5" w:rsidRDefault="00E0103E">
      <w:pPr>
        <w:keepNext/>
        <w:keepLines/>
        <w:rPr>
          <w:ins w:id="9183" w:author="Mosi Adesina Ifatunji" w:date="2025-06-17T16:52:00Z" w16du:dateUtc="2025-06-17T21:52:00Z"/>
          <w:rPrChange w:id="9184" w:author="Mosi Adesina Ifatunji" w:date="2025-07-17T11:52:00Z" w16du:dateUtc="2025-07-17T16:52:00Z">
            <w:rPr>
              <w:ins w:id="9185" w:author="Mosi Adesina Ifatunji" w:date="2025-06-17T16:52:00Z" w16du:dateUtc="2025-06-17T21:52:00Z"/>
              <w:rFonts w:ascii="Helvetica Neue" w:hAnsi="Helvetica Neue" w:cs="Helvetica Neue"/>
              <w:sz w:val="26"/>
              <w:szCs w:val="26"/>
            </w:rPr>
          </w:rPrChange>
        </w:rPr>
        <w:pPrChange w:id="9186" w:author="Mosi Adesina Ifatunji" w:date="2025-10-21T19:50:00Z" w16du:dateUtc="2025-10-22T00:50:00Z">
          <w:pPr>
            <w:autoSpaceDE w:val="0"/>
            <w:autoSpaceDN w:val="0"/>
            <w:adjustRightInd w:val="0"/>
            <w:ind w:right="-720"/>
          </w:pPr>
        </w:pPrChange>
      </w:pPr>
    </w:p>
    <w:p w14:paraId="0303EDD6" w14:textId="77777777" w:rsidR="00830844" w:rsidRPr="009C7309" w:rsidRDefault="00830844">
      <w:pPr>
        <w:rPr>
          <w:ins w:id="9187" w:author="Mosi Adesina Ifatunji" w:date="2025-06-17T16:49:00Z" w16du:dateUtc="2025-06-17T21:49:00Z"/>
        </w:rPr>
        <w:pPrChange w:id="9188" w:author="Mosi Adesina Ifatunji" w:date="2025-10-21T19:50:00Z" w16du:dateUtc="2025-10-22T00:50:00Z">
          <w:pPr>
            <w:pStyle w:val="NoSpacing"/>
          </w:pPr>
        </w:pPrChange>
      </w:pPr>
      <w:ins w:id="9189" w:author="Mosi Adesina Ifatunji" w:date="2025-06-17T16:28:00Z" w16du:dateUtc="2025-06-17T21:28:00Z">
        <w:r w:rsidRPr="009C7309">
          <w:t xml:space="preserve">Wilson, William J. 1996. "The Meaning and Significance of Race: Employers and Inner-City Workers." Pp. 111–46 in </w:t>
        </w:r>
        <w:r w:rsidRPr="006B17C5">
          <w:rPr>
            <w:color w:val="070707"/>
            <w:rPrChange w:id="9190" w:author="Mosi Adesina Ifatunji" w:date="2025-07-17T11:52:00Z" w16du:dateUtc="2025-07-17T16:52:00Z">
              <w:rPr>
                <w:rFonts w:ascii="Helvetica Neue" w:hAnsi="Helvetica Neue" w:cs="Helvetica Neue"/>
                <w:b/>
                <w:bCs/>
                <w:i/>
                <w:iCs/>
                <w:color w:val="000000" w:themeColor="text1"/>
                <w:sz w:val="26"/>
              </w:rPr>
            </w:rPrChange>
          </w:rPr>
          <w:t>When Work Disappears: The World of the New Urban Poor</w:t>
        </w:r>
        <w:r w:rsidRPr="009C7309">
          <w:t>. New York, New York: Vintage Books.</w:t>
        </w:r>
      </w:ins>
    </w:p>
    <w:p w14:paraId="48C7DDFE" w14:textId="77777777" w:rsidR="00830844" w:rsidRPr="009C7309" w:rsidRDefault="00830844">
      <w:pPr>
        <w:rPr>
          <w:ins w:id="9191" w:author="Mosi Adesina Ifatunji" w:date="2025-06-17T16:29:00Z" w16du:dateUtc="2025-06-17T21:29:00Z"/>
        </w:rPr>
        <w:pPrChange w:id="9192" w:author="Mosi Adesina Ifatunji" w:date="2025-10-21T19:50:00Z" w16du:dateUtc="2025-10-22T00:50:00Z">
          <w:pPr>
            <w:pStyle w:val="NoSpacing"/>
          </w:pPr>
        </w:pPrChange>
      </w:pPr>
    </w:p>
    <w:p w14:paraId="00DE4BBE" w14:textId="77777777" w:rsidR="00B55ED7" w:rsidRPr="00E0044D" w:rsidRDefault="00B55ED7">
      <w:pPr>
        <w:rPr>
          <w:ins w:id="9193" w:author="Mosi Adesina Ifatunji" w:date="2025-06-17T16:54:00Z" w16du:dateUtc="2025-06-17T21:54:00Z"/>
        </w:rPr>
        <w:pPrChange w:id="9194" w:author="Mosi Adesina Ifatunji" w:date="2025-10-21T19:50:00Z" w16du:dateUtc="2025-10-22T00:50:00Z">
          <w:pPr>
            <w:pStyle w:val="NoSpacing"/>
          </w:pPr>
        </w:pPrChange>
      </w:pPr>
      <w:ins w:id="9195" w:author="Mosi Adesina Ifatunji" w:date="2025-06-17T16:29:00Z" w16du:dateUtc="2025-06-17T21:29:00Z">
        <w:r w:rsidRPr="009C7309">
          <w:t>Cartwright, Ashleigh. 2022. "A Theory of Racialized Cultural Capital." Sociological Inquiry. doi: </w:t>
        </w:r>
        <w:r w:rsidRPr="009C7309">
          <w:fldChar w:fldCharType="begin"/>
        </w:r>
        <w:r w:rsidRPr="009C7309">
          <w:instrText>HYPERLINK "https://doi-org.ezproxy.library.wisc.edu/10.1111/soin.12479"</w:instrText>
        </w:r>
        <w:r w:rsidRPr="009C7309">
          <w:fldChar w:fldCharType="separate"/>
        </w:r>
        <w:r w:rsidRPr="006B17C5">
          <w:rPr>
            <w:rStyle w:val="Hyperlink"/>
            <w:color w:val="auto"/>
            <w:u w:val="none"/>
            <w:rPrChange w:id="9196" w:author="Mosi Adesina Ifatunji" w:date="2025-07-17T11:52:00Z" w16du:dateUtc="2025-07-17T16:52:00Z">
              <w:rPr>
                <w:rStyle w:val="Hyperlink"/>
                <w:rFonts w:cs="Helvetica Neue"/>
                <w:b/>
                <w:bCs/>
                <w:color w:val="070707"/>
                <w:u w:val="none"/>
              </w:rPr>
            </w:rPrChange>
          </w:rPr>
          <w:t>https://doi-org.ezproxy.library.wisc.edu/10.1111/soin.12479</w:t>
        </w:r>
        <w:r w:rsidRPr="009C7309">
          <w:fldChar w:fldCharType="end"/>
        </w:r>
        <w:r w:rsidRPr="009C7309">
          <w:t>.</w:t>
        </w:r>
      </w:ins>
    </w:p>
    <w:p w14:paraId="5DBF17C6" w14:textId="77777777" w:rsidR="00D617CF" w:rsidRPr="00B92532" w:rsidRDefault="00D617CF">
      <w:pPr>
        <w:rPr>
          <w:ins w:id="9197" w:author="Mosi Adesina Ifatunji" w:date="2025-06-17T16:55:00Z" w16du:dateUtc="2025-06-17T21:55:00Z"/>
        </w:rPr>
        <w:pPrChange w:id="9198" w:author="Mosi Adesina Ifatunji" w:date="2025-10-21T19:50:00Z" w16du:dateUtc="2025-10-22T00:50:00Z">
          <w:pPr>
            <w:pStyle w:val="BodyText"/>
          </w:pPr>
        </w:pPrChange>
      </w:pPr>
    </w:p>
    <w:p w14:paraId="73A79B90" w14:textId="77777777" w:rsidR="00D617CF" w:rsidRPr="006B17C5" w:rsidRDefault="00D617CF">
      <w:pPr>
        <w:keepNext/>
        <w:keepLines/>
        <w:rPr>
          <w:ins w:id="9199" w:author="Mosi Adesina Ifatunji" w:date="2025-06-17T16:55:00Z" w16du:dateUtc="2025-06-17T21:55:00Z"/>
          <w:rPrChange w:id="9200" w:author="Mosi Adesina Ifatunji" w:date="2025-07-17T11:52:00Z" w16du:dateUtc="2025-07-17T16:52:00Z">
            <w:rPr>
              <w:ins w:id="9201" w:author="Mosi Adesina Ifatunji" w:date="2025-06-17T16:55:00Z" w16du:dateUtc="2025-06-17T21:55:00Z"/>
              <w:rFonts w:ascii="Helvetica Neue" w:hAnsi="Helvetica Neue" w:cs="Helvetica Neue"/>
              <w:sz w:val="26"/>
              <w:szCs w:val="26"/>
            </w:rPr>
          </w:rPrChange>
        </w:rPr>
        <w:pPrChange w:id="9202" w:author="Mosi Adesina Ifatunji" w:date="2025-10-21T19:50:00Z" w16du:dateUtc="2025-10-22T00:50:00Z">
          <w:pPr>
            <w:autoSpaceDE w:val="0"/>
            <w:autoSpaceDN w:val="0"/>
            <w:adjustRightInd w:val="0"/>
            <w:ind w:left="720" w:right="-720" w:hanging="720"/>
          </w:pPr>
        </w:pPrChange>
      </w:pPr>
      <w:proofErr w:type="spellStart"/>
      <w:ins w:id="9203" w:author="Mosi Adesina Ifatunji" w:date="2025-06-17T16:55:00Z" w16du:dateUtc="2025-06-17T21:55:00Z">
        <w:r w:rsidRPr="006B17C5">
          <w:rPr>
            <w:rPrChange w:id="9204" w:author="Mosi Adesina Ifatunji" w:date="2025-07-17T11:52:00Z" w16du:dateUtc="2025-07-17T16:52:00Z">
              <w:rPr>
                <w:rFonts w:ascii="Helvetica Neue" w:hAnsi="Helvetica Neue" w:cs="Helvetica Neue"/>
                <w:sz w:val="26"/>
                <w:szCs w:val="26"/>
              </w:rPr>
            </w:rPrChange>
          </w:rPr>
          <w:lastRenderedPageBreak/>
          <w:t>Neckerman</w:t>
        </w:r>
        <w:proofErr w:type="spellEnd"/>
        <w:r w:rsidRPr="006B17C5">
          <w:rPr>
            <w:rPrChange w:id="9205" w:author="Mosi Adesina Ifatunji" w:date="2025-07-17T11:52:00Z" w16du:dateUtc="2025-07-17T16:52:00Z">
              <w:rPr>
                <w:rFonts w:ascii="Helvetica Neue" w:hAnsi="Helvetica Neue" w:cs="Helvetica Neue"/>
                <w:sz w:val="26"/>
                <w:szCs w:val="26"/>
              </w:rPr>
            </w:rPrChange>
          </w:rPr>
          <w:t xml:space="preserve">, Kathryn M, and Joleen Kirschenman. 1991. "Hiring Strategies, Racial Bias, and Inner-City Workers." </w:t>
        </w:r>
        <w:r w:rsidRPr="006B17C5">
          <w:rPr>
            <w:i/>
            <w:iCs/>
            <w:rPrChange w:id="9206" w:author="Mosi Adesina Ifatunji" w:date="2025-07-17T11:52:00Z" w16du:dateUtc="2025-07-17T16:52:00Z">
              <w:rPr>
                <w:rFonts w:ascii="Helvetica Neue" w:hAnsi="Helvetica Neue" w:cs="Helvetica Neue"/>
                <w:i/>
                <w:iCs/>
                <w:sz w:val="26"/>
                <w:szCs w:val="26"/>
              </w:rPr>
            </w:rPrChange>
          </w:rPr>
          <w:t>Social Problems</w:t>
        </w:r>
        <w:r w:rsidRPr="006B17C5">
          <w:rPr>
            <w:rPrChange w:id="9207" w:author="Mosi Adesina Ifatunji" w:date="2025-07-17T11:52:00Z" w16du:dateUtc="2025-07-17T16:52:00Z">
              <w:rPr>
                <w:rFonts w:ascii="Helvetica Neue" w:hAnsi="Helvetica Neue" w:cs="Helvetica Neue"/>
                <w:sz w:val="26"/>
                <w:szCs w:val="26"/>
              </w:rPr>
            </w:rPrChange>
          </w:rPr>
          <w:t xml:space="preserve"> 38(4):433–47.</w:t>
        </w:r>
      </w:ins>
    </w:p>
    <w:p w14:paraId="0007DF66" w14:textId="77777777" w:rsidR="00D617CF" w:rsidRPr="006B17C5" w:rsidRDefault="00D617CF">
      <w:pPr>
        <w:keepNext/>
        <w:keepLines/>
        <w:rPr>
          <w:ins w:id="9208" w:author="Mosi Adesina Ifatunji" w:date="2025-06-17T16:55:00Z" w16du:dateUtc="2025-06-17T21:55:00Z"/>
          <w:rPrChange w:id="9209" w:author="Mosi Adesina Ifatunji" w:date="2025-07-17T11:52:00Z" w16du:dateUtc="2025-07-17T16:52:00Z">
            <w:rPr>
              <w:ins w:id="9210" w:author="Mosi Adesina Ifatunji" w:date="2025-06-17T16:55:00Z" w16du:dateUtc="2025-06-17T21:55:00Z"/>
              <w:rFonts w:ascii="Helvetica Neue" w:hAnsi="Helvetica Neue" w:cs="Helvetica Neue"/>
              <w:sz w:val="26"/>
              <w:szCs w:val="26"/>
            </w:rPr>
          </w:rPrChange>
        </w:rPr>
        <w:pPrChange w:id="9211" w:author="Mosi Adesina Ifatunji" w:date="2025-10-21T19:50:00Z" w16du:dateUtc="2025-10-22T00:50:00Z">
          <w:pPr>
            <w:autoSpaceDE w:val="0"/>
            <w:autoSpaceDN w:val="0"/>
            <w:adjustRightInd w:val="0"/>
            <w:ind w:right="-720"/>
          </w:pPr>
        </w:pPrChange>
      </w:pPr>
    </w:p>
    <w:p w14:paraId="3C521AC9" w14:textId="77777777" w:rsidR="004F0C4C" w:rsidRPr="006B17C5" w:rsidRDefault="004F0C4C">
      <w:pPr>
        <w:keepNext/>
        <w:keepLines/>
        <w:rPr>
          <w:ins w:id="9212" w:author="Mosi Adesina Ifatunji" w:date="2025-06-17T16:55:00Z" w16du:dateUtc="2025-06-17T21:55:00Z"/>
          <w:rPrChange w:id="9213" w:author="Mosi Adesina Ifatunji" w:date="2025-07-17T11:52:00Z" w16du:dateUtc="2025-07-17T16:52:00Z">
            <w:rPr>
              <w:ins w:id="9214" w:author="Mosi Adesina Ifatunji" w:date="2025-06-17T16:55:00Z" w16du:dateUtc="2025-06-17T21:55:00Z"/>
              <w:rFonts w:ascii="Helvetica Neue" w:hAnsi="Helvetica Neue" w:cs="Helvetica Neue"/>
              <w:sz w:val="26"/>
              <w:szCs w:val="26"/>
            </w:rPr>
          </w:rPrChange>
        </w:rPr>
        <w:pPrChange w:id="9215" w:author="Mosi Adesina Ifatunji" w:date="2025-10-21T19:50:00Z" w16du:dateUtc="2025-10-22T00:50:00Z">
          <w:pPr>
            <w:autoSpaceDE w:val="0"/>
            <w:autoSpaceDN w:val="0"/>
            <w:adjustRightInd w:val="0"/>
            <w:ind w:left="720" w:right="-720" w:hanging="720"/>
          </w:pPr>
        </w:pPrChange>
      </w:pPr>
      <w:ins w:id="9216" w:author="Mosi Adesina Ifatunji" w:date="2025-06-17T16:55:00Z" w16du:dateUtc="2025-06-17T21:55:00Z">
        <w:r w:rsidRPr="006B17C5">
          <w:rPr>
            <w:rPrChange w:id="9217" w:author="Mosi Adesina Ifatunji" w:date="2025-07-17T11:52:00Z" w16du:dateUtc="2025-07-17T16:52:00Z">
              <w:rPr>
                <w:rFonts w:ascii="Helvetica Neue" w:hAnsi="Helvetica Neue" w:cs="Helvetica Neue"/>
                <w:sz w:val="26"/>
                <w:szCs w:val="26"/>
              </w:rPr>
            </w:rPrChange>
          </w:rPr>
          <w:t>Kirschenman, Joleen, and Kathryn Neckerman. 1991 [2019]. "We'd Love to Hire Them, But</w:t>
        </w:r>
        <w:proofErr w:type="gramStart"/>
        <w:r w:rsidRPr="006B17C5">
          <w:rPr>
            <w:rPrChange w:id="9218" w:author="Mosi Adesina Ifatunji" w:date="2025-07-17T11:52:00Z" w16du:dateUtc="2025-07-17T16:52:00Z">
              <w:rPr>
                <w:rFonts w:ascii="Helvetica Neue" w:hAnsi="Helvetica Neue" w:cs="Helvetica Neue"/>
                <w:sz w:val="26"/>
                <w:szCs w:val="26"/>
              </w:rPr>
            </w:rPrChange>
          </w:rPr>
          <w:t>... :The</w:t>
        </w:r>
        <w:proofErr w:type="gramEnd"/>
        <w:r w:rsidRPr="006B17C5">
          <w:rPr>
            <w:rPrChange w:id="9219" w:author="Mosi Adesina Ifatunji" w:date="2025-07-17T11:52:00Z" w16du:dateUtc="2025-07-17T16:52:00Z">
              <w:rPr>
                <w:rFonts w:ascii="Helvetica Neue" w:hAnsi="Helvetica Neue" w:cs="Helvetica Neue"/>
                <w:sz w:val="26"/>
                <w:szCs w:val="26"/>
              </w:rPr>
            </w:rPrChange>
          </w:rPr>
          <w:t xml:space="preserve"> Meaning of Race for Employers." Pp. xx–xx in </w:t>
        </w:r>
        <w:r w:rsidRPr="006B17C5">
          <w:rPr>
            <w:i/>
            <w:iCs/>
            <w:rPrChange w:id="9220" w:author="Mosi Adesina Ifatunji" w:date="2025-07-17T11:52:00Z" w16du:dateUtc="2025-07-17T16:52:00Z">
              <w:rPr>
                <w:rFonts w:ascii="Helvetica Neue" w:hAnsi="Helvetica Neue" w:cs="Helvetica Neue"/>
                <w:i/>
                <w:iCs/>
                <w:sz w:val="26"/>
                <w:szCs w:val="26"/>
              </w:rPr>
            </w:rPrChange>
          </w:rPr>
          <w:t xml:space="preserve">Race And Ethnic Conflict: Contending Views On Prejudice, Discrimination, And </w:t>
        </w:r>
        <w:proofErr w:type="spellStart"/>
        <w:r w:rsidRPr="006B17C5">
          <w:rPr>
            <w:i/>
            <w:rPrChange w:id="9221" w:author="Mosi Adesina Ifatunji" w:date="2025-07-17T11:52:00Z" w16du:dateUtc="2025-07-17T16:52:00Z">
              <w:rPr>
                <w:rFonts w:ascii="Helvetica Neue" w:hAnsi="Helvetica Neue" w:cs="Helvetica Neue"/>
                <w:i/>
                <w:iCs/>
                <w:sz w:val="26"/>
                <w:szCs w:val="26"/>
              </w:rPr>
            </w:rPrChange>
          </w:rPr>
          <w:t>Ethnoviolence</w:t>
        </w:r>
        <w:proofErr w:type="spellEnd"/>
        <w:r w:rsidRPr="006B17C5">
          <w:rPr>
            <w:rPrChange w:id="9222" w:author="Mosi Adesina Ifatunji" w:date="2025-07-17T11:52:00Z" w16du:dateUtc="2025-07-17T16:52:00Z">
              <w:rPr>
                <w:rFonts w:ascii="Helvetica Neue" w:hAnsi="Helvetica Neue" w:cs="Helvetica Neue"/>
                <w:sz w:val="26"/>
                <w:szCs w:val="26"/>
              </w:rPr>
            </w:rPrChange>
          </w:rPr>
          <w:t>. New York, New York: Routledge.</w:t>
        </w:r>
      </w:ins>
    </w:p>
    <w:p w14:paraId="34DA6936" w14:textId="77777777" w:rsidR="004F0C4C" w:rsidRPr="006B17C5" w:rsidRDefault="004F0C4C">
      <w:pPr>
        <w:keepNext/>
        <w:keepLines/>
        <w:rPr>
          <w:ins w:id="9223" w:author="Mosi Adesina Ifatunji" w:date="2025-06-17T17:00:00Z" w16du:dateUtc="2025-06-17T22:00:00Z"/>
          <w:rPrChange w:id="9224" w:author="Mosi Adesina Ifatunji" w:date="2025-07-17T11:52:00Z" w16du:dateUtc="2025-07-17T16:52:00Z">
            <w:rPr>
              <w:ins w:id="9225" w:author="Mosi Adesina Ifatunji" w:date="2025-06-17T17:00:00Z" w16du:dateUtc="2025-06-17T22:00:00Z"/>
              <w:rFonts w:ascii="Helvetica Neue" w:hAnsi="Helvetica Neue" w:cs="Helvetica Neue"/>
              <w:sz w:val="26"/>
              <w:szCs w:val="26"/>
            </w:rPr>
          </w:rPrChange>
        </w:rPr>
        <w:pPrChange w:id="9226" w:author="Mosi Adesina Ifatunji" w:date="2025-10-21T19:50:00Z" w16du:dateUtc="2025-10-22T00:50:00Z">
          <w:pPr>
            <w:autoSpaceDE w:val="0"/>
            <w:autoSpaceDN w:val="0"/>
            <w:adjustRightInd w:val="0"/>
            <w:ind w:right="-720"/>
          </w:pPr>
        </w:pPrChange>
      </w:pPr>
    </w:p>
    <w:p w14:paraId="2AD63B80" w14:textId="77777777" w:rsidR="00DC2CA5" w:rsidRPr="006B17C5" w:rsidRDefault="00DC2CA5">
      <w:pPr>
        <w:keepNext/>
        <w:keepLines/>
        <w:rPr>
          <w:ins w:id="9227" w:author="Mosi Adesina Ifatunji" w:date="2025-06-17T17:02:00Z" w16du:dateUtc="2025-06-17T22:02:00Z"/>
          <w:rPrChange w:id="9228" w:author="Mosi Adesina Ifatunji" w:date="2025-07-17T11:52:00Z" w16du:dateUtc="2025-07-17T16:52:00Z">
            <w:rPr>
              <w:ins w:id="9229" w:author="Mosi Adesina Ifatunji" w:date="2025-06-17T17:02:00Z" w16du:dateUtc="2025-06-17T22:02:00Z"/>
              <w:rFonts w:ascii="Helvetica Neue" w:hAnsi="Helvetica Neue" w:cs="Helvetica Neue"/>
              <w:sz w:val="26"/>
              <w:szCs w:val="26"/>
            </w:rPr>
          </w:rPrChange>
        </w:rPr>
        <w:pPrChange w:id="9230" w:author="Mosi Adesina Ifatunji" w:date="2025-10-21T19:50:00Z" w16du:dateUtc="2025-10-22T00:50:00Z">
          <w:pPr>
            <w:autoSpaceDE w:val="0"/>
            <w:autoSpaceDN w:val="0"/>
            <w:adjustRightInd w:val="0"/>
            <w:ind w:left="720" w:right="-720" w:hanging="720"/>
          </w:pPr>
        </w:pPrChange>
      </w:pPr>
      <w:ins w:id="9231" w:author="Mosi Adesina Ifatunji" w:date="2025-06-17T17:00:00Z" w16du:dateUtc="2025-06-17T22:00:00Z">
        <w:r w:rsidRPr="006B17C5">
          <w:rPr>
            <w:rPrChange w:id="9232" w:author="Mosi Adesina Ifatunji" w:date="2025-07-17T11:52:00Z" w16du:dateUtc="2025-07-17T16:52:00Z">
              <w:rPr>
                <w:rFonts w:ascii="Helvetica Neue" w:hAnsi="Helvetica Neue" w:cs="Helvetica Neue"/>
                <w:sz w:val="26"/>
                <w:szCs w:val="26"/>
              </w:rPr>
            </w:rPrChange>
          </w:rPr>
          <w:t xml:space="preserve">Perry, Elissa L., Alison Davis-Blake, and Carol T. Kulik. 1994. "Explaining Gender-Based Selection Decisions: A Synthesis Of contextual and Cognitive Approaches." </w:t>
        </w:r>
        <w:r w:rsidRPr="006B17C5">
          <w:rPr>
            <w:i/>
            <w:iCs/>
            <w:rPrChange w:id="9233" w:author="Mosi Adesina Ifatunji" w:date="2025-07-17T11:52:00Z" w16du:dateUtc="2025-07-17T16:52:00Z">
              <w:rPr>
                <w:rFonts w:ascii="Helvetica Neue" w:hAnsi="Helvetica Neue" w:cs="Helvetica Neue"/>
                <w:i/>
                <w:iCs/>
                <w:sz w:val="26"/>
                <w:szCs w:val="26"/>
              </w:rPr>
            </w:rPrChange>
          </w:rPr>
          <w:t>Academy of Management Review</w:t>
        </w:r>
        <w:r w:rsidRPr="006B17C5">
          <w:rPr>
            <w:rPrChange w:id="9234" w:author="Mosi Adesina Ifatunji" w:date="2025-07-17T11:52:00Z" w16du:dateUtc="2025-07-17T16:52:00Z">
              <w:rPr>
                <w:rFonts w:ascii="Helvetica Neue" w:hAnsi="Helvetica Neue" w:cs="Helvetica Neue"/>
                <w:sz w:val="26"/>
                <w:szCs w:val="26"/>
              </w:rPr>
            </w:rPrChange>
          </w:rPr>
          <w:t xml:space="preserve"> 19(4):786–820.</w:t>
        </w:r>
      </w:ins>
    </w:p>
    <w:p w14:paraId="7123E5BA" w14:textId="77777777" w:rsidR="003C773B" w:rsidRPr="006B17C5" w:rsidRDefault="003C773B">
      <w:pPr>
        <w:keepNext/>
        <w:keepLines/>
        <w:rPr>
          <w:ins w:id="9235" w:author="Mosi Adesina Ifatunji" w:date="2025-06-17T17:02:00Z" w16du:dateUtc="2025-06-17T22:02:00Z"/>
          <w:rPrChange w:id="9236" w:author="Mosi Adesina Ifatunji" w:date="2025-07-17T11:52:00Z" w16du:dateUtc="2025-07-17T16:52:00Z">
            <w:rPr>
              <w:ins w:id="9237" w:author="Mosi Adesina Ifatunji" w:date="2025-06-17T17:02:00Z" w16du:dateUtc="2025-06-17T22:02:00Z"/>
              <w:rFonts w:ascii="Helvetica Neue" w:hAnsi="Helvetica Neue" w:cs="Helvetica Neue"/>
              <w:sz w:val="26"/>
              <w:szCs w:val="26"/>
            </w:rPr>
          </w:rPrChange>
        </w:rPr>
        <w:pPrChange w:id="9238" w:author="Mosi Adesina Ifatunji" w:date="2025-10-21T19:50:00Z" w16du:dateUtc="2025-10-22T00:50:00Z">
          <w:pPr>
            <w:autoSpaceDE w:val="0"/>
            <w:autoSpaceDN w:val="0"/>
            <w:adjustRightInd w:val="0"/>
            <w:ind w:left="720" w:right="-720" w:hanging="720"/>
          </w:pPr>
        </w:pPrChange>
      </w:pPr>
      <w:ins w:id="9239" w:author="Mosi Adesina Ifatunji" w:date="2025-06-17T17:02:00Z" w16du:dateUtc="2025-06-17T22:02:00Z">
        <w:r w:rsidRPr="006B17C5">
          <w:rPr>
            <w:rPrChange w:id="9240" w:author="Mosi Adesina Ifatunji" w:date="2025-07-17T11:52:00Z" w16du:dateUtc="2025-07-17T16:52:00Z">
              <w:rPr>
                <w:rFonts w:ascii="Helvetica Neue" w:hAnsi="Helvetica Neue" w:cs="Helvetica Neue"/>
                <w:sz w:val="26"/>
                <w:szCs w:val="26"/>
              </w:rPr>
            </w:rPrChange>
          </w:rPr>
          <w:t xml:space="preserve">Ely, Robin J. 1995. "The Power In Demography: Women’s Social Constructions of Gender Identity at Work." </w:t>
        </w:r>
        <w:r w:rsidRPr="006B17C5">
          <w:rPr>
            <w:i/>
            <w:iCs/>
            <w:rPrChange w:id="9241" w:author="Mosi Adesina Ifatunji" w:date="2025-07-17T11:52:00Z" w16du:dateUtc="2025-07-17T16:52:00Z">
              <w:rPr>
                <w:rFonts w:ascii="Helvetica Neue" w:hAnsi="Helvetica Neue" w:cs="Helvetica Neue"/>
                <w:i/>
                <w:iCs/>
                <w:sz w:val="26"/>
                <w:szCs w:val="26"/>
              </w:rPr>
            </w:rPrChange>
          </w:rPr>
          <w:t>Academy of Management Journal</w:t>
        </w:r>
        <w:r w:rsidRPr="006B17C5">
          <w:rPr>
            <w:rPrChange w:id="9242" w:author="Mosi Adesina Ifatunji" w:date="2025-07-17T11:52:00Z" w16du:dateUtc="2025-07-17T16:52:00Z">
              <w:rPr>
                <w:rFonts w:ascii="Helvetica Neue" w:hAnsi="Helvetica Neue" w:cs="Helvetica Neue"/>
                <w:sz w:val="26"/>
                <w:szCs w:val="26"/>
              </w:rPr>
            </w:rPrChange>
          </w:rPr>
          <w:t xml:space="preserve"> 38(3):589–634.</w:t>
        </w:r>
      </w:ins>
    </w:p>
    <w:p w14:paraId="09311127" w14:textId="77777777" w:rsidR="003C773B" w:rsidRPr="006B17C5" w:rsidRDefault="003C773B">
      <w:pPr>
        <w:keepNext/>
        <w:keepLines/>
        <w:rPr>
          <w:ins w:id="9243" w:author="Mosi Adesina Ifatunji" w:date="2025-06-17T17:02:00Z" w16du:dateUtc="2025-06-17T22:02:00Z"/>
          <w:rPrChange w:id="9244" w:author="Mosi Adesina Ifatunji" w:date="2025-07-17T11:52:00Z" w16du:dateUtc="2025-07-17T16:52:00Z">
            <w:rPr>
              <w:ins w:id="9245" w:author="Mosi Adesina Ifatunji" w:date="2025-06-17T17:02:00Z" w16du:dateUtc="2025-06-17T22:02:00Z"/>
              <w:rFonts w:ascii="Helvetica Neue" w:hAnsi="Helvetica Neue" w:cs="Helvetica Neue"/>
              <w:sz w:val="26"/>
              <w:szCs w:val="26"/>
            </w:rPr>
          </w:rPrChange>
        </w:rPr>
        <w:pPrChange w:id="9246" w:author="Mosi Adesina Ifatunji" w:date="2025-10-21T19:50:00Z" w16du:dateUtc="2025-10-22T00:50:00Z">
          <w:pPr>
            <w:autoSpaceDE w:val="0"/>
            <w:autoSpaceDN w:val="0"/>
            <w:adjustRightInd w:val="0"/>
            <w:ind w:right="-720"/>
          </w:pPr>
        </w:pPrChange>
      </w:pPr>
    </w:p>
    <w:p w14:paraId="145D5612" w14:textId="77777777" w:rsidR="0016520D" w:rsidRPr="006B17C5" w:rsidRDefault="0016520D">
      <w:pPr>
        <w:keepNext/>
        <w:keepLines/>
        <w:rPr>
          <w:ins w:id="9247" w:author="Mosi Adesina Ifatunji" w:date="2025-06-17T17:02:00Z" w16du:dateUtc="2025-06-17T22:02:00Z"/>
          <w:rPrChange w:id="9248" w:author="Mosi Adesina Ifatunji" w:date="2025-07-17T11:52:00Z" w16du:dateUtc="2025-07-17T16:52:00Z">
            <w:rPr>
              <w:ins w:id="9249" w:author="Mosi Adesina Ifatunji" w:date="2025-06-17T17:02:00Z" w16du:dateUtc="2025-06-17T22:02:00Z"/>
              <w:rFonts w:ascii="Helvetica Neue" w:hAnsi="Helvetica Neue" w:cs="Helvetica Neue"/>
              <w:sz w:val="26"/>
              <w:szCs w:val="26"/>
            </w:rPr>
          </w:rPrChange>
        </w:rPr>
        <w:pPrChange w:id="9250" w:author="Mosi Adesina Ifatunji" w:date="2025-10-21T19:50:00Z" w16du:dateUtc="2025-10-22T00:50:00Z">
          <w:pPr>
            <w:autoSpaceDE w:val="0"/>
            <w:autoSpaceDN w:val="0"/>
            <w:adjustRightInd w:val="0"/>
            <w:ind w:left="720" w:right="-720" w:hanging="720"/>
          </w:pPr>
        </w:pPrChange>
      </w:pPr>
      <w:ins w:id="9251" w:author="Mosi Adesina Ifatunji" w:date="2025-06-17T17:02:00Z" w16du:dateUtc="2025-06-17T22:02:00Z">
        <w:r w:rsidRPr="006B17C5">
          <w:rPr>
            <w:rPrChange w:id="9252" w:author="Mosi Adesina Ifatunji" w:date="2025-07-17T11:52:00Z" w16du:dateUtc="2025-07-17T16:52:00Z">
              <w:rPr>
                <w:rFonts w:ascii="Helvetica Neue" w:hAnsi="Helvetica Neue" w:cs="Helvetica Neue"/>
                <w:sz w:val="26"/>
                <w:szCs w:val="26"/>
              </w:rPr>
            </w:rPrChange>
          </w:rPr>
          <w:t xml:space="preserve">Greenwald, Anthony G, and Mahzarin R Banaji. 1995. "Implicit social cognition: attitudes, self-esteem, and stereotypes." </w:t>
        </w:r>
        <w:r w:rsidRPr="006B17C5">
          <w:rPr>
            <w:i/>
            <w:iCs/>
            <w:rPrChange w:id="9253" w:author="Mosi Adesina Ifatunji" w:date="2025-07-17T11:52:00Z" w16du:dateUtc="2025-07-17T16:52:00Z">
              <w:rPr>
                <w:rFonts w:ascii="Helvetica Neue" w:hAnsi="Helvetica Neue" w:cs="Helvetica Neue"/>
                <w:i/>
                <w:iCs/>
                <w:sz w:val="26"/>
                <w:szCs w:val="26"/>
              </w:rPr>
            </w:rPrChange>
          </w:rPr>
          <w:t>Annual Review of Psychology</w:t>
        </w:r>
        <w:r w:rsidRPr="006B17C5">
          <w:rPr>
            <w:rPrChange w:id="9254" w:author="Mosi Adesina Ifatunji" w:date="2025-07-17T11:52:00Z" w16du:dateUtc="2025-07-17T16:52:00Z">
              <w:rPr>
                <w:rFonts w:ascii="Helvetica Neue" w:hAnsi="Helvetica Neue" w:cs="Helvetica Neue"/>
                <w:sz w:val="26"/>
                <w:szCs w:val="26"/>
              </w:rPr>
            </w:rPrChange>
          </w:rPr>
          <w:t xml:space="preserve"> 102(2):4–27.</w:t>
        </w:r>
      </w:ins>
    </w:p>
    <w:p w14:paraId="5BBBA7AF" w14:textId="77777777" w:rsidR="0016520D" w:rsidRPr="006B17C5" w:rsidRDefault="0016520D">
      <w:pPr>
        <w:keepNext/>
        <w:keepLines/>
        <w:rPr>
          <w:ins w:id="9255" w:author="Mosi Adesina Ifatunji" w:date="2025-06-17T17:05:00Z" w16du:dateUtc="2025-06-17T22:05:00Z"/>
          <w:rPrChange w:id="9256" w:author="Mosi Adesina Ifatunji" w:date="2025-07-17T11:52:00Z" w16du:dateUtc="2025-07-17T16:52:00Z">
            <w:rPr>
              <w:ins w:id="9257" w:author="Mosi Adesina Ifatunji" w:date="2025-06-17T17:05:00Z" w16du:dateUtc="2025-06-17T22:05:00Z"/>
              <w:rFonts w:ascii="Helvetica Neue" w:hAnsi="Helvetica Neue" w:cs="Helvetica Neue"/>
              <w:sz w:val="26"/>
              <w:szCs w:val="26"/>
            </w:rPr>
          </w:rPrChange>
        </w:rPr>
        <w:pPrChange w:id="9258" w:author="Mosi Adesina Ifatunji" w:date="2025-10-21T19:50:00Z" w16du:dateUtc="2025-10-22T00:50:00Z">
          <w:pPr>
            <w:autoSpaceDE w:val="0"/>
            <w:autoSpaceDN w:val="0"/>
            <w:adjustRightInd w:val="0"/>
            <w:ind w:right="-720"/>
          </w:pPr>
        </w:pPrChange>
      </w:pPr>
    </w:p>
    <w:p w14:paraId="2C6DE5E5" w14:textId="77777777" w:rsidR="00781CB9" w:rsidRPr="006B17C5" w:rsidRDefault="00781CB9">
      <w:pPr>
        <w:keepNext/>
        <w:keepLines/>
        <w:rPr>
          <w:ins w:id="9259" w:author="Mosi Adesina Ifatunji" w:date="2025-06-17T17:05:00Z" w16du:dateUtc="2025-06-17T22:05:00Z"/>
          <w:rPrChange w:id="9260" w:author="Mosi Adesina Ifatunji" w:date="2025-07-17T11:52:00Z" w16du:dateUtc="2025-07-17T16:52:00Z">
            <w:rPr>
              <w:ins w:id="9261" w:author="Mosi Adesina Ifatunji" w:date="2025-06-17T17:05:00Z" w16du:dateUtc="2025-06-17T22:05:00Z"/>
              <w:rFonts w:ascii="Helvetica Neue" w:hAnsi="Helvetica Neue" w:cs="Helvetica Neue"/>
              <w:sz w:val="26"/>
              <w:szCs w:val="26"/>
            </w:rPr>
          </w:rPrChange>
        </w:rPr>
        <w:pPrChange w:id="9262" w:author="Mosi Adesina Ifatunji" w:date="2025-10-21T19:50:00Z" w16du:dateUtc="2025-10-22T00:50:00Z">
          <w:pPr>
            <w:autoSpaceDE w:val="0"/>
            <w:autoSpaceDN w:val="0"/>
            <w:adjustRightInd w:val="0"/>
            <w:ind w:left="720" w:right="-720" w:hanging="720"/>
          </w:pPr>
        </w:pPrChange>
      </w:pPr>
      <w:ins w:id="9263" w:author="Mosi Adesina Ifatunji" w:date="2025-06-17T17:05:00Z" w16du:dateUtc="2025-06-17T22:05:00Z">
        <w:r w:rsidRPr="006B17C5">
          <w:rPr>
            <w:rPrChange w:id="9264" w:author="Mosi Adesina Ifatunji" w:date="2025-07-17T11:52:00Z" w16du:dateUtc="2025-07-17T16:52:00Z">
              <w:rPr>
                <w:rFonts w:ascii="Helvetica Neue" w:hAnsi="Helvetica Neue" w:cs="Helvetica Neue"/>
                <w:sz w:val="26"/>
                <w:szCs w:val="26"/>
              </w:rPr>
            </w:rPrChange>
          </w:rPr>
          <w:t xml:space="preserve">Moss, Philip, and Chris Tilly. 1996. "“Soft” skills and race: An investigation of black men's employment problems." </w:t>
        </w:r>
        <w:r w:rsidRPr="006B17C5">
          <w:rPr>
            <w:i/>
            <w:iCs/>
            <w:rPrChange w:id="9265" w:author="Mosi Adesina Ifatunji" w:date="2025-07-17T11:52:00Z" w16du:dateUtc="2025-07-17T16:52:00Z">
              <w:rPr>
                <w:rFonts w:ascii="Helvetica Neue" w:hAnsi="Helvetica Neue" w:cs="Helvetica Neue"/>
                <w:i/>
                <w:iCs/>
                <w:sz w:val="26"/>
                <w:szCs w:val="26"/>
              </w:rPr>
            </w:rPrChange>
          </w:rPr>
          <w:t>Work and Occupations</w:t>
        </w:r>
        <w:r w:rsidRPr="006B17C5">
          <w:rPr>
            <w:rPrChange w:id="9266" w:author="Mosi Adesina Ifatunji" w:date="2025-07-17T11:52:00Z" w16du:dateUtc="2025-07-17T16:52:00Z">
              <w:rPr>
                <w:rFonts w:ascii="Helvetica Neue" w:hAnsi="Helvetica Neue" w:cs="Helvetica Neue"/>
                <w:sz w:val="26"/>
                <w:szCs w:val="26"/>
              </w:rPr>
            </w:rPrChange>
          </w:rPr>
          <w:t xml:space="preserve"> 23(3):252–76.</w:t>
        </w:r>
      </w:ins>
    </w:p>
    <w:p w14:paraId="0F195C2F" w14:textId="77777777" w:rsidR="00781CB9" w:rsidRPr="006B17C5" w:rsidRDefault="00781CB9">
      <w:pPr>
        <w:keepNext/>
        <w:keepLines/>
        <w:rPr>
          <w:ins w:id="9267" w:author="Mosi Adesina Ifatunji" w:date="2025-06-17T17:05:00Z" w16du:dateUtc="2025-06-17T22:05:00Z"/>
          <w:rPrChange w:id="9268" w:author="Mosi Adesina Ifatunji" w:date="2025-07-17T11:52:00Z" w16du:dateUtc="2025-07-17T16:52:00Z">
            <w:rPr>
              <w:ins w:id="9269" w:author="Mosi Adesina Ifatunji" w:date="2025-06-17T17:05:00Z" w16du:dateUtc="2025-06-17T22:05:00Z"/>
              <w:rFonts w:ascii="Helvetica Neue" w:hAnsi="Helvetica Neue" w:cs="Helvetica Neue"/>
              <w:sz w:val="26"/>
              <w:szCs w:val="26"/>
            </w:rPr>
          </w:rPrChange>
        </w:rPr>
        <w:pPrChange w:id="9270" w:author="Mosi Adesina Ifatunji" w:date="2025-10-21T19:50:00Z" w16du:dateUtc="2025-10-22T00:50:00Z">
          <w:pPr>
            <w:autoSpaceDE w:val="0"/>
            <w:autoSpaceDN w:val="0"/>
            <w:adjustRightInd w:val="0"/>
            <w:ind w:right="-720"/>
          </w:pPr>
        </w:pPrChange>
      </w:pPr>
    </w:p>
    <w:p w14:paraId="65BE290C" w14:textId="77777777" w:rsidR="00246D91" w:rsidRPr="006B17C5" w:rsidRDefault="00246D91">
      <w:pPr>
        <w:keepNext/>
        <w:keepLines/>
        <w:rPr>
          <w:ins w:id="9271" w:author="Mosi Adesina Ifatunji" w:date="2025-06-17T17:10:00Z" w16du:dateUtc="2025-06-17T22:10:00Z"/>
          <w:rPrChange w:id="9272" w:author="Mosi Adesina Ifatunji" w:date="2025-07-17T11:52:00Z" w16du:dateUtc="2025-07-17T16:52:00Z">
            <w:rPr>
              <w:ins w:id="9273" w:author="Mosi Adesina Ifatunji" w:date="2025-06-17T17:10:00Z" w16du:dateUtc="2025-06-17T22:10:00Z"/>
              <w:rFonts w:ascii="Helvetica Neue" w:hAnsi="Helvetica Neue" w:cs="Helvetica Neue"/>
              <w:sz w:val="26"/>
              <w:szCs w:val="26"/>
            </w:rPr>
          </w:rPrChange>
        </w:rPr>
        <w:pPrChange w:id="9274" w:author="Mosi Adesina Ifatunji" w:date="2025-10-21T19:50:00Z" w16du:dateUtc="2025-10-22T00:50:00Z">
          <w:pPr>
            <w:autoSpaceDE w:val="0"/>
            <w:autoSpaceDN w:val="0"/>
            <w:adjustRightInd w:val="0"/>
            <w:ind w:left="720" w:right="-720" w:hanging="720"/>
          </w:pPr>
        </w:pPrChange>
      </w:pPr>
      <w:ins w:id="9275" w:author="Mosi Adesina Ifatunji" w:date="2025-06-17T17:10:00Z" w16du:dateUtc="2025-06-17T22:10:00Z">
        <w:r w:rsidRPr="006B17C5">
          <w:rPr>
            <w:rPrChange w:id="9276" w:author="Mosi Adesina Ifatunji" w:date="2025-07-17T11:52:00Z" w16du:dateUtc="2025-07-17T16:52:00Z">
              <w:rPr>
                <w:rFonts w:ascii="Helvetica Neue" w:hAnsi="Helvetica Neue" w:cs="Helvetica Neue"/>
                <w:sz w:val="26"/>
                <w:szCs w:val="26"/>
              </w:rPr>
            </w:rPrChange>
          </w:rPr>
          <w:t xml:space="preserve">Moss, Philip, and Chris Tilly. 2001. </w:t>
        </w:r>
        <w:r w:rsidRPr="006B17C5">
          <w:rPr>
            <w:i/>
            <w:iCs/>
            <w:rPrChange w:id="9277" w:author="Mosi Adesina Ifatunji" w:date="2025-07-17T11:52:00Z" w16du:dateUtc="2025-07-17T16:52:00Z">
              <w:rPr>
                <w:rFonts w:ascii="Helvetica Neue" w:hAnsi="Helvetica Neue" w:cs="Helvetica Neue"/>
                <w:i/>
                <w:iCs/>
                <w:sz w:val="26"/>
                <w:szCs w:val="26"/>
              </w:rPr>
            </w:rPrChange>
          </w:rPr>
          <w:t>Stories Employers Tell: Race, Skill and Hiring in America</w:t>
        </w:r>
        <w:r w:rsidRPr="006B17C5">
          <w:rPr>
            <w:rPrChange w:id="9278" w:author="Mosi Adesina Ifatunji" w:date="2025-07-17T11:52:00Z" w16du:dateUtc="2025-07-17T16:52:00Z">
              <w:rPr>
                <w:rFonts w:ascii="Helvetica Neue" w:hAnsi="Helvetica Neue" w:cs="Helvetica Neue"/>
                <w:sz w:val="26"/>
                <w:szCs w:val="26"/>
              </w:rPr>
            </w:rPrChange>
          </w:rPr>
          <w:t>. New York, New York: Russell Sage Foundation.</w:t>
        </w:r>
      </w:ins>
    </w:p>
    <w:p w14:paraId="4B39B0AA" w14:textId="77777777" w:rsidR="00246D91" w:rsidRPr="006B17C5" w:rsidRDefault="00246D91">
      <w:pPr>
        <w:keepNext/>
        <w:keepLines/>
        <w:rPr>
          <w:ins w:id="9279" w:author="Mosi Adesina Ifatunji" w:date="2025-06-17T17:10:00Z" w16du:dateUtc="2025-06-17T22:10:00Z"/>
          <w:rPrChange w:id="9280" w:author="Mosi Adesina Ifatunji" w:date="2025-07-17T11:52:00Z" w16du:dateUtc="2025-07-17T16:52:00Z">
            <w:rPr>
              <w:ins w:id="9281" w:author="Mosi Adesina Ifatunji" w:date="2025-06-17T17:10:00Z" w16du:dateUtc="2025-06-17T22:10:00Z"/>
              <w:rFonts w:ascii="Helvetica Neue" w:hAnsi="Helvetica Neue" w:cs="Helvetica Neue"/>
              <w:sz w:val="26"/>
              <w:szCs w:val="26"/>
            </w:rPr>
          </w:rPrChange>
        </w:rPr>
        <w:pPrChange w:id="9282" w:author="Mosi Adesina Ifatunji" w:date="2025-10-21T19:50:00Z" w16du:dateUtc="2025-10-22T00:50:00Z">
          <w:pPr>
            <w:autoSpaceDE w:val="0"/>
            <w:autoSpaceDN w:val="0"/>
            <w:adjustRightInd w:val="0"/>
            <w:ind w:right="-720"/>
          </w:pPr>
        </w:pPrChange>
      </w:pPr>
    </w:p>
    <w:p w14:paraId="5A4A5666" w14:textId="77777777" w:rsidR="00D51B4F" w:rsidRPr="006B17C5" w:rsidRDefault="00D51B4F">
      <w:pPr>
        <w:keepNext/>
        <w:keepLines/>
        <w:rPr>
          <w:ins w:id="9283" w:author="Mosi Adesina Ifatunji" w:date="2025-06-17T17:16:00Z" w16du:dateUtc="2025-06-17T22:16:00Z"/>
          <w:rPrChange w:id="9284" w:author="Mosi Adesina Ifatunji" w:date="2025-07-17T11:52:00Z" w16du:dateUtc="2025-07-17T16:52:00Z">
            <w:rPr>
              <w:ins w:id="9285" w:author="Mosi Adesina Ifatunji" w:date="2025-06-17T17:16:00Z" w16du:dateUtc="2025-06-17T22:16:00Z"/>
              <w:rFonts w:ascii="Helvetica Neue" w:hAnsi="Helvetica Neue" w:cs="Helvetica Neue"/>
              <w:sz w:val="26"/>
              <w:szCs w:val="26"/>
            </w:rPr>
          </w:rPrChange>
        </w:rPr>
        <w:pPrChange w:id="9286" w:author="Mosi Adesina Ifatunji" w:date="2025-10-21T19:50:00Z" w16du:dateUtc="2025-10-22T00:50:00Z">
          <w:pPr>
            <w:autoSpaceDE w:val="0"/>
            <w:autoSpaceDN w:val="0"/>
            <w:adjustRightInd w:val="0"/>
            <w:ind w:left="720" w:right="-720" w:hanging="720"/>
          </w:pPr>
        </w:pPrChange>
      </w:pPr>
      <w:ins w:id="9287" w:author="Mosi Adesina Ifatunji" w:date="2025-06-17T17:16:00Z" w16du:dateUtc="2025-06-17T22:16:00Z">
        <w:r w:rsidRPr="006B17C5">
          <w:rPr>
            <w:rPrChange w:id="9288" w:author="Mosi Adesina Ifatunji" w:date="2025-07-17T11:52:00Z" w16du:dateUtc="2025-07-17T16:52:00Z">
              <w:rPr>
                <w:rFonts w:ascii="Helvetica Neue" w:hAnsi="Helvetica Neue" w:cs="Helvetica Neue"/>
                <w:sz w:val="26"/>
                <w:szCs w:val="26"/>
              </w:rPr>
            </w:rPrChange>
          </w:rPr>
          <w:t xml:space="preserve">Bonilla-Silva, Eduardo. 2003 [2018]. </w:t>
        </w:r>
        <w:r w:rsidRPr="006B17C5">
          <w:rPr>
            <w:i/>
            <w:iCs/>
            <w:rPrChange w:id="9289" w:author="Mosi Adesina Ifatunji" w:date="2025-07-17T11:52:00Z" w16du:dateUtc="2025-07-17T16:52:00Z">
              <w:rPr>
                <w:rFonts w:ascii="Helvetica Neue" w:hAnsi="Helvetica Neue" w:cs="Helvetica Neue"/>
                <w:i/>
                <w:iCs/>
                <w:sz w:val="26"/>
                <w:szCs w:val="26"/>
              </w:rPr>
            </w:rPrChange>
          </w:rPr>
          <w:t>Racism without Racists: Color-Blind Racism and the Persistence of Racial Inequality in the United States</w:t>
        </w:r>
        <w:r w:rsidRPr="006B17C5">
          <w:rPr>
            <w:rPrChange w:id="9290" w:author="Mosi Adesina Ifatunji" w:date="2025-07-17T11:52:00Z" w16du:dateUtc="2025-07-17T16:52:00Z">
              <w:rPr>
                <w:rFonts w:ascii="Helvetica Neue" w:hAnsi="Helvetica Neue" w:cs="Helvetica Neue"/>
                <w:sz w:val="26"/>
                <w:szCs w:val="26"/>
              </w:rPr>
            </w:rPrChange>
          </w:rPr>
          <w:t>. Lanham, Maryland: Rowman &amp; Littlefield Publishers, Inc.</w:t>
        </w:r>
      </w:ins>
    </w:p>
    <w:p w14:paraId="70E17798" w14:textId="77777777" w:rsidR="00D51B4F" w:rsidRPr="006B17C5" w:rsidRDefault="00D51B4F">
      <w:pPr>
        <w:keepNext/>
        <w:keepLines/>
        <w:rPr>
          <w:ins w:id="9291" w:author="Mosi Adesina Ifatunji" w:date="2025-06-17T17:16:00Z" w16du:dateUtc="2025-06-17T22:16:00Z"/>
          <w:rPrChange w:id="9292" w:author="Mosi Adesina Ifatunji" w:date="2025-07-17T11:52:00Z" w16du:dateUtc="2025-07-17T16:52:00Z">
            <w:rPr>
              <w:ins w:id="9293" w:author="Mosi Adesina Ifatunji" w:date="2025-06-17T17:16:00Z" w16du:dateUtc="2025-06-17T22:16:00Z"/>
              <w:rFonts w:ascii="Helvetica Neue" w:hAnsi="Helvetica Neue" w:cs="Helvetica Neue"/>
              <w:sz w:val="26"/>
              <w:szCs w:val="26"/>
            </w:rPr>
          </w:rPrChange>
        </w:rPr>
        <w:pPrChange w:id="9294" w:author="Mosi Adesina Ifatunji" w:date="2025-10-21T19:50:00Z" w16du:dateUtc="2025-10-22T00:50:00Z">
          <w:pPr>
            <w:autoSpaceDE w:val="0"/>
            <w:autoSpaceDN w:val="0"/>
            <w:adjustRightInd w:val="0"/>
            <w:ind w:right="-720"/>
          </w:pPr>
        </w:pPrChange>
      </w:pPr>
    </w:p>
    <w:p w14:paraId="29C3A994" w14:textId="77777777" w:rsidR="00E720A4" w:rsidRPr="006B17C5" w:rsidRDefault="00E720A4">
      <w:pPr>
        <w:keepNext/>
        <w:keepLines/>
        <w:rPr>
          <w:ins w:id="9295" w:author="Mosi Adesina Ifatunji" w:date="2025-06-17T17:17:00Z" w16du:dateUtc="2025-06-17T22:17:00Z"/>
          <w:rPrChange w:id="9296" w:author="Mosi Adesina Ifatunji" w:date="2025-07-17T11:52:00Z" w16du:dateUtc="2025-07-17T16:52:00Z">
            <w:rPr>
              <w:ins w:id="9297" w:author="Mosi Adesina Ifatunji" w:date="2025-06-17T17:17:00Z" w16du:dateUtc="2025-06-17T22:17:00Z"/>
              <w:rFonts w:ascii="Helvetica Neue" w:hAnsi="Helvetica Neue" w:cs="Helvetica Neue"/>
              <w:sz w:val="26"/>
              <w:szCs w:val="26"/>
            </w:rPr>
          </w:rPrChange>
        </w:rPr>
        <w:pPrChange w:id="9298" w:author="Mosi Adesina Ifatunji" w:date="2025-10-21T19:50:00Z" w16du:dateUtc="2025-10-22T00:50:00Z">
          <w:pPr>
            <w:autoSpaceDE w:val="0"/>
            <w:autoSpaceDN w:val="0"/>
            <w:adjustRightInd w:val="0"/>
            <w:ind w:left="720" w:right="-720" w:hanging="720"/>
          </w:pPr>
        </w:pPrChange>
      </w:pPr>
      <w:ins w:id="9299" w:author="Mosi Adesina Ifatunji" w:date="2025-06-17T17:17:00Z" w16du:dateUtc="2025-06-17T22:17:00Z">
        <w:r w:rsidRPr="006B17C5">
          <w:rPr>
            <w:rPrChange w:id="9300" w:author="Mosi Adesina Ifatunji" w:date="2025-07-17T11:52:00Z" w16du:dateUtc="2025-07-17T16:52:00Z">
              <w:rPr>
                <w:rFonts w:ascii="Helvetica Neue" w:hAnsi="Helvetica Neue" w:cs="Helvetica Neue"/>
                <w:sz w:val="26"/>
                <w:szCs w:val="26"/>
              </w:rPr>
            </w:rPrChange>
          </w:rPr>
          <w:t xml:space="preserve">Bertrand, Marianne, and Sendhil Mullainathan. 2004. "Are Emily and Greg more employable than Lakisha and Jamal? A field experiment on labor market discrimination." </w:t>
        </w:r>
        <w:r w:rsidRPr="006B17C5">
          <w:rPr>
            <w:i/>
            <w:iCs/>
            <w:rPrChange w:id="9301" w:author="Mosi Adesina Ifatunji" w:date="2025-07-17T11:52:00Z" w16du:dateUtc="2025-07-17T16:52:00Z">
              <w:rPr>
                <w:rFonts w:ascii="Helvetica Neue" w:hAnsi="Helvetica Neue" w:cs="Helvetica Neue"/>
                <w:i/>
                <w:iCs/>
                <w:sz w:val="26"/>
                <w:szCs w:val="26"/>
              </w:rPr>
            </w:rPrChange>
          </w:rPr>
          <w:t>American Economic Review</w:t>
        </w:r>
        <w:r w:rsidRPr="006B17C5">
          <w:rPr>
            <w:rPrChange w:id="9302" w:author="Mosi Adesina Ifatunji" w:date="2025-07-17T11:52:00Z" w16du:dateUtc="2025-07-17T16:52:00Z">
              <w:rPr>
                <w:rFonts w:ascii="Helvetica Neue" w:hAnsi="Helvetica Neue" w:cs="Helvetica Neue"/>
                <w:sz w:val="26"/>
                <w:szCs w:val="26"/>
              </w:rPr>
            </w:rPrChange>
          </w:rPr>
          <w:t xml:space="preserve"> 94(4):991–1013.</w:t>
        </w:r>
      </w:ins>
    </w:p>
    <w:p w14:paraId="1AC85AFF" w14:textId="77777777" w:rsidR="00E720A4" w:rsidRPr="006B17C5" w:rsidRDefault="00E720A4">
      <w:pPr>
        <w:keepNext/>
        <w:keepLines/>
        <w:rPr>
          <w:ins w:id="9303" w:author="Mosi Adesina Ifatunji" w:date="2025-06-17T17:02:00Z" w16du:dateUtc="2025-06-17T22:02:00Z"/>
          <w:rPrChange w:id="9304" w:author="Mosi Adesina Ifatunji" w:date="2025-07-17T11:52:00Z" w16du:dateUtc="2025-07-17T16:52:00Z">
            <w:rPr>
              <w:ins w:id="9305" w:author="Mosi Adesina Ifatunji" w:date="2025-06-17T17:02:00Z" w16du:dateUtc="2025-06-17T22:02:00Z"/>
              <w:rFonts w:ascii="Helvetica Neue" w:hAnsi="Helvetica Neue" w:cs="Helvetica Neue"/>
              <w:sz w:val="26"/>
              <w:szCs w:val="26"/>
            </w:rPr>
          </w:rPrChange>
        </w:rPr>
        <w:pPrChange w:id="9306" w:author="Mosi Adesina Ifatunji" w:date="2025-10-21T19:50:00Z" w16du:dateUtc="2025-10-22T00:50:00Z">
          <w:pPr>
            <w:autoSpaceDE w:val="0"/>
            <w:autoSpaceDN w:val="0"/>
            <w:adjustRightInd w:val="0"/>
            <w:ind w:right="-720"/>
          </w:pPr>
        </w:pPrChange>
      </w:pPr>
    </w:p>
    <w:p w14:paraId="41EFF7FF" w14:textId="77777777" w:rsidR="00F315F6" w:rsidRPr="006B17C5" w:rsidRDefault="00F315F6">
      <w:pPr>
        <w:keepNext/>
        <w:keepLines/>
        <w:rPr>
          <w:ins w:id="9307" w:author="Mosi Adesina Ifatunji" w:date="2025-06-17T17:18:00Z" w16du:dateUtc="2025-06-17T22:18:00Z"/>
          <w:rPrChange w:id="9308" w:author="Mosi Adesina Ifatunji" w:date="2025-07-17T11:52:00Z" w16du:dateUtc="2025-07-17T16:52:00Z">
            <w:rPr>
              <w:ins w:id="9309" w:author="Mosi Adesina Ifatunji" w:date="2025-06-17T17:18:00Z" w16du:dateUtc="2025-06-17T22:18:00Z"/>
              <w:rFonts w:ascii="Helvetica Neue" w:hAnsi="Helvetica Neue" w:cs="Helvetica Neue"/>
              <w:sz w:val="26"/>
              <w:szCs w:val="26"/>
            </w:rPr>
          </w:rPrChange>
        </w:rPr>
        <w:pPrChange w:id="9310" w:author="Mosi Adesina Ifatunji" w:date="2025-10-21T19:50:00Z" w16du:dateUtc="2025-10-22T00:50:00Z">
          <w:pPr>
            <w:autoSpaceDE w:val="0"/>
            <w:autoSpaceDN w:val="0"/>
            <w:adjustRightInd w:val="0"/>
            <w:ind w:left="720" w:right="-720" w:hanging="720"/>
          </w:pPr>
        </w:pPrChange>
      </w:pPr>
      <w:ins w:id="9311" w:author="Mosi Adesina Ifatunji" w:date="2025-06-17T17:18:00Z" w16du:dateUtc="2025-06-17T22:18:00Z">
        <w:r w:rsidRPr="006B17C5">
          <w:rPr>
            <w:rPrChange w:id="9312" w:author="Mosi Adesina Ifatunji" w:date="2025-07-17T11:52:00Z" w16du:dateUtc="2025-07-17T16:52:00Z">
              <w:rPr>
                <w:rFonts w:ascii="Helvetica Neue" w:hAnsi="Helvetica Neue" w:cs="Helvetica Neue"/>
                <w:sz w:val="26"/>
                <w:szCs w:val="26"/>
              </w:rPr>
            </w:rPrChange>
          </w:rPr>
          <w:t xml:space="preserve">Brubaker, Rogers, Mara Loveman, and Peter Stamatov. 2004. "Ethnicity as cognition." </w:t>
        </w:r>
        <w:r w:rsidRPr="006B17C5">
          <w:rPr>
            <w:i/>
            <w:iCs/>
            <w:rPrChange w:id="9313" w:author="Mosi Adesina Ifatunji" w:date="2025-07-17T11:52:00Z" w16du:dateUtc="2025-07-17T16:52:00Z">
              <w:rPr>
                <w:rFonts w:ascii="Helvetica Neue" w:hAnsi="Helvetica Neue" w:cs="Helvetica Neue"/>
                <w:i/>
                <w:iCs/>
                <w:sz w:val="26"/>
                <w:szCs w:val="26"/>
              </w:rPr>
            </w:rPrChange>
          </w:rPr>
          <w:t>Theory and Society</w:t>
        </w:r>
        <w:r w:rsidRPr="006B17C5">
          <w:rPr>
            <w:rPrChange w:id="9314" w:author="Mosi Adesina Ifatunji" w:date="2025-07-17T11:52:00Z" w16du:dateUtc="2025-07-17T16:52:00Z">
              <w:rPr>
                <w:rFonts w:ascii="Helvetica Neue" w:hAnsi="Helvetica Neue" w:cs="Helvetica Neue"/>
                <w:sz w:val="26"/>
                <w:szCs w:val="26"/>
              </w:rPr>
            </w:rPrChange>
          </w:rPr>
          <w:t xml:space="preserve"> 33(1):31–64.</w:t>
        </w:r>
      </w:ins>
    </w:p>
    <w:p w14:paraId="2E09CF99" w14:textId="77777777" w:rsidR="00F315F6" w:rsidRPr="006B17C5" w:rsidRDefault="00F315F6">
      <w:pPr>
        <w:keepNext/>
        <w:keepLines/>
        <w:rPr>
          <w:ins w:id="9315" w:author="Mosi Adesina Ifatunji" w:date="2025-06-17T17:18:00Z" w16du:dateUtc="2025-06-17T22:18:00Z"/>
          <w:rPrChange w:id="9316" w:author="Mosi Adesina Ifatunji" w:date="2025-07-17T11:52:00Z" w16du:dateUtc="2025-07-17T16:52:00Z">
            <w:rPr>
              <w:ins w:id="9317" w:author="Mosi Adesina Ifatunji" w:date="2025-06-17T17:18:00Z" w16du:dateUtc="2025-06-17T22:18:00Z"/>
              <w:rFonts w:ascii="Helvetica Neue" w:hAnsi="Helvetica Neue" w:cs="Helvetica Neue"/>
              <w:sz w:val="26"/>
              <w:szCs w:val="26"/>
            </w:rPr>
          </w:rPrChange>
        </w:rPr>
        <w:pPrChange w:id="9318" w:author="Mosi Adesina Ifatunji" w:date="2025-10-21T19:50:00Z" w16du:dateUtc="2025-10-22T00:50:00Z">
          <w:pPr>
            <w:autoSpaceDE w:val="0"/>
            <w:autoSpaceDN w:val="0"/>
            <w:adjustRightInd w:val="0"/>
            <w:ind w:right="-720"/>
          </w:pPr>
        </w:pPrChange>
      </w:pPr>
    </w:p>
    <w:p w14:paraId="0725DC91" w14:textId="77777777" w:rsidR="00436623" w:rsidRPr="006B17C5" w:rsidRDefault="00436623">
      <w:pPr>
        <w:keepNext/>
        <w:keepLines/>
        <w:rPr>
          <w:ins w:id="9319" w:author="Mosi Adesina Ifatunji" w:date="2025-06-17T17:25:00Z" w16du:dateUtc="2025-06-17T22:25:00Z"/>
          <w:rPrChange w:id="9320" w:author="Mosi Adesina Ifatunji" w:date="2025-07-17T11:52:00Z" w16du:dateUtc="2025-07-17T16:52:00Z">
            <w:rPr>
              <w:ins w:id="9321" w:author="Mosi Adesina Ifatunji" w:date="2025-06-17T17:25:00Z" w16du:dateUtc="2025-06-17T22:25:00Z"/>
              <w:rFonts w:ascii="Helvetica Neue" w:hAnsi="Helvetica Neue" w:cs="Helvetica Neue"/>
              <w:sz w:val="26"/>
              <w:szCs w:val="26"/>
            </w:rPr>
          </w:rPrChange>
        </w:rPr>
        <w:pPrChange w:id="9322" w:author="Mosi Adesina Ifatunji" w:date="2025-10-21T19:50:00Z" w16du:dateUtc="2025-10-22T00:50:00Z">
          <w:pPr>
            <w:autoSpaceDE w:val="0"/>
            <w:autoSpaceDN w:val="0"/>
            <w:adjustRightInd w:val="0"/>
            <w:ind w:left="720" w:right="-720" w:hanging="720"/>
          </w:pPr>
        </w:pPrChange>
      </w:pPr>
      <w:ins w:id="9323" w:author="Mosi Adesina Ifatunji" w:date="2025-06-17T17:25:00Z" w16du:dateUtc="2025-06-17T22:25:00Z">
        <w:r w:rsidRPr="006B17C5">
          <w:rPr>
            <w:rPrChange w:id="9324" w:author="Mosi Adesina Ifatunji" w:date="2025-07-17T11:52:00Z" w16du:dateUtc="2025-07-17T16:52:00Z">
              <w:rPr>
                <w:rFonts w:ascii="Helvetica Neue" w:hAnsi="Helvetica Neue" w:cs="Helvetica Neue"/>
                <w:sz w:val="26"/>
                <w:szCs w:val="26"/>
              </w:rPr>
            </w:rPrChange>
          </w:rPr>
          <w:t xml:space="preserve">Holzer, Harry J, Steven Raphael, and Michael A Stoll. 2006. "Perceived criminality, criminal background checks, and the racial hiring practices of employers." </w:t>
        </w:r>
        <w:r w:rsidRPr="006B17C5">
          <w:rPr>
            <w:i/>
            <w:iCs/>
            <w:rPrChange w:id="9325" w:author="Mosi Adesina Ifatunji" w:date="2025-07-17T11:52:00Z" w16du:dateUtc="2025-07-17T16:52:00Z">
              <w:rPr>
                <w:rFonts w:ascii="Helvetica Neue" w:hAnsi="Helvetica Neue" w:cs="Helvetica Neue"/>
                <w:i/>
                <w:iCs/>
                <w:sz w:val="26"/>
                <w:szCs w:val="26"/>
              </w:rPr>
            </w:rPrChange>
          </w:rPr>
          <w:t>Journal of Law and Economics</w:t>
        </w:r>
        <w:r w:rsidRPr="006B17C5">
          <w:rPr>
            <w:rPrChange w:id="9326" w:author="Mosi Adesina Ifatunji" w:date="2025-07-17T11:52:00Z" w16du:dateUtc="2025-07-17T16:52:00Z">
              <w:rPr>
                <w:rFonts w:ascii="Helvetica Neue" w:hAnsi="Helvetica Neue" w:cs="Helvetica Neue"/>
                <w:sz w:val="26"/>
                <w:szCs w:val="26"/>
              </w:rPr>
            </w:rPrChange>
          </w:rPr>
          <w:t xml:space="preserve"> 49(2):451–80.</w:t>
        </w:r>
      </w:ins>
    </w:p>
    <w:p w14:paraId="528B634B" w14:textId="77777777" w:rsidR="00436623" w:rsidRPr="006B17C5" w:rsidRDefault="00436623">
      <w:pPr>
        <w:keepNext/>
        <w:keepLines/>
        <w:rPr>
          <w:ins w:id="9327" w:author="Mosi Adesina Ifatunji" w:date="2025-06-17T17:25:00Z" w16du:dateUtc="2025-06-17T22:25:00Z"/>
          <w:rPrChange w:id="9328" w:author="Mosi Adesina Ifatunji" w:date="2025-07-17T11:52:00Z" w16du:dateUtc="2025-07-17T16:52:00Z">
            <w:rPr>
              <w:ins w:id="9329" w:author="Mosi Adesina Ifatunji" w:date="2025-06-17T17:25:00Z" w16du:dateUtc="2025-06-17T22:25:00Z"/>
              <w:rFonts w:ascii="Helvetica Neue" w:hAnsi="Helvetica Neue" w:cs="Helvetica Neue"/>
              <w:sz w:val="26"/>
              <w:szCs w:val="26"/>
            </w:rPr>
          </w:rPrChange>
        </w:rPr>
        <w:pPrChange w:id="9330" w:author="Mosi Adesina Ifatunji" w:date="2025-10-21T19:50:00Z" w16du:dateUtc="2025-10-22T00:50:00Z">
          <w:pPr>
            <w:autoSpaceDE w:val="0"/>
            <w:autoSpaceDN w:val="0"/>
            <w:adjustRightInd w:val="0"/>
            <w:ind w:right="-720"/>
          </w:pPr>
        </w:pPrChange>
      </w:pPr>
    </w:p>
    <w:p w14:paraId="69435A0A" w14:textId="77777777" w:rsidR="00A924F7" w:rsidRPr="006B17C5" w:rsidRDefault="00A924F7">
      <w:pPr>
        <w:keepNext/>
        <w:keepLines/>
        <w:rPr>
          <w:ins w:id="9331" w:author="Mosi Adesina Ifatunji" w:date="2025-06-17T17:26:00Z" w16du:dateUtc="2025-06-17T22:26:00Z"/>
          <w:rPrChange w:id="9332" w:author="Mosi Adesina Ifatunji" w:date="2025-07-17T11:52:00Z" w16du:dateUtc="2025-07-17T16:52:00Z">
            <w:rPr>
              <w:ins w:id="9333" w:author="Mosi Adesina Ifatunji" w:date="2025-06-17T17:26:00Z" w16du:dateUtc="2025-06-17T22:26:00Z"/>
              <w:rFonts w:ascii="Helvetica Neue" w:hAnsi="Helvetica Neue" w:cs="Helvetica Neue"/>
              <w:sz w:val="26"/>
              <w:szCs w:val="26"/>
            </w:rPr>
          </w:rPrChange>
        </w:rPr>
        <w:pPrChange w:id="9334" w:author="Mosi Adesina Ifatunji" w:date="2025-10-21T19:50:00Z" w16du:dateUtc="2025-10-22T00:50:00Z">
          <w:pPr>
            <w:autoSpaceDE w:val="0"/>
            <w:autoSpaceDN w:val="0"/>
            <w:adjustRightInd w:val="0"/>
            <w:ind w:left="720" w:right="-720" w:hanging="720"/>
          </w:pPr>
        </w:pPrChange>
      </w:pPr>
      <w:ins w:id="9335" w:author="Mosi Adesina Ifatunji" w:date="2025-06-17T17:26:00Z" w16du:dateUtc="2025-06-17T22:26:00Z">
        <w:r w:rsidRPr="006B17C5">
          <w:rPr>
            <w:rPrChange w:id="9336" w:author="Mosi Adesina Ifatunji" w:date="2025-07-17T11:52:00Z" w16du:dateUtc="2025-07-17T16:52:00Z">
              <w:rPr>
                <w:rFonts w:ascii="Helvetica Neue" w:hAnsi="Helvetica Neue" w:cs="Helvetica Neue"/>
                <w:sz w:val="26"/>
                <w:szCs w:val="26"/>
              </w:rPr>
            </w:rPrChange>
          </w:rPr>
          <w:t xml:space="preserve">Kmec, Julie A. 2006. "White hiring agents' organizational practices and out-group hiring." </w:t>
        </w:r>
        <w:r w:rsidRPr="006B17C5">
          <w:rPr>
            <w:i/>
            <w:iCs/>
            <w:rPrChange w:id="9337" w:author="Mosi Adesina Ifatunji" w:date="2025-07-17T11:52:00Z" w16du:dateUtc="2025-07-17T16:52:00Z">
              <w:rPr>
                <w:rFonts w:ascii="Helvetica Neue" w:hAnsi="Helvetica Neue" w:cs="Helvetica Neue"/>
                <w:i/>
                <w:iCs/>
                <w:sz w:val="26"/>
                <w:szCs w:val="26"/>
              </w:rPr>
            </w:rPrChange>
          </w:rPr>
          <w:t>Social Science Research</w:t>
        </w:r>
        <w:r w:rsidRPr="006B17C5">
          <w:rPr>
            <w:rPrChange w:id="9338" w:author="Mosi Adesina Ifatunji" w:date="2025-07-17T11:52:00Z" w16du:dateUtc="2025-07-17T16:52:00Z">
              <w:rPr>
                <w:rFonts w:ascii="Helvetica Neue" w:hAnsi="Helvetica Neue" w:cs="Helvetica Neue"/>
                <w:sz w:val="26"/>
                <w:szCs w:val="26"/>
              </w:rPr>
            </w:rPrChange>
          </w:rPr>
          <w:t xml:space="preserve"> 35(3):668–701.</w:t>
        </w:r>
      </w:ins>
    </w:p>
    <w:p w14:paraId="57E21DFB" w14:textId="77777777" w:rsidR="00A924F7" w:rsidRPr="006B17C5" w:rsidRDefault="00A924F7">
      <w:pPr>
        <w:keepNext/>
        <w:keepLines/>
        <w:rPr>
          <w:ins w:id="9339" w:author="Mosi Adesina Ifatunji" w:date="2025-06-17T17:29:00Z" w16du:dateUtc="2025-06-17T22:29:00Z"/>
          <w:rPrChange w:id="9340" w:author="Mosi Adesina Ifatunji" w:date="2025-07-17T11:52:00Z" w16du:dateUtc="2025-07-17T16:52:00Z">
            <w:rPr>
              <w:ins w:id="9341" w:author="Mosi Adesina Ifatunji" w:date="2025-06-17T17:29:00Z" w16du:dateUtc="2025-06-17T22:29:00Z"/>
              <w:rFonts w:ascii="Helvetica Neue" w:hAnsi="Helvetica Neue" w:cs="Helvetica Neue"/>
              <w:sz w:val="26"/>
              <w:szCs w:val="26"/>
            </w:rPr>
          </w:rPrChange>
        </w:rPr>
        <w:pPrChange w:id="9342" w:author="Mosi Adesina Ifatunji" w:date="2025-10-21T19:50:00Z" w16du:dateUtc="2025-10-22T00:50:00Z">
          <w:pPr>
            <w:autoSpaceDE w:val="0"/>
            <w:autoSpaceDN w:val="0"/>
            <w:adjustRightInd w:val="0"/>
            <w:ind w:right="-720"/>
          </w:pPr>
        </w:pPrChange>
      </w:pPr>
    </w:p>
    <w:p w14:paraId="31489FB2" w14:textId="77777777" w:rsidR="00EF7FBB" w:rsidRPr="006B17C5" w:rsidRDefault="00EF7FBB">
      <w:pPr>
        <w:keepNext/>
        <w:keepLines/>
        <w:rPr>
          <w:ins w:id="9343" w:author="Mosi Adesina Ifatunji" w:date="2025-06-17T17:29:00Z" w16du:dateUtc="2025-06-17T22:29:00Z"/>
          <w:rPrChange w:id="9344" w:author="Mosi Adesina Ifatunji" w:date="2025-07-17T11:52:00Z" w16du:dateUtc="2025-07-17T16:52:00Z">
            <w:rPr>
              <w:ins w:id="9345" w:author="Mosi Adesina Ifatunji" w:date="2025-06-17T17:29:00Z" w16du:dateUtc="2025-06-17T22:29:00Z"/>
              <w:rFonts w:ascii="Helvetica Neue" w:hAnsi="Helvetica Neue" w:cs="Helvetica Neue"/>
              <w:sz w:val="26"/>
              <w:szCs w:val="26"/>
            </w:rPr>
          </w:rPrChange>
        </w:rPr>
        <w:pPrChange w:id="9346" w:author="Mosi Adesina Ifatunji" w:date="2025-10-21T19:50:00Z" w16du:dateUtc="2025-10-22T00:50:00Z">
          <w:pPr>
            <w:autoSpaceDE w:val="0"/>
            <w:autoSpaceDN w:val="0"/>
            <w:adjustRightInd w:val="0"/>
            <w:ind w:left="720" w:right="-720" w:hanging="720"/>
          </w:pPr>
        </w:pPrChange>
      </w:pPr>
      <w:ins w:id="9347" w:author="Mosi Adesina Ifatunji" w:date="2025-06-17T17:29:00Z" w16du:dateUtc="2025-06-17T22:29:00Z">
        <w:r w:rsidRPr="006B17C5">
          <w:rPr>
            <w:rPrChange w:id="9348" w:author="Mosi Adesina Ifatunji" w:date="2025-07-17T11:52:00Z" w16du:dateUtc="2025-07-17T16:52:00Z">
              <w:rPr>
                <w:rFonts w:ascii="Helvetica Neue" w:hAnsi="Helvetica Neue" w:cs="Helvetica Neue"/>
                <w:sz w:val="26"/>
                <w:szCs w:val="26"/>
              </w:rPr>
            </w:rPrChange>
          </w:rPr>
          <w:t xml:space="preserve">Moore, Wendy Leo. 2007. </w:t>
        </w:r>
        <w:r w:rsidRPr="006B17C5">
          <w:rPr>
            <w:i/>
            <w:iCs/>
            <w:rPrChange w:id="9349" w:author="Mosi Adesina Ifatunji" w:date="2025-07-17T11:52:00Z" w16du:dateUtc="2025-07-17T16:52:00Z">
              <w:rPr>
                <w:rFonts w:ascii="Helvetica Neue" w:hAnsi="Helvetica Neue" w:cs="Helvetica Neue"/>
                <w:i/>
                <w:iCs/>
                <w:sz w:val="26"/>
                <w:szCs w:val="26"/>
              </w:rPr>
            </w:rPrChange>
          </w:rPr>
          <w:t>Reproducing Racism: White Space, Elite Law Schools and Racial Inequality</w:t>
        </w:r>
        <w:r w:rsidRPr="006B17C5">
          <w:rPr>
            <w:rPrChange w:id="9350" w:author="Mosi Adesina Ifatunji" w:date="2025-07-17T11:52:00Z" w16du:dateUtc="2025-07-17T16:52:00Z">
              <w:rPr>
                <w:rFonts w:ascii="Helvetica Neue" w:hAnsi="Helvetica Neue" w:cs="Helvetica Neue"/>
                <w:sz w:val="26"/>
                <w:szCs w:val="26"/>
              </w:rPr>
            </w:rPrChange>
          </w:rPr>
          <w:t>. New York, New York: Rowman &amp; Littlefield Publishers.</w:t>
        </w:r>
      </w:ins>
    </w:p>
    <w:p w14:paraId="4A23441C" w14:textId="77777777" w:rsidR="00EF7FBB" w:rsidRPr="006B17C5" w:rsidRDefault="00EF7FBB">
      <w:pPr>
        <w:keepNext/>
        <w:keepLines/>
        <w:rPr>
          <w:ins w:id="9351" w:author="Mosi Adesina Ifatunji" w:date="2025-06-17T17:29:00Z" w16du:dateUtc="2025-06-17T22:29:00Z"/>
          <w:rPrChange w:id="9352" w:author="Mosi Adesina Ifatunji" w:date="2025-07-17T11:52:00Z" w16du:dateUtc="2025-07-17T16:52:00Z">
            <w:rPr>
              <w:ins w:id="9353" w:author="Mosi Adesina Ifatunji" w:date="2025-06-17T17:29:00Z" w16du:dateUtc="2025-06-17T22:29:00Z"/>
              <w:rFonts w:ascii="Helvetica Neue" w:hAnsi="Helvetica Neue" w:cs="Helvetica Neue"/>
              <w:sz w:val="26"/>
              <w:szCs w:val="26"/>
            </w:rPr>
          </w:rPrChange>
        </w:rPr>
        <w:pPrChange w:id="9354" w:author="Mosi Adesina Ifatunji" w:date="2025-10-21T19:50:00Z" w16du:dateUtc="2025-10-22T00:50:00Z">
          <w:pPr>
            <w:autoSpaceDE w:val="0"/>
            <w:autoSpaceDN w:val="0"/>
            <w:adjustRightInd w:val="0"/>
            <w:ind w:right="-720"/>
          </w:pPr>
        </w:pPrChange>
      </w:pPr>
    </w:p>
    <w:p w14:paraId="0B64EFB8" w14:textId="77777777" w:rsidR="004A4769" w:rsidRPr="006B17C5" w:rsidRDefault="004A4769">
      <w:pPr>
        <w:keepNext/>
        <w:keepLines/>
        <w:rPr>
          <w:ins w:id="9355" w:author="Mosi Adesina Ifatunji" w:date="2025-06-17T17:30:00Z" w16du:dateUtc="2025-06-17T22:30:00Z"/>
          <w:rPrChange w:id="9356" w:author="Mosi Adesina Ifatunji" w:date="2025-07-17T11:52:00Z" w16du:dateUtc="2025-07-17T16:52:00Z">
            <w:rPr>
              <w:ins w:id="9357" w:author="Mosi Adesina Ifatunji" w:date="2025-06-17T17:30:00Z" w16du:dateUtc="2025-06-17T22:30:00Z"/>
              <w:rFonts w:ascii="Helvetica Neue" w:hAnsi="Helvetica Neue" w:cs="Helvetica Neue"/>
              <w:sz w:val="26"/>
              <w:szCs w:val="26"/>
            </w:rPr>
          </w:rPrChange>
        </w:rPr>
        <w:pPrChange w:id="9358" w:author="Mosi Adesina Ifatunji" w:date="2025-10-21T19:50:00Z" w16du:dateUtc="2025-10-22T00:50:00Z">
          <w:pPr>
            <w:autoSpaceDE w:val="0"/>
            <w:autoSpaceDN w:val="0"/>
            <w:adjustRightInd w:val="0"/>
            <w:ind w:left="720" w:right="-720" w:hanging="720"/>
          </w:pPr>
        </w:pPrChange>
      </w:pPr>
      <w:ins w:id="9359" w:author="Mosi Adesina Ifatunji" w:date="2025-06-17T17:30:00Z" w16du:dateUtc="2025-06-17T22:30:00Z">
        <w:r w:rsidRPr="006B17C5">
          <w:rPr>
            <w:rPrChange w:id="9360" w:author="Mosi Adesina Ifatunji" w:date="2025-07-17T11:52:00Z" w16du:dateUtc="2025-07-17T16:52:00Z">
              <w:rPr>
                <w:rFonts w:ascii="Helvetica Neue" w:hAnsi="Helvetica Neue" w:cs="Helvetica Neue"/>
                <w:sz w:val="26"/>
                <w:szCs w:val="26"/>
              </w:rPr>
            </w:rPrChange>
          </w:rPr>
          <w:lastRenderedPageBreak/>
          <w:t xml:space="preserve">Wingfield, Adia Harvey. 2007. "The modern mammy and the angry Black man: African American professionals' experiences with gendered racism in the workplace." </w:t>
        </w:r>
        <w:r w:rsidRPr="006B17C5">
          <w:rPr>
            <w:i/>
            <w:iCs/>
            <w:rPrChange w:id="9361" w:author="Mosi Adesina Ifatunji" w:date="2025-07-17T11:52:00Z" w16du:dateUtc="2025-07-17T16:52:00Z">
              <w:rPr>
                <w:rFonts w:ascii="Helvetica Neue" w:hAnsi="Helvetica Neue" w:cs="Helvetica Neue"/>
                <w:i/>
                <w:iCs/>
                <w:sz w:val="26"/>
                <w:szCs w:val="26"/>
              </w:rPr>
            </w:rPrChange>
          </w:rPr>
          <w:t>Race, Gender and Class</w:t>
        </w:r>
        <w:r w:rsidRPr="006B17C5">
          <w:rPr>
            <w:rPrChange w:id="9362" w:author="Mosi Adesina Ifatunji" w:date="2025-07-17T11:52:00Z" w16du:dateUtc="2025-07-17T16:52:00Z">
              <w:rPr>
                <w:rFonts w:ascii="Helvetica Neue" w:hAnsi="Helvetica Neue" w:cs="Helvetica Neue"/>
                <w:sz w:val="26"/>
                <w:szCs w:val="26"/>
              </w:rPr>
            </w:rPrChange>
          </w:rPr>
          <w:t xml:space="preserve"> 14(1-2):196–212.</w:t>
        </w:r>
      </w:ins>
    </w:p>
    <w:p w14:paraId="3A4D12F1" w14:textId="77777777" w:rsidR="004A4769" w:rsidRPr="006B17C5" w:rsidRDefault="004A4769">
      <w:pPr>
        <w:keepNext/>
        <w:keepLines/>
        <w:rPr>
          <w:ins w:id="9363" w:author="Mosi Adesina Ifatunji" w:date="2025-06-17T17:30:00Z" w16du:dateUtc="2025-06-17T22:30:00Z"/>
          <w:rPrChange w:id="9364" w:author="Mosi Adesina Ifatunji" w:date="2025-07-17T11:52:00Z" w16du:dateUtc="2025-07-17T16:52:00Z">
            <w:rPr>
              <w:ins w:id="9365" w:author="Mosi Adesina Ifatunji" w:date="2025-06-17T17:30:00Z" w16du:dateUtc="2025-06-17T22:30:00Z"/>
              <w:rFonts w:ascii="Helvetica Neue" w:hAnsi="Helvetica Neue" w:cs="Helvetica Neue"/>
              <w:sz w:val="26"/>
              <w:szCs w:val="26"/>
            </w:rPr>
          </w:rPrChange>
        </w:rPr>
        <w:pPrChange w:id="9366" w:author="Mosi Adesina Ifatunji" w:date="2025-10-21T19:50:00Z" w16du:dateUtc="2025-10-22T00:50:00Z">
          <w:pPr>
            <w:autoSpaceDE w:val="0"/>
            <w:autoSpaceDN w:val="0"/>
            <w:adjustRightInd w:val="0"/>
            <w:ind w:right="-720"/>
          </w:pPr>
        </w:pPrChange>
      </w:pPr>
    </w:p>
    <w:p w14:paraId="47FB7882" w14:textId="77777777" w:rsidR="004A4769" w:rsidRPr="006B17C5" w:rsidRDefault="004A4769">
      <w:pPr>
        <w:keepNext/>
        <w:keepLines/>
        <w:rPr>
          <w:ins w:id="9367" w:author="Mosi Adesina Ifatunji" w:date="2025-06-17T17:30:00Z" w16du:dateUtc="2025-06-17T22:30:00Z"/>
          <w:rPrChange w:id="9368" w:author="Mosi Adesina Ifatunji" w:date="2025-07-17T11:52:00Z" w16du:dateUtc="2025-07-17T16:52:00Z">
            <w:rPr>
              <w:ins w:id="9369" w:author="Mosi Adesina Ifatunji" w:date="2025-06-17T17:30:00Z" w16du:dateUtc="2025-06-17T22:30:00Z"/>
              <w:rFonts w:ascii="Helvetica Neue" w:hAnsi="Helvetica Neue" w:cs="Helvetica Neue"/>
              <w:sz w:val="26"/>
              <w:szCs w:val="26"/>
            </w:rPr>
          </w:rPrChange>
        </w:rPr>
        <w:pPrChange w:id="9370" w:author="Mosi Adesina Ifatunji" w:date="2025-10-21T19:50:00Z" w16du:dateUtc="2025-10-22T00:50:00Z">
          <w:pPr>
            <w:autoSpaceDE w:val="0"/>
            <w:autoSpaceDN w:val="0"/>
            <w:adjustRightInd w:val="0"/>
            <w:ind w:left="720" w:right="-720" w:hanging="720"/>
          </w:pPr>
        </w:pPrChange>
      </w:pPr>
      <w:ins w:id="9371" w:author="Mosi Adesina Ifatunji" w:date="2025-06-17T17:30:00Z" w16du:dateUtc="2025-06-17T22:30:00Z">
        <w:r w:rsidRPr="006B17C5">
          <w:rPr>
            <w:rPrChange w:id="9372" w:author="Mosi Adesina Ifatunji" w:date="2025-07-17T11:52:00Z" w16du:dateUtc="2025-07-17T16:52:00Z">
              <w:rPr>
                <w:rFonts w:ascii="Helvetica Neue" w:hAnsi="Helvetica Neue" w:cs="Helvetica Neue"/>
                <w:sz w:val="26"/>
                <w:szCs w:val="26"/>
              </w:rPr>
            </w:rPrChange>
          </w:rPr>
          <w:t xml:space="preserve">Berard, Tim J. 2008. "The Neglected Social Psychology of Institutional Racism." </w:t>
        </w:r>
        <w:r w:rsidRPr="006B17C5">
          <w:rPr>
            <w:i/>
            <w:iCs/>
            <w:rPrChange w:id="9373" w:author="Mosi Adesina Ifatunji" w:date="2025-07-17T11:52:00Z" w16du:dateUtc="2025-07-17T16:52:00Z">
              <w:rPr>
                <w:rFonts w:ascii="Helvetica Neue" w:hAnsi="Helvetica Neue" w:cs="Helvetica Neue"/>
                <w:i/>
                <w:iCs/>
                <w:sz w:val="26"/>
                <w:szCs w:val="26"/>
              </w:rPr>
            </w:rPrChange>
          </w:rPr>
          <w:t>Sociology Compass</w:t>
        </w:r>
        <w:r w:rsidRPr="006B17C5">
          <w:rPr>
            <w:rPrChange w:id="9374" w:author="Mosi Adesina Ifatunji" w:date="2025-07-17T11:52:00Z" w16du:dateUtc="2025-07-17T16:52:00Z">
              <w:rPr>
                <w:rFonts w:ascii="Helvetica Neue" w:hAnsi="Helvetica Neue" w:cs="Helvetica Neue"/>
                <w:sz w:val="26"/>
                <w:szCs w:val="26"/>
              </w:rPr>
            </w:rPrChange>
          </w:rPr>
          <w:t xml:space="preserve"> 2(2):734–64.</w:t>
        </w:r>
      </w:ins>
    </w:p>
    <w:p w14:paraId="154AE3ED" w14:textId="77777777" w:rsidR="004A4769" w:rsidRPr="006B17C5" w:rsidRDefault="004A4769">
      <w:pPr>
        <w:keepNext/>
        <w:keepLines/>
        <w:rPr>
          <w:ins w:id="9375" w:author="Mosi Adesina Ifatunji" w:date="2025-06-17T17:33:00Z" w16du:dateUtc="2025-06-17T22:33:00Z"/>
          <w:rPrChange w:id="9376" w:author="Mosi Adesina Ifatunji" w:date="2025-07-17T11:52:00Z" w16du:dateUtc="2025-07-17T16:52:00Z">
            <w:rPr>
              <w:ins w:id="9377" w:author="Mosi Adesina Ifatunji" w:date="2025-06-17T17:33:00Z" w16du:dateUtc="2025-06-17T22:33:00Z"/>
              <w:rFonts w:ascii="Helvetica Neue" w:hAnsi="Helvetica Neue" w:cs="Helvetica Neue"/>
              <w:sz w:val="26"/>
              <w:szCs w:val="26"/>
            </w:rPr>
          </w:rPrChange>
        </w:rPr>
        <w:pPrChange w:id="9378" w:author="Mosi Adesina Ifatunji" w:date="2025-10-21T19:50:00Z" w16du:dateUtc="2025-10-22T00:50:00Z">
          <w:pPr>
            <w:autoSpaceDE w:val="0"/>
            <w:autoSpaceDN w:val="0"/>
            <w:adjustRightInd w:val="0"/>
            <w:ind w:right="-720"/>
          </w:pPr>
        </w:pPrChange>
      </w:pPr>
    </w:p>
    <w:p w14:paraId="45A7CBDB" w14:textId="77777777" w:rsidR="00096CB1" w:rsidRPr="006B17C5" w:rsidRDefault="00096CB1">
      <w:pPr>
        <w:keepNext/>
        <w:keepLines/>
        <w:rPr>
          <w:ins w:id="9379" w:author="Mosi Adesina Ifatunji" w:date="2025-06-17T17:33:00Z" w16du:dateUtc="2025-06-17T22:33:00Z"/>
          <w:rPrChange w:id="9380" w:author="Mosi Adesina Ifatunji" w:date="2025-07-17T11:52:00Z" w16du:dateUtc="2025-07-17T16:52:00Z">
            <w:rPr>
              <w:ins w:id="9381" w:author="Mosi Adesina Ifatunji" w:date="2025-06-17T17:33:00Z" w16du:dateUtc="2025-06-17T22:33:00Z"/>
              <w:rFonts w:ascii="Helvetica Neue" w:hAnsi="Helvetica Neue" w:cs="Helvetica Neue"/>
              <w:sz w:val="26"/>
              <w:szCs w:val="26"/>
            </w:rPr>
          </w:rPrChange>
        </w:rPr>
        <w:pPrChange w:id="9382" w:author="Mosi Adesina Ifatunji" w:date="2025-10-21T19:50:00Z" w16du:dateUtc="2025-10-22T00:50:00Z">
          <w:pPr>
            <w:autoSpaceDE w:val="0"/>
            <w:autoSpaceDN w:val="0"/>
            <w:adjustRightInd w:val="0"/>
            <w:ind w:left="720" w:right="-720" w:hanging="720"/>
          </w:pPr>
        </w:pPrChange>
      </w:pPr>
      <w:ins w:id="9383" w:author="Mosi Adesina Ifatunji" w:date="2025-06-17T17:33:00Z" w16du:dateUtc="2025-06-17T22:33:00Z">
        <w:r w:rsidRPr="006B17C5">
          <w:rPr>
            <w:rPrChange w:id="9384" w:author="Mosi Adesina Ifatunji" w:date="2025-07-17T11:52:00Z" w16du:dateUtc="2025-07-17T16:52:00Z">
              <w:rPr>
                <w:rFonts w:ascii="Helvetica Neue" w:hAnsi="Helvetica Neue" w:cs="Helvetica Neue"/>
                <w:sz w:val="26"/>
                <w:szCs w:val="26"/>
              </w:rPr>
            </w:rPrChange>
          </w:rPr>
          <w:t xml:space="preserve">Giuliano, Laura, David I Levine, and Jonathan Leonard. 2009. "Manager Race and the Race of New Hires." </w:t>
        </w:r>
        <w:r w:rsidRPr="006B17C5">
          <w:rPr>
            <w:i/>
            <w:iCs/>
            <w:rPrChange w:id="9385" w:author="Mosi Adesina Ifatunji" w:date="2025-07-17T11:52:00Z" w16du:dateUtc="2025-07-17T16:52:00Z">
              <w:rPr>
                <w:rFonts w:ascii="Helvetica Neue" w:hAnsi="Helvetica Neue" w:cs="Helvetica Neue"/>
                <w:i/>
                <w:iCs/>
                <w:sz w:val="26"/>
                <w:szCs w:val="26"/>
              </w:rPr>
            </w:rPrChange>
          </w:rPr>
          <w:t>Journal of Labor Economics</w:t>
        </w:r>
        <w:r w:rsidRPr="006B17C5">
          <w:rPr>
            <w:rPrChange w:id="9386" w:author="Mosi Adesina Ifatunji" w:date="2025-07-17T11:52:00Z" w16du:dateUtc="2025-07-17T16:52:00Z">
              <w:rPr>
                <w:rFonts w:ascii="Helvetica Neue" w:hAnsi="Helvetica Neue" w:cs="Helvetica Neue"/>
                <w:sz w:val="26"/>
                <w:szCs w:val="26"/>
              </w:rPr>
            </w:rPrChange>
          </w:rPr>
          <w:t xml:space="preserve"> 27(4):589–631.</w:t>
        </w:r>
      </w:ins>
    </w:p>
    <w:p w14:paraId="51445C76" w14:textId="77777777" w:rsidR="00096CB1" w:rsidRPr="006B17C5" w:rsidRDefault="00096CB1">
      <w:pPr>
        <w:keepNext/>
        <w:keepLines/>
        <w:rPr>
          <w:ins w:id="9387" w:author="Mosi Adesina Ifatunji" w:date="2025-06-17T17:33:00Z" w16du:dateUtc="2025-06-17T22:33:00Z"/>
          <w:rPrChange w:id="9388" w:author="Mosi Adesina Ifatunji" w:date="2025-07-17T11:52:00Z" w16du:dateUtc="2025-07-17T16:52:00Z">
            <w:rPr>
              <w:ins w:id="9389" w:author="Mosi Adesina Ifatunji" w:date="2025-06-17T17:33:00Z" w16du:dateUtc="2025-06-17T22:33:00Z"/>
              <w:rFonts w:ascii="Helvetica Neue" w:hAnsi="Helvetica Neue" w:cs="Helvetica Neue"/>
              <w:sz w:val="26"/>
              <w:szCs w:val="26"/>
            </w:rPr>
          </w:rPrChange>
        </w:rPr>
        <w:pPrChange w:id="9390" w:author="Mosi Adesina Ifatunji" w:date="2025-10-21T19:50:00Z" w16du:dateUtc="2025-10-22T00:50:00Z">
          <w:pPr>
            <w:autoSpaceDE w:val="0"/>
            <w:autoSpaceDN w:val="0"/>
            <w:adjustRightInd w:val="0"/>
            <w:ind w:right="-720"/>
          </w:pPr>
        </w:pPrChange>
      </w:pPr>
    </w:p>
    <w:p w14:paraId="6106A8B5" w14:textId="77777777" w:rsidR="004302D1" w:rsidRPr="006B17C5" w:rsidRDefault="004302D1">
      <w:pPr>
        <w:keepNext/>
        <w:keepLines/>
        <w:rPr>
          <w:ins w:id="9391" w:author="Mosi Adesina Ifatunji" w:date="2025-06-17T17:35:00Z" w16du:dateUtc="2025-06-17T22:35:00Z"/>
          <w:rPrChange w:id="9392" w:author="Mosi Adesina Ifatunji" w:date="2025-07-17T11:52:00Z" w16du:dateUtc="2025-07-17T16:52:00Z">
            <w:rPr>
              <w:ins w:id="9393" w:author="Mosi Adesina Ifatunji" w:date="2025-06-17T17:35:00Z" w16du:dateUtc="2025-06-17T22:35:00Z"/>
              <w:rFonts w:ascii="Helvetica Neue" w:hAnsi="Helvetica Neue" w:cs="Helvetica Neue"/>
              <w:sz w:val="26"/>
              <w:szCs w:val="26"/>
            </w:rPr>
          </w:rPrChange>
        </w:rPr>
        <w:pPrChange w:id="9394" w:author="Mosi Adesina Ifatunji" w:date="2025-10-21T19:50:00Z" w16du:dateUtc="2025-10-22T00:50:00Z">
          <w:pPr>
            <w:autoSpaceDE w:val="0"/>
            <w:autoSpaceDN w:val="0"/>
            <w:adjustRightInd w:val="0"/>
            <w:ind w:left="720" w:right="-720" w:hanging="720"/>
          </w:pPr>
        </w:pPrChange>
      </w:pPr>
      <w:ins w:id="9395" w:author="Mosi Adesina Ifatunji" w:date="2025-06-17T17:35:00Z" w16du:dateUtc="2025-06-17T22:35:00Z">
        <w:r w:rsidRPr="006B17C5">
          <w:rPr>
            <w:rPrChange w:id="9396" w:author="Mosi Adesina Ifatunji" w:date="2025-07-17T11:52:00Z" w16du:dateUtc="2025-07-17T16:52:00Z">
              <w:rPr>
                <w:rFonts w:ascii="Helvetica Neue" w:hAnsi="Helvetica Neue" w:cs="Helvetica Neue"/>
                <w:sz w:val="26"/>
                <w:szCs w:val="26"/>
              </w:rPr>
            </w:rPrChange>
          </w:rPr>
          <w:t>Avent-Holt, Dustin, and Donald Tomaskovic-Devey. 2010. "A relational theory of wage inequality."</w:t>
        </w:r>
      </w:ins>
    </w:p>
    <w:p w14:paraId="57830DF4" w14:textId="77777777" w:rsidR="004302D1" w:rsidRPr="006B17C5" w:rsidRDefault="004302D1">
      <w:pPr>
        <w:keepNext/>
        <w:keepLines/>
        <w:rPr>
          <w:ins w:id="9397" w:author="Mosi Adesina Ifatunji" w:date="2025-06-17T17:36:00Z" w16du:dateUtc="2025-06-17T22:36:00Z"/>
          <w:rPrChange w:id="9398" w:author="Mosi Adesina Ifatunji" w:date="2025-07-17T11:52:00Z" w16du:dateUtc="2025-07-17T16:52:00Z">
            <w:rPr>
              <w:ins w:id="9399" w:author="Mosi Adesina Ifatunji" w:date="2025-06-17T17:36:00Z" w16du:dateUtc="2025-06-17T22:36:00Z"/>
              <w:rFonts w:ascii="Helvetica Neue" w:hAnsi="Helvetica Neue" w:cs="Helvetica Neue"/>
              <w:sz w:val="26"/>
              <w:szCs w:val="26"/>
            </w:rPr>
          </w:rPrChange>
        </w:rPr>
        <w:pPrChange w:id="9400" w:author="Mosi Adesina Ifatunji" w:date="2025-10-21T19:50:00Z" w16du:dateUtc="2025-10-22T00:50:00Z">
          <w:pPr>
            <w:autoSpaceDE w:val="0"/>
            <w:autoSpaceDN w:val="0"/>
            <w:adjustRightInd w:val="0"/>
            <w:ind w:right="-720"/>
          </w:pPr>
        </w:pPrChange>
      </w:pPr>
    </w:p>
    <w:p w14:paraId="03D0B1F4" w14:textId="77777777" w:rsidR="007D1C73" w:rsidRPr="006B17C5" w:rsidRDefault="007D1C73">
      <w:pPr>
        <w:keepNext/>
        <w:keepLines/>
        <w:rPr>
          <w:ins w:id="9401" w:author="Mosi Adesina Ifatunji" w:date="2025-06-17T17:36:00Z" w16du:dateUtc="2025-06-17T22:36:00Z"/>
          <w:rPrChange w:id="9402" w:author="Mosi Adesina Ifatunji" w:date="2025-07-17T11:52:00Z" w16du:dateUtc="2025-07-17T16:52:00Z">
            <w:rPr>
              <w:ins w:id="9403" w:author="Mosi Adesina Ifatunji" w:date="2025-06-17T17:36:00Z" w16du:dateUtc="2025-06-17T22:36:00Z"/>
              <w:rFonts w:ascii="Helvetica Neue" w:hAnsi="Helvetica Neue" w:cs="Helvetica Neue"/>
              <w:sz w:val="26"/>
              <w:szCs w:val="26"/>
            </w:rPr>
          </w:rPrChange>
        </w:rPr>
        <w:pPrChange w:id="9404" w:author="Mosi Adesina Ifatunji" w:date="2025-10-21T19:50:00Z" w16du:dateUtc="2025-10-22T00:50:00Z">
          <w:pPr>
            <w:autoSpaceDE w:val="0"/>
            <w:autoSpaceDN w:val="0"/>
            <w:adjustRightInd w:val="0"/>
            <w:ind w:left="720" w:right="-720" w:hanging="720"/>
          </w:pPr>
        </w:pPrChange>
      </w:pPr>
      <w:proofErr w:type="spellStart"/>
      <w:ins w:id="9405" w:author="Mosi Adesina Ifatunji" w:date="2025-06-17T17:36:00Z" w16du:dateUtc="2025-06-17T22:36:00Z">
        <w:r w:rsidRPr="006B17C5">
          <w:rPr>
            <w:rPrChange w:id="9406" w:author="Mosi Adesina Ifatunji" w:date="2025-07-17T11:52:00Z" w16du:dateUtc="2025-07-17T16:52:00Z">
              <w:rPr>
                <w:rFonts w:ascii="Helvetica Neue" w:hAnsi="Helvetica Neue" w:cs="Helvetica Neue"/>
                <w:sz w:val="26"/>
                <w:szCs w:val="26"/>
              </w:rPr>
            </w:rPrChange>
          </w:rPr>
          <w:t>Mong</w:t>
        </w:r>
        <w:proofErr w:type="spellEnd"/>
        <w:r w:rsidRPr="006B17C5">
          <w:rPr>
            <w:rPrChange w:id="9407" w:author="Mosi Adesina Ifatunji" w:date="2025-07-17T11:52:00Z" w16du:dateUtc="2025-07-17T16:52:00Z">
              <w:rPr>
                <w:rFonts w:ascii="Helvetica Neue" w:hAnsi="Helvetica Neue" w:cs="Helvetica Neue"/>
                <w:sz w:val="26"/>
                <w:szCs w:val="26"/>
              </w:rPr>
            </w:rPrChange>
          </w:rPr>
          <w:t xml:space="preserve">, Sherry N., and Vincent J. Roscigno. 2010. "African American Men and the Experience of Employment Discrimination." </w:t>
        </w:r>
        <w:r w:rsidRPr="006B17C5">
          <w:rPr>
            <w:i/>
            <w:iCs/>
            <w:rPrChange w:id="9408" w:author="Mosi Adesina Ifatunji" w:date="2025-07-17T11:52:00Z" w16du:dateUtc="2025-07-17T16:52:00Z">
              <w:rPr>
                <w:rFonts w:ascii="Helvetica Neue" w:hAnsi="Helvetica Neue" w:cs="Helvetica Neue"/>
                <w:i/>
                <w:iCs/>
                <w:sz w:val="26"/>
                <w:szCs w:val="26"/>
              </w:rPr>
            </w:rPrChange>
          </w:rPr>
          <w:t>Qualitative Sociology</w:t>
        </w:r>
        <w:r w:rsidRPr="006B17C5">
          <w:rPr>
            <w:rPrChange w:id="9409" w:author="Mosi Adesina Ifatunji" w:date="2025-07-17T11:52:00Z" w16du:dateUtc="2025-07-17T16:52:00Z">
              <w:rPr>
                <w:rFonts w:ascii="Helvetica Neue" w:hAnsi="Helvetica Neue" w:cs="Helvetica Neue"/>
                <w:sz w:val="26"/>
                <w:szCs w:val="26"/>
              </w:rPr>
            </w:rPrChange>
          </w:rPr>
          <w:t xml:space="preserve"> 33(1):1–21.</w:t>
        </w:r>
      </w:ins>
    </w:p>
    <w:p w14:paraId="78479649" w14:textId="77777777" w:rsidR="007D1C73" w:rsidRPr="006B17C5" w:rsidRDefault="007D1C73">
      <w:pPr>
        <w:keepNext/>
        <w:keepLines/>
        <w:rPr>
          <w:ins w:id="9410" w:author="Mosi Adesina Ifatunji" w:date="2025-06-17T17:38:00Z" w16du:dateUtc="2025-06-17T22:38:00Z"/>
          <w:rPrChange w:id="9411" w:author="Mosi Adesina Ifatunji" w:date="2025-07-17T11:52:00Z" w16du:dateUtc="2025-07-17T16:52:00Z">
            <w:rPr>
              <w:ins w:id="9412" w:author="Mosi Adesina Ifatunji" w:date="2025-06-17T17:38:00Z" w16du:dateUtc="2025-06-17T22:38:00Z"/>
              <w:rFonts w:ascii="Helvetica Neue" w:hAnsi="Helvetica Neue" w:cs="Helvetica Neue"/>
              <w:sz w:val="26"/>
              <w:szCs w:val="26"/>
            </w:rPr>
          </w:rPrChange>
        </w:rPr>
        <w:pPrChange w:id="9413" w:author="Mosi Adesina Ifatunji" w:date="2025-10-21T19:50:00Z" w16du:dateUtc="2025-10-22T00:50:00Z">
          <w:pPr>
            <w:autoSpaceDE w:val="0"/>
            <w:autoSpaceDN w:val="0"/>
            <w:adjustRightInd w:val="0"/>
            <w:ind w:right="-720"/>
          </w:pPr>
        </w:pPrChange>
      </w:pPr>
    </w:p>
    <w:p w14:paraId="2F5E208E" w14:textId="77777777" w:rsidR="0032381C" w:rsidRPr="006B17C5" w:rsidRDefault="0032381C">
      <w:pPr>
        <w:keepNext/>
        <w:keepLines/>
        <w:rPr>
          <w:ins w:id="9414" w:author="Mosi Adesina Ifatunji" w:date="2025-06-17T17:38:00Z" w16du:dateUtc="2025-06-17T22:38:00Z"/>
          <w:rPrChange w:id="9415" w:author="Mosi Adesina Ifatunji" w:date="2025-07-17T11:52:00Z" w16du:dateUtc="2025-07-17T16:52:00Z">
            <w:rPr>
              <w:ins w:id="9416" w:author="Mosi Adesina Ifatunji" w:date="2025-06-17T17:38:00Z" w16du:dateUtc="2025-06-17T22:38:00Z"/>
              <w:rFonts w:ascii="Helvetica Neue" w:hAnsi="Helvetica Neue" w:cs="Helvetica Neue"/>
              <w:sz w:val="26"/>
              <w:szCs w:val="26"/>
            </w:rPr>
          </w:rPrChange>
        </w:rPr>
        <w:pPrChange w:id="9417" w:author="Mosi Adesina Ifatunji" w:date="2025-10-21T19:50:00Z" w16du:dateUtc="2025-10-22T00:50:00Z">
          <w:pPr>
            <w:autoSpaceDE w:val="0"/>
            <w:autoSpaceDN w:val="0"/>
            <w:adjustRightInd w:val="0"/>
            <w:ind w:left="720" w:right="-720" w:hanging="720"/>
          </w:pPr>
        </w:pPrChange>
      </w:pPr>
      <w:ins w:id="9418" w:author="Mosi Adesina Ifatunji" w:date="2025-06-17T17:38:00Z" w16du:dateUtc="2025-06-17T22:38:00Z">
        <w:r w:rsidRPr="006B17C5">
          <w:rPr>
            <w:rPrChange w:id="9419" w:author="Mosi Adesina Ifatunji" w:date="2025-07-17T11:52:00Z" w16du:dateUtc="2025-07-17T16:52:00Z">
              <w:rPr>
                <w:rFonts w:ascii="Helvetica Neue" w:hAnsi="Helvetica Neue" w:cs="Helvetica Neue"/>
                <w:sz w:val="26"/>
                <w:szCs w:val="26"/>
              </w:rPr>
            </w:rPrChange>
          </w:rPr>
          <w:t xml:space="preserve">Wingfield, Adia Harvey. 2010. "Are some emotions marked “whites only?” Racialized feeling rules in professional workplaces." </w:t>
        </w:r>
        <w:r w:rsidRPr="006B17C5">
          <w:rPr>
            <w:i/>
            <w:iCs/>
            <w:rPrChange w:id="9420" w:author="Mosi Adesina Ifatunji" w:date="2025-07-17T11:52:00Z" w16du:dateUtc="2025-07-17T16:52:00Z">
              <w:rPr>
                <w:rFonts w:ascii="Helvetica Neue" w:hAnsi="Helvetica Neue" w:cs="Helvetica Neue"/>
                <w:i/>
                <w:iCs/>
                <w:sz w:val="26"/>
                <w:szCs w:val="26"/>
              </w:rPr>
            </w:rPrChange>
          </w:rPr>
          <w:t>Social Problems</w:t>
        </w:r>
        <w:r w:rsidRPr="006B17C5">
          <w:rPr>
            <w:rPrChange w:id="9421" w:author="Mosi Adesina Ifatunji" w:date="2025-07-17T11:52:00Z" w16du:dateUtc="2025-07-17T16:52:00Z">
              <w:rPr>
                <w:rFonts w:ascii="Helvetica Neue" w:hAnsi="Helvetica Neue" w:cs="Helvetica Neue"/>
                <w:sz w:val="26"/>
                <w:szCs w:val="26"/>
              </w:rPr>
            </w:rPrChange>
          </w:rPr>
          <w:t xml:space="preserve"> 57(2):251–68.</w:t>
        </w:r>
      </w:ins>
    </w:p>
    <w:p w14:paraId="4913C505" w14:textId="77777777" w:rsidR="0032381C" w:rsidRPr="006B17C5" w:rsidRDefault="0032381C">
      <w:pPr>
        <w:keepNext/>
        <w:keepLines/>
        <w:rPr>
          <w:ins w:id="9422" w:author="Mosi Adesina Ifatunji" w:date="2025-06-17T17:44:00Z" w16du:dateUtc="2025-06-17T22:44:00Z"/>
          <w:rPrChange w:id="9423" w:author="Mosi Adesina Ifatunji" w:date="2025-07-17T11:52:00Z" w16du:dateUtc="2025-07-17T16:52:00Z">
            <w:rPr>
              <w:ins w:id="9424" w:author="Mosi Adesina Ifatunji" w:date="2025-06-17T17:44:00Z" w16du:dateUtc="2025-06-17T22:44:00Z"/>
              <w:rFonts w:ascii="Helvetica Neue" w:hAnsi="Helvetica Neue" w:cs="Helvetica Neue"/>
              <w:sz w:val="26"/>
              <w:szCs w:val="26"/>
            </w:rPr>
          </w:rPrChange>
        </w:rPr>
        <w:pPrChange w:id="9425" w:author="Mosi Adesina Ifatunji" w:date="2025-10-21T19:50:00Z" w16du:dateUtc="2025-10-22T00:50:00Z">
          <w:pPr>
            <w:autoSpaceDE w:val="0"/>
            <w:autoSpaceDN w:val="0"/>
            <w:adjustRightInd w:val="0"/>
            <w:ind w:right="-720"/>
          </w:pPr>
        </w:pPrChange>
      </w:pPr>
    </w:p>
    <w:p w14:paraId="1528F9D6" w14:textId="77777777" w:rsidR="00CF10E3" w:rsidRPr="006B17C5" w:rsidRDefault="00CF10E3">
      <w:pPr>
        <w:keepNext/>
        <w:keepLines/>
        <w:rPr>
          <w:ins w:id="9426" w:author="Mosi Adesina Ifatunji" w:date="2025-06-17T17:44:00Z" w16du:dateUtc="2025-06-17T22:44:00Z"/>
          <w:rPrChange w:id="9427" w:author="Mosi Adesina Ifatunji" w:date="2025-07-17T11:52:00Z" w16du:dateUtc="2025-07-17T16:52:00Z">
            <w:rPr>
              <w:ins w:id="9428" w:author="Mosi Adesina Ifatunji" w:date="2025-06-17T17:44:00Z" w16du:dateUtc="2025-06-17T22:44:00Z"/>
              <w:rFonts w:ascii="Helvetica Neue" w:hAnsi="Helvetica Neue" w:cs="Helvetica Neue"/>
              <w:sz w:val="26"/>
              <w:szCs w:val="26"/>
            </w:rPr>
          </w:rPrChange>
        </w:rPr>
        <w:pPrChange w:id="9429" w:author="Mosi Adesina Ifatunji" w:date="2025-10-21T19:50:00Z" w16du:dateUtc="2025-10-22T00:50:00Z">
          <w:pPr>
            <w:autoSpaceDE w:val="0"/>
            <w:autoSpaceDN w:val="0"/>
            <w:adjustRightInd w:val="0"/>
            <w:ind w:left="720" w:right="-720" w:hanging="720"/>
          </w:pPr>
        </w:pPrChange>
      </w:pPr>
      <w:proofErr w:type="spellStart"/>
      <w:ins w:id="9430" w:author="Mosi Adesina Ifatunji" w:date="2025-06-17T17:44:00Z" w16du:dateUtc="2025-06-17T22:44:00Z">
        <w:r w:rsidRPr="006B17C5">
          <w:rPr>
            <w:rPrChange w:id="9431" w:author="Mosi Adesina Ifatunji" w:date="2025-07-17T11:52:00Z" w16du:dateUtc="2025-07-17T16:52:00Z">
              <w:rPr>
                <w:rFonts w:ascii="Helvetica Neue" w:hAnsi="Helvetica Neue" w:cs="Helvetica Neue"/>
                <w:sz w:val="26"/>
                <w:szCs w:val="26"/>
              </w:rPr>
            </w:rPrChange>
          </w:rPr>
          <w:t>Carbado</w:t>
        </w:r>
        <w:proofErr w:type="spellEnd"/>
        <w:r w:rsidRPr="006B17C5">
          <w:rPr>
            <w:rPrChange w:id="9432" w:author="Mosi Adesina Ifatunji" w:date="2025-07-17T11:52:00Z" w16du:dateUtc="2025-07-17T16:52:00Z">
              <w:rPr>
                <w:rFonts w:ascii="Helvetica Neue" w:hAnsi="Helvetica Neue" w:cs="Helvetica Neue"/>
                <w:sz w:val="26"/>
                <w:szCs w:val="26"/>
              </w:rPr>
            </w:rPrChange>
          </w:rPr>
          <w:t xml:space="preserve">, Devon W., and Mitu Gulati. 2013. "Acting Out the Racial Double Bind (or Being Black Like Obama)." Pp. 1–21 in </w:t>
        </w:r>
        <w:r w:rsidRPr="006B17C5">
          <w:rPr>
            <w:i/>
            <w:iCs/>
            <w:rPrChange w:id="9433" w:author="Mosi Adesina Ifatunji" w:date="2025-07-17T11:52:00Z" w16du:dateUtc="2025-07-17T16:52:00Z">
              <w:rPr>
                <w:rFonts w:ascii="Helvetica Neue" w:hAnsi="Helvetica Neue" w:cs="Helvetica Neue"/>
                <w:i/>
                <w:iCs/>
                <w:sz w:val="26"/>
                <w:szCs w:val="26"/>
              </w:rPr>
            </w:rPrChange>
          </w:rPr>
          <w:t>Acting White? Rethinking Race in “Post-Racial” America</w:t>
        </w:r>
        <w:r w:rsidRPr="006B17C5">
          <w:rPr>
            <w:rPrChange w:id="9434" w:author="Mosi Adesina Ifatunji" w:date="2025-07-17T11:52:00Z" w16du:dateUtc="2025-07-17T16:52:00Z">
              <w:rPr>
                <w:rFonts w:ascii="Helvetica Neue" w:hAnsi="Helvetica Neue" w:cs="Helvetica Neue"/>
                <w:sz w:val="26"/>
                <w:szCs w:val="26"/>
              </w:rPr>
            </w:rPrChange>
          </w:rPr>
          <w:t>. New York, New York: Oxford University Press.</w:t>
        </w:r>
      </w:ins>
    </w:p>
    <w:p w14:paraId="6005545E" w14:textId="77777777" w:rsidR="00CF10E3" w:rsidRPr="006B17C5" w:rsidRDefault="00CF10E3">
      <w:pPr>
        <w:keepNext/>
        <w:keepLines/>
        <w:rPr>
          <w:ins w:id="9435" w:author="Mosi Adesina Ifatunji" w:date="2025-06-17T17:44:00Z" w16du:dateUtc="2025-06-17T22:44:00Z"/>
          <w:rPrChange w:id="9436" w:author="Mosi Adesina Ifatunji" w:date="2025-07-17T11:52:00Z" w16du:dateUtc="2025-07-17T16:52:00Z">
            <w:rPr>
              <w:ins w:id="9437" w:author="Mosi Adesina Ifatunji" w:date="2025-06-17T17:44:00Z" w16du:dateUtc="2025-06-17T22:44:00Z"/>
              <w:rFonts w:ascii="Helvetica Neue" w:hAnsi="Helvetica Neue" w:cs="Helvetica Neue"/>
              <w:sz w:val="26"/>
              <w:szCs w:val="26"/>
            </w:rPr>
          </w:rPrChange>
        </w:rPr>
        <w:pPrChange w:id="9438" w:author="Mosi Adesina Ifatunji" w:date="2025-10-21T19:50:00Z" w16du:dateUtc="2025-10-22T00:50:00Z">
          <w:pPr>
            <w:autoSpaceDE w:val="0"/>
            <w:autoSpaceDN w:val="0"/>
            <w:adjustRightInd w:val="0"/>
            <w:ind w:right="-720"/>
          </w:pPr>
        </w:pPrChange>
      </w:pPr>
    </w:p>
    <w:p w14:paraId="7B17BE4D" w14:textId="77777777" w:rsidR="00233071" w:rsidRPr="006B17C5" w:rsidRDefault="00233071">
      <w:pPr>
        <w:keepNext/>
        <w:keepLines/>
        <w:rPr>
          <w:ins w:id="9439" w:author="Mosi Adesina Ifatunji" w:date="2025-06-17T17:48:00Z" w16du:dateUtc="2025-06-17T22:48:00Z"/>
          <w:rPrChange w:id="9440" w:author="Mosi Adesina Ifatunji" w:date="2025-07-17T11:52:00Z" w16du:dateUtc="2025-07-17T16:52:00Z">
            <w:rPr>
              <w:ins w:id="9441" w:author="Mosi Adesina Ifatunji" w:date="2025-06-17T17:48:00Z" w16du:dateUtc="2025-06-17T22:48:00Z"/>
              <w:rFonts w:ascii="Helvetica Neue" w:hAnsi="Helvetica Neue" w:cs="Helvetica Neue"/>
              <w:sz w:val="26"/>
              <w:szCs w:val="26"/>
            </w:rPr>
          </w:rPrChange>
        </w:rPr>
        <w:pPrChange w:id="9442" w:author="Mosi Adesina Ifatunji" w:date="2025-10-21T19:50:00Z" w16du:dateUtc="2025-10-22T00:50:00Z">
          <w:pPr>
            <w:autoSpaceDE w:val="0"/>
            <w:autoSpaceDN w:val="0"/>
            <w:adjustRightInd w:val="0"/>
            <w:ind w:left="720" w:right="-720" w:hanging="720"/>
          </w:pPr>
        </w:pPrChange>
      </w:pPr>
      <w:ins w:id="9443" w:author="Mosi Adesina Ifatunji" w:date="2025-06-17T17:48:00Z" w16du:dateUtc="2025-06-17T22:48:00Z">
        <w:r w:rsidRPr="006B17C5">
          <w:rPr>
            <w:rPrChange w:id="9444" w:author="Mosi Adesina Ifatunji" w:date="2025-07-17T11:52:00Z" w16du:dateUtc="2025-07-17T16:52:00Z">
              <w:rPr>
                <w:rFonts w:ascii="Helvetica Neue" w:hAnsi="Helvetica Neue" w:cs="Helvetica Neue"/>
                <w:sz w:val="26"/>
                <w:szCs w:val="26"/>
              </w:rPr>
            </w:rPrChange>
          </w:rPr>
          <w:t xml:space="preserve">Roberts, Laura Morgan, Sandra E Cha, and Sung Soo Kim. 2014. "Strategies for managing impressions of racial identity in the workplace." </w:t>
        </w:r>
        <w:r w:rsidRPr="006B17C5">
          <w:rPr>
            <w:i/>
            <w:iCs/>
            <w:rPrChange w:id="9445" w:author="Mosi Adesina Ifatunji" w:date="2025-07-17T11:52:00Z" w16du:dateUtc="2025-07-17T16:52:00Z">
              <w:rPr>
                <w:rFonts w:ascii="Helvetica Neue" w:hAnsi="Helvetica Neue" w:cs="Helvetica Neue"/>
                <w:i/>
                <w:iCs/>
                <w:sz w:val="26"/>
                <w:szCs w:val="26"/>
              </w:rPr>
            </w:rPrChange>
          </w:rPr>
          <w:t>Cultural Diversity and Ethnic Minority Psychology</w:t>
        </w:r>
        <w:r w:rsidRPr="006B17C5">
          <w:rPr>
            <w:rPrChange w:id="9446" w:author="Mosi Adesina Ifatunji" w:date="2025-07-17T11:52:00Z" w16du:dateUtc="2025-07-17T16:52:00Z">
              <w:rPr>
                <w:rFonts w:ascii="Helvetica Neue" w:hAnsi="Helvetica Neue" w:cs="Helvetica Neue"/>
                <w:sz w:val="26"/>
                <w:szCs w:val="26"/>
              </w:rPr>
            </w:rPrChange>
          </w:rPr>
          <w:t xml:space="preserve"> 20(4):529–40.</w:t>
        </w:r>
      </w:ins>
    </w:p>
    <w:p w14:paraId="58EC798C" w14:textId="77777777" w:rsidR="00233071" w:rsidRPr="006B17C5" w:rsidRDefault="00233071">
      <w:pPr>
        <w:keepNext/>
        <w:keepLines/>
        <w:rPr>
          <w:ins w:id="9447" w:author="Mosi Adesina Ifatunji" w:date="2025-06-17T17:48:00Z" w16du:dateUtc="2025-06-17T22:48:00Z"/>
          <w:rPrChange w:id="9448" w:author="Mosi Adesina Ifatunji" w:date="2025-07-17T11:52:00Z" w16du:dateUtc="2025-07-17T16:52:00Z">
            <w:rPr>
              <w:ins w:id="9449" w:author="Mosi Adesina Ifatunji" w:date="2025-06-17T17:48:00Z" w16du:dateUtc="2025-06-17T22:48:00Z"/>
              <w:rFonts w:ascii="Helvetica Neue" w:hAnsi="Helvetica Neue" w:cs="Helvetica Neue"/>
              <w:sz w:val="26"/>
              <w:szCs w:val="26"/>
            </w:rPr>
          </w:rPrChange>
        </w:rPr>
        <w:pPrChange w:id="9450" w:author="Mosi Adesina Ifatunji" w:date="2025-10-21T19:50:00Z" w16du:dateUtc="2025-10-22T00:50:00Z">
          <w:pPr>
            <w:autoSpaceDE w:val="0"/>
            <w:autoSpaceDN w:val="0"/>
            <w:adjustRightInd w:val="0"/>
            <w:ind w:right="-720"/>
          </w:pPr>
        </w:pPrChange>
      </w:pPr>
    </w:p>
    <w:p w14:paraId="7428691D" w14:textId="77777777" w:rsidR="00705030" w:rsidRPr="006B17C5" w:rsidRDefault="00705030">
      <w:pPr>
        <w:keepNext/>
        <w:keepLines/>
        <w:rPr>
          <w:ins w:id="9451" w:author="Mosi Adesina Ifatunji" w:date="2025-06-17T17:50:00Z" w16du:dateUtc="2025-06-17T22:50:00Z"/>
          <w:rPrChange w:id="9452" w:author="Mosi Adesina Ifatunji" w:date="2025-07-17T11:52:00Z" w16du:dateUtc="2025-07-17T16:52:00Z">
            <w:rPr>
              <w:ins w:id="9453" w:author="Mosi Adesina Ifatunji" w:date="2025-06-17T17:50:00Z" w16du:dateUtc="2025-06-17T22:50:00Z"/>
              <w:rFonts w:ascii="Helvetica Neue" w:hAnsi="Helvetica Neue" w:cs="Helvetica Neue"/>
              <w:sz w:val="26"/>
              <w:szCs w:val="26"/>
            </w:rPr>
          </w:rPrChange>
        </w:rPr>
        <w:pPrChange w:id="9454" w:author="Mosi Adesina Ifatunji" w:date="2025-10-21T19:50:00Z" w16du:dateUtc="2025-10-22T00:50:00Z">
          <w:pPr>
            <w:autoSpaceDE w:val="0"/>
            <w:autoSpaceDN w:val="0"/>
            <w:adjustRightInd w:val="0"/>
            <w:ind w:left="720" w:right="-720" w:hanging="720"/>
          </w:pPr>
        </w:pPrChange>
      </w:pPr>
      <w:ins w:id="9455" w:author="Mosi Adesina Ifatunji" w:date="2025-06-17T17:50:00Z" w16du:dateUtc="2025-06-17T22:50:00Z">
        <w:r w:rsidRPr="006B17C5">
          <w:rPr>
            <w:rPrChange w:id="9456" w:author="Mosi Adesina Ifatunji" w:date="2025-07-17T11:52:00Z" w16du:dateUtc="2025-07-17T16:52:00Z">
              <w:rPr>
                <w:rFonts w:ascii="Helvetica Neue" w:hAnsi="Helvetica Neue" w:cs="Helvetica Neue"/>
                <w:sz w:val="26"/>
                <w:szCs w:val="26"/>
              </w:rPr>
            </w:rPrChange>
          </w:rPr>
          <w:t xml:space="preserve">Avery, Derek R., Sabrina D. Volpone, and Oscar Holmes Iv. 2015. "Racial discrimination in organizations." Pp. 89–109 in </w:t>
        </w:r>
        <w:r w:rsidRPr="006B17C5">
          <w:rPr>
            <w:i/>
            <w:iCs/>
            <w:rPrChange w:id="9457" w:author="Mosi Adesina Ifatunji" w:date="2025-07-17T11:52:00Z" w16du:dateUtc="2025-07-17T16:52:00Z">
              <w:rPr>
                <w:rFonts w:ascii="Helvetica Neue" w:hAnsi="Helvetica Neue" w:cs="Helvetica Neue"/>
                <w:i/>
                <w:iCs/>
                <w:sz w:val="26"/>
                <w:szCs w:val="26"/>
              </w:rPr>
            </w:rPrChange>
          </w:rPr>
          <w:t>The Oxford handbook of workplace discrimination</w:t>
        </w:r>
        <w:r w:rsidRPr="006B17C5">
          <w:rPr>
            <w:rPrChange w:id="9458" w:author="Mosi Adesina Ifatunji" w:date="2025-07-17T11:52:00Z" w16du:dateUtc="2025-07-17T16:52:00Z">
              <w:rPr>
                <w:rFonts w:ascii="Helvetica Neue" w:hAnsi="Helvetica Neue" w:cs="Helvetica Neue"/>
                <w:sz w:val="26"/>
                <w:szCs w:val="26"/>
              </w:rPr>
            </w:rPrChange>
          </w:rPr>
          <w:t>. New York, New York: Oxford University Press.</w:t>
        </w:r>
      </w:ins>
    </w:p>
    <w:p w14:paraId="4D557AF7" w14:textId="77777777" w:rsidR="00705030" w:rsidRPr="006B17C5" w:rsidRDefault="00705030">
      <w:pPr>
        <w:keepNext/>
        <w:keepLines/>
        <w:rPr>
          <w:ins w:id="9459" w:author="Mosi Adesina Ifatunji" w:date="2025-06-17T17:50:00Z" w16du:dateUtc="2025-06-17T22:50:00Z"/>
          <w:rPrChange w:id="9460" w:author="Mosi Adesina Ifatunji" w:date="2025-07-17T11:52:00Z" w16du:dateUtc="2025-07-17T16:52:00Z">
            <w:rPr>
              <w:ins w:id="9461" w:author="Mosi Adesina Ifatunji" w:date="2025-06-17T17:50:00Z" w16du:dateUtc="2025-06-17T22:50:00Z"/>
              <w:rFonts w:ascii="Helvetica Neue" w:hAnsi="Helvetica Neue" w:cs="Helvetica Neue"/>
              <w:sz w:val="26"/>
              <w:szCs w:val="26"/>
            </w:rPr>
          </w:rPrChange>
        </w:rPr>
        <w:pPrChange w:id="9462" w:author="Mosi Adesina Ifatunji" w:date="2025-10-21T19:50:00Z" w16du:dateUtc="2025-10-22T00:50:00Z">
          <w:pPr>
            <w:autoSpaceDE w:val="0"/>
            <w:autoSpaceDN w:val="0"/>
            <w:adjustRightInd w:val="0"/>
            <w:ind w:right="-720"/>
          </w:pPr>
        </w:pPrChange>
      </w:pPr>
    </w:p>
    <w:p w14:paraId="792A3855" w14:textId="77777777" w:rsidR="000E64D5" w:rsidRPr="006B17C5" w:rsidRDefault="000E64D5">
      <w:pPr>
        <w:keepNext/>
        <w:keepLines/>
        <w:rPr>
          <w:ins w:id="9463" w:author="Mosi Adesina Ifatunji" w:date="2025-06-17T17:52:00Z" w16du:dateUtc="2025-06-17T22:52:00Z"/>
          <w:rPrChange w:id="9464" w:author="Mosi Adesina Ifatunji" w:date="2025-07-17T11:52:00Z" w16du:dateUtc="2025-07-17T16:52:00Z">
            <w:rPr>
              <w:ins w:id="9465" w:author="Mosi Adesina Ifatunji" w:date="2025-06-17T17:52:00Z" w16du:dateUtc="2025-06-17T22:52:00Z"/>
              <w:rFonts w:ascii="Helvetica Neue" w:hAnsi="Helvetica Neue" w:cs="Helvetica Neue"/>
              <w:sz w:val="26"/>
              <w:szCs w:val="26"/>
            </w:rPr>
          </w:rPrChange>
        </w:rPr>
        <w:pPrChange w:id="9466" w:author="Mosi Adesina Ifatunji" w:date="2025-10-21T19:50:00Z" w16du:dateUtc="2025-10-22T00:50:00Z">
          <w:pPr>
            <w:autoSpaceDE w:val="0"/>
            <w:autoSpaceDN w:val="0"/>
            <w:adjustRightInd w:val="0"/>
            <w:ind w:left="720" w:right="-720" w:hanging="720"/>
          </w:pPr>
        </w:pPrChange>
      </w:pPr>
      <w:ins w:id="9467" w:author="Mosi Adesina Ifatunji" w:date="2025-06-17T17:52:00Z" w16du:dateUtc="2025-06-17T22:52:00Z">
        <w:r w:rsidRPr="006B17C5">
          <w:rPr>
            <w:rPrChange w:id="9468" w:author="Mosi Adesina Ifatunji" w:date="2025-07-17T11:52:00Z" w16du:dateUtc="2025-07-17T16:52:00Z">
              <w:rPr>
                <w:rFonts w:ascii="Helvetica Neue" w:hAnsi="Helvetica Neue" w:cs="Helvetica Neue"/>
                <w:sz w:val="26"/>
                <w:szCs w:val="26"/>
              </w:rPr>
            </w:rPrChange>
          </w:rPr>
          <w:t>del Carmen Triana, Maria, Tiffany M. Trzebiatowski, and Seo-Young Byun. 2015. "</w:t>
        </w:r>
        <w:proofErr w:type="spellStart"/>
        <w:r w:rsidRPr="006B17C5">
          <w:rPr>
            <w:rPrChange w:id="9469" w:author="Mosi Adesina Ifatunji" w:date="2025-07-17T11:52:00Z" w16du:dateUtc="2025-07-17T16:52:00Z">
              <w:rPr>
                <w:rFonts w:ascii="Helvetica Neue" w:hAnsi="Helvetica Neue" w:cs="Helvetica Neue"/>
                <w:sz w:val="26"/>
                <w:szCs w:val="26"/>
              </w:rPr>
            </w:rPrChange>
          </w:rPr>
          <w:t>Indvidual</w:t>
        </w:r>
        <w:proofErr w:type="spellEnd"/>
        <w:r w:rsidRPr="006B17C5">
          <w:rPr>
            <w:rPrChange w:id="9470" w:author="Mosi Adesina Ifatunji" w:date="2025-07-17T11:52:00Z" w16du:dateUtc="2025-07-17T16:52:00Z">
              <w:rPr>
                <w:rFonts w:ascii="Helvetica Neue" w:hAnsi="Helvetica Neue" w:cs="Helvetica Neue"/>
                <w:sz w:val="26"/>
                <w:szCs w:val="26"/>
              </w:rPr>
            </w:rPrChange>
          </w:rPr>
          <w:t xml:space="preserve"> Outcomes of Discrimination in Workplaces." in </w:t>
        </w:r>
        <w:r w:rsidRPr="006B17C5">
          <w:rPr>
            <w:i/>
            <w:iCs/>
            <w:rPrChange w:id="9471" w:author="Mosi Adesina Ifatunji" w:date="2025-07-17T11:52:00Z" w16du:dateUtc="2025-07-17T16:52:00Z">
              <w:rPr>
                <w:rFonts w:ascii="Helvetica Neue" w:hAnsi="Helvetica Neue" w:cs="Helvetica Neue"/>
                <w:i/>
                <w:iCs/>
                <w:sz w:val="26"/>
                <w:szCs w:val="26"/>
              </w:rPr>
            </w:rPrChange>
          </w:rPr>
          <w:t>The Oxford Handbook of Workplace Discrimination</w:t>
        </w:r>
        <w:r w:rsidRPr="006B17C5">
          <w:rPr>
            <w:rPrChange w:id="9472" w:author="Mosi Adesina Ifatunji" w:date="2025-07-17T11:52:00Z" w16du:dateUtc="2025-07-17T16:52:00Z">
              <w:rPr>
                <w:rFonts w:ascii="Helvetica Neue" w:hAnsi="Helvetica Neue" w:cs="Helvetica Neue"/>
                <w:sz w:val="26"/>
                <w:szCs w:val="26"/>
              </w:rPr>
            </w:rPrChange>
          </w:rPr>
          <w:t>, edited by Adrienne J. Colella and Eden B. King. New York, NY: Oxford University Press.</w:t>
        </w:r>
      </w:ins>
    </w:p>
    <w:p w14:paraId="63C010E2" w14:textId="77777777" w:rsidR="000E64D5" w:rsidRPr="006B17C5" w:rsidRDefault="000E64D5">
      <w:pPr>
        <w:keepNext/>
        <w:keepLines/>
        <w:rPr>
          <w:ins w:id="9473" w:author="Mosi Adesina Ifatunji" w:date="2025-06-17T17:52:00Z" w16du:dateUtc="2025-06-17T22:52:00Z"/>
          <w:rPrChange w:id="9474" w:author="Mosi Adesina Ifatunji" w:date="2025-07-17T11:52:00Z" w16du:dateUtc="2025-07-17T16:52:00Z">
            <w:rPr>
              <w:ins w:id="9475" w:author="Mosi Adesina Ifatunji" w:date="2025-06-17T17:52:00Z" w16du:dateUtc="2025-06-17T22:52:00Z"/>
              <w:rFonts w:ascii="Helvetica Neue" w:hAnsi="Helvetica Neue" w:cs="Helvetica Neue"/>
              <w:sz w:val="26"/>
              <w:szCs w:val="26"/>
            </w:rPr>
          </w:rPrChange>
        </w:rPr>
        <w:pPrChange w:id="9476" w:author="Mosi Adesina Ifatunji" w:date="2025-10-21T19:50:00Z" w16du:dateUtc="2025-10-22T00:50:00Z">
          <w:pPr>
            <w:autoSpaceDE w:val="0"/>
            <w:autoSpaceDN w:val="0"/>
            <w:adjustRightInd w:val="0"/>
            <w:ind w:right="-720"/>
          </w:pPr>
        </w:pPrChange>
      </w:pPr>
    </w:p>
    <w:p w14:paraId="45564712" w14:textId="77777777" w:rsidR="008A3902" w:rsidRPr="006B17C5" w:rsidRDefault="008A3902">
      <w:pPr>
        <w:keepNext/>
        <w:keepLines/>
        <w:rPr>
          <w:ins w:id="9477" w:author="Mosi Adesina Ifatunji" w:date="2025-06-17T17:53:00Z" w16du:dateUtc="2025-06-17T22:53:00Z"/>
          <w:rPrChange w:id="9478" w:author="Mosi Adesina Ifatunji" w:date="2025-07-17T11:52:00Z" w16du:dateUtc="2025-07-17T16:52:00Z">
            <w:rPr>
              <w:ins w:id="9479" w:author="Mosi Adesina Ifatunji" w:date="2025-06-17T17:53:00Z" w16du:dateUtc="2025-06-17T22:53:00Z"/>
              <w:rFonts w:ascii="Helvetica Neue" w:hAnsi="Helvetica Neue" w:cs="Helvetica Neue"/>
              <w:sz w:val="26"/>
              <w:szCs w:val="26"/>
            </w:rPr>
          </w:rPrChange>
        </w:rPr>
        <w:pPrChange w:id="9480" w:author="Mosi Adesina Ifatunji" w:date="2025-10-21T19:50:00Z" w16du:dateUtc="2025-10-22T00:50:00Z">
          <w:pPr>
            <w:autoSpaceDE w:val="0"/>
            <w:autoSpaceDN w:val="0"/>
            <w:adjustRightInd w:val="0"/>
            <w:ind w:left="720" w:right="-720" w:hanging="720"/>
          </w:pPr>
        </w:pPrChange>
      </w:pPr>
      <w:ins w:id="9481" w:author="Mosi Adesina Ifatunji" w:date="2025-06-17T17:53:00Z" w16du:dateUtc="2025-06-17T22:53:00Z">
        <w:r w:rsidRPr="006B17C5">
          <w:rPr>
            <w:rPrChange w:id="9482" w:author="Mosi Adesina Ifatunji" w:date="2025-07-17T11:52:00Z" w16du:dateUtc="2025-07-17T16:52:00Z">
              <w:rPr>
                <w:rFonts w:ascii="Helvetica Neue" w:hAnsi="Helvetica Neue" w:cs="Helvetica Neue"/>
                <w:sz w:val="26"/>
                <w:szCs w:val="26"/>
              </w:rPr>
            </w:rPrChange>
          </w:rPr>
          <w:t xml:space="preserve">Evans, </w:t>
        </w:r>
        <w:proofErr w:type="spellStart"/>
        <w:r w:rsidRPr="006B17C5">
          <w:rPr>
            <w:rPrChange w:id="9483" w:author="Mosi Adesina Ifatunji" w:date="2025-07-17T11:52:00Z" w16du:dateUtc="2025-07-17T16:52:00Z">
              <w:rPr>
                <w:rFonts w:ascii="Helvetica Neue" w:hAnsi="Helvetica Neue" w:cs="Helvetica Neue"/>
                <w:sz w:val="26"/>
                <w:szCs w:val="26"/>
              </w:rPr>
            </w:rPrChange>
          </w:rPr>
          <w:t>Louwanda</w:t>
        </w:r>
        <w:proofErr w:type="spellEnd"/>
        <w:r w:rsidRPr="006B17C5">
          <w:rPr>
            <w:rPrChange w:id="9484" w:author="Mosi Adesina Ifatunji" w:date="2025-07-17T11:52:00Z" w16du:dateUtc="2025-07-17T16:52:00Z">
              <w:rPr>
                <w:rFonts w:ascii="Helvetica Neue" w:hAnsi="Helvetica Neue" w:cs="Helvetica Neue"/>
                <w:sz w:val="26"/>
                <w:szCs w:val="26"/>
              </w:rPr>
            </w:rPrChange>
          </w:rPr>
          <w:t xml:space="preserve">, and Wendy Leo Moore. 2015. "Impossible burdens: White institutions, emotional labor, and micro-resistance." </w:t>
        </w:r>
        <w:r w:rsidRPr="006B17C5">
          <w:rPr>
            <w:i/>
            <w:iCs/>
            <w:rPrChange w:id="9485" w:author="Mosi Adesina Ifatunji" w:date="2025-07-17T11:52:00Z" w16du:dateUtc="2025-07-17T16:52:00Z">
              <w:rPr>
                <w:rFonts w:ascii="Helvetica Neue" w:hAnsi="Helvetica Neue" w:cs="Helvetica Neue"/>
                <w:i/>
                <w:iCs/>
                <w:sz w:val="26"/>
                <w:szCs w:val="26"/>
              </w:rPr>
            </w:rPrChange>
          </w:rPr>
          <w:t>Social Problems</w:t>
        </w:r>
        <w:r w:rsidRPr="006B17C5">
          <w:rPr>
            <w:rPrChange w:id="9486" w:author="Mosi Adesina Ifatunji" w:date="2025-07-17T11:52:00Z" w16du:dateUtc="2025-07-17T16:52:00Z">
              <w:rPr>
                <w:rFonts w:ascii="Helvetica Neue" w:hAnsi="Helvetica Neue" w:cs="Helvetica Neue"/>
                <w:sz w:val="26"/>
                <w:szCs w:val="26"/>
              </w:rPr>
            </w:rPrChange>
          </w:rPr>
          <w:t xml:space="preserve"> 62(3):439–54.</w:t>
        </w:r>
      </w:ins>
    </w:p>
    <w:p w14:paraId="19F14D31" w14:textId="77777777" w:rsidR="008A3902" w:rsidRPr="006B17C5" w:rsidRDefault="008A3902">
      <w:pPr>
        <w:keepNext/>
        <w:keepLines/>
        <w:rPr>
          <w:ins w:id="9487" w:author="Mosi Adesina Ifatunji" w:date="2025-06-17T17:54:00Z" w16du:dateUtc="2025-06-17T22:54:00Z"/>
          <w:rPrChange w:id="9488" w:author="Mosi Adesina Ifatunji" w:date="2025-07-17T11:52:00Z" w16du:dateUtc="2025-07-17T16:52:00Z">
            <w:rPr>
              <w:ins w:id="9489" w:author="Mosi Adesina Ifatunji" w:date="2025-06-17T17:54:00Z" w16du:dateUtc="2025-06-17T22:54:00Z"/>
              <w:rFonts w:ascii="Helvetica Neue" w:hAnsi="Helvetica Neue" w:cs="Helvetica Neue"/>
              <w:sz w:val="26"/>
              <w:szCs w:val="26"/>
            </w:rPr>
          </w:rPrChange>
        </w:rPr>
        <w:pPrChange w:id="9490" w:author="Mosi Adesina Ifatunji" w:date="2025-10-21T19:50:00Z" w16du:dateUtc="2025-10-22T00:50:00Z">
          <w:pPr>
            <w:autoSpaceDE w:val="0"/>
            <w:autoSpaceDN w:val="0"/>
            <w:adjustRightInd w:val="0"/>
            <w:ind w:right="-720"/>
          </w:pPr>
        </w:pPrChange>
      </w:pPr>
    </w:p>
    <w:p w14:paraId="01FF419C" w14:textId="77777777" w:rsidR="00755C49" w:rsidRPr="006B17C5" w:rsidRDefault="00755C49">
      <w:pPr>
        <w:keepNext/>
        <w:keepLines/>
        <w:rPr>
          <w:ins w:id="9491" w:author="Mosi Adesina Ifatunji" w:date="2025-06-17T17:54:00Z" w16du:dateUtc="2025-06-17T22:54:00Z"/>
          <w:rPrChange w:id="9492" w:author="Mosi Adesina Ifatunji" w:date="2025-07-17T11:52:00Z" w16du:dateUtc="2025-07-17T16:52:00Z">
            <w:rPr>
              <w:ins w:id="9493" w:author="Mosi Adesina Ifatunji" w:date="2025-06-17T17:54:00Z" w16du:dateUtc="2025-06-17T22:54:00Z"/>
              <w:rFonts w:ascii="Helvetica Neue" w:hAnsi="Helvetica Neue" w:cs="Helvetica Neue"/>
              <w:sz w:val="26"/>
              <w:szCs w:val="26"/>
            </w:rPr>
          </w:rPrChange>
        </w:rPr>
        <w:pPrChange w:id="9494" w:author="Mosi Adesina Ifatunji" w:date="2025-10-21T19:50:00Z" w16du:dateUtc="2025-10-22T00:50:00Z">
          <w:pPr>
            <w:autoSpaceDE w:val="0"/>
            <w:autoSpaceDN w:val="0"/>
            <w:adjustRightInd w:val="0"/>
            <w:ind w:left="720" w:right="-720" w:hanging="720"/>
          </w:pPr>
        </w:pPrChange>
      </w:pPr>
      <w:ins w:id="9495" w:author="Mosi Adesina Ifatunji" w:date="2025-06-17T17:54:00Z" w16du:dateUtc="2025-06-17T22:54:00Z">
        <w:r w:rsidRPr="006B17C5">
          <w:rPr>
            <w:rPrChange w:id="9496" w:author="Mosi Adesina Ifatunji" w:date="2025-07-17T11:52:00Z" w16du:dateUtc="2025-07-17T16:52:00Z">
              <w:rPr>
                <w:rFonts w:ascii="Helvetica Neue" w:hAnsi="Helvetica Neue" w:cs="Helvetica Neue"/>
                <w:sz w:val="26"/>
                <w:szCs w:val="26"/>
              </w:rPr>
            </w:rPrChange>
          </w:rPr>
          <w:t xml:space="preserve">Glenn, Evelyn Nakano. 2015. "Race, Racialization, and Work." Pp. 93–108 in </w:t>
        </w:r>
        <w:r w:rsidRPr="006B17C5">
          <w:rPr>
            <w:i/>
            <w:iCs/>
            <w:rPrChange w:id="9497" w:author="Mosi Adesina Ifatunji" w:date="2025-07-17T11:52:00Z" w16du:dateUtc="2025-07-17T16:52:00Z">
              <w:rPr>
                <w:rFonts w:ascii="Helvetica Neue" w:hAnsi="Helvetica Neue" w:cs="Helvetica Neue"/>
                <w:i/>
                <w:iCs/>
                <w:sz w:val="26"/>
                <w:szCs w:val="26"/>
              </w:rPr>
            </w:rPrChange>
          </w:rPr>
          <w:t>The SAGE Handbook of the Sociology of Work and Employment</w:t>
        </w:r>
        <w:r w:rsidRPr="006B17C5">
          <w:rPr>
            <w:rPrChange w:id="9498" w:author="Mosi Adesina Ifatunji" w:date="2025-07-17T11:52:00Z" w16du:dateUtc="2025-07-17T16:52:00Z">
              <w:rPr>
                <w:rFonts w:ascii="Helvetica Neue" w:hAnsi="Helvetica Neue" w:cs="Helvetica Neue"/>
                <w:sz w:val="26"/>
                <w:szCs w:val="26"/>
              </w:rPr>
            </w:rPrChange>
          </w:rPr>
          <w:t>: SAGE Publications.</w:t>
        </w:r>
      </w:ins>
    </w:p>
    <w:p w14:paraId="3884B4BF" w14:textId="77777777" w:rsidR="00755C49" w:rsidRPr="006B17C5" w:rsidRDefault="00755C49">
      <w:pPr>
        <w:keepNext/>
        <w:keepLines/>
        <w:rPr>
          <w:ins w:id="9499" w:author="Mosi Adesina Ifatunji" w:date="2025-06-17T17:54:00Z" w16du:dateUtc="2025-06-17T22:54:00Z"/>
          <w:rPrChange w:id="9500" w:author="Mosi Adesina Ifatunji" w:date="2025-07-17T11:52:00Z" w16du:dateUtc="2025-07-17T16:52:00Z">
            <w:rPr>
              <w:ins w:id="9501" w:author="Mosi Adesina Ifatunji" w:date="2025-06-17T17:54:00Z" w16du:dateUtc="2025-06-17T22:54:00Z"/>
              <w:rFonts w:ascii="Helvetica Neue" w:hAnsi="Helvetica Neue" w:cs="Helvetica Neue"/>
              <w:sz w:val="26"/>
              <w:szCs w:val="26"/>
            </w:rPr>
          </w:rPrChange>
        </w:rPr>
        <w:pPrChange w:id="9502" w:author="Mosi Adesina Ifatunji" w:date="2025-10-21T19:50:00Z" w16du:dateUtc="2025-10-22T00:50:00Z">
          <w:pPr>
            <w:autoSpaceDE w:val="0"/>
            <w:autoSpaceDN w:val="0"/>
            <w:adjustRightInd w:val="0"/>
            <w:ind w:right="-720"/>
          </w:pPr>
        </w:pPrChange>
      </w:pPr>
    </w:p>
    <w:p w14:paraId="60A64BB0" w14:textId="77777777" w:rsidR="00F150BB" w:rsidRPr="006B17C5" w:rsidRDefault="00F150BB">
      <w:pPr>
        <w:keepNext/>
        <w:keepLines/>
        <w:rPr>
          <w:ins w:id="9503" w:author="Mosi Adesina Ifatunji" w:date="2025-06-17T17:54:00Z" w16du:dateUtc="2025-06-17T22:54:00Z"/>
          <w:rPrChange w:id="9504" w:author="Mosi Adesina Ifatunji" w:date="2025-07-17T11:52:00Z" w16du:dateUtc="2025-07-17T16:52:00Z">
            <w:rPr>
              <w:ins w:id="9505" w:author="Mosi Adesina Ifatunji" w:date="2025-06-17T17:54:00Z" w16du:dateUtc="2025-06-17T22:54:00Z"/>
              <w:rFonts w:ascii="Helvetica Neue" w:hAnsi="Helvetica Neue" w:cs="Helvetica Neue"/>
              <w:sz w:val="26"/>
              <w:szCs w:val="26"/>
            </w:rPr>
          </w:rPrChange>
        </w:rPr>
        <w:pPrChange w:id="9506" w:author="Mosi Adesina Ifatunji" w:date="2025-10-21T19:50:00Z" w16du:dateUtc="2025-10-22T00:50:00Z">
          <w:pPr>
            <w:autoSpaceDE w:val="0"/>
            <w:autoSpaceDN w:val="0"/>
            <w:adjustRightInd w:val="0"/>
            <w:ind w:left="720" w:right="-720" w:hanging="720"/>
          </w:pPr>
        </w:pPrChange>
      </w:pPr>
      <w:ins w:id="9507" w:author="Mosi Adesina Ifatunji" w:date="2025-06-17T17:54:00Z" w16du:dateUtc="2025-06-17T22:54:00Z">
        <w:r w:rsidRPr="006B17C5">
          <w:rPr>
            <w:rPrChange w:id="9508" w:author="Mosi Adesina Ifatunji" w:date="2025-07-17T11:52:00Z" w16du:dateUtc="2025-07-17T16:52:00Z">
              <w:rPr>
                <w:rFonts w:ascii="Helvetica Neue" w:hAnsi="Helvetica Neue" w:cs="Helvetica Neue"/>
                <w:sz w:val="26"/>
                <w:szCs w:val="26"/>
              </w:rPr>
            </w:rPrChange>
          </w:rPr>
          <w:t xml:space="preserve">Jung, Moon-Kie. 2015. </w:t>
        </w:r>
        <w:r w:rsidRPr="006B17C5">
          <w:rPr>
            <w:i/>
            <w:iCs/>
            <w:rPrChange w:id="9509" w:author="Mosi Adesina Ifatunji" w:date="2025-07-17T11:52:00Z" w16du:dateUtc="2025-07-17T16:52:00Z">
              <w:rPr>
                <w:rFonts w:ascii="Helvetica Neue" w:hAnsi="Helvetica Neue" w:cs="Helvetica Neue"/>
                <w:i/>
                <w:iCs/>
                <w:sz w:val="26"/>
                <w:szCs w:val="26"/>
              </w:rPr>
            </w:rPrChange>
          </w:rPr>
          <w:t>Beneath the Surface of White Supremacy: Denaturalizing US Racisms Past and Present</w:t>
        </w:r>
        <w:r w:rsidRPr="006B17C5">
          <w:rPr>
            <w:rPrChange w:id="9510" w:author="Mosi Adesina Ifatunji" w:date="2025-07-17T11:52:00Z" w16du:dateUtc="2025-07-17T16:52:00Z">
              <w:rPr>
                <w:rFonts w:ascii="Helvetica Neue" w:hAnsi="Helvetica Neue" w:cs="Helvetica Neue"/>
                <w:sz w:val="26"/>
                <w:szCs w:val="26"/>
              </w:rPr>
            </w:rPrChange>
          </w:rPr>
          <w:t>: Stanford University Press.</w:t>
        </w:r>
      </w:ins>
    </w:p>
    <w:p w14:paraId="66B29759" w14:textId="77777777" w:rsidR="00F150BB" w:rsidRPr="006B17C5" w:rsidRDefault="00F150BB">
      <w:pPr>
        <w:keepNext/>
        <w:keepLines/>
        <w:rPr>
          <w:ins w:id="9511" w:author="Mosi Adesina Ifatunji" w:date="2025-06-17T17:54:00Z" w16du:dateUtc="2025-06-17T22:54:00Z"/>
          <w:rPrChange w:id="9512" w:author="Mosi Adesina Ifatunji" w:date="2025-07-17T11:52:00Z" w16du:dateUtc="2025-07-17T16:52:00Z">
            <w:rPr>
              <w:ins w:id="9513" w:author="Mosi Adesina Ifatunji" w:date="2025-06-17T17:54:00Z" w16du:dateUtc="2025-06-17T22:54:00Z"/>
              <w:rFonts w:ascii="Helvetica Neue" w:hAnsi="Helvetica Neue" w:cs="Helvetica Neue"/>
              <w:sz w:val="26"/>
              <w:szCs w:val="26"/>
            </w:rPr>
          </w:rPrChange>
        </w:rPr>
        <w:pPrChange w:id="9514" w:author="Mosi Adesina Ifatunji" w:date="2025-10-21T19:50:00Z" w16du:dateUtc="2025-10-22T00:50:00Z">
          <w:pPr>
            <w:autoSpaceDE w:val="0"/>
            <w:autoSpaceDN w:val="0"/>
            <w:adjustRightInd w:val="0"/>
            <w:ind w:right="-720"/>
          </w:pPr>
        </w:pPrChange>
      </w:pPr>
    </w:p>
    <w:p w14:paraId="07F83D74" w14:textId="77777777" w:rsidR="004D2617" w:rsidRPr="006B17C5" w:rsidRDefault="004D2617">
      <w:pPr>
        <w:keepNext/>
        <w:keepLines/>
        <w:rPr>
          <w:ins w:id="9515" w:author="Mosi Adesina Ifatunji" w:date="2025-06-17T17:57:00Z" w16du:dateUtc="2025-06-17T22:57:00Z"/>
          <w:rPrChange w:id="9516" w:author="Mosi Adesina Ifatunji" w:date="2025-07-17T11:52:00Z" w16du:dateUtc="2025-07-17T16:52:00Z">
            <w:rPr>
              <w:ins w:id="9517" w:author="Mosi Adesina Ifatunji" w:date="2025-06-17T17:57:00Z" w16du:dateUtc="2025-06-17T22:57:00Z"/>
              <w:rFonts w:ascii="Helvetica Neue" w:hAnsi="Helvetica Neue" w:cs="Helvetica Neue"/>
              <w:sz w:val="26"/>
              <w:szCs w:val="26"/>
            </w:rPr>
          </w:rPrChange>
        </w:rPr>
        <w:pPrChange w:id="9518" w:author="Mosi Adesina Ifatunji" w:date="2025-10-21T19:50:00Z" w16du:dateUtc="2025-10-22T00:50:00Z">
          <w:pPr>
            <w:autoSpaceDE w:val="0"/>
            <w:autoSpaceDN w:val="0"/>
            <w:adjustRightInd w:val="0"/>
            <w:ind w:left="720" w:right="-720" w:hanging="720"/>
          </w:pPr>
        </w:pPrChange>
      </w:pPr>
      <w:ins w:id="9519" w:author="Mosi Adesina Ifatunji" w:date="2025-06-17T17:57:00Z" w16du:dateUtc="2025-06-17T22:57:00Z">
        <w:r w:rsidRPr="006B17C5">
          <w:rPr>
            <w:rPrChange w:id="9520" w:author="Mosi Adesina Ifatunji" w:date="2025-07-17T11:52:00Z" w16du:dateUtc="2025-07-17T16:52:00Z">
              <w:rPr>
                <w:rFonts w:ascii="Helvetica Neue" w:hAnsi="Helvetica Neue" w:cs="Helvetica Neue"/>
                <w:sz w:val="26"/>
                <w:szCs w:val="26"/>
              </w:rPr>
            </w:rPrChange>
          </w:rPr>
          <w:t xml:space="preserve">Kang, Sonia, András Tilcsika, Sora </w:t>
        </w:r>
        <w:proofErr w:type="spellStart"/>
        <w:r w:rsidRPr="006B17C5">
          <w:rPr>
            <w:rPrChange w:id="9521" w:author="Mosi Adesina Ifatunji" w:date="2025-07-17T11:52:00Z" w16du:dateUtc="2025-07-17T16:52:00Z">
              <w:rPr>
                <w:rFonts w:ascii="Helvetica Neue" w:hAnsi="Helvetica Neue" w:cs="Helvetica Neue"/>
                <w:sz w:val="26"/>
                <w:szCs w:val="26"/>
              </w:rPr>
            </w:rPrChange>
          </w:rPr>
          <w:t>Junb</w:t>
        </w:r>
        <w:proofErr w:type="spellEnd"/>
        <w:r w:rsidRPr="006B17C5">
          <w:rPr>
            <w:rPrChange w:id="9522" w:author="Mosi Adesina Ifatunji" w:date="2025-07-17T11:52:00Z" w16du:dateUtc="2025-07-17T16:52:00Z">
              <w:rPr>
                <w:rFonts w:ascii="Helvetica Neue" w:hAnsi="Helvetica Neue" w:cs="Helvetica Neue"/>
                <w:sz w:val="26"/>
                <w:szCs w:val="26"/>
              </w:rPr>
            </w:rPrChange>
          </w:rPr>
          <w:t xml:space="preserve">, and Katy DeCellesa. 2016. "Whitened Resumes: Race and Self-Presentation in the Labor Market." </w:t>
        </w:r>
        <w:r w:rsidRPr="006B17C5">
          <w:rPr>
            <w:i/>
            <w:iCs/>
            <w:rPrChange w:id="9523" w:author="Mosi Adesina Ifatunji" w:date="2025-07-17T11:52:00Z" w16du:dateUtc="2025-07-17T16:52:00Z">
              <w:rPr>
                <w:rFonts w:ascii="Helvetica Neue" w:hAnsi="Helvetica Neue" w:cs="Helvetica Neue"/>
                <w:i/>
                <w:iCs/>
                <w:sz w:val="26"/>
                <w:szCs w:val="26"/>
              </w:rPr>
            </w:rPrChange>
          </w:rPr>
          <w:t>Administrative Science Quarterly</w:t>
        </w:r>
        <w:r w:rsidRPr="006B17C5">
          <w:rPr>
            <w:rPrChange w:id="9524" w:author="Mosi Adesina Ifatunji" w:date="2025-07-17T11:52:00Z" w16du:dateUtc="2025-07-17T16:52:00Z">
              <w:rPr>
                <w:rFonts w:ascii="Helvetica Neue" w:hAnsi="Helvetica Neue" w:cs="Helvetica Neue"/>
                <w:sz w:val="26"/>
                <w:szCs w:val="26"/>
              </w:rPr>
            </w:rPrChange>
          </w:rPr>
          <w:t xml:space="preserve"> 61(3):469–502.</w:t>
        </w:r>
      </w:ins>
    </w:p>
    <w:p w14:paraId="595A3BEB" w14:textId="77777777" w:rsidR="004D2617" w:rsidRPr="006B17C5" w:rsidRDefault="004D2617">
      <w:pPr>
        <w:keepNext/>
        <w:keepLines/>
        <w:rPr>
          <w:ins w:id="9525" w:author="Mosi Adesina Ifatunji" w:date="2025-06-17T17:57:00Z" w16du:dateUtc="2025-06-17T22:57:00Z"/>
          <w:rPrChange w:id="9526" w:author="Mosi Adesina Ifatunji" w:date="2025-07-17T11:52:00Z" w16du:dateUtc="2025-07-17T16:52:00Z">
            <w:rPr>
              <w:ins w:id="9527" w:author="Mosi Adesina Ifatunji" w:date="2025-06-17T17:57:00Z" w16du:dateUtc="2025-06-17T22:57:00Z"/>
              <w:rFonts w:ascii="Helvetica Neue" w:hAnsi="Helvetica Neue" w:cs="Helvetica Neue"/>
              <w:sz w:val="26"/>
              <w:szCs w:val="26"/>
            </w:rPr>
          </w:rPrChange>
        </w:rPr>
        <w:pPrChange w:id="9528" w:author="Mosi Adesina Ifatunji" w:date="2025-10-21T19:50:00Z" w16du:dateUtc="2025-10-22T00:50:00Z">
          <w:pPr>
            <w:autoSpaceDE w:val="0"/>
            <w:autoSpaceDN w:val="0"/>
            <w:adjustRightInd w:val="0"/>
            <w:ind w:right="-720"/>
          </w:pPr>
        </w:pPrChange>
      </w:pPr>
    </w:p>
    <w:p w14:paraId="2860FE3D" w14:textId="77777777" w:rsidR="00EF41D2" w:rsidRPr="006B17C5" w:rsidRDefault="00EF41D2">
      <w:pPr>
        <w:keepNext/>
        <w:keepLines/>
        <w:rPr>
          <w:ins w:id="9529" w:author="Mosi Adesina Ifatunji" w:date="2025-06-17T17:58:00Z" w16du:dateUtc="2025-06-17T22:58:00Z"/>
          <w:rPrChange w:id="9530" w:author="Mosi Adesina Ifatunji" w:date="2025-07-17T11:52:00Z" w16du:dateUtc="2025-07-17T16:52:00Z">
            <w:rPr>
              <w:ins w:id="9531" w:author="Mosi Adesina Ifatunji" w:date="2025-06-17T17:58:00Z" w16du:dateUtc="2025-06-17T22:58:00Z"/>
              <w:rFonts w:ascii="Helvetica Neue" w:hAnsi="Helvetica Neue" w:cs="Helvetica Neue"/>
              <w:sz w:val="26"/>
              <w:szCs w:val="26"/>
            </w:rPr>
          </w:rPrChange>
        </w:rPr>
        <w:pPrChange w:id="9532" w:author="Mosi Adesina Ifatunji" w:date="2025-10-21T19:50:00Z" w16du:dateUtc="2025-10-22T00:50:00Z">
          <w:pPr>
            <w:autoSpaceDE w:val="0"/>
            <w:autoSpaceDN w:val="0"/>
            <w:adjustRightInd w:val="0"/>
            <w:ind w:left="720" w:right="-720" w:hanging="720"/>
          </w:pPr>
        </w:pPrChange>
      </w:pPr>
      <w:ins w:id="9533" w:author="Mosi Adesina Ifatunji" w:date="2025-06-17T17:58:00Z" w16du:dateUtc="2025-06-17T22:58:00Z">
        <w:r w:rsidRPr="006B17C5">
          <w:rPr>
            <w:rPrChange w:id="9534" w:author="Mosi Adesina Ifatunji" w:date="2025-07-17T11:52:00Z" w16du:dateUtc="2025-07-17T16:52:00Z">
              <w:rPr>
                <w:rFonts w:ascii="Helvetica Neue" w:hAnsi="Helvetica Neue" w:cs="Helvetica Neue"/>
                <w:sz w:val="26"/>
                <w:szCs w:val="26"/>
              </w:rPr>
            </w:rPrChange>
          </w:rPr>
          <w:t xml:space="preserve">Ruiz Castro, Mayra, and Evangelina Holvino. 2016. "Applying Intersectionality in Organizations: Inequality Markers, Cultural Scripts and Advancement Practices in a Professional Service Firm." </w:t>
        </w:r>
        <w:r w:rsidRPr="006B17C5">
          <w:rPr>
            <w:i/>
            <w:iCs/>
            <w:rPrChange w:id="9535" w:author="Mosi Adesina Ifatunji" w:date="2025-07-17T11:52:00Z" w16du:dateUtc="2025-07-17T16:52:00Z">
              <w:rPr>
                <w:rFonts w:ascii="Helvetica Neue" w:hAnsi="Helvetica Neue" w:cs="Helvetica Neue"/>
                <w:i/>
                <w:iCs/>
                <w:sz w:val="26"/>
                <w:szCs w:val="26"/>
              </w:rPr>
            </w:rPrChange>
          </w:rPr>
          <w:t>Gender, Work and Organization</w:t>
        </w:r>
        <w:r w:rsidRPr="006B17C5">
          <w:rPr>
            <w:rPrChange w:id="9536" w:author="Mosi Adesina Ifatunji" w:date="2025-07-17T11:52:00Z" w16du:dateUtc="2025-07-17T16:52:00Z">
              <w:rPr>
                <w:rFonts w:ascii="Helvetica Neue" w:hAnsi="Helvetica Neue" w:cs="Helvetica Neue"/>
                <w:sz w:val="26"/>
                <w:szCs w:val="26"/>
              </w:rPr>
            </w:rPrChange>
          </w:rPr>
          <w:t xml:space="preserve"> 23(3):328–47.</w:t>
        </w:r>
      </w:ins>
    </w:p>
    <w:p w14:paraId="2C062248" w14:textId="77777777" w:rsidR="00EF41D2" w:rsidRPr="006B17C5" w:rsidRDefault="00EF41D2">
      <w:pPr>
        <w:keepNext/>
        <w:keepLines/>
        <w:rPr>
          <w:ins w:id="9537" w:author="Mosi Adesina Ifatunji" w:date="2025-06-17T17:58:00Z" w16du:dateUtc="2025-06-17T22:58:00Z"/>
          <w:rPrChange w:id="9538" w:author="Mosi Adesina Ifatunji" w:date="2025-07-17T11:52:00Z" w16du:dateUtc="2025-07-17T16:52:00Z">
            <w:rPr>
              <w:ins w:id="9539" w:author="Mosi Adesina Ifatunji" w:date="2025-06-17T17:58:00Z" w16du:dateUtc="2025-06-17T22:58:00Z"/>
              <w:rFonts w:ascii="Helvetica Neue" w:hAnsi="Helvetica Neue" w:cs="Helvetica Neue"/>
              <w:sz w:val="26"/>
              <w:szCs w:val="26"/>
            </w:rPr>
          </w:rPrChange>
        </w:rPr>
        <w:pPrChange w:id="9540" w:author="Mosi Adesina Ifatunji" w:date="2025-10-21T19:50:00Z" w16du:dateUtc="2025-10-22T00:50:00Z">
          <w:pPr>
            <w:autoSpaceDE w:val="0"/>
            <w:autoSpaceDN w:val="0"/>
            <w:adjustRightInd w:val="0"/>
            <w:ind w:right="-720"/>
          </w:pPr>
        </w:pPrChange>
      </w:pPr>
    </w:p>
    <w:p w14:paraId="6BC150CF" w14:textId="77777777" w:rsidR="00C603D9" w:rsidRPr="006B17C5" w:rsidRDefault="00C603D9">
      <w:pPr>
        <w:keepNext/>
        <w:keepLines/>
        <w:rPr>
          <w:ins w:id="9541" w:author="Mosi Adesina Ifatunji" w:date="2025-06-17T18:01:00Z" w16du:dateUtc="2025-06-17T23:01:00Z"/>
          <w:rPrChange w:id="9542" w:author="Mosi Adesina Ifatunji" w:date="2025-07-17T11:52:00Z" w16du:dateUtc="2025-07-17T16:52:00Z">
            <w:rPr>
              <w:ins w:id="9543" w:author="Mosi Adesina Ifatunji" w:date="2025-06-17T18:01:00Z" w16du:dateUtc="2025-06-17T23:01:00Z"/>
              <w:rFonts w:ascii="Helvetica Neue" w:hAnsi="Helvetica Neue" w:cs="Helvetica Neue"/>
              <w:sz w:val="26"/>
              <w:szCs w:val="26"/>
            </w:rPr>
          </w:rPrChange>
        </w:rPr>
        <w:pPrChange w:id="9544" w:author="Mosi Adesina Ifatunji" w:date="2025-10-21T19:50:00Z" w16du:dateUtc="2025-10-22T00:50:00Z">
          <w:pPr>
            <w:autoSpaceDE w:val="0"/>
            <w:autoSpaceDN w:val="0"/>
            <w:adjustRightInd w:val="0"/>
            <w:ind w:left="720" w:right="-720" w:hanging="720"/>
          </w:pPr>
        </w:pPrChange>
      </w:pPr>
      <w:ins w:id="9545" w:author="Mosi Adesina Ifatunji" w:date="2025-06-17T18:01:00Z" w16du:dateUtc="2025-06-17T23:01:00Z">
        <w:r w:rsidRPr="006B17C5">
          <w:rPr>
            <w:rPrChange w:id="9546" w:author="Mosi Adesina Ifatunji" w:date="2025-07-17T11:52:00Z" w16du:dateUtc="2025-07-17T16:52:00Z">
              <w:rPr>
                <w:rFonts w:ascii="Helvetica Neue" w:hAnsi="Helvetica Neue" w:cs="Helvetica Neue"/>
                <w:sz w:val="26"/>
                <w:szCs w:val="26"/>
              </w:rPr>
            </w:rPrChange>
          </w:rPr>
          <w:t xml:space="preserve">Glover, Dylan, Amanda Pallais, and William Pariente. 2017. "Discrimination as a Self-Fulfilling Prophecy: Evidence from French Grocery Stores." </w:t>
        </w:r>
        <w:r w:rsidRPr="006B17C5">
          <w:rPr>
            <w:i/>
            <w:iCs/>
            <w:rPrChange w:id="9547" w:author="Mosi Adesina Ifatunji" w:date="2025-07-17T11:52:00Z" w16du:dateUtc="2025-07-17T16:52:00Z">
              <w:rPr>
                <w:rFonts w:ascii="Helvetica Neue" w:hAnsi="Helvetica Neue" w:cs="Helvetica Neue"/>
                <w:i/>
                <w:iCs/>
                <w:sz w:val="26"/>
                <w:szCs w:val="26"/>
              </w:rPr>
            </w:rPrChange>
          </w:rPr>
          <w:t>The Quarterly Journal of Economics</w:t>
        </w:r>
        <w:r w:rsidRPr="006B17C5">
          <w:rPr>
            <w:rPrChange w:id="9548" w:author="Mosi Adesina Ifatunji" w:date="2025-07-17T11:52:00Z" w16du:dateUtc="2025-07-17T16:52:00Z">
              <w:rPr>
                <w:rFonts w:ascii="Helvetica Neue" w:hAnsi="Helvetica Neue" w:cs="Helvetica Neue"/>
                <w:sz w:val="26"/>
                <w:szCs w:val="26"/>
              </w:rPr>
            </w:rPrChange>
          </w:rPr>
          <w:t xml:space="preserve"> 132(3):1219–60.</w:t>
        </w:r>
      </w:ins>
    </w:p>
    <w:p w14:paraId="724600F1" w14:textId="77777777" w:rsidR="00C603D9" w:rsidRPr="006B17C5" w:rsidRDefault="00C603D9">
      <w:pPr>
        <w:keepNext/>
        <w:keepLines/>
        <w:rPr>
          <w:ins w:id="9549" w:author="Mosi Adesina Ifatunji" w:date="2025-06-17T18:02:00Z" w16du:dateUtc="2025-06-17T23:02:00Z"/>
          <w:rPrChange w:id="9550" w:author="Mosi Adesina Ifatunji" w:date="2025-07-17T11:52:00Z" w16du:dateUtc="2025-07-17T16:52:00Z">
            <w:rPr>
              <w:ins w:id="9551" w:author="Mosi Adesina Ifatunji" w:date="2025-06-17T18:02:00Z" w16du:dateUtc="2025-06-17T23:02:00Z"/>
              <w:rFonts w:ascii="Helvetica Neue" w:hAnsi="Helvetica Neue" w:cs="Helvetica Neue"/>
              <w:sz w:val="26"/>
              <w:szCs w:val="26"/>
            </w:rPr>
          </w:rPrChange>
        </w:rPr>
        <w:pPrChange w:id="9552" w:author="Mosi Adesina Ifatunji" w:date="2025-10-21T19:50:00Z" w16du:dateUtc="2025-10-22T00:50:00Z">
          <w:pPr>
            <w:autoSpaceDE w:val="0"/>
            <w:autoSpaceDN w:val="0"/>
            <w:adjustRightInd w:val="0"/>
            <w:ind w:right="-720"/>
          </w:pPr>
        </w:pPrChange>
      </w:pPr>
    </w:p>
    <w:p w14:paraId="43C8490F" w14:textId="77777777" w:rsidR="00185058" w:rsidRPr="006B17C5" w:rsidRDefault="00185058">
      <w:pPr>
        <w:keepNext/>
        <w:keepLines/>
        <w:rPr>
          <w:ins w:id="9553" w:author="Mosi Adesina Ifatunji" w:date="2025-06-17T18:02:00Z" w16du:dateUtc="2025-06-17T23:02:00Z"/>
          <w:rPrChange w:id="9554" w:author="Mosi Adesina Ifatunji" w:date="2025-07-17T11:52:00Z" w16du:dateUtc="2025-07-17T16:52:00Z">
            <w:rPr>
              <w:ins w:id="9555" w:author="Mosi Adesina Ifatunji" w:date="2025-06-17T18:02:00Z" w16du:dateUtc="2025-06-17T23:02:00Z"/>
              <w:rFonts w:ascii="Helvetica Neue" w:hAnsi="Helvetica Neue" w:cs="Helvetica Neue"/>
              <w:sz w:val="26"/>
              <w:szCs w:val="26"/>
            </w:rPr>
          </w:rPrChange>
        </w:rPr>
        <w:pPrChange w:id="9556" w:author="Mosi Adesina Ifatunji" w:date="2025-10-21T19:50:00Z" w16du:dateUtc="2025-10-22T00:50:00Z">
          <w:pPr>
            <w:autoSpaceDE w:val="0"/>
            <w:autoSpaceDN w:val="0"/>
            <w:adjustRightInd w:val="0"/>
            <w:ind w:left="720" w:right="-720" w:hanging="720"/>
          </w:pPr>
        </w:pPrChange>
      </w:pPr>
      <w:ins w:id="9557" w:author="Mosi Adesina Ifatunji" w:date="2025-06-17T18:02:00Z" w16du:dateUtc="2025-06-17T23:02:00Z">
        <w:r w:rsidRPr="006B17C5">
          <w:rPr>
            <w:rPrChange w:id="9558" w:author="Mosi Adesina Ifatunji" w:date="2025-07-17T11:52:00Z" w16du:dateUtc="2025-07-17T16:52:00Z">
              <w:rPr>
                <w:rFonts w:ascii="Helvetica Neue" w:hAnsi="Helvetica Neue" w:cs="Helvetica Neue"/>
                <w:sz w:val="26"/>
                <w:szCs w:val="26"/>
              </w:rPr>
            </w:rPrChange>
          </w:rPr>
          <w:t xml:space="preserve">Payne, B. Keith, Heidi A. Vuletich, and </w:t>
        </w:r>
        <w:proofErr w:type="spellStart"/>
        <w:r w:rsidRPr="006B17C5">
          <w:rPr>
            <w:rPrChange w:id="9559" w:author="Mosi Adesina Ifatunji" w:date="2025-07-17T11:52:00Z" w16du:dateUtc="2025-07-17T16:52:00Z">
              <w:rPr>
                <w:rFonts w:ascii="Helvetica Neue" w:hAnsi="Helvetica Neue" w:cs="Helvetica Neue"/>
                <w:sz w:val="26"/>
                <w:szCs w:val="26"/>
              </w:rPr>
            </w:rPrChange>
          </w:rPr>
          <w:t>Kristjen</w:t>
        </w:r>
        <w:proofErr w:type="spellEnd"/>
        <w:r w:rsidRPr="006B17C5">
          <w:rPr>
            <w:rPrChange w:id="9560" w:author="Mosi Adesina Ifatunji" w:date="2025-07-17T11:52:00Z" w16du:dateUtc="2025-07-17T16:52:00Z">
              <w:rPr>
                <w:rFonts w:ascii="Helvetica Neue" w:hAnsi="Helvetica Neue" w:cs="Helvetica Neue"/>
                <w:sz w:val="26"/>
                <w:szCs w:val="26"/>
              </w:rPr>
            </w:rPrChange>
          </w:rPr>
          <w:t xml:space="preserve"> B. Lundberg. 2017. "The Bias of Crowds: How Implicit Bias Bridges Personal and Systemic Prejudice." </w:t>
        </w:r>
        <w:r w:rsidRPr="006B17C5">
          <w:rPr>
            <w:i/>
            <w:iCs/>
            <w:rPrChange w:id="9561" w:author="Mosi Adesina Ifatunji" w:date="2025-07-17T11:52:00Z" w16du:dateUtc="2025-07-17T16:52:00Z">
              <w:rPr>
                <w:rFonts w:ascii="Helvetica Neue" w:hAnsi="Helvetica Neue" w:cs="Helvetica Neue"/>
                <w:i/>
                <w:iCs/>
                <w:sz w:val="26"/>
                <w:szCs w:val="26"/>
              </w:rPr>
            </w:rPrChange>
          </w:rPr>
          <w:t>Psychological Inquiry</w:t>
        </w:r>
        <w:r w:rsidRPr="006B17C5">
          <w:rPr>
            <w:rPrChange w:id="9562" w:author="Mosi Adesina Ifatunji" w:date="2025-07-17T11:52:00Z" w16du:dateUtc="2025-07-17T16:52:00Z">
              <w:rPr>
                <w:rFonts w:ascii="Helvetica Neue" w:hAnsi="Helvetica Neue" w:cs="Helvetica Neue"/>
                <w:sz w:val="26"/>
                <w:szCs w:val="26"/>
              </w:rPr>
            </w:rPrChange>
          </w:rPr>
          <w:t xml:space="preserve"> 28(4):233–48.</w:t>
        </w:r>
      </w:ins>
    </w:p>
    <w:p w14:paraId="75A7AEEB" w14:textId="77777777" w:rsidR="00185058" w:rsidRPr="006B17C5" w:rsidRDefault="00185058">
      <w:pPr>
        <w:keepNext/>
        <w:keepLines/>
        <w:rPr>
          <w:ins w:id="9563" w:author="Mosi Adesina Ifatunji" w:date="2025-06-17T18:05:00Z" w16du:dateUtc="2025-06-17T23:05:00Z"/>
          <w:rPrChange w:id="9564" w:author="Mosi Adesina Ifatunji" w:date="2025-07-17T11:52:00Z" w16du:dateUtc="2025-07-17T16:52:00Z">
            <w:rPr>
              <w:ins w:id="9565" w:author="Mosi Adesina Ifatunji" w:date="2025-06-17T18:05:00Z" w16du:dateUtc="2025-06-17T23:05:00Z"/>
              <w:rFonts w:ascii="Helvetica Neue" w:hAnsi="Helvetica Neue" w:cs="Helvetica Neue"/>
              <w:sz w:val="26"/>
              <w:szCs w:val="26"/>
            </w:rPr>
          </w:rPrChange>
        </w:rPr>
        <w:pPrChange w:id="9566" w:author="Mosi Adesina Ifatunji" w:date="2025-10-21T19:50:00Z" w16du:dateUtc="2025-10-22T00:50:00Z">
          <w:pPr>
            <w:autoSpaceDE w:val="0"/>
            <w:autoSpaceDN w:val="0"/>
            <w:adjustRightInd w:val="0"/>
            <w:ind w:right="-720"/>
          </w:pPr>
        </w:pPrChange>
      </w:pPr>
    </w:p>
    <w:p w14:paraId="5AEA1514" w14:textId="77777777" w:rsidR="00C961A9" w:rsidRPr="006B17C5" w:rsidRDefault="00C961A9">
      <w:pPr>
        <w:keepNext/>
        <w:keepLines/>
        <w:rPr>
          <w:ins w:id="9567" w:author="Mosi Adesina Ifatunji" w:date="2025-06-17T18:05:00Z" w16du:dateUtc="2025-06-17T23:05:00Z"/>
          <w:rPrChange w:id="9568" w:author="Mosi Adesina Ifatunji" w:date="2025-07-17T11:52:00Z" w16du:dateUtc="2025-07-17T16:52:00Z">
            <w:rPr>
              <w:ins w:id="9569" w:author="Mosi Adesina Ifatunji" w:date="2025-06-17T18:05:00Z" w16du:dateUtc="2025-06-17T23:05:00Z"/>
              <w:rFonts w:ascii="Helvetica Neue" w:hAnsi="Helvetica Neue" w:cs="Helvetica Neue"/>
              <w:sz w:val="26"/>
              <w:szCs w:val="26"/>
            </w:rPr>
          </w:rPrChange>
        </w:rPr>
        <w:pPrChange w:id="9570" w:author="Mosi Adesina Ifatunji" w:date="2025-10-21T19:50:00Z" w16du:dateUtc="2025-10-22T00:50:00Z">
          <w:pPr>
            <w:autoSpaceDE w:val="0"/>
            <w:autoSpaceDN w:val="0"/>
            <w:adjustRightInd w:val="0"/>
            <w:ind w:left="720" w:right="-720" w:hanging="720"/>
          </w:pPr>
        </w:pPrChange>
      </w:pPr>
      <w:ins w:id="9571" w:author="Mosi Adesina Ifatunji" w:date="2025-06-17T18:05:00Z" w16du:dateUtc="2025-06-17T23:05:00Z">
        <w:r w:rsidRPr="006B17C5">
          <w:rPr>
            <w:rPrChange w:id="9572" w:author="Mosi Adesina Ifatunji" w:date="2025-07-17T11:52:00Z" w16du:dateUtc="2025-07-17T16:52:00Z">
              <w:rPr>
                <w:rFonts w:ascii="Helvetica Neue" w:hAnsi="Helvetica Neue" w:cs="Helvetica Neue"/>
                <w:sz w:val="26"/>
                <w:szCs w:val="26"/>
              </w:rPr>
            </w:rPrChange>
          </w:rPr>
          <w:t xml:space="preserve">Auerhahn, Kathleen. 2018. "The Split Labor Market and the Origins of Antidrug Legislation in the United States." </w:t>
        </w:r>
        <w:r w:rsidRPr="006B17C5">
          <w:rPr>
            <w:i/>
            <w:iCs/>
            <w:rPrChange w:id="9573" w:author="Mosi Adesina Ifatunji" w:date="2025-07-17T11:52:00Z" w16du:dateUtc="2025-07-17T16:52:00Z">
              <w:rPr>
                <w:rFonts w:ascii="Helvetica Neue" w:hAnsi="Helvetica Neue" w:cs="Helvetica Neue"/>
                <w:i/>
                <w:iCs/>
                <w:sz w:val="26"/>
                <w:szCs w:val="26"/>
              </w:rPr>
            </w:rPrChange>
          </w:rPr>
          <w:t>Law and Social Inquiry</w:t>
        </w:r>
        <w:r w:rsidRPr="006B17C5">
          <w:rPr>
            <w:rPrChange w:id="9574" w:author="Mosi Adesina Ifatunji" w:date="2025-07-17T11:52:00Z" w16du:dateUtc="2025-07-17T16:52:00Z">
              <w:rPr>
                <w:rFonts w:ascii="Helvetica Neue" w:hAnsi="Helvetica Neue" w:cs="Helvetica Neue"/>
                <w:sz w:val="26"/>
                <w:szCs w:val="26"/>
              </w:rPr>
            </w:rPrChange>
          </w:rPr>
          <w:t xml:space="preserve"> 24(02):411–40.</w:t>
        </w:r>
      </w:ins>
    </w:p>
    <w:p w14:paraId="61378664" w14:textId="77777777" w:rsidR="00C961A9" w:rsidRPr="006B17C5" w:rsidRDefault="00C961A9">
      <w:pPr>
        <w:keepNext/>
        <w:keepLines/>
        <w:rPr>
          <w:ins w:id="9575" w:author="Mosi Adesina Ifatunji" w:date="2025-06-17T18:05:00Z" w16du:dateUtc="2025-06-17T23:05:00Z"/>
          <w:rPrChange w:id="9576" w:author="Mosi Adesina Ifatunji" w:date="2025-07-17T11:52:00Z" w16du:dateUtc="2025-07-17T16:52:00Z">
            <w:rPr>
              <w:ins w:id="9577" w:author="Mosi Adesina Ifatunji" w:date="2025-06-17T18:05:00Z" w16du:dateUtc="2025-06-17T23:05:00Z"/>
              <w:rFonts w:ascii="Helvetica Neue" w:hAnsi="Helvetica Neue" w:cs="Helvetica Neue"/>
              <w:sz w:val="26"/>
              <w:szCs w:val="26"/>
            </w:rPr>
          </w:rPrChange>
        </w:rPr>
        <w:pPrChange w:id="9578" w:author="Mosi Adesina Ifatunji" w:date="2025-10-21T19:50:00Z" w16du:dateUtc="2025-10-22T00:50:00Z">
          <w:pPr>
            <w:autoSpaceDE w:val="0"/>
            <w:autoSpaceDN w:val="0"/>
            <w:adjustRightInd w:val="0"/>
            <w:ind w:right="-720"/>
          </w:pPr>
        </w:pPrChange>
      </w:pPr>
    </w:p>
    <w:p w14:paraId="383FB41D" w14:textId="77777777" w:rsidR="00A32076" w:rsidRPr="006B17C5" w:rsidRDefault="00A32076">
      <w:pPr>
        <w:keepNext/>
        <w:keepLines/>
        <w:rPr>
          <w:ins w:id="9579" w:author="Mosi Adesina Ifatunji" w:date="2025-06-17T18:06:00Z" w16du:dateUtc="2025-06-17T23:06:00Z"/>
          <w:rPrChange w:id="9580" w:author="Mosi Adesina Ifatunji" w:date="2025-07-17T11:52:00Z" w16du:dateUtc="2025-07-17T16:52:00Z">
            <w:rPr>
              <w:ins w:id="9581" w:author="Mosi Adesina Ifatunji" w:date="2025-06-17T18:06:00Z" w16du:dateUtc="2025-06-17T23:06:00Z"/>
              <w:rFonts w:ascii="Helvetica Neue" w:hAnsi="Helvetica Neue" w:cs="Helvetica Neue"/>
              <w:sz w:val="26"/>
              <w:szCs w:val="26"/>
            </w:rPr>
          </w:rPrChange>
        </w:rPr>
        <w:pPrChange w:id="9582" w:author="Mosi Adesina Ifatunji" w:date="2025-10-21T19:50:00Z" w16du:dateUtc="2025-10-22T00:50:00Z">
          <w:pPr>
            <w:autoSpaceDE w:val="0"/>
            <w:autoSpaceDN w:val="0"/>
            <w:adjustRightInd w:val="0"/>
            <w:ind w:left="720" w:right="-720" w:hanging="720"/>
          </w:pPr>
        </w:pPrChange>
      </w:pPr>
      <w:ins w:id="9583" w:author="Mosi Adesina Ifatunji" w:date="2025-06-17T18:06:00Z" w16du:dateUtc="2025-06-17T23:06:00Z">
        <w:r w:rsidRPr="006B17C5">
          <w:rPr>
            <w:rPrChange w:id="9584" w:author="Mosi Adesina Ifatunji" w:date="2025-07-17T11:52:00Z" w16du:dateUtc="2025-07-17T16:52:00Z">
              <w:rPr>
                <w:rFonts w:ascii="Helvetica Neue" w:hAnsi="Helvetica Neue" w:cs="Helvetica Neue"/>
                <w:sz w:val="26"/>
                <w:szCs w:val="26"/>
              </w:rPr>
            </w:rPrChange>
          </w:rPr>
          <w:t xml:space="preserve">Gawronski, Bertram, and Adam Hahn. 2018. "Implicit Measures: Procedures, Use, and Interpretation." Pp. 29–55 in </w:t>
        </w:r>
        <w:r w:rsidRPr="006B17C5">
          <w:rPr>
            <w:i/>
            <w:iCs/>
            <w:rPrChange w:id="9585" w:author="Mosi Adesina Ifatunji" w:date="2025-07-17T11:52:00Z" w16du:dateUtc="2025-07-17T16:52:00Z">
              <w:rPr>
                <w:rFonts w:ascii="Helvetica Neue" w:hAnsi="Helvetica Neue" w:cs="Helvetica Neue"/>
                <w:i/>
                <w:iCs/>
                <w:sz w:val="26"/>
                <w:szCs w:val="26"/>
              </w:rPr>
            </w:rPrChange>
          </w:rPr>
          <w:t>Measurement in Social Psychology</w:t>
        </w:r>
        <w:r w:rsidRPr="006B17C5">
          <w:rPr>
            <w:rPrChange w:id="9586" w:author="Mosi Adesina Ifatunji" w:date="2025-07-17T11:52:00Z" w16du:dateUtc="2025-07-17T16:52:00Z">
              <w:rPr>
                <w:rFonts w:ascii="Helvetica Neue" w:hAnsi="Helvetica Neue" w:cs="Helvetica Neue"/>
                <w:sz w:val="26"/>
                <w:szCs w:val="26"/>
              </w:rPr>
            </w:rPrChange>
          </w:rPr>
          <w:t>, edited by Hart Blanton, LaCroix Jessica M., and Webster Gregory D. New York, New York: Routledge.</w:t>
        </w:r>
      </w:ins>
    </w:p>
    <w:p w14:paraId="7EED98B2" w14:textId="77777777" w:rsidR="00A32076" w:rsidRPr="006B17C5" w:rsidRDefault="00A32076">
      <w:pPr>
        <w:keepNext/>
        <w:keepLines/>
        <w:rPr>
          <w:ins w:id="9587" w:author="Mosi Adesina Ifatunji" w:date="2025-06-17T18:06:00Z" w16du:dateUtc="2025-06-17T23:06:00Z"/>
          <w:rPrChange w:id="9588" w:author="Mosi Adesina Ifatunji" w:date="2025-07-17T11:52:00Z" w16du:dateUtc="2025-07-17T16:52:00Z">
            <w:rPr>
              <w:ins w:id="9589" w:author="Mosi Adesina Ifatunji" w:date="2025-06-17T18:06:00Z" w16du:dateUtc="2025-06-17T23:06:00Z"/>
              <w:rFonts w:ascii="Helvetica Neue" w:hAnsi="Helvetica Neue" w:cs="Helvetica Neue"/>
              <w:sz w:val="26"/>
              <w:szCs w:val="26"/>
            </w:rPr>
          </w:rPrChange>
        </w:rPr>
        <w:pPrChange w:id="9590" w:author="Mosi Adesina Ifatunji" w:date="2025-10-21T19:50:00Z" w16du:dateUtc="2025-10-22T00:50:00Z">
          <w:pPr>
            <w:autoSpaceDE w:val="0"/>
            <w:autoSpaceDN w:val="0"/>
            <w:adjustRightInd w:val="0"/>
            <w:ind w:right="-720"/>
          </w:pPr>
        </w:pPrChange>
      </w:pPr>
    </w:p>
    <w:p w14:paraId="1FD0375D" w14:textId="77777777" w:rsidR="002E6C9B" w:rsidRPr="006B17C5" w:rsidRDefault="002E6C9B">
      <w:pPr>
        <w:keepNext/>
        <w:keepLines/>
        <w:rPr>
          <w:ins w:id="9591" w:author="Mosi Adesina Ifatunji" w:date="2025-06-17T18:12:00Z" w16du:dateUtc="2025-06-17T23:12:00Z"/>
          <w:rPrChange w:id="9592" w:author="Mosi Adesina Ifatunji" w:date="2025-07-17T11:52:00Z" w16du:dateUtc="2025-07-17T16:52:00Z">
            <w:rPr>
              <w:ins w:id="9593" w:author="Mosi Adesina Ifatunji" w:date="2025-06-17T18:12:00Z" w16du:dateUtc="2025-06-17T23:12:00Z"/>
              <w:rFonts w:ascii="Helvetica Neue" w:hAnsi="Helvetica Neue" w:cs="Helvetica Neue"/>
              <w:sz w:val="26"/>
              <w:szCs w:val="26"/>
            </w:rPr>
          </w:rPrChange>
        </w:rPr>
        <w:pPrChange w:id="9594" w:author="Mosi Adesina Ifatunji" w:date="2025-10-21T19:50:00Z" w16du:dateUtc="2025-10-22T00:50:00Z">
          <w:pPr>
            <w:autoSpaceDE w:val="0"/>
            <w:autoSpaceDN w:val="0"/>
            <w:adjustRightInd w:val="0"/>
            <w:ind w:left="720" w:right="-720" w:hanging="720"/>
          </w:pPr>
        </w:pPrChange>
      </w:pPr>
      <w:ins w:id="9595" w:author="Mosi Adesina Ifatunji" w:date="2025-06-17T18:12:00Z" w16du:dateUtc="2025-06-17T23:12:00Z">
        <w:r w:rsidRPr="006B17C5">
          <w:rPr>
            <w:rPrChange w:id="9596" w:author="Mosi Adesina Ifatunji" w:date="2025-07-17T11:52:00Z" w16du:dateUtc="2025-07-17T16:52:00Z">
              <w:rPr>
                <w:rFonts w:ascii="Helvetica Neue" w:hAnsi="Helvetica Neue" w:cs="Helvetica Neue"/>
                <w:sz w:val="26"/>
                <w:szCs w:val="26"/>
              </w:rPr>
            </w:rPrChange>
          </w:rPr>
          <w:t xml:space="preserve">Payne, B. Keith, Heidi A. Vuletich, and Jazmin L. Brown-Iannuzzi. 2019. "Historical roots of implicit bias in slavery." </w:t>
        </w:r>
        <w:r w:rsidRPr="006B17C5">
          <w:rPr>
            <w:i/>
            <w:iCs/>
            <w:rPrChange w:id="9597" w:author="Mosi Adesina Ifatunji" w:date="2025-07-17T11:52:00Z" w16du:dateUtc="2025-07-17T16:52:00Z">
              <w:rPr>
                <w:rFonts w:ascii="Helvetica Neue" w:hAnsi="Helvetica Neue" w:cs="Helvetica Neue"/>
                <w:i/>
                <w:iCs/>
                <w:sz w:val="26"/>
                <w:szCs w:val="26"/>
              </w:rPr>
            </w:rPrChange>
          </w:rPr>
          <w:t>Proceedings of the National Academy of Sciences</w:t>
        </w:r>
        <w:r w:rsidRPr="006B17C5">
          <w:rPr>
            <w:rPrChange w:id="9598" w:author="Mosi Adesina Ifatunji" w:date="2025-07-17T11:52:00Z" w16du:dateUtc="2025-07-17T16:52:00Z">
              <w:rPr>
                <w:rFonts w:ascii="Helvetica Neue" w:hAnsi="Helvetica Neue" w:cs="Helvetica Neue"/>
                <w:sz w:val="26"/>
                <w:szCs w:val="26"/>
              </w:rPr>
            </w:rPrChange>
          </w:rPr>
          <w:t xml:space="preserve"> 116(24):11693–98.</w:t>
        </w:r>
      </w:ins>
    </w:p>
    <w:p w14:paraId="11E8A109" w14:textId="77777777" w:rsidR="002E6C9B" w:rsidRPr="006B17C5" w:rsidRDefault="002E6C9B">
      <w:pPr>
        <w:keepNext/>
        <w:keepLines/>
        <w:rPr>
          <w:ins w:id="9599" w:author="Mosi Adesina Ifatunji" w:date="2025-06-17T18:13:00Z" w16du:dateUtc="2025-06-17T23:13:00Z"/>
          <w:rPrChange w:id="9600" w:author="Mosi Adesina Ifatunji" w:date="2025-07-17T11:52:00Z" w16du:dateUtc="2025-07-17T16:52:00Z">
            <w:rPr>
              <w:ins w:id="9601" w:author="Mosi Adesina Ifatunji" w:date="2025-06-17T18:13:00Z" w16du:dateUtc="2025-06-17T23:13:00Z"/>
              <w:rFonts w:ascii="Helvetica Neue" w:hAnsi="Helvetica Neue" w:cs="Helvetica Neue"/>
              <w:sz w:val="26"/>
              <w:szCs w:val="26"/>
            </w:rPr>
          </w:rPrChange>
        </w:rPr>
        <w:pPrChange w:id="9602" w:author="Mosi Adesina Ifatunji" w:date="2025-10-21T19:50:00Z" w16du:dateUtc="2025-10-22T00:50:00Z">
          <w:pPr>
            <w:autoSpaceDE w:val="0"/>
            <w:autoSpaceDN w:val="0"/>
            <w:adjustRightInd w:val="0"/>
            <w:ind w:right="-720"/>
          </w:pPr>
        </w:pPrChange>
      </w:pPr>
    </w:p>
    <w:p w14:paraId="7D4A2546" w14:textId="77777777" w:rsidR="002E6C9B" w:rsidRPr="006B17C5" w:rsidRDefault="002E6C9B">
      <w:pPr>
        <w:keepNext/>
        <w:keepLines/>
        <w:rPr>
          <w:ins w:id="9603" w:author="Mosi Adesina Ifatunji" w:date="2025-06-17T18:13:00Z" w16du:dateUtc="2025-06-17T23:13:00Z"/>
          <w:rPrChange w:id="9604" w:author="Mosi Adesina Ifatunji" w:date="2025-07-17T11:52:00Z" w16du:dateUtc="2025-07-17T16:52:00Z">
            <w:rPr>
              <w:ins w:id="9605" w:author="Mosi Adesina Ifatunji" w:date="2025-06-17T18:13:00Z" w16du:dateUtc="2025-06-17T23:13:00Z"/>
              <w:rFonts w:ascii="Helvetica Neue" w:hAnsi="Helvetica Neue" w:cs="Helvetica Neue"/>
              <w:sz w:val="26"/>
              <w:szCs w:val="26"/>
            </w:rPr>
          </w:rPrChange>
        </w:rPr>
        <w:pPrChange w:id="9606" w:author="Mosi Adesina Ifatunji" w:date="2025-10-21T19:50:00Z" w16du:dateUtc="2025-10-22T00:50:00Z">
          <w:pPr>
            <w:autoSpaceDE w:val="0"/>
            <w:autoSpaceDN w:val="0"/>
            <w:adjustRightInd w:val="0"/>
            <w:ind w:left="720" w:right="-720" w:hanging="720"/>
          </w:pPr>
        </w:pPrChange>
      </w:pPr>
      <w:ins w:id="9607" w:author="Mosi Adesina Ifatunji" w:date="2025-06-17T18:13:00Z" w16du:dateUtc="2025-06-17T23:13:00Z">
        <w:r w:rsidRPr="006B17C5">
          <w:rPr>
            <w:rPrChange w:id="9608" w:author="Mosi Adesina Ifatunji" w:date="2025-07-17T11:52:00Z" w16du:dateUtc="2025-07-17T16:52:00Z">
              <w:rPr>
                <w:rFonts w:ascii="Helvetica Neue" w:hAnsi="Helvetica Neue" w:cs="Helvetica Neue"/>
                <w:sz w:val="26"/>
                <w:szCs w:val="26"/>
              </w:rPr>
            </w:rPrChange>
          </w:rPr>
          <w:t xml:space="preserve">Ray, Victor. 2019. "A Theory of Racialized Organizations." </w:t>
        </w:r>
        <w:r w:rsidRPr="006B17C5">
          <w:rPr>
            <w:i/>
            <w:iCs/>
            <w:rPrChange w:id="9609"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9610" w:author="Mosi Adesina Ifatunji" w:date="2025-07-17T11:52:00Z" w16du:dateUtc="2025-07-17T16:52:00Z">
              <w:rPr>
                <w:rFonts w:ascii="Helvetica Neue" w:hAnsi="Helvetica Neue" w:cs="Helvetica Neue"/>
                <w:sz w:val="26"/>
                <w:szCs w:val="26"/>
              </w:rPr>
            </w:rPrChange>
          </w:rPr>
          <w:t xml:space="preserve"> 84(1):26–53.</w:t>
        </w:r>
      </w:ins>
    </w:p>
    <w:p w14:paraId="2084EDA9" w14:textId="77777777" w:rsidR="002E6C9B" w:rsidRPr="006B17C5" w:rsidRDefault="002E6C9B">
      <w:pPr>
        <w:keepNext/>
        <w:keepLines/>
        <w:rPr>
          <w:ins w:id="9611" w:author="Mosi Adesina Ifatunji" w:date="2025-06-17T18:16:00Z" w16du:dateUtc="2025-06-17T23:16:00Z"/>
          <w:rPrChange w:id="9612" w:author="Mosi Adesina Ifatunji" w:date="2025-07-17T11:52:00Z" w16du:dateUtc="2025-07-17T16:52:00Z">
            <w:rPr>
              <w:ins w:id="9613" w:author="Mosi Adesina Ifatunji" w:date="2025-06-17T18:16:00Z" w16du:dateUtc="2025-06-17T23:16:00Z"/>
              <w:rFonts w:ascii="Helvetica Neue" w:hAnsi="Helvetica Neue" w:cs="Helvetica Neue"/>
              <w:sz w:val="26"/>
              <w:szCs w:val="26"/>
            </w:rPr>
          </w:rPrChange>
        </w:rPr>
        <w:pPrChange w:id="9614" w:author="Mosi Adesina Ifatunji" w:date="2025-10-21T19:50:00Z" w16du:dateUtc="2025-10-22T00:50:00Z">
          <w:pPr>
            <w:autoSpaceDE w:val="0"/>
            <w:autoSpaceDN w:val="0"/>
            <w:adjustRightInd w:val="0"/>
            <w:ind w:right="-720"/>
          </w:pPr>
        </w:pPrChange>
      </w:pPr>
    </w:p>
    <w:p w14:paraId="105A8D3F" w14:textId="77777777" w:rsidR="000215FE" w:rsidRPr="006B17C5" w:rsidRDefault="000215FE">
      <w:pPr>
        <w:keepNext/>
        <w:keepLines/>
        <w:rPr>
          <w:ins w:id="9615" w:author="Mosi Adesina Ifatunji" w:date="2025-06-17T18:16:00Z" w16du:dateUtc="2025-06-17T23:16:00Z"/>
          <w:rPrChange w:id="9616" w:author="Mosi Adesina Ifatunji" w:date="2025-07-17T11:52:00Z" w16du:dateUtc="2025-07-17T16:52:00Z">
            <w:rPr>
              <w:ins w:id="9617" w:author="Mosi Adesina Ifatunji" w:date="2025-06-17T18:16:00Z" w16du:dateUtc="2025-06-17T23:16:00Z"/>
              <w:rFonts w:ascii="Helvetica Neue" w:hAnsi="Helvetica Neue" w:cs="Helvetica Neue"/>
              <w:sz w:val="26"/>
              <w:szCs w:val="26"/>
            </w:rPr>
          </w:rPrChange>
        </w:rPr>
        <w:pPrChange w:id="9618" w:author="Mosi Adesina Ifatunji" w:date="2025-10-21T19:50:00Z" w16du:dateUtc="2025-10-22T00:50:00Z">
          <w:pPr>
            <w:autoSpaceDE w:val="0"/>
            <w:autoSpaceDN w:val="0"/>
            <w:adjustRightInd w:val="0"/>
            <w:ind w:left="720" w:right="-720" w:hanging="720"/>
          </w:pPr>
        </w:pPrChange>
      </w:pPr>
      <w:ins w:id="9619" w:author="Mosi Adesina Ifatunji" w:date="2025-06-17T18:16:00Z" w16du:dateUtc="2025-06-17T23:16:00Z">
        <w:r w:rsidRPr="006B17C5">
          <w:rPr>
            <w:rPrChange w:id="9620" w:author="Mosi Adesina Ifatunji" w:date="2025-07-17T11:52:00Z" w16du:dateUtc="2025-07-17T16:52:00Z">
              <w:rPr>
                <w:rFonts w:ascii="Helvetica Neue" w:hAnsi="Helvetica Neue" w:cs="Helvetica Neue"/>
                <w:sz w:val="26"/>
                <w:szCs w:val="26"/>
              </w:rPr>
            </w:rPrChange>
          </w:rPr>
          <w:t xml:space="preserve">Vuletich, Heidi A, and B Keith Payne. 2019. "Stability and Change in Implicit Bias." </w:t>
        </w:r>
        <w:r w:rsidRPr="006B17C5">
          <w:rPr>
            <w:i/>
            <w:iCs/>
            <w:rPrChange w:id="9621" w:author="Mosi Adesina Ifatunji" w:date="2025-07-17T11:52:00Z" w16du:dateUtc="2025-07-17T16:52:00Z">
              <w:rPr>
                <w:rFonts w:ascii="Helvetica Neue" w:hAnsi="Helvetica Neue" w:cs="Helvetica Neue"/>
                <w:i/>
                <w:iCs/>
                <w:sz w:val="26"/>
                <w:szCs w:val="26"/>
              </w:rPr>
            </w:rPrChange>
          </w:rPr>
          <w:t>Psychological Science</w:t>
        </w:r>
        <w:r w:rsidRPr="006B17C5">
          <w:rPr>
            <w:rPrChange w:id="9622" w:author="Mosi Adesina Ifatunji" w:date="2025-07-17T11:52:00Z" w16du:dateUtc="2025-07-17T16:52:00Z">
              <w:rPr>
                <w:rFonts w:ascii="Helvetica Neue" w:hAnsi="Helvetica Neue" w:cs="Helvetica Neue"/>
                <w:sz w:val="26"/>
                <w:szCs w:val="26"/>
              </w:rPr>
            </w:rPrChange>
          </w:rPr>
          <w:t xml:space="preserve"> 30(6):854–62.</w:t>
        </w:r>
      </w:ins>
    </w:p>
    <w:p w14:paraId="7CE9592A" w14:textId="77777777" w:rsidR="000215FE" w:rsidRPr="006B17C5" w:rsidRDefault="000215FE">
      <w:pPr>
        <w:keepNext/>
        <w:keepLines/>
        <w:rPr>
          <w:ins w:id="9623" w:author="Mosi Adesina Ifatunji" w:date="2025-06-17T18:16:00Z" w16du:dateUtc="2025-06-17T23:16:00Z"/>
          <w:rPrChange w:id="9624" w:author="Mosi Adesina Ifatunji" w:date="2025-07-17T11:52:00Z" w16du:dateUtc="2025-07-17T16:52:00Z">
            <w:rPr>
              <w:ins w:id="9625" w:author="Mosi Adesina Ifatunji" w:date="2025-06-17T18:16:00Z" w16du:dateUtc="2025-06-17T23:16:00Z"/>
              <w:rFonts w:ascii="Helvetica Neue" w:hAnsi="Helvetica Neue" w:cs="Helvetica Neue"/>
              <w:sz w:val="26"/>
              <w:szCs w:val="26"/>
            </w:rPr>
          </w:rPrChange>
        </w:rPr>
        <w:pPrChange w:id="9626" w:author="Mosi Adesina Ifatunji" w:date="2025-10-21T19:50:00Z" w16du:dateUtc="2025-10-22T00:50:00Z">
          <w:pPr>
            <w:autoSpaceDE w:val="0"/>
            <w:autoSpaceDN w:val="0"/>
            <w:adjustRightInd w:val="0"/>
            <w:ind w:right="-720"/>
          </w:pPr>
        </w:pPrChange>
      </w:pPr>
    </w:p>
    <w:p w14:paraId="5F446666" w14:textId="77777777" w:rsidR="003A2D4B" w:rsidRPr="006B17C5" w:rsidRDefault="003A2D4B">
      <w:pPr>
        <w:keepNext/>
        <w:keepLines/>
        <w:rPr>
          <w:ins w:id="9627" w:author="Mosi Adesina Ifatunji" w:date="2025-06-17T18:16:00Z" w16du:dateUtc="2025-06-17T23:16:00Z"/>
          <w:rPrChange w:id="9628" w:author="Mosi Adesina Ifatunji" w:date="2025-07-17T11:52:00Z" w16du:dateUtc="2025-07-17T16:52:00Z">
            <w:rPr>
              <w:ins w:id="9629" w:author="Mosi Adesina Ifatunji" w:date="2025-06-17T18:16:00Z" w16du:dateUtc="2025-06-17T23:16:00Z"/>
              <w:rFonts w:ascii="Helvetica Neue" w:hAnsi="Helvetica Neue" w:cs="Helvetica Neue"/>
              <w:sz w:val="26"/>
              <w:szCs w:val="26"/>
            </w:rPr>
          </w:rPrChange>
        </w:rPr>
        <w:pPrChange w:id="9630" w:author="Mosi Adesina Ifatunji" w:date="2025-10-21T19:50:00Z" w16du:dateUtc="2025-10-22T00:50:00Z">
          <w:pPr>
            <w:autoSpaceDE w:val="0"/>
            <w:autoSpaceDN w:val="0"/>
            <w:adjustRightInd w:val="0"/>
            <w:ind w:left="720" w:right="-720" w:hanging="720"/>
          </w:pPr>
        </w:pPrChange>
      </w:pPr>
      <w:ins w:id="9631" w:author="Mosi Adesina Ifatunji" w:date="2025-06-17T18:16:00Z" w16du:dateUtc="2025-06-17T23:16:00Z">
        <w:r w:rsidRPr="006B17C5">
          <w:rPr>
            <w:rPrChange w:id="9632" w:author="Mosi Adesina Ifatunji" w:date="2025-07-17T11:52:00Z" w16du:dateUtc="2025-07-17T16:52:00Z">
              <w:rPr>
                <w:rFonts w:ascii="Helvetica Neue" w:hAnsi="Helvetica Neue" w:cs="Helvetica Neue"/>
                <w:sz w:val="26"/>
                <w:szCs w:val="26"/>
              </w:rPr>
            </w:rPrChange>
          </w:rPr>
          <w:t xml:space="preserve">Wingfield, Adia Harvey author. 2019. </w:t>
        </w:r>
        <w:r w:rsidRPr="006B17C5">
          <w:rPr>
            <w:i/>
            <w:iCs/>
            <w:rPrChange w:id="9633" w:author="Mosi Adesina Ifatunji" w:date="2025-07-17T11:52:00Z" w16du:dateUtc="2025-07-17T16:52:00Z">
              <w:rPr>
                <w:rFonts w:ascii="Helvetica Neue" w:hAnsi="Helvetica Neue" w:cs="Helvetica Neue"/>
                <w:i/>
                <w:iCs/>
                <w:sz w:val="26"/>
                <w:szCs w:val="26"/>
              </w:rPr>
            </w:rPrChange>
          </w:rPr>
          <w:t>Flatlining: Race, work, and health care in the new economy</w:t>
        </w:r>
        <w:r w:rsidRPr="006B17C5">
          <w:rPr>
            <w:rPrChange w:id="9634" w:author="Mosi Adesina Ifatunji" w:date="2025-07-17T11:52:00Z" w16du:dateUtc="2025-07-17T16:52:00Z">
              <w:rPr>
                <w:rFonts w:ascii="Helvetica Neue" w:hAnsi="Helvetica Neue" w:cs="Helvetica Neue"/>
                <w:sz w:val="26"/>
                <w:szCs w:val="26"/>
              </w:rPr>
            </w:rPrChange>
          </w:rPr>
          <w:t>. Oakland, California: University of California Press.</w:t>
        </w:r>
      </w:ins>
    </w:p>
    <w:p w14:paraId="205AB87D" w14:textId="77777777" w:rsidR="007A5345" w:rsidRPr="006B17C5" w:rsidRDefault="007A5345">
      <w:pPr>
        <w:keepNext/>
        <w:keepLines/>
        <w:rPr>
          <w:ins w:id="9635" w:author="Mosi Adesina Ifatunji" w:date="2025-06-17T18:19:00Z" w16du:dateUtc="2025-06-17T23:19:00Z"/>
          <w:rPrChange w:id="9636" w:author="Mosi Adesina Ifatunji" w:date="2025-07-17T11:52:00Z" w16du:dateUtc="2025-07-17T16:52:00Z">
            <w:rPr>
              <w:ins w:id="9637" w:author="Mosi Adesina Ifatunji" w:date="2025-06-17T18:19:00Z" w16du:dateUtc="2025-06-17T23:19:00Z"/>
              <w:rFonts w:ascii="Helvetica Neue" w:hAnsi="Helvetica Neue" w:cs="Helvetica Neue"/>
              <w:sz w:val="26"/>
              <w:szCs w:val="26"/>
            </w:rPr>
          </w:rPrChange>
        </w:rPr>
        <w:pPrChange w:id="9638" w:author="Mosi Adesina Ifatunji" w:date="2025-10-21T19:50:00Z" w16du:dateUtc="2025-10-22T00:50:00Z">
          <w:pPr>
            <w:autoSpaceDE w:val="0"/>
            <w:autoSpaceDN w:val="0"/>
            <w:adjustRightInd w:val="0"/>
            <w:ind w:left="720" w:right="-720" w:hanging="720"/>
          </w:pPr>
        </w:pPrChange>
      </w:pPr>
      <w:proofErr w:type="spellStart"/>
      <w:ins w:id="9639" w:author="Mosi Adesina Ifatunji" w:date="2025-06-17T18:19:00Z" w16du:dateUtc="2025-06-17T23:19:00Z">
        <w:r w:rsidRPr="006B17C5">
          <w:rPr>
            <w:rPrChange w:id="9640" w:author="Mosi Adesina Ifatunji" w:date="2025-07-17T11:52:00Z" w16du:dateUtc="2025-07-17T16:52:00Z">
              <w:rPr>
                <w:rFonts w:ascii="Helvetica Neue" w:hAnsi="Helvetica Neue" w:cs="Helvetica Neue"/>
                <w:sz w:val="26"/>
                <w:szCs w:val="26"/>
              </w:rPr>
            </w:rPrChange>
          </w:rPr>
          <w:t>Embrick</w:t>
        </w:r>
        <w:proofErr w:type="spellEnd"/>
        <w:r w:rsidRPr="006B17C5">
          <w:rPr>
            <w:rPrChange w:id="9641" w:author="Mosi Adesina Ifatunji" w:date="2025-07-17T11:52:00Z" w16du:dateUtc="2025-07-17T16:52:00Z">
              <w:rPr>
                <w:rFonts w:ascii="Helvetica Neue" w:hAnsi="Helvetica Neue" w:cs="Helvetica Neue"/>
                <w:sz w:val="26"/>
                <w:szCs w:val="26"/>
              </w:rPr>
            </w:rPrChange>
          </w:rPr>
          <w:t xml:space="preserve">, David G., and Wendy Leo Moore. 2020. "White Space(s) and the Reproduction of White Supremacy." </w:t>
        </w:r>
        <w:r w:rsidRPr="006B17C5">
          <w:rPr>
            <w:i/>
            <w:iCs/>
            <w:rPrChange w:id="9642" w:author="Mosi Adesina Ifatunji" w:date="2025-07-17T11:52:00Z" w16du:dateUtc="2025-07-17T16:52:00Z">
              <w:rPr>
                <w:rFonts w:ascii="Helvetica Neue" w:hAnsi="Helvetica Neue" w:cs="Helvetica Neue"/>
                <w:i/>
                <w:iCs/>
                <w:sz w:val="26"/>
                <w:szCs w:val="26"/>
              </w:rPr>
            </w:rPrChange>
          </w:rPr>
          <w:t>American Behavioral Scientist</w:t>
        </w:r>
        <w:r w:rsidRPr="006B17C5">
          <w:rPr>
            <w:rPrChange w:id="9643" w:author="Mosi Adesina Ifatunji" w:date="2025-07-17T11:52:00Z" w16du:dateUtc="2025-07-17T16:52:00Z">
              <w:rPr>
                <w:rFonts w:ascii="Helvetica Neue" w:hAnsi="Helvetica Neue" w:cs="Helvetica Neue"/>
                <w:sz w:val="26"/>
                <w:szCs w:val="26"/>
              </w:rPr>
            </w:rPrChange>
          </w:rPr>
          <w:t xml:space="preserve"> 64(14):1935–45.</w:t>
        </w:r>
      </w:ins>
    </w:p>
    <w:p w14:paraId="5364477C" w14:textId="77777777" w:rsidR="007A5345" w:rsidRPr="006B17C5" w:rsidRDefault="007A5345">
      <w:pPr>
        <w:keepNext/>
        <w:keepLines/>
        <w:rPr>
          <w:ins w:id="9644" w:author="Mosi Adesina Ifatunji" w:date="2025-06-17T18:19:00Z" w16du:dateUtc="2025-06-17T23:19:00Z"/>
          <w:rPrChange w:id="9645" w:author="Mosi Adesina Ifatunji" w:date="2025-07-17T11:52:00Z" w16du:dateUtc="2025-07-17T16:52:00Z">
            <w:rPr>
              <w:ins w:id="9646" w:author="Mosi Adesina Ifatunji" w:date="2025-06-17T18:19:00Z" w16du:dateUtc="2025-06-17T23:19:00Z"/>
              <w:rFonts w:ascii="Helvetica Neue" w:hAnsi="Helvetica Neue" w:cs="Helvetica Neue"/>
              <w:sz w:val="26"/>
              <w:szCs w:val="26"/>
            </w:rPr>
          </w:rPrChange>
        </w:rPr>
        <w:pPrChange w:id="9647" w:author="Mosi Adesina Ifatunji" w:date="2025-10-21T19:50:00Z" w16du:dateUtc="2025-10-22T00:50:00Z">
          <w:pPr>
            <w:autoSpaceDE w:val="0"/>
            <w:autoSpaceDN w:val="0"/>
            <w:adjustRightInd w:val="0"/>
            <w:ind w:right="-720"/>
          </w:pPr>
        </w:pPrChange>
      </w:pPr>
    </w:p>
    <w:p w14:paraId="1405560B" w14:textId="77777777" w:rsidR="00DB411A" w:rsidRPr="006B17C5" w:rsidRDefault="00DB411A">
      <w:pPr>
        <w:keepNext/>
        <w:keepLines/>
        <w:rPr>
          <w:ins w:id="9648" w:author="Mosi Adesina Ifatunji" w:date="2025-06-17T18:21:00Z" w16du:dateUtc="2025-06-17T23:21:00Z"/>
          <w:rPrChange w:id="9649" w:author="Mosi Adesina Ifatunji" w:date="2025-07-17T11:52:00Z" w16du:dateUtc="2025-07-17T16:52:00Z">
            <w:rPr>
              <w:ins w:id="9650" w:author="Mosi Adesina Ifatunji" w:date="2025-06-17T18:21:00Z" w16du:dateUtc="2025-06-17T23:21:00Z"/>
              <w:rFonts w:ascii="Helvetica Neue" w:hAnsi="Helvetica Neue" w:cs="Helvetica Neue"/>
              <w:sz w:val="26"/>
              <w:szCs w:val="26"/>
            </w:rPr>
          </w:rPrChange>
        </w:rPr>
        <w:pPrChange w:id="9651" w:author="Mosi Adesina Ifatunji" w:date="2025-10-21T19:50:00Z" w16du:dateUtc="2025-10-22T00:50:00Z">
          <w:pPr>
            <w:autoSpaceDE w:val="0"/>
            <w:autoSpaceDN w:val="0"/>
            <w:adjustRightInd w:val="0"/>
            <w:ind w:left="720" w:right="-720" w:hanging="720"/>
          </w:pPr>
        </w:pPrChange>
      </w:pPr>
      <w:ins w:id="9652" w:author="Mosi Adesina Ifatunji" w:date="2025-06-17T18:21:00Z" w16du:dateUtc="2025-06-17T23:21:00Z">
        <w:r w:rsidRPr="006B17C5">
          <w:rPr>
            <w:rPrChange w:id="9653" w:author="Mosi Adesina Ifatunji" w:date="2025-07-17T11:52:00Z" w16du:dateUtc="2025-07-17T16:52:00Z">
              <w:rPr>
                <w:rFonts w:ascii="Helvetica Neue" w:hAnsi="Helvetica Neue" w:cs="Helvetica Neue"/>
                <w:sz w:val="26"/>
                <w:szCs w:val="26"/>
              </w:rPr>
            </w:rPrChange>
          </w:rPr>
          <w:t xml:space="preserve">Moore, Wendy Leo. 2020. "The Mechanisms of White Space(s)." </w:t>
        </w:r>
        <w:r w:rsidRPr="006B17C5">
          <w:rPr>
            <w:i/>
            <w:iCs/>
            <w:rPrChange w:id="9654" w:author="Mosi Adesina Ifatunji" w:date="2025-07-17T11:52:00Z" w16du:dateUtc="2025-07-17T16:52:00Z">
              <w:rPr>
                <w:rFonts w:ascii="Helvetica Neue" w:hAnsi="Helvetica Neue" w:cs="Helvetica Neue"/>
                <w:i/>
                <w:iCs/>
                <w:sz w:val="26"/>
                <w:szCs w:val="26"/>
              </w:rPr>
            </w:rPrChange>
          </w:rPr>
          <w:t>American Behavioral Scientist</w:t>
        </w:r>
        <w:r w:rsidRPr="006B17C5">
          <w:rPr>
            <w:rPrChange w:id="9655" w:author="Mosi Adesina Ifatunji" w:date="2025-07-17T11:52:00Z" w16du:dateUtc="2025-07-17T16:52:00Z">
              <w:rPr>
                <w:rFonts w:ascii="Helvetica Neue" w:hAnsi="Helvetica Neue" w:cs="Helvetica Neue"/>
                <w:sz w:val="26"/>
                <w:szCs w:val="26"/>
              </w:rPr>
            </w:rPrChange>
          </w:rPr>
          <w:t xml:space="preserve"> 64(14):1946–60.</w:t>
        </w:r>
      </w:ins>
    </w:p>
    <w:p w14:paraId="2BC2A81C" w14:textId="77777777" w:rsidR="00DB411A" w:rsidRPr="006B17C5" w:rsidRDefault="00DB411A">
      <w:pPr>
        <w:keepNext/>
        <w:keepLines/>
        <w:rPr>
          <w:ins w:id="9656" w:author="Mosi Adesina Ifatunji" w:date="2025-06-17T18:21:00Z" w16du:dateUtc="2025-06-17T23:21:00Z"/>
          <w:rPrChange w:id="9657" w:author="Mosi Adesina Ifatunji" w:date="2025-07-17T11:52:00Z" w16du:dateUtc="2025-07-17T16:52:00Z">
            <w:rPr>
              <w:ins w:id="9658" w:author="Mosi Adesina Ifatunji" w:date="2025-06-17T18:21:00Z" w16du:dateUtc="2025-06-17T23:21:00Z"/>
              <w:rFonts w:ascii="Helvetica Neue" w:hAnsi="Helvetica Neue" w:cs="Helvetica Neue"/>
              <w:sz w:val="26"/>
              <w:szCs w:val="26"/>
            </w:rPr>
          </w:rPrChange>
        </w:rPr>
        <w:pPrChange w:id="9659" w:author="Mosi Adesina Ifatunji" w:date="2025-10-21T19:50:00Z" w16du:dateUtc="2025-10-22T00:50:00Z">
          <w:pPr>
            <w:autoSpaceDE w:val="0"/>
            <w:autoSpaceDN w:val="0"/>
            <w:adjustRightInd w:val="0"/>
            <w:ind w:right="-720"/>
          </w:pPr>
        </w:pPrChange>
      </w:pPr>
    </w:p>
    <w:p w14:paraId="57E1AAD8" w14:textId="77777777" w:rsidR="000F12AF" w:rsidRPr="006B17C5" w:rsidRDefault="000F12AF">
      <w:pPr>
        <w:keepNext/>
        <w:keepLines/>
        <w:rPr>
          <w:ins w:id="9660" w:author="Mosi Adesina Ifatunji" w:date="2025-06-17T18:27:00Z" w16du:dateUtc="2025-06-17T23:27:00Z"/>
          <w:rPrChange w:id="9661" w:author="Mosi Adesina Ifatunji" w:date="2025-07-17T11:52:00Z" w16du:dateUtc="2025-07-17T16:52:00Z">
            <w:rPr>
              <w:ins w:id="9662" w:author="Mosi Adesina Ifatunji" w:date="2025-06-17T18:27:00Z" w16du:dateUtc="2025-06-17T23:27:00Z"/>
              <w:rFonts w:ascii="Helvetica Neue" w:hAnsi="Helvetica Neue" w:cs="Helvetica Neue"/>
              <w:sz w:val="26"/>
              <w:szCs w:val="26"/>
            </w:rPr>
          </w:rPrChange>
        </w:rPr>
        <w:pPrChange w:id="9663" w:author="Mosi Adesina Ifatunji" w:date="2025-10-21T19:50:00Z" w16du:dateUtc="2025-10-22T00:50:00Z">
          <w:pPr>
            <w:autoSpaceDE w:val="0"/>
            <w:autoSpaceDN w:val="0"/>
            <w:adjustRightInd w:val="0"/>
            <w:ind w:left="720" w:right="-720" w:hanging="720"/>
          </w:pPr>
        </w:pPrChange>
      </w:pPr>
      <w:ins w:id="9664" w:author="Mosi Adesina Ifatunji" w:date="2025-06-17T18:27:00Z" w16du:dateUtc="2025-06-17T23:27:00Z">
        <w:r w:rsidRPr="006B17C5">
          <w:rPr>
            <w:rPrChange w:id="9665" w:author="Mosi Adesina Ifatunji" w:date="2025-07-17T11:52:00Z" w16du:dateUtc="2025-07-17T16:52:00Z">
              <w:rPr>
                <w:rFonts w:ascii="Helvetica Neue" w:hAnsi="Helvetica Neue" w:cs="Helvetica Neue"/>
                <w:sz w:val="26"/>
                <w:szCs w:val="26"/>
              </w:rPr>
            </w:rPrChange>
          </w:rPr>
          <w:t xml:space="preserve">Payne, B. Keith, and Jason W. Hannay. 2021. "Implicit bias reflects systemic racism." </w:t>
        </w:r>
        <w:r w:rsidRPr="006B17C5">
          <w:rPr>
            <w:i/>
            <w:iCs/>
            <w:rPrChange w:id="9666" w:author="Mosi Adesina Ifatunji" w:date="2025-07-17T11:52:00Z" w16du:dateUtc="2025-07-17T16:52:00Z">
              <w:rPr>
                <w:rFonts w:ascii="Helvetica Neue" w:hAnsi="Helvetica Neue" w:cs="Helvetica Neue"/>
                <w:i/>
                <w:iCs/>
                <w:sz w:val="26"/>
                <w:szCs w:val="26"/>
              </w:rPr>
            </w:rPrChange>
          </w:rPr>
          <w:t>Trends in Cognitive Sciences</w:t>
        </w:r>
        <w:r w:rsidRPr="006B17C5">
          <w:rPr>
            <w:rPrChange w:id="9667" w:author="Mosi Adesina Ifatunji" w:date="2025-07-17T11:52:00Z" w16du:dateUtc="2025-07-17T16:52:00Z">
              <w:rPr>
                <w:rFonts w:ascii="Helvetica Neue" w:hAnsi="Helvetica Neue" w:cs="Helvetica Neue"/>
                <w:sz w:val="26"/>
                <w:szCs w:val="26"/>
              </w:rPr>
            </w:rPrChange>
          </w:rPr>
          <w:t xml:space="preserve"> 25(11):927–36.</w:t>
        </w:r>
      </w:ins>
    </w:p>
    <w:p w14:paraId="0763FCEF" w14:textId="77777777" w:rsidR="000F12AF" w:rsidRPr="006B17C5" w:rsidRDefault="000F12AF">
      <w:pPr>
        <w:keepNext/>
        <w:keepLines/>
        <w:rPr>
          <w:ins w:id="9668" w:author="Mosi Adesina Ifatunji" w:date="2025-06-17T18:27:00Z" w16du:dateUtc="2025-06-17T23:27:00Z"/>
          <w:rPrChange w:id="9669" w:author="Mosi Adesina Ifatunji" w:date="2025-07-17T11:52:00Z" w16du:dateUtc="2025-07-17T16:52:00Z">
            <w:rPr>
              <w:ins w:id="9670" w:author="Mosi Adesina Ifatunji" w:date="2025-06-17T18:27:00Z" w16du:dateUtc="2025-06-17T23:27:00Z"/>
              <w:rFonts w:ascii="Helvetica Neue" w:hAnsi="Helvetica Neue" w:cs="Helvetica Neue"/>
              <w:sz w:val="26"/>
              <w:szCs w:val="26"/>
            </w:rPr>
          </w:rPrChange>
        </w:rPr>
        <w:pPrChange w:id="9671" w:author="Mosi Adesina Ifatunji" w:date="2025-10-21T19:50:00Z" w16du:dateUtc="2025-10-22T00:50:00Z">
          <w:pPr>
            <w:autoSpaceDE w:val="0"/>
            <w:autoSpaceDN w:val="0"/>
            <w:adjustRightInd w:val="0"/>
            <w:ind w:right="-720"/>
          </w:pPr>
        </w:pPrChange>
      </w:pPr>
    </w:p>
    <w:p w14:paraId="6F4BEB76" w14:textId="77777777" w:rsidR="00434594" w:rsidRPr="006B17C5" w:rsidRDefault="00434594">
      <w:pPr>
        <w:keepNext/>
        <w:keepLines/>
        <w:rPr>
          <w:ins w:id="9672" w:author="Mosi Adesina Ifatunji" w:date="2025-06-17T18:30:00Z" w16du:dateUtc="2025-06-17T23:30:00Z"/>
          <w:rPrChange w:id="9673" w:author="Mosi Adesina Ifatunji" w:date="2025-07-17T11:52:00Z" w16du:dateUtc="2025-07-17T16:52:00Z">
            <w:rPr>
              <w:ins w:id="9674" w:author="Mosi Adesina Ifatunji" w:date="2025-06-17T18:30:00Z" w16du:dateUtc="2025-06-17T23:30:00Z"/>
              <w:rFonts w:ascii="Helvetica Neue" w:hAnsi="Helvetica Neue" w:cs="Helvetica Neue"/>
              <w:sz w:val="26"/>
              <w:szCs w:val="26"/>
            </w:rPr>
          </w:rPrChange>
        </w:rPr>
        <w:pPrChange w:id="9675" w:author="Mosi Adesina Ifatunji" w:date="2025-10-21T19:50:00Z" w16du:dateUtc="2025-10-22T00:50:00Z">
          <w:pPr>
            <w:autoSpaceDE w:val="0"/>
            <w:autoSpaceDN w:val="0"/>
            <w:adjustRightInd w:val="0"/>
            <w:ind w:left="720" w:right="-720" w:hanging="720"/>
          </w:pPr>
        </w:pPrChange>
      </w:pPr>
      <w:ins w:id="9676" w:author="Mosi Adesina Ifatunji" w:date="2025-06-17T18:30:00Z" w16du:dateUtc="2025-06-17T23:30:00Z">
        <w:r w:rsidRPr="006B17C5">
          <w:rPr>
            <w:rPrChange w:id="9677" w:author="Mosi Adesina Ifatunji" w:date="2025-07-17T11:52:00Z" w16du:dateUtc="2025-07-17T16:52:00Z">
              <w:rPr>
                <w:rFonts w:ascii="Helvetica Neue" w:hAnsi="Helvetica Neue" w:cs="Helvetica Neue"/>
                <w:sz w:val="26"/>
                <w:szCs w:val="26"/>
              </w:rPr>
            </w:rPrChange>
          </w:rPr>
          <w:t xml:space="preserve">Cartwright, Ashleigh. 2022. "A Theory of Racialized Cultural Capital." </w:t>
        </w:r>
        <w:r w:rsidRPr="006B17C5">
          <w:rPr>
            <w:i/>
            <w:iCs/>
            <w:rPrChange w:id="9678" w:author="Mosi Adesina Ifatunji" w:date="2025-07-17T11:52:00Z" w16du:dateUtc="2025-07-17T16:52:00Z">
              <w:rPr>
                <w:rFonts w:ascii="Helvetica Neue" w:hAnsi="Helvetica Neue" w:cs="Helvetica Neue"/>
                <w:i/>
                <w:iCs/>
                <w:sz w:val="26"/>
                <w:szCs w:val="26"/>
              </w:rPr>
            </w:rPrChange>
          </w:rPr>
          <w:t>Sociological Inquiry</w:t>
        </w:r>
        <w:r w:rsidRPr="006B17C5">
          <w:rPr>
            <w:rPrChange w:id="9679" w:author="Mosi Adesina Ifatunji" w:date="2025-07-17T11:52:00Z" w16du:dateUtc="2025-07-17T16:52:00Z">
              <w:rPr>
                <w:rFonts w:ascii="Helvetica Neue" w:hAnsi="Helvetica Neue" w:cs="Helvetica Neue"/>
                <w:sz w:val="26"/>
                <w:szCs w:val="26"/>
              </w:rPr>
            </w:rPrChange>
          </w:rPr>
          <w:t xml:space="preserve"> 92(2):317–40.</w:t>
        </w:r>
      </w:ins>
    </w:p>
    <w:p w14:paraId="4E950288" w14:textId="77777777" w:rsidR="00434594" w:rsidRPr="006B17C5" w:rsidRDefault="00434594">
      <w:pPr>
        <w:keepNext/>
        <w:keepLines/>
        <w:rPr>
          <w:ins w:id="9680" w:author="Mosi Adesina Ifatunji" w:date="2025-06-17T18:30:00Z" w16du:dateUtc="2025-06-17T23:30:00Z"/>
          <w:rPrChange w:id="9681" w:author="Mosi Adesina Ifatunji" w:date="2025-07-17T11:52:00Z" w16du:dateUtc="2025-07-17T16:52:00Z">
            <w:rPr>
              <w:ins w:id="9682" w:author="Mosi Adesina Ifatunji" w:date="2025-06-17T18:30:00Z" w16du:dateUtc="2025-06-17T23:30:00Z"/>
              <w:rFonts w:ascii="Helvetica Neue" w:hAnsi="Helvetica Neue" w:cs="Helvetica Neue"/>
              <w:sz w:val="26"/>
              <w:szCs w:val="26"/>
            </w:rPr>
          </w:rPrChange>
        </w:rPr>
        <w:pPrChange w:id="9683" w:author="Mosi Adesina Ifatunji" w:date="2025-10-21T19:50:00Z" w16du:dateUtc="2025-10-22T00:50:00Z">
          <w:pPr>
            <w:autoSpaceDE w:val="0"/>
            <w:autoSpaceDN w:val="0"/>
            <w:adjustRightInd w:val="0"/>
            <w:ind w:right="-720"/>
          </w:pPr>
        </w:pPrChange>
      </w:pPr>
    </w:p>
    <w:p w14:paraId="4770265F" w14:textId="77777777" w:rsidR="006C60B6" w:rsidRPr="006B17C5" w:rsidRDefault="006C60B6">
      <w:pPr>
        <w:keepNext/>
        <w:keepLines/>
        <w:rPr>
          <w:ins w:id="9684" w:author="Mosi Adesina Ifatunji" w:date="2025-06-17T18:30:00Z" w16du:dateUtc="2025-06-17T23:30:00Z"/>
          <w:rPrChange w:id="9685" w:author="Mosi Adesina Ifatunji" w:date="2025-07-17T11:52:00Z" w16du:dateUtc="2025-07-17T16:52:00Z">
            <w:rPr>
              <w:ins w:id="9686" w:author="Mosi Adesina Ifatunji" w:date="2025-06-17T18:30:00Z" w16du:dateUtc="2025-06-17T23:30:00Z"/>
              <w:rFonts w:ascii="Helvetica Neue" w:hAnsi="Helvetica Neue" w:cs="Helvetica Neue"/>
              <w:sz w:val="26"/>
              <w:szCs w:val="26"/>
            </w:rPr>
          </w:rPrChange>
        </w:rPr>
        <w:pPrChange w:id="9687" w:author="Mosi Adesina Ifatunji" w:date="2025-10-21T19:50:00Z" w16du:dateUtc="2025-10-22T00:50:00Z">
          <w:pPr>
            <w:autoSpaceDE w:val="0"/>
            <w:autoSpaceDN w:val="0"/>
            <w:adjustRightInd w:val="0"/>
            <w:ind w:left="720" w:right="-720" w:hanging="720"/>
          </w:pPr>
        </w:pPrChange>
      </w:pPr>
      <w:ins w:id="9688" w:author="Mosi Adesina Ifatunji" w:date="2025-06-17T18:30:00Z" w16du:dateUtc="2025-06-17T23:30:00Z">
        <w:r w:rsidRPr="006B17C5">
          <w:rPr>
            <w:rPrChange w:id="9689" w:author="Mosi Adesina Ifatunji" w:date="2025-07-17T11:52:00Z" w16du:dateUtc="2025-07-17T16:52:00Z">
              <w:rPr>
                <w:rFonts w:ascii="Helvetica Neue" w:hAnsi="Helvetica Neue" w:cs="Helvetica Neue"/>
                <w:sz w:val="26"/>
                <w:szCs w:val="26"/>
              </w:rPr>
            </w:rPrChange>
          </w:rPr>
          <w:t xml:space="preserve">Eagle, David, and Collin Mueller. 2022. "Reproducing Inequality in a Formally Antiracist Organization: The Case of Racialized Career Pathways in the United Methodist Church." </w:t>
        </w:r>
        <w:r w:rsidRPr="006B17C5">
          <w:rPr>
            <w:i/>
            <w:iCs/>
            <w:rPrChange w:id="9690" w:author="Mosi Adesina Ifatunji" w:date="2025-07-17T11:52:00Z" w16du:dateUtc="2025-07-17T16:52:00Z">
              <w:rPr>
                <w:rFonts w:ascii="Helvetica Neue" w:hAnsi="Helvetica Neue" w:cs="Helvetica Neue"/>
                <w:i/>
                <w:iCs/>
                <w:sz w:val="26"/>
                <w:szCs w:val="26"/>
              </w:rPr>
            </w:rPrChange>
          </w:rPr>
          <w:t>American Journal of Sociology</w:t>
        </w:r>
        <w:r w:rsidRPr="006B17C5">
          <w:rPr>
            <w:rPrChange w:id="9691" w:author="Mosi Adesina Ifatunji" w:date="2025-07-17T11:52:00Z" w16du:dateUtc="2025-07-17T16:52:00Z">
              <w:rPr>
                <w:rFonts w:ascii="Helvetica Neue" w:hAnsi="Helvetica Neue" w:cs="Helvetica Neue"/>
                <w:sz w:val="26"/>
                <w:szCs w:val="26"/>
              </w:rPr>
            </w:rPrChange>
          </w:rPr>
          <w:t xml:space="preserve"> 127(5):1507–50.</w:t>
        </w:r>
      </w:ins>
    </w:p>
    <w:p w14:paraId="347CD764" w14:textId="77777777" w:rsidR="006C60B6" w:rsidRPr="006B17C5" w:rsidRDefault="006C60B6">
      <w:pPr>
        <w:keepNext/>
        <w:keepLines/>
        <w:rPr>
          <w:ins w:id="9692" w:author="Mosi Adesina Ifatunji" w:date="2025-06-17T18:30:00Z" w16du:dateUtc="2025-06-17T23:30:00Z"/>
          <w:rPrChange w:id="9693" w:author="Mosi Adesina Ifatunji" w:date="2025-07-17T11:52:00Z" w16du:dateUtc="2025-07-17T16:52:00Z">
            <w:rPr>
              <w:ins w:id="9694" w:author="Mosi Adesina Ifatunji" w:date="2025-06-17T18:30:00Z" w16du:dateUtc="2025-06-17T23:30:00Z"/>
              <w:rFonts w:ascii="Helvetica Neue" w:hAnsi="Helvetica Neue" w:cs="Helvetica Neue"/>
              <w:sz w:val="26"/>
              <w:szCs w:val="26"/>
            </w:rPr>
          </w:rPrChange>
        </w:rPr>
        <w:pPrChange w:id="9695" w:author="Mosi Adesina Ifatunji" w:date="2025-10-21T19:50:00Z" w16du:dateUtc="2025-10-22T00:50:00Z">
          <w:pPr>
            <w:autoSpaceDE w:val="0"/>
            <w:autoSpaceDN w:val="0"/>
            <w:adjustRightInd w:val="0"/>
            <w:ind w:right="-720"/>
          </w:pPr>
        </w:pPrChange>
      </w:pPr>
    </w:p>
    <w:p w14:paraId="29C2576A" w14:textId="77777777" w:rsidR="000052F6" w:rsidRPr="00B92532" w:rsidRDefault="000052F6">
      <w:pPr>
        <w:rPr>
          <w:ins w:id="9696" w:author="Mosi Adesina Ifatunji" w:date="2025-06-18T18:19:00Z" w16du:dateUtc="2025-06-18T23:19:00Z"/>
        </w:rPr>
        <w:pPrChange w:id="9697" w:author="Mosi Adesina Ifatunji" w:date="2025-10-21T19:50:00Z" w16du:dateUtc="2025-10-22T00:50:00Z">
          <w:pPr>
            <w:spacing w:line="264" w:lineRule="auto"/>
          </w:pPr>
        </w:pPrChange>
      </w:pPr>
      <w:ins w:id="9698" w:author="Mosi Adesina Ifatunji" w:date="2025-06-18T18:19:00Z" w16du:dateUtc="2025-06-18T23:19:00Z">
        <w:r w:rsidRPr="00B92532">
          <w:br w:type="page"/>
        </w:r>
      </w:ins>
    </w:p>
    <w:p w14:paraId="7FD69D70" w14:textId="50CB7E8A" w:rsidR="00C36187" w:rsidRPr="00B92532" w:rsidDel="00745187" w:rsidRDefault="00BC259F">
      <w:pPr>
        <w:pStyle w:val="Heading3"/>
        <w:rPr>
          <w:del w:id="9699" w:author="Mosi Adesina Ifatunji" w:date="2025-03-05T19:28:00Z" w16du:dateUtc="2025-03-06T01:28:00Z"/>
        </w:rPr>
      </w:pPr>
      <w:del w:id="9700" w:author="Mosi Adesina Ifatunji" w:date="2025-06-14T13:26:00Z" w16du:dateUtc="2025-06-14T18:26:00Z">
        <w:r w:rsidRPr="006B17C5" w:rsidDel="00913D69">
          <w:rPr>
            <w:rPrChange w:id="9701" w:author="Mosi Adesina Ifatunji" w:date="2025-07-17T11:52:00Z" w16du:dateUtc="2025-07-17T16:52:00Z">
              <w:rPr>
                <w:color w:val="000000"/>
                <w:sz w:val="22"/>
                <w:szCs w:val="22"/>
              </w:rPr>
            </w:rPrChange>
          </w:rPr>
          <w:lastRenderedPageBreak/>
          <w:fldChar w:fldCharType="begin">
            <w:fldData xml:space="preserve">PEVuZE5vdGU+PENpdGU+PEF1dGhvcj5SYXk8L0F1dGhvcj48WWVhcj4yMDE5PC9ZZWFyPjxSZWNO
dW0+Njk2MDwvUmVjTnVtPjxTdWZmaXg+OiA0MTwvU3VmZml4PjxEaXNwbGF5VGV4dD4oUmF5IDIw
MTk6IDQxKTwvRGlzcGxheVRleHQ+PHJlY29yZD48cmVjLW51bWJlcj42OTYwPC9yZWMtbnVtYmVy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Pr="006B17C5" w:rsidDel="00913D69">
          <w:rPr>
            <w:rPrChange w:id="9702" w:author="Mosi Adesina Ifatunji" w:date="2025-07-17T11:52:00Z" w16du:dateUtc="2025-07-17T16:52:00Z">
              <w:rPr>
                <w:color w:val="000000"/>
                <w:sz w:val="22"/>
                <w:szCs w:val="22"/>
              </w:rPr>
            </w:rPrChange>
          </w:rPr>
          <w:delInstrText xml:space="preserve"> ADDIN EN.JS.CITE </w:delInstrText>
        </w:r>
        <w:r w:rsidRPr="006B17C5" w:rsidDel="00913D69">
          <w:rPr>
            <w:rPrChange w:id="9703" w:author="Mosi Adesina Ifatunji" w:date="2025-07-17T11:52:00Z" w16du:dateUtc="2025-07-17T16:52:00Z">
              <w:rPr>
                <w:color w:val="000000"/>
                <w:sz w:val="22"/>
                <w:szCs w:val="22"/>
              </w:rPr>
            </w:rPrChange>
          </w:rPr>
          <w:fldChar w:fldCharType="separate"/>
        </w:r>
        <w:r w:rsidRPr="006B17C5" w:rsidDel="00913D69">
          <w:rPr>
            <w:rPrChange w:id="9704" w:author="Mosi Adesina Ifatunji" w:date="2025-07-17T11:52:00Z" w16du:dateUtc="2025-07-17T16:52:00Z">
              <w:rPr>
                <w:noProof/>
                <w:color w:val="000000"/>
                <w:sz w:val="22"/>
                <w:szCs w:val="22"/>
              </w:rPr>
            </w:rPrChange>
          </w:rPr>
          <w:delText>(Ray 2019: 41)</w:delText>
        </w:r>
        <w:r w:rsidRPr="006B17C5" w:rsidDel="00913D69">
          <w:rPr>
            <w:rPrChange w:id="9705" w:author="Mosi Adesina Ifatunji" w:date="2025-07-17T11:52:00Z" w16du:dateUtc="2025-07-17T16:52:00Z">
              <w:rPr>
                <w:color w:val="000000"/>
                <w:sz w:val="22"/>
                <w:szCs w:val="22"/>
              </w:rPr>
            </w:rPrChange>
          </w:rPr>
          <w:fldChar w:fldCharType="end"/>
        </w:r>
      </w:del>
      <w:del w:id="9706" w:author="Mosi Adesina Ifatunji" w:date="2025-06-14T13:27:00Z" w16du:dateUtc="2025-06-14T18:27:00Z">
        <w:r w:rsidR="0072107A" w:rsidRPr="006B17C5" w:rsidDel="007A4704">
          <w:rPr>
            <w:rPrChange w:id="9707" w:author="Mosi Adesina Ifatunji" w:date="2025-07-17T11:52:00Z" w16du:dateUtc="2025-07-17T16:52:00Z">
              <w:rPr>
                <w:color w:val="000000"/>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0072107A" w:rsidRPr="006B17C5" w:rsidDel="007A4704">
          <w:rPr>
            <w:rPrChange w:id="9708" w:author="Mosi Adesina Ifatunji" w:date="2025-07-17T11:52:00Z" w16du:dateUtc="2025-07-17T16:52:00Z">
              <w:rPr>
                <w:color w:val="000000"/>
                <w:sz w:val="22"/>
                <w:szCs w:val="22"/>
              </w:rPr>
            </w:rPrChange>
          </w:rPr>
          <w:delInstrText xml:space="preserve"> ADDIN EN.JS.CITE </w:delInstrText>
        </w:r>
        <w:r w:rsidR="0072107A" w:rsidRPr="006B17C5" w:rsidDel="007A4704">
          <w:rPr>
            <w:rPrChange w:id="9709" w:author="Mosi Adesina Ifatunji" w:date="2025-07-17T11:52:00Z" w16du:dateUtc="2025-07-17T16:52:00Z">
              <w:rPr>
                <w:color w:val="000000"/>
                <w:sz w:val="22"/>
                <w:szCs w:val="22"/>
              </w:rPr>
            </w:rPrChange>
          </w:rPr>
          <w:fldChar w:fldCharType="separate"/>
        </w:r>
        <w:r w:rsidR="00CE052A" w:rsidRPr="006B17C5" w:rsidDel="007A4704">
          <w:rPr>
            <w:rPrChange w:id="9710" w:author="Mosi Adesina Ifatunji" w:date="2025-07-17T11:52:00Z" w16du:dateUtc="2025-07-17T16:52:00Z">
              <w:rPr>
                <w:noProof/>
                <w:color w:val="000000"/>
                <w:sz w:val="22"/>
                <w:szCs w:val="22"/>
              </w:rPr>
            </w:rPrChange>
          </w:rPr>
          <w:delText>(Ray 2019)</w:delText>
        </w:r>
        <w:r w:rsidR="0072107A" w:rsidRPr="006B17C5" w:rsidDel="007A4704">
          <w:rPr>
            <w:rPrChange w:id="9711" w:author="Mosi Adesina Ifatunji" w:date="2025-07-17T11:52:00Z" w16du:dateUtc="2025-07-17T16:52:00Z">
              <w:rPr>
                <w:color w:val="000000"/>
                <w:sz w:val="22"/>
                <w:szCs w:val="22"/>
              </w:rPr>
            </w:rPrChange>
          </w:rPr>
          <w:fldChar w:fldCharType="end"/>
        </w:r>
      </w:del>
      <w:del w:id="9712" w:author="Mosi Adesina Ifatunji" w:date="2025-06-14T13:51:00Z" w16du:dateUtc="2025-06-14T18:51:00Z">
        <w:r w:rsidR="0072107A" w:rsidRPr="006B17C5" w:rsidDel="00FF1E7F">
          <w:rPr>
            <w:rPrChange w:id="9713" w:author="Mosi Adesina Ifatunji" w:date="2025-07-17T11:52:00Z" w16du:dateUtc="2025-07-17T16:52:00Z">
              <w:rPr>
                <w:color w:val="000000"/>
                <w:sz w:val="22"/>
                <w:szCs w:val="22"/>
              </w:rPr>
            </w:rPrChange>
          </w:rPr>
          <w:fldChar w:fldCharType="begin">
            <w:fldData xml:space="preserve">PEVuZE5vdGU+PENpdGU+PEF1dGhvcj5TZXdlbGw8L0F1dGhvcj48WWVhcj4xOTkyPC9ZZWFyPjxS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</w:fldData>
          </w:fldChar>
        </w:r>
        <w:r w:rsidR="0072107A" w:rsidRPr="006B17C5" w:rsidDel="00FF1E7F">
          <w:rPr>
            <w:rPrChange w:id="9714" w:author="Mosi Adesina Ifatunji" w:date="2025-07-17T11:52:00Z" w16du:dateUtc="2025-07-17T16:52:00Z">
              <w:rPr>
                <w:color w:val="000000"/>
                <w:sz w:val="22"/>
                <w:szCs w:val="22"/>
              </w:rPr>
            </w:rPrChange>
          </w:rPr>
          <w:delInstrText xml:space="preserve"> ADDIN EN.JS.CITE </w:delInstrText>
        </w:r>
        <w:r w:rsidR="0072107A" w:rsidRPr="006B17C5" w:rsidDel="00FF1E7F">
          <w:rPr>
            <w:rPrChange w:id="9715" w:author="Mosi Adesina Ifatunji" w:date="2025-07-17T11:52:00Z" w16du:dateUtc="2025-07-17T16:52:00Z">
              <w:rPr>
                <w:color w:val="000000"/>
                <w:sz w:val="22"/>
                <w:szCs w:val="22"/>
              </w:rPr>
            </w:rPrChange>
          </w:rPr>
          <w:fldChar w:fldCharType="separate"/>
        </w:r>
        <w:r w:rsidR="00361E95" w:rsidRPr="006B17C5" w:rsidDel="00FF1E7F">
          <w:rPr>
            <w:rPrChange w:id="9716" w:author="Mosi Adesina Ifatunji" w:date="2025-07-17T11:52:00Z" w16du:dateUtc="2025-07-17T16:52:00Z">
              <w:rPr>
                <w:noProof/>
                <w:sz w:val="28"/>
              </w:rPr>
            </w:rPrChange>
          </w:rPr>
          <w:delText>(Sewell 1992)</w:delText>
        </w:r>
        <w:r w:rsidR="0072107A" w:rsidRPr="006B17C5" w:rsidDel="00FF1E7F">
          <w:rPr>
            <w:rPrChange w:id="9717" w:author="Mosi Adesina Ifatunji" w:date="2025-07-17T11:52:00Z" w16du:dateUtc="2025-07-17T16:52:00Z">
              <w:rPr>
                <w:color w:val="000000"/>
                <w:sz w:val="22"/>
                <w:szCs w:val="22"/>
              </w:rPr>
            </w:rPrChange>
          </w:rPr>
          <w:fldChar w:fldCharType="end"/>
        </w:r>
        <w:r w:rsidR="00A36A6F" w:rsidRPr="006B17C5" w:rsidDel="00FF1E7F">
          <w:rPr>
            <w:rPrChange w:id="9718" w:author="Mosi Adesina Ifatunji" w:date="2025-07-17T11:52:00Z" w16du:dateUtc="2025-07-17T16:52:00Z">
              <w:rPr>
                <w:color w:val="000000"/>
                <w:sz w:val="22"/>
                <w:szCs w:val="22"/>
              </w:rPr>
            </w:rPrChange>
          </w:rPr>
          <w:fldChar w:fldCharType="begin">
            <w:fldData xml:space="preserve">PEVuZE5vdGU+PENpdGU+PEF1dGhvcj5SaXZlcmE8L0F1dGhvcj48WWVhcj4yMDEyPC9ZZWFyPjxS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</w:fldData>
          </w:fldChar>
        </w:r>
        <w:r w:rsidR="00A36A6F" w:rsidRPr="006B17C5" w:rsidDel="00FF1E7F">
          <w:rPr>
            <w:rPrChange w:id="9719" w:author="Mosi Adesina Ifatunji" w:date="2025-07-17T11:52:00Z" w16du:dateUtc="2025-07-17T16:52:00Z">
              <w:rPr>
                <w:color w:val="000000"/>
                <w:sz w:val="22"/>
                <w:szCs w:val="22"/>
              </w:rPr>
            </w:rPrChange>
          </w:rPr>
          <w:delInstrText xml:space="preserve"> ADDIN EN.JS.CITE </w:delInstrText>
        </w:r>
        <w:r w:rsidR="00A36A6F" w:rsidRPr="006B17C5" w:rsidDel="00FF1E7F">
          <w:rPr>
            <w:rPrChange w:id="9720" w:author="Mosi Adesina Ifatunji" w:date="2025-07-17T11:52:00Z" w16du:dateUtc="2025-07-17T16:52:00Z">
              <w:rPr>
                <w:color w:val="000000"/>
                <w:sz w:val="22"/>
                <w:szCs w:val="22"/>
              </w:rPr>
            </w:rPrChange>
          </w:rPr>
          <w:fldChar w:fldCharType="separate"/>
        </w:r>
        <w:r w:rsidR="00361E95" w:rsidRPr="006B17C5" w:rsidDel="00FF1E7F">
          <w:rPr>
            <w:rPrChange w:id="9721" w:author="Mosi Adesina Ifatunji" w:date="2025-07-17T11:52:00Z" w16du:dateUtc="2025-07-17T16:52:00Z">
              <w:rPr>
                <w:noProof/>
                <w:sz w:val="28"/>
              </w:rPr>
            </w:rPrChange>
          </w:rPr>
          <w:delText>(Rivera 2012; Rivera 2015; Rivera 2020)</w:delText>
        </w:r>
        <w:r w:rsidR="00A36A6F" w:rsidRPr="006B17C5" w:rsidDel="00FF1E7F">
          <w:rPr>
            <w:rPrChange w:id="9722" w:author="Mosi Adesina Ifatunji" w:date="2025-07-17T11:52:00Z" w16du:dateUtc="2025-07-17T16:52:00Z">
              <w:rPr>
                <w:color w:val="000000"/>
                <w:sz w:val="22"/>
                <w:szCs w:val="22"/>
              </w:rPr>
            </w:rPrChange>
          </w:rPr>
          <w:fldChar w:fldCharType="end"/>
        </w:r>
      </w:del>
      <w:del w:id="9723" w:author="Mosi Adesina Ifatunji" w:date="2025-06-14T14:10:00Z" w16du:dateUtc="2025-06-14T19:10:00Z">
        <w:r w:rsidR="001606E0" w:rsidRPr="00B92532" w:rsidDel="00506F54">
          <w:rPr>
            <w:b w:val="0"/>
          </w:rPr>
          <w:fldChar w:fldCharType="begin">
            <w:fldData xml:space="preserve">PEVuZE5vdGU+PENpdGU+PEF1dGhvcj5PbWk8L0F1dGhvcj48WWVhcj4xOTg2IFsyMDE1XTwvWWVh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</w:fldData>
          </w:fldChar>
        </w:r>
        <w:r w:rsidR="001606E0" w:rsidRPr="00B92532" w:rsidDel="00506F54">
          <w:delInstrText xml:space="preserve"> ADDIN EN.JS.CITE </w:delInstrText>
        </w:r>
        <w:r w:rsidR="001606E0" w:rsidRPr="00B92532" w:rsidDel="00506F54">
          <w:rPr>
            <w:b w:val="0"/>
          </w:rPr>
        </w:r>
        <w:r w:rsidR="001606E0" w:rsidRPr="00B92532" w:rsidDel="00506F54">
          <w:rPr>
            <w:b w:val="0"/>
          </w:rPr>
          <w:fldChar w:fldCharType="separate"/>
        </w:r>
        <w:r w:rsidR="00162B64" w:rsidRPr="006B17C5" w:rsidDel="00506F54">
          <w:rPr>
            <w:rPrChange w:id="9724" w:author="Mosi Adesina Ifatunji" w:date="2025-07-17T11:52:00Z" w16du:dateUtc="2025-07-17T16:52:00Z">
              <w:rPr>
                <w:noProof/>
                <w:sz w:val="28"/>
              </w:rPr>
            </w:rPrChange>
          </w:rPr>
          <w:delText>(Omi and Winant 1986 [2015])</w:delText>
        </w:r>
        <w:r w:rsidR="001606E0" w:rsidRPr="00B92532" w:rsidDel="00506F54">
          <w:rPr>
            <w:b w:val="0"/>
          </w:rPr>
          <w:fldChar w:fldCharType="end"/>
        </w:r>
        <w:r w:rsidR="00960DCF" w:rsidRPr="006B17C5" w:rsidDel="00506F54">
          <w:rPr>
            <w:rPrChange w:id="9725" w:author="Mosi Adesina Ifatunji" w:date="2025-07-17T11:52:00Z" w16du:dateUtc="2025-07-17T16:52:00Z">
              <w:rPr>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00960DCF" w:rsidRPr="006B17C5" w:rsidDel="00506F54">
          <w:rPr>
            <w:rPrChange w:id="9726" w:author="Mosi Adesina Ifatunji" w:date="2025-07-17T11:52:00Z" w16du:dateUtc="2025-07-17T16:52:00Z">
              <w:rPr>
                <w:sz w:val="22"/>
                <w:szCs w:val="22"/>
              </w:rPr>
            </w:rPrChange>
          </w:rPr>
          <w:delInstrText xml:space="preserve"> ADDIN EN.JS.CITE </w:delInstrText>
        </w:r>
        <w:r w:rsidR="00960DCF" w:rsidRPr="006B17C5" w:rsidDel="00506F54">
          <w:rPr>
            <w:rPrChange w:id="9727" w:author="Mosi Adesina Ifatunji" w:date="2025-07-17T11:52:00Z" w16du:dateUtc="2025-07-17T16:52:00Z">
              <w:rPr>
                <w:sz w:val="22"/>
                <w:szCs w:val="22"/>
              </w:rPr>
            </w:rPrChange>
          </w:rPr>
          <w:fldChar w:fldCharType="separate"/>
        </w:r>
        <w:r w:rsidR="00361E95" w:rsidRPr="006B17C5" w:rsidDel="00506F54">
          <w:rPr>
            <w:rPrChange w:id="9728" w:author="Mosi Adesina Ifatunji" w:date="2025-07-17T11:52:00Z" w16du:dateUtc="2025-07-17T16:52:00Z">
              <w:rPr>
                <w:noProof/>
                <w:sz w:val="28"/>
              </w:rPr>
            </w:rPrChange>
          </w:rPr>
          <w:delText>(Ray 2019)</w:delText>
        </w:r>
        <w:r w:rsidR="00960DCF" w:rsidRPr="006B17C5" w:rsidDel="00506F54">
          <w:rPr>
            <w:rPrChange w:id="9729" w:author="Mosi Adesina Ifatunji" w:date="2025-07-17T11:52:00Z" w16du:dateUtc="2025-07-17T16:52:00Z">
              <w:rPr>
                <w:sz w:val="22"/>
                <w:szCs w:val="22"/>
              </w:rPr>
            </w:rPrChange>
          </w:rPr>
          <w:fldChar w:fldCharType="end"/>
        </w:r>
      </w:del>
      <w:ins w:id="9730" w:author="Mosi Adesina Ifatunji" w:date="2025-03-05T10:55:00Z" w16du:dateUtc="2025-03-05T16:55:00Z">
        <w:del w:id="9731" w:author="Mosi Adesina Ifatunji" w:date="2025-03-05T19:28:00Z" w16du:dateUtc="2025-03-06T01:28:00Z">
          <w:r w:rsidR="00C36187" w:rsidRPr="006B17C5" w:rsidDel="0009328D">
            <w:rPr>
              <w:rPrChange w:id="9732" w:author="Mosi Adesina Ifatunji" w:date="2025-07-17T11:52:00Z" w16du:dateUtc="2025-07-17T16:52:00Z">
                <w:rPr>
                  <w:color w:val="000000"/>
                  <w:sz w:val="28"/>
                </w:rPr>
              </w:rPrChange>
            </w:rPr>
            <w:delText>Accordingly, firms route workers upward (and downward) in ways that match worker demographics with schematic norms regarding their appropriate placements within the established hierarchy of the firm.</w:delText>
          </w:r>
        </w:del>
      </w:ins>
    </w:p>
    <w:p w14:paraId="09C45959" w14:textId="77777777" w:rsidR="00C36187" w:rsidRPr="00B92532" w:rsidDel="00506F54" w:rsidRDefault="00C36187">
      <w:pPr>
        <w:pStyle w:val="Heading3"/>
        <w:rPr>
          <w:ins w:id="9733" w:author="Mosi Adesina Ifatunji" w:date="2025-03-05T10:55:00Z" w16du:dateUtc="2025-03-05T16:55:00Z"/>
          <w:del w:id="9734" w:author="Mosi Adesina Ifatunji" w:date="2025-06-14T14:10:00Z" w16du:dateUtc="2025-06-14T19:10:00Z"/>
        </w:rPr>
        <w:pPrChange w:id="9735" w:author="Mosi Adesina Ifatunji" w:date="2025-10-21T19:50:00Z" w16du:dateUtc="2025-10-22T00:50:00Z">
          <w:pPr/>
        </w:pPrChange>
      </w:pPr>
    </w:p>
    <w:p w14:paraId="552F0898" w14:textId="100E3CE7" w:rsidR="00C36187" w:rsidRPr="00B92532" w:rsidDel="009B71B3" w:rsidRDefault="00C36187">
      <w:pPr>
        <w:pStyle w:val="Heading3"/>
        <w:rPr>
          <w:del w:id="9736" w:author="Mosi Adesina Ifatunji" w:date="2025-03-05T19:24:00Z" w16du:dateUtc="2025-03-06T01:24:00Z"/>
        </w:rPr>
      </w:pPr>
      <w:ins w:id="9737" w:author="Mosi Adesina Ifatunji" w:date="2025-03-05T10:55:00Z" w16du:dateUtc="2025-03-05T16:55:00Z">
        <w:del w:id="9738" w:author="Mosi Adesina Ifatunji" w:date="2025-03-05T19:24:00Z" w16du:dateUtc="2025-03-06T01:24:00Z">
          <w:r w:rsidRPr="006B17C5" w:rsidDel="00D829BB">
            <w:rPr>
              <w:rPrChange w:id="9739" w:author="Mosi Adesina Ifatunji" w:date="2025-07-17T11:52:00Z" w16du:dateUtc="2025-07-17T16:52:00Z">
                <w:rPr>
                  <w:sz w:val="28"/>
                </w:rPr>
              </w:rPrChange>
            </w:rPr>
            <w:delText>This approach also draws on ‘behavioral models’ of the firm, as it emphasizes the impact of bounded rationality on managerial decision making (Cyert and March 1963, Carpenter et al. 2004, Nielsen 2010).</w:delText>
          </w:r>
        </w:del>
      </w:ins>
    </w:p>
    <w:p w14:paraId="1F3B23B3" w14:textId="1F598EAC" w:rsidR="005E6418" w:rsidRPr="00B92532" w:rsidRDefault="009B71B3" w:rsidP="007B100A">
      <w:pPr>
        <w:pStyle w:val="Heading3"/>
        <w:rPr>
          <w:ins w:id="9740" w:author="Mosi Adesina Ifatunji" w:date="2025-06-13T16:06:00Z" w16du:dateUtc="2025-06-13T21:06:00Z"/>
        </w:rPr>
      </w:pPr>
      <w:ins w:id="9741" w:author="Mosi Adesina Ifatunji" w:date="2025-06-13T17:05:00Z" w16du:dateUtc="2025-06-13T22:05:00Z">
        <w:r w:rsidRPr="006B17C5">
          <w:rPr>
            <w:highlight w:val="lightGray"/>
            <w:rPrChange w:id="9742" w:author="Mosi Adesina Ifatunji" w:date="2025-07-17T11:52:00Z" w16du:dateUtc="2025-07-17T16:52:00Z">
              <w:rPr>
                <w:color w:val="000000"/>
                <w:szCs w:val="24"/>
              </w:rPr>
            </w:rPrChange>
          </w:rPr>
          <w:t xml:space="preserve">[The White </w:t>
        </w:r>
      </w:ins>
      <w:ins w:id="9743" w:author="Mosi Adesina Ifatunji" w:date="2025-06-13T17:06:00Z" w16du:dateUtc="2025-06-13T22:06:00Z">
        <w:r w:rsidRPr="006B17C5">
          <w:rPr>
            <w:highlight w:val="lightGray"/>
            <w:rPrChange w:id="9744" w:author="Mosi Adesina Ifatunji" w:date="2025-07-17T11:52:00Z" w16du:dateUtc="2025-07-17T16:52:00Z">
              <w:rPr>
                <w:color w:val="000000"/>
                <w:szCs w:val="24"/>
                <w:highlight w:val="lightGray"/>
              </w:rPr>
            </w:rPrChange>
          </w:rPr>
          <w:t>Credential</w:t>
        </w:r>
      </w:ins>
      <w:ins w:id="9745" w:author="Mosi Adesina Ifatunji" w:date="2025-06-13T17:05:00Z" w16du:dateUtc="2025-06-13T22:05:00Z">
        <w:r w:rsidRPr="006B17C5">
          <w:rPr>
            <w:highlight w:val="lightGray"/>
            <w:rPrChange w:id="9746" w:author="Mosi Adesina Ifatunji" w:date="2025-07-17T11:52:00Z" w16du:dateUtc="2025-07-17T16:52:00Z">
              <w:rPr>
                <w:color w:val="000000"/>
                <w:szCs w:val="24"/>
              </w:rPr>
            </w:rPrChange>
          </w:rPr>
          <w:t>]</w:t>
        </w:r>
      </w:ins>
    </w:p>
    <w:p w14:paraId="0131E264" w14:textId="77777777" w:rsidR="005E6418" w:rsidRPr="00B92532" w:rsidRDefault="005E6418" w:rsidP="007B100A">
      <w:pPr>
        <w:rPr>
          <w:ins w:id="9747" w:author="Mosi Adesina Ifatunji" w:date="2025-06-16T18:10:00Z" w16du:dateUtc="2025-06-16T23:10:00Z"/>
        </w:rPr>
      </w:pPr>
    </w:p>
    <w:p w14:paraId="37CC458F" w14:textId="5D040A00" w:rsidR="005D3078" w:rsidRPr="00B92532" w:rsidRDefault="005D3078" w:rsidP="007B100A">
      <w:pPr>
        <w:rPr>
          <w:ins w:id="9748" w:author="Mosi Adesina Ifatunji" w:date="2025-06-16T18:10:00Z" w16du:dateUtc="2025-06-16T23:10:00Z"/>
        </w:rPr>
      </w:pPr>
      <w:ins w:id="9749" w:author="Mosi Adesina Ifatunji" w:date="2025-06-16T18:10:00Z" w16du:dateUtc="2025-06-16T23:10:00Z">
        <w:r w:rsidRPr="00B92532">
          <w:rPr>
            <w:b/>
            <w:bCs/>
          </w:rPr>
          <w:t>Credentialling</w:t>
        </w:r>
        <w:r w:rsidRPr="00B92532">
          <w:t xml:space="preserve"> is often thought of as a way for employers to ‘outsource’ the attainment and evaluation of ‘merit’ for employees </w:t>
        </w:r>
        <w:r w:rsidRPr="00B92532">
          <w:fldChar w:fldCharType="begin">
            <w:fldData xml:space="preserve">PEVuZE5vdGU+PENpdGU+PEF1dGhvcj5Db2xsaW5zPC9BdXRob3I+PFllYXI+MTk3OSBbMjAxOV08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</w:fldData>
          </w:fldChar>
        </w:r>
        <w:r w:rsidRPr="00B92532">
          <w:instrText xml:space="preserve"> ADDIN EN.JS.CITE </w:instrText>
        </w:r>
        <w:r w:rsidRPr="00B92532">
          <w:fldChar w:fldCharType="separate"/>
        </w:r>
        <w:r w:rsidRPr="00B92532">
          <w:rPr>
            <w:noProof/>
          </w:rPr>
          <w:t>(Collins 1979 [2019])</w:t>
        </w:r>
        <w:r w:rsidRPr="00B92532">
          <w:fldChar w:fldCharType="end"/>
        </w:r>
        <w:r w:rsidRPr="00B92532">
          <w:t>.</w:t>
        </w:r>
      </w:ins>
    </w:p>
    <w:p w14:paraId="0B09253A" w14:textId="77777777" w:rsidR="005D3078" w:rsidRPr="00B92532" w:rsidRDefault="005D3078" w:rsidP="007B100A">
      <w:pPr>
        <w:rPr>
          <w:ins w:id="9750" w:author="Mosi Adesina Ifatunji" w:date="2025-06-13T16:06:00Z" w16du:dateUtc="2025-06-13T21:06:00Z"/>
        </w:rPr>
      </w:pPr>
    </w:p>
    <w:p w14:paraId="2CB6CEE8" w14:textId="51B41322" w:rsidR="005E6418" w:rsidRPr="00B92532" w:rsidRDefault="005E6418" w:rsidP="007B100A">
      <w:pPr>
        <w:rPr>
          <w:ins w:id="9751" w:author="Mosi Adesina Ifatunji" w:date="2025-06-14T13:23:00Z" w16du:dateUtc="2025-06-14T18:23:00Z"/>
        </w:rPr>
      </w:pPr>
      <w:ins w:id="9752" w:author="Mosi Adesina Ifatunji" w:date="2025-06-13T16:06:00Z" w16du:dateUtc="2025-06-13T21:06:00Z">
        <w:r w:rsidRPr="00B92532">
          <w:t xml:space="preserve">“… typically, perceived racial identity trumps the </w:t>
        </w:r>
        <w:r w:rsidRPr="006B17C5">
          <w:rPr>
            <w:b/>
            <w:bCs/>
            <w:color w:val="070707"/>
            <w:rPrChange w:id="9753" w:author="Mosi Adesina Ifatunji" w:date="2025-07-17T11:52:00Z" w16du:dateUtc="2025-07-17T16:52:00Z">
              <w:rPr>
                <w:color w:val="000000"/>
              </w:rPr>
            </w:rPrChange>
          </w:rPr>
          <w:t>credential</w:t>
        </w:r>
        <w:r w:rsidRPr="00B92532">
          <w:t xml:space="preserve">” </w:t>
        </w:r>
        <w:r w:rsidRPr="00B92532">
          <w:fldChar w:fldCharType="begin">
            <w:fldData xml:space="preserve">PEVuZE5vdGU+PENpdGU+PEF1dGhvcj5SYXk8L0F1dGhvcj48WWVhcj4yMDE5PC9ZZWFyPjxSZWNO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</w:fldData>
          </w:fldChar>
        </w:r>
        <w:r w:rsidRPr="00B92532">
          <w:instrText xml:space="preserve"> ADDIN EN.JS.CITE </w:instrText>
        </w:r>
        <w:r w:rsidRPr="00B92532">
          <w:fldChar w:fldCharType="separate"/>
        </w:r>
        <w:r w:rsidRPr="00B92532">
          <w:rPr>
            <w:noProof/>
          </w:rPr>
          <w:t>(Ray 2019: 41)</w:t>
        </w:r>
        <w:r w:rsidRPr="00B92532">
          <w:fldChar w:fldCharType="end"/>
        </w:r>
        <w:r w:rsidRPr="00B92532">
          <w:t>.</w:t>
        </w:r>
      </w:ins>
    </w:p>
    <w:p w14:paraId="70148FE4" w14:textId="77777777" w:rsidR="00AA4635" w:rsidRPr="00B92532" w:rsidRDefault="00AA4635" w:rsidP="007B100A">
      <w:pPr>
        <w:rPr>
          <w:ins w:id="9754" w:author="Mosi Adesina Ifatunji" w:date="2025-06-14T13:23:00Z" w16du:dateUtc="2025-06-14T18:23:00Z"/>
        </w:rPr>
      </w:pPr>
    </w:p>
    <w:p w14:paraId="563F1936" w14:textId="6102F20E" w:rsidR="00AA4635" w:rsidRPr="00B92532" w:rsidRDefault="00AA4635" w:rsidP="007B100A">
      <w:pPr>
        <w:rPr>
          <w:ins w:id="9755" w:author="Mosi Adesina Ifatunji" w:date="2025-06-14T13:26:00Z" w16du:dateUtc="2025-06-14T18:26:00Z"/>
        </w:rPr>
      </w:pPr>
      <w:ins w:id="9756" w:author="Mosi Adesina Ifatunji" w:date="2025-06-14T13:23:00Z" w16du:dateUtc="2025-06-14T18:23:00Z">
        <w:r w:rsidRPr="00B92532">
          <w:t xml:space="preserve">The difference between </w:t>
        </w:r>
        <w:r w:rsidR="00645D92" w:rsidRPr="00B92532">
          <w:t xml:space="preserve">the response rates for Black job candidates with </w:t>
        </w:r>
      </w:ins>
      <w:ins w:id="9757" w:author="Mosi Adesina Ifatunji" w:date="2025-06-14T13:25:00Z" w16du:dateUtc="2025-06-14T18:25:00Z">
        <w:r w:rsidR="00AE6C0A" w:rsidRPr="00B92532">
          <w:t>elite</w:t>
        </w:r>
      </w:ins>
      <w:ins w:id="9758" w:author="Mosi Adesina Ifatunji" w:date="2025-06-14T13:23:00Z" w16du:dateUtc="2025-06-14T18:23:00Z">
        <w:r w:rsidR="00645D92" w:rsidRPr="00B92532">
          <w:t xml:space="preserve"> </w:t>
        </w:r>
      </w:ins>
      <w:ins w:id="9759" w:author="Mosi Adesina Ifatunji" w:date="2025-06-14T13:25:00Z" w16du:dateUtc="2025-06-14T18:25:00Z">
        <w:r w:rsidR="00AE6C0A" w:rsidRPr="00B92532">
          <w:t>credentials</w:t>
        </w:r>
      </w:ins>
      <w:ins w:id="9760" w:author="Mosi Adesina Ifatunji" w:date="2025-06-14T13:23:00Z" w16du:dateUtc="2025-06-14T18:23:00Z">
        <w:r w:rsidR="00645D92" w:rsidRPr="00B92532">
          <w:t xml:space="preserve"> and White candidates with </w:t>
        </w:r>
      </w:ins>
      <w:ins w:id="9761" w:author="Mosi Adesina Ifatunji" w:date="2025-06-14T13:24:00Z" w16du:dateUtc="2025-06-14T18:24:00Z">
        <w:r w:rsidR="00F7614D" w:rsidRPr="00B92532">
          <w:t xml:space="preserve">median </w:t>
        </w:r>
      </w:ins>
      <w:ins w:id="9762" w:author="Mosi Adesina Ifatunji" w:date="2025-06-14T13:25:00Z" w16du:dateUtc="2025-06-14T18:25:00Z">
        <w:r w:rsidR="00AE6C0A" w:rsidRPr="00B92532">
          <w:t>credentials</w:t>
        </w:r>
      </w:ins>
      <w:ins w:id="9763" w:author="Mosi Adesina Ifatunji" w:date="2025-06-14T13:24:00Z" w16du:dateUtc="2025-06-14T18:24:00Z">
        <w:r w:rsidR="00F7614D" w:rsidRPr="00B92532">
          <w:t xml:space="preserve"> likely indicates </w:t>
        </w:r>
        <w:r w:rsidR="00AE6C0A" w:rsidRPr="00B92532">
          <w:t xml:space="preserve">the operation of ‘White </w:t>
        </w:r>
      </w:ins>
      <w:ins w:id="9764" w:author="Mosi Adesina Ifatunji" w:date="2025-06-14T13:25:00Z" w16du:dateUtc="2025-06-14T18:25:00Z">
        <w:r w:rsidR="00AE6C0A" w:rsidRPr="00B92532">
          <w:t xml:space="preserve">credentials’ </w:t>
        </w:r>
      </w:ins>
      <w:r w:rsidR="00913D69" w:rsidRPr="00B92532">
        <w:fldChar w:fldCharType="begin">
          <w:fldData xml:space="preserve">PEVuZE5vdGU+PENpdGU+PEF1dGhvcj5HYWRkaXM8L0F1dGhvcj48WWVhcj4yMDE1PC9ZZWFyPjxS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=
</w:fldData>
        </w:fldChar>
      </w:r>
      <w:r w:rsidR="00913D69" w:rsidRPr="00B92532">
        <w:instrText xml:space="preserve"> ADDIN EN.JS.CITE </w:instrText>
      </w:r>
      <w:r w:rsidR="00913D69" w:rsidRPr="00B92532">
        <w:fldChar w:fldCharType="separate"/>
      </w:r>
      <w:r w:rsidR="00913D69" w:rsidRPr="00B92532">
        <w:rPr>
          <w:noProof/>
        </w:rPr>
        <w:t>(Gaddis 2015)</w:t>
      </w:r>
      <w:r w:rsidR="00913D69" w:rsidRPr="00B92532">
        <w:fldChar w:fldCharType="end"/>
      </w:r>
      <w:ins w:id="9765" w:author="Mosi Adesina Ifatunji" w:date="2025-06-14T13:26:00Z" w16du:dateUtc="2025-06-14T18:26:00Z">
        <w:r w:rsidR="00891D98" w:rsidRPr="00B92532">
          <w:t>.</w:t>
        </w:r>
      </w:ins>
    </w:p>
    <w:p w14:paraId="266B8310" w14:textId="77777777" w:rsidR="00891D98" w:rsidRPr="00B92532" w:rsidRDefault="00891D98" w:rsidP="007B100A">
      <w:pPr>
        <w:rPr>
          <w:ins w:id="9766" w:author="Mosi Adesina Ifatunji" w:date="2025-06-14T13:26:00Z" w16du:dateUtc="2025-06-14T18:26:00Z"/>
        </w:rPr>
      </w:pPr>
    </w:p>
    <w:p w14:paraId="7CE046EC" w14:textId="1166D507" w:rsidR="00CF0CE6" w:rsidRPr="00B92532" w:rsidRDefault="00891D98" w:rsidP="007B100A">
      <w:pPr>
        <w:rPr>
          <w:ins w:id="9767" w:author="Mosi Adesina Ifatunji" w:date="2025-06-14T14:07:00Z" w16du:dateUtc="2025-06-14T19:07:00Z"/>
        </w:rPr>
      </w:pPr>
      <w:ins w:id="9768" w:author="Mosi Adesina Ifatunji" w:date="2025-06-14T13:26:00Z" w16du:dateUtc="2025-06-14T18:26:00Z">
        <w:r w:rsidRPr="00B92532">
          <w:t xml:space="preserve">“Organizational racialization is thus a credentialing process” </w:t>
        </w:r>
        <w:r w:rsidRPr="00B92532">
          <w:fldChar w:fldCharType="begin">
            <w:fldData xml:space="preserve">PEVuZE5vdGU+PENpdGU+PEF1dGhvcj5SYXk8L0F1dGhvcj48WWVhcj4yMDE5PC9ZZWFyPjxSZWNO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</w:fldData>
          </w:fldChar>
        </w:r>
        <w:r w:rsidRPr="00B92532">
          <w:instrText xml:space="preserve"> ADDIN EN.JS.CITE </w:instrText>
        </w:r>
        <w:r w:rsidRPr="00B92532">
          <w:fldChar w:fldCharType="separate"/>
        </w:r>
        <w:r w:rsidRPr="00B92532">
          <w:rPr>
            <w:noProof/>
          </w:rPr>
          <w:t>(Ray 2019: 41)</w:t>
        </w:r>
        <w:r w:rsidRPr="00B92532">
          <w:fldChar w:fldCharType="end"/>
        </w:r>
        <w:r w:rsidRPr="00B92532">
          <w:t>.</w:t>
        </w:r>
      </w:ins>
    </w:p>
    <w:p w14:paraId="3A5B1CBF" w14:textId="77777777" w:rsidR="00CF0CE6" w:rsidRPr="00B92532" w:rsidRDefault="00CF0CE6" w:rsidP="007B100A">
      <w:pPr>
        <w:rPr>
          <w:ins w:id="9769" w:author="Mosi Adesina Ifatunji" w:date="2025-06-14T14:09:00Z" w16du:dateUtc="2025-06-14T19:09:00Z"/>
        </w:rPr>
      </w:pPr>
    </w:p>
    <w:p w14:paraId="11A60495" w14:textId="78821A62" w:rsidR="00D13203" w:rsidRPr="00B92532" w:rsidRDefault="00D13203" w:rsidP="007B100A">
      <w:pPr>
        <w:rPr>
          <w:ins w:id="9770" w:author="Mosi Adesina Ifatunji" w:date="2025-06-16T18:12:00Z" w16du:dateUtc="2025-06-16T23:12:00Z"/>
        </w:rPr>
      </w:pPr>
      <w:ins w:id="9771" w:author="Mosi Adesina Ifatunji" w:date="2025-06-14T14:09:00Z" w16du:dateUtc="2025-06-14T19:09:00Z">
        <w:r w:rsidRPr="00B92532">
          <w:t xml:space="preserve">One of the ‘schematic factors’ involved in sorting White workers to the upper tiers of American firms has been described as is </w:t>
        </w:r>
        <w:r w:rsidRPr="00B92532">
          <w:rPr>
            <w:b/>
            <w:bCs/>
          </w:rPr>
          <w:t>‘White credentialing’</w:t>
        </w:r>
        <w:r w:rsidRPr="00B92532">
          <w:rPr>
            <w:b/>
          </w:rPr>
          <w:t xml:space="preserve"> </w:t>
        </w:r>
        <w:r w:rsidRPr="00B92532">
          <w:t xml:space="preserve">or “a credential providing access to organizational resources, legitimizing work hierarchies, and expanding White agency” </w:t>
        </w:r>
        <w:r w:rsidRPr="00B92532">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B92532">
          <w:instrText xml:space="preserve"> ADDIN EN.JS.CITE </w:instrText>
        </w:r>
        <w:r w:rsidRPr="00B92532">
          <w:fldChar w:fldCharType="separate"/>
        </w:r>
        <w:r w:rsidRPr="00B92532">
          <w:rPr>
            <w:noProof/>
          </w:rPr>
          <w:t>(Ray 2019)</w:t>
        </w:r>
        <w:r w:rsidRPr="00B92532">
          <w:fldChar w:fldCharType="end"/>
        </w:r>
        <w:r w:rsidRPr="00B92532">
          <w:t>.</w:t>
        </w:r>
      </w:ins>
    </w:p>
    <w:p w14:paraId="458AA490" w14:textId="77777777" w:rsidR="006558E1" w:rsidRPr="00B92532" w:rsidRDefault="006558E1">
      <w:pPr>
        <w:rPr>
          <w:ins w:id="9772" w:author="Mosi Adesina Ifatunji" w:date="2025-06-16T18:12:00Z" w16du:dateUtc="2025-06-16T23:12:00Z"/>
        </w:rPr>
        <w:pPrChange w:id="9773" w:author="Mosi Adesina Ifatunji" w:date="2025-10-21T19:50:00Z" w16du:dateUtc="2025-10-22T00:50:00Z">
          <w:pPr>
            <w:pStyle w:val="BodyText"/>
          </w:pPr>
        </w:pPrChange>
      </w:pPr>
    </w:p>
    <w:p w14:paraId="6A20B24D" w14:textId="20CEF61F" w:rsidR="006558E1" w:rsidRPr="00B92532" w:rsidRDefault="006558E1" w:rsidP="007B100A">
      <w:pPr>
        <w:rPr>
          <w:ins w:id="9774" w:author="Mosi Adesina Ifatunji" w:date="2025-06-16T18:12:00Z" w16du:dateUtc="2025-06-16T23:12:00Z"/>
        </w:rPr>
      </w:pPr>
      <w:ins w:id="9775" w:author="Mosi Adesina Ifatunji" w:date="2025-06-16T18:12:00Z" w16du:dateUtc="2025-06-16T23:12:00Z">
        <w:r w:rsidRPr="00B92532">
          <w:t xml:space="preserve">We focus our attention on the prospect of Whiteness serving as a credential within firm-level </w:t>
        </w:r>
        <w:r w:rsidRPr="00B92532">
          <w:rPr>
            <w:b/>
            <w:bCs/>
          </w:rPr>
          <w:t>‘ethnoracial schema’</w:t>
        </w:r>
        <w:r w:rsidRPr="00B92532">
          <w:t xml:space="preserve"> (or </w:t>
        </w:r>
        <w:r w:rsidRPr="00B92532">
          <w:rPr>
            <w:iCs/>
          </w:rPr>
          <w:t>racialized schema</w:t>
        </w:r>
        <w:r w:rsidRPr="00B92532">
          <w:t xml:space="preserve"> </w:t>
        </w:r>
        <w:r w:rsidRPr="00B92532">
          <w:fldChar w:fldCharType="begin">
            <w:fldData xml:space="preserve">PEVuZE5vdGU+PENpdGU+PEF1dGhvcj5SYXk8L0F1dGhvcj48WWVhcj4yMDE5PC9ZZWFyPjxSZWNO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</w:fldData>
          </w:fldChar>
        </w:r>
        <w:r w:rsidRPr="00B92532">
          <w:instrText xml:space="preserve"> ADDIN EN.JS.CITE </w:instrText>
        </w:r>
        <w:r w:rsidRPr="00B92532">
          <w:fldChar w:fldCharType="separate"/>
        </w:r>
      </w:ins>
      <w:r w:rsidR="00167D9D">
        <w:rPr>
          <w:noProof/>
        </w:rPr>
        <w:t>(DiMaggio 1997, Ridgeway et al. 1998, Ray 2019)</w:t>
      </w:r>
      <w:ins w:id="9776" w:author="Mosi Adesina Ifatunji" w:date="2025-06-16T18:12:00Z" w16du:dateUtc="2025-06-16T23:12:00Z">
        <w:r w:rsidRPr="00B92532">
          <w:fldChar w:fldCharType="end"/>
        </w:r>
        <w:r w:rsidRPr="00B92532">
          <w:t>.</w:t>
        </w:r>
      </w:ins>
    </w:p>
    <w:p w14:paraId="77CBD937" w14:textId="77777777" w:rsidR="00B116BF" w:rsidRPr="00B92532" w:rsidRDefault="00B116BF" w:rsidP="007B100A">
      <w:pPr>
        <w:rPr>
          <w:ins w:id="9777" w:author="Mosi Adesina Ifatunji" w:date="2025-06-14T14:53:00Z" w16du:dateUtc="2025-06-14T19:53:00Z"/>
        </w:rPr>
      </w:pPr>
    </w:p>
    <w:p w14:paraId="62591248" w14:textId="77777777" w:rsidR="00B116BF" w:rsidRPr="00B92532" w:rsidRDefault="00B116BF" w:rsidP="007B100A">
      <w:pPr>
        <w:rPr>
          <w:ins w:id="9778" w:author="Mosi Adesina Ifatunji" w:date="2025-06-14T14:53:00Z" w16du:dateUtc="2025-06-14T19:53:00Z"/>
        </w:rPr>
      </w:pPr>
      <w:ins w:id="9779" w:author="Mosi Adesina Ifatunji" w:date="2025-06-14T14:53:00Z" w16du:dateUtc="2025-06-14T19:53:00Z">
        <w:r w:rsidRPr="00B92532">
          <w:t>While investigations into the prevalence of firm contributions to ethnoracial differences in wage trajectories have been circumscribed by the availability of requisite datasets, ethnographic studies have thoroughly mapped the dynamics of ethnoracial schema and the credentialing of Whiteness.</w:t>
        </w:r>
      </w:ins>
    </w:p>
    <w:p w14:paraId="0E1F4560" w14:textId="77777777" w:rsidR="00B116BF" w:rsidRPr="00B92532" w:rsidRDefault="00B116BF" w:rsidP="007B100A">
      <w:pPr>
        <w:rPr>
          <w:ins w:id="9780" w:author="Mosi Adesina Ifatunji" w:date="2025-06-14T14:53:00Z" w16du:dateUtc="2025-06-14T19:53:00Z"/>
        </w:rPr>
      </w:pPr>
    </w:p>
    <w:p w14:paraId="60B538F5" w14:textId="77777777" w:rsidR="00B116BF" w:rsidRPr="00B92532" w:rsidRDefault="00B116BF" w:rsidP="007B100A">
      <w:pPr>
        <w:rPr>
          <w:ins w:id="9781" w:author="Mosi Adesina Ifatunji" w:date="2025-06-14T14:53:00Z" w16du:dateUtc="2025-06-14T19:53:00Z"/>
        </w:rPr>
      </w:pPr>
      <w:ins w:id="9782" w:author="Mosi Adesina Ifatunji" w:date="2025-06-14T14:53:00Z" w16du:dateUtc="2025-06-14T19:53:00Z">
        <w:r w:rsidRPr="00B92532">
          <w:t>Before turning to our analysis of differences in wage trajectories as a function of firm-level characteristics (namely the percentage of top earners that are White), we review a representative sampling of these studies to establish these dynamics in firms.</w:t>
        </w:r>
      </w:ins>
    </w:p>
    <w:p w14:paraId="2356FAFA" w14:textId="77777777" w:rsidR="00B116BF" w:rsidRPr="00B92532" w:rsidRDefault="00B116BF" w:rsidP="007B100A">
      <w:pPr>
        <w:rPr>
          <w:ins w:id="9783" w:author="Mosi Adesina Ifatunji" w:date="2025-06-14T14:53:00Z" w16du:dateUtc="2025-06-14T19:53:00Z"/>
        </w:rPr>
      </w:pPr>
    </w:p>
    <w:p w14:paraId="5AE718D8" w14:textId="77777777" w:rsidR="00B116BF" w:rsidRPr="00B92532" w:rsidRDefault="00B116BF" w:rsidP="007B100A">
      <w:pPr>
        <w:rPr>
          <w:ins w:id="9784" w:author="Mosi Adesina Ifatunji" w:date="2025-06-14T15:11:00Z" w16du:dateUtc="2025-06-14T20:11:00Z"/>
        </w:rPr>
      </w:pPr>
      <w:ins w:id="9785" w:author="Mosi Adesina Ifatunji" w:date="2025-06-14T14:53:00Z" w16du:dateUtc="2025-06-14T19:53:00Z">
        <w:r w:rsidRPr="00B92532">
          <w:t>While these studies demonstrate the existence of schema, they have been unable to assess the prevalence of wage differences that result from these practices.</w:t>
        </w:r>
      </w:ins>
    </w:p>
    <w:p w14:paraId="74FC9B84" w14:textId="77777777" w:rsidR="000C2F05" w:rsidRPr="00B92532" w:rsidRDefault="000C2F05">
      <w:pPr>
        <w:rPr>
          <w:ins w:id="9786" w:author="Mosi Adesina Ifatunji" w:date="2025-06-14T15:11:00Z" w16du:dateUtc="2025-06-14T20:11:00Z"/>
        </w:rPr>
        <w:pPrChange w:id="9787" w:author="Mosi Adesina Ifatunji" w:date="2025-10-21T19:50:00Z" w16du:dateUtc="2025-10-22T00:50:00Z">
          <w:pPr>
            <w:pStyle w:val="BodyText"/>
          </w:pPr>
        </w:pPrChange>
      </w:pPr>
    </w:p>
    <w:p w14:paraId="78ED8BA0" w14:textId="1D219122" w:rsidR="000C2F05" w:rsidRPr="00B92532" w:rsidRDefault="000C2F05" w:rsidP="007B100A">
      <w:pPr>
        <w:rPr>
          <w:ins w:id="9788" w:author="Mosi Adesina Ifatunji" w:date="2025-06-14T15:11:00Z" w16du:dateUtc="2025-06-14T20:11:00Z"/>
        </w:rPr>
      </w:pPr>
      <w:ins w:id="9789" w:author="Mosi Adesina Ifatunji" w:date="2025-06-14T15:11:00Z" w16du:dateUtc="2025-06-14T20:11:00Z">
        <w:r w:rsidRPr="00B92532">
          <w:t xml:space="preserve">“…racialized organizations enhance or diminish the agency of racial groups…” </w:t>
        </w:r>
        <w:r w:rsidRPr="00B92532">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B92532">
          <w:instrText xml:space="preserve"> ADDIN EN.JS.CITE </w:instrText>
        </w:r>
        <w:r w:rsidRPr="00B92532">
          <w:fldChar w:fldCharType="separate"/>
        </w:r>
        <w:r w:rsidRPr="00B92532">
          <w:rPr>
            <w:noProof/>
          </w:rPr>
          <w:t>(Ray 2019)</w:t>
        </w:r>
        <w:r w:rsidRPr="00B92532">
          <w:fldChar w:fldCharType="end"/>
        </w:r>
        <w:r w:rsidRPr="00B92532">
          <w:t>.</w:t>
        </w:r>
      </w:ins>
    </w:p>
    <w:p w14:paraId="4DC9F53C" w14:textId="77777777" w:rsidR="000C2F05" w:rsidRPr="00B92532" w:rsidRDefault="000C2F05" w:rsidP="007B100A">
      <w:pPr>
        <w:rPr>
          <w:ins w:id="9790" w:author="Mosi Adesina Ifatunji" w:date="2025-06-14T14:53:00Z" w16du:dateUtc="2025-06-14T19:53:00Z"/>
        </w:rPr>
      </w:pPr>
    </w:p>
    <w:p w14:paraId="6EB0F001" w14:textId="77777777" w:rsidR="00B116BF" w:rsidRPr="00B92532" w:rsidRDefault="00B116BF">
      <w:pPr>
        <w:rPr>
          <w:ins w:id="9791" w:author="Mosi Adesina Ifatunji" w:date="2025-06-17T18:58:00Z" w16du:dateUtc="2025-06-17T23:58:00Z"/>
        </w:rPr>
        <w:pPrChange w:id="9792" w:author="Mosi Adesina Ifatunji" w:date="2025-10-21T19:50:00Z" w16du:dateUtc="2025-10-22T00:50:00Z">
          <w:pPr>
            <w:pStyle w:val="NoSpacing"/>
          </w:pPr>
        </w:pPrChange>
      </w:pPr>
    </w:p>
    <w:p w14:paraId="32F70471" w14:textId="77777777" w:rsidR="007A141C" w:rsidRPr="00B92532" w:rsidRDefault="007A141C" w:rsidP="007B100A">
      <w:pPr>
        <w:rPr>
          <w:ins w:id="9793" w:author="Mosi Adesina Ifatunji" w:date="2025-06-14T14:53:00Z" w16du:dateUtc="2025-06-14T19:53:00Z"/>
        </w:rPr>
      </w:pPr>
    </w:p>
    <w:p w14:paraId="51E71885" w14:textId="77777777" w:rsidR="00773485" w:rsidRPr="006B17C5" w:rsidRDefault="00773485">
      <w:pPr>
        <w:keepNext/>
        <w:keepLines/>
        <w:rPr>
          <w:ins w:id="9794" w:author="Mosi Adesina Ifatunji" w:date="2025-06-17T16:58:00Z" w16du:dateUtc="2025-06-17T21:58:00Z"/>
          <w:rPrChange w:id="9795" w:author="Mosi Adesina Ifatunji" w:date="2025-07-17T11:52:00Z" w16du:dateUtc="2025-07-17T16:52:00Z">
            <w:rPr>
              <w:ins w:id="9796" w:author="Mosi Adesina Ifatunji" w:date="2025-06-17T16:58:00Z" w16du:dateUtc="2025-06-17T21:58:00Z"/>
              <w:rFonts w:ascii="Helvetica Neue" w:hAnsi="Helvetica Neue" w:cs="Helvetica Neue"/>
              <w:sz w:val="26"/>
              <w:szCs w:val="26"/>
            </w:rPr>
          </w:rPrChange>
        </w:rPr>
        <w:pPrChange w:id="9797" w:author="Mosi Adesina Ifatunji" w:date="2025-10-21T19:50:00Z" w16du:dateUtc="2025-10-22T00:50:00Z">
          <w:pPr>
            <w:autoSpaceDE w:val="0"/>
            <w:autoSpaceDN w:val="0"/>
            <w:adjustRightInd w:val="0"/>
            <w:ind w:left="720" w:right="-720" w:hanging="720"/>
          </w:pPr>
        </w:pPrChange>
      </w:pPr>
      <w:ins w:id="9798" w:author="Mosi Adesina Ifatunji" w:date="2025-06-17T16:58:00Z" w16du:dateUtc="2025-06-17T21:58:00Z">
        <w:r w:rsidRPr="006B17C5">
          <w:rPr>
            <w:rPrChange w:id="9799" w:author="Mosi Adesina Ifatunji" w:date="2025-07-17T11:52:00Z" w16du:dateUtc="2025-07-17T16:52:00Z">
              <w:rPr>
                <w:rFonts w:ascii="Helvetica Neue" w:hAnsi="Helvetica Neue" w:cs="Helvetica Neue"/>
                <w:sz w:val="26"/>
                <w:szCs w:val="26"/>
              </w:rPr>
            </w:rPrChange>
          </w:rPr>
          <w:lastRenderedPageBreak/>
          <w:t xml:space="preserve">Harris, Cheryl L. 1993. "Whiteness as Property." </w:t>
        </w:r>
        <w:r w:rsidRPr="006B17C5">
          <w:rPr>
            <w:i/>
            <w:iCs/>
            <w:rPrChange w:id="9800" w:author="Mosi Adesina Ifatunji" w:date="2025-07-17T11:52:00Z" w16du:dateUtc="2025-07-17T16:52:00Z">
              <w:rPr>
                <w:rFonts w:ascii="Helvetica Neue" w:hAnsi="Helvetica Neue" w:cs="Helvetica Neue"/>
                <w:i/>
                <w:iCs/>
                <w:sz w:val="26"/>
                <w:szCs w:val="26"/>
              </w:rPr>
            </w:rPrChange>
          </w:rPr>
          <w:t>Harvard Law Review</w:t>
        </w:r>
        <w:r w:rsidRPr="006B17C5">
          <w:rPr>
            <w:rPrChange w:id="9801" w:author="Mosi Adesina Ifatunji" w:date="2025-07-17T11:52:00Z" w16du:dateUtc="2025-07-17T16:52:00Z">
              <w:rPr>
                <w:rFonts w:ascii="Helvetica Neue" w:hAnsi="Helvetica Neue" w:cs="Helvetica Neue"/>
                <w:sz w:val="26"/>
                <w:szCs w:val="26"/>
              </w:rPr>
            </w:rPrChange>
          </w:rPr>
          <w:t xml:space="preserve"> 106(8):1710–91.</w:t>
        </w:r>
      </w:ins>
    </w:p>
    <w:p w14:paraId="29A48C4C" w14:textId="77777777" w:rsidR="00773485" w:rsidRPr="006B17C5" w:rsidRDefault="00773485">
      <w:pPr>
        <w:keepNext/>
        <w:keepLines/>
        <w:rPr>
          <w:ins w:id="9802" w:author="Mosi Adesina Ifatunji" w:date="2025-06-17T16:58:00Z" w16du:dateUtc="2025-06-17T21:58:00Z"/>
          <w:rPrChange w:id="9803" w:author="Mosi Adesina Ifatunji" w:date="2025-07-17T11:52:00Z" w16du:dateUtc="2025-07-17T16:52:00Z">
            <w:rPr>
              <w:ins w:id="9804" w:author="Mosi Adesina Ifatunji" w:date="2025-06-17T16:58:00Z" w16du:dateUtc="2025-06-17T21:58:00Z"/>
              <w:rFonts w:ascii="Helvetica Neue" w:hAnsi="Helvetica Neue" w:cs="Helvetica Neue"/>
              <w:sz w:val="26"/>
              <w:szCs w:val="26"/>
            </w:rPr>
          </w:rPrChange>
        </w:rPr>
        <w:pPrChange w:id="9805" w:author="Mosi Adesina Ifatunji" w:date="2025-10-21T19:50:00Z" w16du:dateUtc="2025-10-22T00:50:00Z">
          <w:pPr>
            <w:autoSpaceDE w:val="0"/>
            <w:autoSpaceDN w:val="0"/>
            <w:adjustRightInd w:val="0"/>
            <w:ind w:right="-720"/>
          </w:pPr>
        </w:pPrChange>
      </w:pPr>
    </w:p>
    <w:p w14:paraId="779F1B6F" w14:textId="77777777" w:rsidR="00740A0B" w:rsidRPr="006B17C5" w:rsidRDefault="00740A0B">
      <w:pPr>
        <w:keepNext/>
        <w:keepLines/>
        <w:rPr>
          <w:ins w:id="9806" w:author="Mosi Adesina Ifatunji" w:date="2025-06-17T17:15:00Z" w16du:dateUtc="2025-06-17T22:15:00Z"/>
          <w:rPrChange w:id="9807" w:author="Mosi Adesina Ifatunji" w:date="2025-07-17T11:52:00Z" w16du:dateUtc="2025-07-17T16:52:00Z">
            <w:rPr>
              <w:ins w:id="9808" w:author="Mosi Adesina Ifatunji" w:date="2025-06-17T17:15:00Z" w16du:dateUtc="2025-06-17T22:15:00Z"/>
              <w:rFonts w:ascii="Helvetica Neue" w:hAnsi="Helvetica Neue" w:cs="Helvetica Neue"/>
              <w:sz w:val="26"/>
              <w:szCs w:val="26"/>
            </w:rPr>
          </w:rPrChange>
        </w:rPr>
        <w:pPrChange w:id="9809" w:author="Mosi Adesina Ifatunji" w:date="2025-10-21T19:50:00Z" w16du:dateUtc="2025-10-22T00:50:00Z">
          <w:pPr>
            <w:autoSpaceDE w:val="0"/>
            <w:autoSpaceDN w:val="0"/>
            <w:adjustRightInd w:val="0"/>
            <w:ind w:left="720" w:right="-720" w:hanging="720"/>
          </w:pPr>
        </w:pPrChange>
      </w:pPr>
      <w:ins w:id="9810" w:author="Mosi Adesina Ifatunji" w:date="2025-06-17T17:15:00Z" w16du:dateUtc="2025-06-17T22:15:00Z">
        <w:r w:rsidRPr="006B17C5">
          <w:rPr>
            <w:rPrChange w:id="9811" w:author="Mosi Adesina Ifatunji" w:date="2025-07-17T11:52:00Z" w16du:dateUtc="2025-07-17T16:52:00Z">
              <w:rPr>
                <w:rFonts w:ascii="Helvetica Neue" w:hAnsi="Helvetica Neue" w:cs="Helvetica Neue"/>
                <w:sz w:val="26"/>
                <w:szCs w:val="26"/>
              </w:rPr>
            </w:rPrChange>
          </w:rPr>
          <w:t xml:space="preserve">Royster, Deirdre A. 2003. </w:t>
        </w:r>
        <w:r w:rsidRPr="006B17C5">
          <w:rPr>
            <w:i/>
            <w:iCs/>
            <w:rPrChange w:id="9812" w:author="Mosi Adesina Ifatunji" w:date="2025-07-17T11:52:00Z" w16du:dateUtc="2025-07-17T16:52:00Z">
              <w:rPr>
                <w:rFonts w:ascii="Helvetica Neue" w:hAnsi="Helvetica Neue" w:cs="Helvetica Neue"/>
                <w:i/>
                <w:iCs/>
                <w:sz w:val="26"/>
                <w:szCs w:val="26"/>
              </w:rPr>
            </w:rPrChange>
          </w:rPr>
          <w:t>Race and the Invisible Hand: How White Networks Exclude Black Men From Blue-Collar Jobs</w:t>
        </w:r>
        <w:r w:rsidRPr="006B17C5">
          <w:rPr>
            <w:rPrChange w:id="9813" w:author="Mosi Adesina Ifatunji" w:date="2025-07-17T11:52:00Z" w16du:dateUtc="2025-07-17T16:52:00Z">
              <w:rPr>
                <w:rFonts w:ascii="Helvetica Neue" w:hAnsi="Helvetica Neue" w:cs="Helvetica Neue"/>
                <w:sz w:val="26"/>
                <w:szCs w:val="26"/>
              </w:rPr>
            </w:rPrChange>
          </w:rPr>
          <w:t>. Berkeley, Los Angeles and London: University of California Press.</w:t>
        </w:r>
      </w:ins>
    </w:p>
    <w:p w14:paraId="2DEC6923" w14:textId="77777777" w:rsidR="00740A0B" w:rsidRPr="006B17C5" w:rsidRDefault="00740A0B">
      <w:pPr>
        <w:keepNext/>
        <w:keepLines/>
        <w:rPr>
          <w:ins w:id="9814" w:author="Mosi Adesina Ifatunji" w:date="2025-06-17T17:29:00Z" w16du:dateUtc="2025-06-17T22:29:00Z"/>
          <w:rPrChange w:id="9815" w:author="Mosi Adesina Ifatunji" w:date="2025-07-17T11:52:00Z" w16du:dateUtc="2025-07-17T16:52:00Z">
            <w:rPr>
              <w:ins w:id="9816" w:author="Mosi Adesina Ifatunji" w:date="2025-06-17T17:29:00Z" w16du:dateUtc="2025-06-17T22:29:00Z"/>
              <w:rFonts w:ascii="Helvetica Neue" w:hAnsi="Helvetica Neue" w:cs="Helvetica Neue"/>
              <w:sz w:val="26"/>
              <w:szCs w:val="26"/>
            </w:rPr>
          </w:rPrChange>
        </w:rPr>
        <w:pPrChange w:id="9817" w:author="Mosi Adesina Ifatunji" w:date="2025-10-21T19:50:00Z" w16du:dateUtc="2025-10-22T00:50:00Z">
          <w:pPr>
            <w:autoSpaceDE w:val="0"/>
            <w:autoSpaceDN w:val="0"/>
            <w:adjustRightInd w:val="0"/>
            <w:ind w:right="-720"/>
          </w:pPr>
        </w:pPrChange>
      </w:pPr>
    </w:p>
    <w:p w14:paraId="5CA0B85C" w14:textId="77777777" w:rsidR="00EF7FBB" w:rsidRPr="006B17C5" w:rsidRDefault="00EF7FBB">
      <w:pPr>
        <w:keepNext/>
        <w:keepLines/>
        <w:rPr>
          <w:ins w:id="9818" w:author="Mosi Adesina Ifatunji" w:date="2025-06-17T17:29:00Z" w16du:dateUtc="2025-06-17T22:29:00Z"/>
          <w:rPrChange w:id="9819" w:author="Mosi Adesina Ifatunji" w:date="2025-07-17T11:52:00Z" w16du:dateUtc="2025-07-17T16:52:00Z">
            <w:rPr>
              <w:ins w:id="9820" w:author="Mosi Adesina Ifatunji" w:date="2025-06-17T17:29:00Z" w16du:dateUtc="2025-06-17T22:29:00Z"/>
              <w:rFonts w:ascii="Helvetica Neue" w:hAnsi="Helvetica Neue" w:cs="Helvetica Neue"/>
              <w:sz w:val="26"/>
              <w:szCs w:val="26"/>
            </w:rPr>
          </w:rPrChange>
        </w:rPr>
        <w:pPrChange w:id="9821" w:author="Mosi Adesina Ifatunji" w:date="2025-10-21T19:50:00Z" w16du:dateUtc="2025-10-22T00:50:00Z">
          <w:pPr>
            <w:autoSpaceDE w:val="0"/>
            <w:autoSpaceDN w:val="0"/>
            <w:adjustRightInd w:val="0"/>
            <w:ind w:left="720" w:right="-720" w:hanging="720"/>
          </w:pPr>
        </w:pPrChange>
      </w:pPr>
      <w:ins w:id="9822" w:author="Mosi Adesina Ifatunji" w:date="2025-06-17T17:29:00Z" w16du:dateUtc="2025-06-17T22:29:00Z">
        <w:r w:rsidRPr="006B17C5">
          <w:rPr>
            <w:rPrChange w:id="9823" w:author="Mosi Adesina Ifatunji" w:date="2025-07-17T11:52:00Z" w16du:dateUtc="2025-07-17T16:52:00Z">
              <w:rPr>
                <w:rFonts w:ascii="Helvetica Neue" w:hAnsi="Helvetica Neue" w:cs="Helvetica Neue"/>
                <w:sz w:val="26"/>
                <w:szCs w:val="26"/>
              </w:rPr>
            </w:rPrChange>
          </w:rPr>
          <w:t xml:space="preserve">Moore, Wendy Leo. 2007. </w:t>
        </w:r>
        <w:r w:rsidRPr="006B17C5">
          <w:rPr>
            <w:i/>
            <w:iCs/>
            <w:rPrChange w:id="9824" w:author="Mosi Adesina Ifatunji" w:date="2025-07-17T11:52:00Z" w16du:dateUtc="2025-07-17T16:52:00Z">
              <w:rPr>
                <w:rFonts w:ascii="Helvetica Neue" w:hAnsi="Helvetica Neue" w:cs="Helvetica Neue"/>
                <w:i/>
                <w:iCs/>
                <w:sz w:val="26"/>
                <w:szCs w:val="26"/>
              </w:rPr>
            </w:rPrChange>
          </w:rPr>
          <w:t>Reproducing Racism: White Space, Elite Law Schools and Racial Inequality</w:t>
        </w:r>
        <w:r w:rsidRPr="006B17C5">
          <w:rPr>
            <w:rPrChange w:id="9825" w:author="Mosi Adesina Ifatunji" w:date="2025-07-17T11:52:00Z" w16du:dateUtc="2025-07-17T16:52:00Z">
              <w:rPr>
                <w:rFonts w:ascii="Helvetica Neue" w:hAnsi="Helvetica Neue" w:cs="Helvetica Neue"/>
                <w:sz w:val="26"/>
                <w:szCs w:val="26"/>
              </w:rPr>
            </w:rPrChange>
          </w:rPr>
          <w:t>. New York, New York: Rowman &amp; Littlefield Publishers.</w:t>
        </w:r>
      </w:ins>
    </w:p>
    <w:p w14:paraId="1CCD7BF0" w14:textId="77777777" w:rsidR="00EF7FBB" w:rsidRPr="006B17C5" w:rsidRDefault="00EF7FBB">
      <w:pPr>
        <w:keepNext/>
        <w:keepLines/>
        <w:rPr>
          <w:ins w:id="9826" w:author="Mosi Adesina Ifatunji" w:date="2025-06-17T17:29:00Z" w16du:dateUtc="2025-06-17T22:29:00Z"/>
          <w:rPrChange w:id="9827" w:author="Mosi Adesina Ifatunji" w:date="2025-07-17T11:52:00Z" w16du:dateUtc="2025-07-17T16:52:00Z">
            <w:rPr>
              <w:ins w:id="9828" w:author="Mosi Adesina Ifatunji" w:date="2025-06-17T17:29:00Z" w16du:dateUtc="2025-06-17T22:29:00Z"/>
              <w:rFonts w:ascii="Helvetica Neue" w:hAnsi="Helvetica Neue" w:cs="Helvetica Neue"/>
              <w:sz w:val="26"/>
              <w:szCs w:val="26"/>
            </w:rPr>
          </w:rPrChange>
        </w:rPr>
        <w:pPrChange w:id="9829" w:author="Mosi Adesina Ifatunji" w:date="2025-10-21T19:50:00Z" w16du:dateUtc="2025-10-22T00:50:00Z">
          <w:pPr>
            <w:autoSpaceDE w:val="0"/>
            <w:autoSpaceDN w:val="0"/>
            <w:adjustRightInd w:val="0"/>
            <w:ind w:right="-720"/>
          </w:pPr>
        </w:pPrChange>
      </w:pPr>
    </w:p>
    <w:p w14:paraId="00331FFD" w14:textId="6F7C3D0B" w:rsidR="000B2339" w:rsidRPr="006B17C5" w:rsidRDefault="000B2339">
      <w:pPr>
        <w:keepNext/>
        <w:keepLines/>
        <w:rPr>
          <w:ins w:id="9830" w:author="Mosi Adesina Ifatunji" w:date="2025-06-17T17:47:00Z" w16du:dateUtc="2025-06-17T22:47:00Z"/>
          <w:rPrChange w:id="9831" w:author="Mosi Adesina Ifatunji" w:date="2025-07-17T11:52:00Z" w16du:dateUtc="2025-07-17T16:52:00Z">
            <w:rPr>
              <w:ins w:id="9832" w:author="Mosi Adesina Ifatunji" w:date="2025-06-17T17:47:00Z" w16du:dateUtc="2025-06-17T22:47:00Z"/>
              <w:rFonts w:ascii="Helvetica Neue" w:hAnsi="Helvetica Neue" w:cs="Helvetica Neue"/>
              <w:sz w:val="26"/>
              <w:szCs w:val="26"/>
            </w:rPr>
          </w:rPrChange>
        </w:rPr>
        <w:pPrChange w:id="9833" w:author="Mosi Adesina Ifatunji" w:date="2025-10-21T19:50:00Z" w16du:dateUtc="2025-10-22T00:50:00Z">
          <w:pPr>
            <w:autoSpaceDE w:val="0"/>
            <w:autoSpaceDN w:val="0"/>
            <w:adjustRightInd w:val="0"/>
            <w:ind w:left="720" w:right="-720" w:hanging="720"/>
          </w:pPr>
        </w:pPrChange>
      </w:pPr>
      <w:ins w:id="9834" w:author="Mosi Adesina Ifatunji" w:date="2025-06-17T17:31:00Z" w16du:dateUtc="2025-06-17T22:31:00Z">
        <w:r w:rsidRPr="006B17C5">
          <w:rPr>
            <w:rPrChange w:id="9835" w:author="Mosi Adesina Ifatunji" w:date="2025-07-17T11:52:00Z" w16du:dateUtc="2025-07-17T16:52:00Z">
              <w:rPr>
                <w:rFonts w:ascii="Helvetica Neue" w:hAnsi="Helvetica Neue" w:cs="Helvetica Neue"/>
                <w:sz w:val="26"/>
                <w:szCs w:val="26"/>
              </w:rPr>
            </w:rPrChange>
          </w:rPr>
          <w:t xml:space="preserve">Rosette, Ashleigh Shelby, Geoffrey J Leonardelli, and Katherine W Phillips. 2008. "The White standard: racial bias in leader categorization." </w:t>
        </w:r>
        <w:r w:rsidRPr="006B17C5">
          <w:rPr>
            <w:i/>
            <w:iCs/>
            <w:rPrChange w:id="9836" w:author="Mosi Adesina Ifatunji" w:date="2025-07-17T11:52:00Z" w16du:dateUtc="2025-07-17T16:52:00Z">
              <w:rPr>
                <w:rFonts w:ascii="Helvetica Neue" w:hAnsi="Helvetica Neue" w:cs="Helvetica Neue"/>
                <w:i/>
                <w:iCs/>
                <w:sz w:val="26"/>
                <w:szCs w:val="26"/>
              </w:rPr>
            </w:rPrChange>
          </w:rPr>
          <w:t>Journal of Applied Psychology</w:t>
        </w:r>
        <w:r w:rsidRPr="006B17C5">
          <w:rPr>
            <w:rPrChange w:id="9837" w:author="Mosi Adesina Ifatunji" w:date="2025-07-17T11:52:00Z" w16du:dateUtc="2025-07-17T16:52:00Z">
              <w:rPr>
                <w:rFonts w:ascii="Helvetica Neue" w:hAnsi="Helvetica Neue" w:cs="Helvetica Neue"/>
                <w:sz w:val="26"/>
                <w:szCs w:val="26"/>
              </w:rPr>
            </w:rPrChange>
          </w:rPr>
          <w:t xml:space="preserve"> 93(4):758.</w:t>
        </w:r>
      </w:ins>
    </w:p>
    <w:p w14:paraId="5FD0B295" w14:textId="77777777" w:rsidR="00B262E1" w:rsidRPr="00B92532" w:rsidRDefault="00B262E1">
      <w:pPr>
        <w:rPr>
          <w:ins w:id="9838" w:author="Mosi Adesina Ifatunji" w:date="2025-06-17T17:47:00Z" w16du:dateUtc="2025-06-17T22:47:00Z"/>
        </w:rPr>
        <w:pPrChange w:id="9839" w:author="Mosi Adesina Ifatunji" w:date="2025-10-21T19:50:00Z" w16du:dateUtc="2025-10-22T00:50:00Z">
          <w:pPr>
            <w:pStyle w:val="BodyText"/>
          </w:pPr>
        </w:pPrChange>
      </w:pPr>
    </w:p>
    <w:p w14:paraId="5A5DEC03" w14:textId="77777777" w:rsidR="00B262E1" w:rsidRPr="006B17C5" w:rsidRDefault="00B262E1">
      <w:pPr>
        <w:keepNext/>
        <w:keepLines/>
        <w:rPr>
          <w:ins w:id="9840" w:author="Mosi Adesina Ifatunji" w:date="2025-06-17T17:47:00Z" w16du:dateUtc="2025-06-17T22:47:00Z"/>
          <w:rPrChange w:id="9841" w:author="Mosi Adesina Ifatunji" w:date="2025-07-17T11:52:00Z" w16du:dateUtc="2025-07-17T16:52:00Z">
            <w:rPr>
              <w:ins w:id="9842" w:author="Mosi Adesina Ifatunji" w:date="2025-06-17T17:47:00Z" w16du:dateUtc="2025-06-17T22:47:00Z"/>
              <w:rFonts w:ascii="Helvetica Neue" w:hAnsi="Helvetica Neue" w:cs="Helvetica Neue"/>
              <w:sz w:val="26"/>
              <w:szCs w:val="26"/>
            </w:rPr>
          </w:rPrChange>
        </w:rPr>
        <w:pPrChange w:id="9843" w:author="Mosi Adesina Ifatunji" w:date="2025-10-21T19:50:00Z" w16du:dateUtc="2025-10-22T00:50:00Z">
          <w:pPr>
            <w:autoSpaceDE w:val="0"/>
            <w:autoSpaceDN w:val="0"/>
            <w:adjustRightInd w:val="0"/>
            <w:ind w:left="720" w:right="-720" w:hanging="720"/>
          </w:pPr>
        </w:pPrChange>
      </w:pPr>
      <w:ins w:id="9844" w:author="Mosi Adesina Ifatunji" w:date="2025-06-17T17:47:00Z" w16du:dateUtc="2025-06-17T22:47:00Z">
        <w:r w:rsidRPr="006B17C5">
          <w:rPr>
            <w:rPrChange w:id="9845" w:author="Mosi Adesina Ifatunji" w:date="2025-07-17T11:52:00Z" w16du:dateUtc="2025-07-17T16:52:00Z">
              <w:rPr>
                <w:rFonts w:ascii="Helvetica Neue" w:hAnsi="Helvetica Neue" w:cs="Helvetica Neue"/>
                <w:sz w:val="26"/>
                <w:szCs w:val="26"/>
              </w:rPr>
            </w:rPrChange>
          </w:rPr>
          <w:lastRenderedPageBreak/>
          <w:t xml:space="preserve">Nkomo, Stella M, and Akram Al Ariss. 2014. "The historical origins of ethnic (white) privilege in US organizations." </w:t>
        </w:r>
        <w:r w:rsidRPr="006B17C5">
          <w:rPr>
            <w:i/>
            <w:iCs/>
            <w:rPrChange w:id="9846" w:author="Mosi Adesina Ifatunji" w:date="2025-07-17T11:52:00Z" w16du:dateUtc="2025-07-17T16:52:00Z">
              <w:rPr>
                <w:rFonts w:ascii="Helvetica Neue" w:hAnsi="Helvetica Neue" w:cs="Helvetica Neue"/>
                <w:i/>
                <w:iCs/>
                <w:sz w:val="26"/>
                <w:szCs w:val="26"/>
              </w:rPr>
            </w:rPrChange>
          </w:rPr>
          <w:t>Journal of Managerial Psychology</w:t>
        </w:r>
        <w:r w:rsidRPr="006B17C5">
          <w:rPr>
            <w:rPrChange w:id="9847" w:author="Mosi Adesina Ifatunji" w:date="2025-07-17T11:52:00Z" w16du:dateUtc="2025-07-17T16:52:00Z">
              <w:rPr>
                <w:rFonts w:ascii="Helvetica Neue" w:hAnsi="Helvetica Neue" w:cs="Helvetica Neue"/>
                <w:sz w:val="26"/>
                <w:szCs w:val="26"/>
              </w:rPr>
            </w:rPrChange>
          </w:rPr>
          <w:t xml:space="preserve"> 29(4):389–404.</w:t>
        </w:r>
      </w:ins>
    </w:p>
    <w:p w14:paraId="60340747" w14:textId="77777777" w:rsidR="00B262E1" w:rsidRPr="006B17C5" w:rsidRDefault="00B262E1">
      <w:pPr>
        <w:keepNext/>
        <w:keepLines/>
        <w:rPr>
          <w:ins w:id="9848" w:author="Mosi Adesina Ifatunji" w:date="2025-06-17T17:49:00Z" w16du:dateUtc="2025-06-17T22:49:00Z"/>
          <w:rPrChange w:id="9849" w:author="Mosi Adesina Ifatunji" w:date="2025-07-17T11:52:00Z" w16du:dateUtc="2025-07-17T16:52:00Z">
            <w:rPr>
              <w:ins w:id="9850" w:author="Mosi Adesina Ifatunji" w:date="2025-06-17T17:49:00Z" w16du:dateUtc="2025-06-17T22:49:00Z"/>
              <w:rFonts w:ascii="Helvetica Neue" w:hAnsi="Helvetica Neue" w:cs="Helvetica Neue"/>
              <w:sz w:val="26"/>
              <w:szCs w:val="26"/>
            </w:rPr>
          </w:rPrChange>
        </w:rPr>
        <w:pPrChange w:id="9851" w:author="Mosi Adesina Ifatunji" w:date="2025-10-21T19:50:00Z" w16du:dateUtc="2025-10-22T00:50:00Z">
          <w:pPr>
            <w:autoSpaceDE w:val="0"/>
            <w:autoSpaceDN w:val="0"/>
            <w:adjustRightInd w:val="0"/>
            <w:ind w:right="-720"/>
          </w:pPr>
        </w:pPrChange>
      </w:pPr>
    </w:p>
    <w:p w14:paraId="665864B6" w14:textId="77777777" w:rsidR="00233071" w:rsidRPr="006B17C5" w:rsidRDefault="00233071">
      <w:pPr>
        <w:keepNext/>
        <w:keepLines/>
        <w:rPr>
          <w:ins w:id="9852" w:author="Mosi Adesina Ifatunji" w:date="2025-06-17T17:49:00Z" w16du:dateUtc="2025-06-17T22:49:00Z"/>
          <w:rPrChange w:id="9853" w:author="Mosi Adesina Ifatunji" w:date="2025-07-17T11:52:00Z" w16du:dateUtc="2025-07-17T16:52:00Z">
            <w:rPr>
              <w:ins w:id="9854" w:author="Mosi Adesina Ifatunji" w:date="2025-06-17T17:49:00Z" w16du:dateUtc="2025-06-17T22:49:00Z"/>
              <w:rFonts w:ascii="Helvetica Neue" w:hAnsi="Helvetica Neue" w:cs="Helvetica Neue"/>
              <w:sz w:val="26"/>
              <w:szCs w:val="26"/>
            </w:rPr>
          </w:rPrChange>
        </w:rPr>
        <w:pPrChange w:id="9855" w:author="Mosi Adesina Ifatunji" w:date="2025-10-21T19:50:00Z" w16du:dateUtc="2025-10-22T00:50:00Z">
          <w:pPr>
            <w:autoSpaceDE w:val="0"/>
            <w:autoSpaceDN w:val="0"/>
            <w:adjustRightInd w:val="0"/>
            <w:ind w:left="720" w:right="-720" w:hanging="720"/>
          </w:pPr>
        </w:pPrChange>
      </w:pPr>
      <w:ins w:id="9856" w:author="Mosi Adesina Ifatunji" w:date="2025-06-17T17:49:00Z" w16du:dateUtc="2025-06-17T22:49:00Z">
        <w:r w:rsidRPr="006B17C5">
          <w:rPr>
            <w:rPrChange w:id="9857" w:author="Mosi Adesina Ifatunji" w:date="2025-07-17T11:52:00Z" w16du:dateUtc="2025-07-17T16:52:00Z">
              <w:rPr>
                <w:rFonts w:ascii="Helvetica Neue" w:hAnsi="Helvetica Neue" w:cs="Helvetica Neue"/>
                <w:sz w:val="26"/>
                <w:szCs w:val="26"/>
              </w:rPr>
            </w:rPrChange>
          </w:rPr>
          <w:t xml:space="preserve">Staiger, Annegret. 2014. "Whiteness as Giftedness: Racial Formation at an Urban High School." </w:t>
        </w:r>
        <w:r w:rsidRPr="006B17C5">
          <w:rPr>
            <w:i/>
            <w:iCs/>
            <w:rPrChange w:id="9858" w:author="Mosi Adesina Ifatunji" w:date="2025-07-17T11:52:00Z" w16du:dateUtc="2025-07-17T16:52:00Z">
              <w:rPr>
                <w:rFonts w:ascii="Helvetica Neue" w:hAnsi="Helvetica Neue" w:cs="Helvetica Neue"/>
                <w:i/>
                <w:iCs/>
                <w:sz w:val="26"/>
                <w:szCs w:val="26"/>
              </w:rPr>
            </w:rPrChange>
          </w:rPr>
          <w:t>Social Problems</w:t>
        </w:r>
        <w:r w:rsidRPr="006B17C5">
          <w:rPr>
            <w:rPrChange w:id="9859" w:author="Mosi Adesina Ifatunji" w:date="2025-07-17T11:52:00Z" w16du:dateUtc="2025-07-17T16:52:00Z">
              <w:rPr>
                <w:rFonts w:ascii="Helvetica Neue" w:hAnsi="Helvetica Neue" w:cs="Helvetica Neue"/>
                <w:sz w:val="26"/>
                <w:szCs w:val="26"/>
              </w:rPr>
            </w:rPrChange>
          </w:rPr>
          <w:t xml:space="preserve"> 51(2):161–81.</w:t>
        </w:r>
      </w:ins>
    </w:p>
    <w:p w14:paraId="681C9718" w14:textId="77777777" w:rsidR="00233071" w:rsidRPr="006B17C5" w:rsidRDefault="00233071">
      <w:pPr>
        <w:keepNext/>
        <w:keepLines/>
        <w:rPr>
          <w:ins w:id="9860" w:author="Mosi Adesina Ifatunji" w:date="2025-06-17T17:49:00Z" w16du:dateUtc="2025-06-17T22:49:00Z"/>
          <w:rPrChange w:id="9861" w:author="Mosi Adesina Ifatunji" w:date="2025-07-17T11:52:00Z" w16du:dateUtc="2025-07-17T16:52:00Z">
            <w:rPr>
              <w:ins w:id="9862" w:author="Mosi Adesina Ifatunji" w:date="2025-06-17T17:49:00Z" w16du:dateUtc="2025-06-17T22:49:00Z"/>
              <w:rFonts w:ascii="Helvetica Neue" w:hAnsi="Helvetica Neue" w:cs="Helvetica Neue"/>
              <w:sz w:val="26"/>
              <w:szCs w:val="26"/>
            </w:rPr>
          </w:rPrChange>
        </w:rPr>
        <w:pPrChange w:id="9863" w:author="Mosi Adesina Ifatunji" w:date="2025-10-21T19:50:00Z" w16du:dateUtc="2025-10-22T00:50:00Z">
          <w:pPr>
            <w:autoSpaceDE w:val="0"/>
            <w:autoSpaceDN w:val="0"/>
            <w:adjustRightInd w:val="0"/>
            <w:ind w:right="-720"/>
          </w:pPr>
        </w:pPrChange>
      </w:pPr>
    </w:p>
    <w:p w14:paraId="773F79BC" w14:textId="77777777" w:rsidR="003B097F" w:rsidRPr="006B17C5" w:rsidRDefault="003B097F">
      <w:pPr>
        <w:keepNext/>
        <w:keepLines/>
        <w:rPr>
          <w:ins w:id="9864" w:author="Mosi Adesina Ifatunji" w:date="2025-06-17T17:49:00Z" w16du:dateUtc="2025-06-17T22:49:00Z"/>
          <w:rPrChange w:id="9865" w:author="Mosi Adesina Ifatunji" w:date="2025-07-17T11:52:00Z" w16du:dateUtc="2025-07-17T16:52:00Z">
            <w:rPr>
              <w:ins w:id="9866" w:author="Mosi Adesina Ifatunji" w:date="2025-06-17T17:49:00Z" w16du:dateUtc="2025-06-17T22:49:00Z"/>
              <w:rFonts w:ascii="Helvetica Neue" w:hAnsi="Helvetica Neue" w:cs="Helvetica Neue"/>
              <w:sz w:val="26"/>
              <w:szCs w:val="26"/>
            </w:rPr>
          </w:rPrChange>
        </w:rPr>
        <w:pPrChange w:id="9867" w:author="Mosi Adesina Ifatunji" w:date="2025-10-21T19:50:00Z" w16du:dateUtc="2025-10-22T00:50:00Z">
          <w:pPr>
            <w:autoSpaceDE w:val="0"/>
            <w:autoSpaceDN w:val="0"/>
            <w:adjustRightInd w:val="0"/>
            <w:ind w:left="720" w:right="-720" w:hanging="720"/>
          </w:pPr>
        </w:pPrChange>
      </w:pPr>
      <w:ins w:id="9868" w:author="Mosi Adesina Ifatunji" w:date="2025-06-17T17:49:00Z" w16du:dateUtc="2025-06-17T22:49:00Z">
        <w:r w:rsidRPr="006B17C5">
          <w:rPr>
            <w:rPrChange w:id="9869" w:author="Mosi Adesina Ifatunji" w:date="2025-07-17T11:52:00Z" w16du:dateUtc="2025-07-17T16:52:00Z">
              <w:rPr>
                <w:rFonts w:ascii="Helvetica Neue" w:hAnsi="Helvetica Neue" w:cs="Helvetica Neue"/>
                <w:sz w:val="26"/>
                <w:szCs w:val="26"/>
              </w:rPr>
            </w:rPrChange>
          </w:rPr>
          <w:t xml:space="preserve">Wingfield, Adia Harvey, and Renée Skeete Alston. 2014. "Maintaining Hierarchies in Predominantly White Organizations: A Theory of Racial Tasks." </w:t>
        </w:r>
        <w:r w:rsidRPr="006B17C5">
          <w:rPr>
            <w:i/>
            <w:iCs/>
            <w:rPrChange w:id="9870" w:author="Mosi Adesina Ifatunji" w:date="2025-07-17T11:52:00Z" w16du:dateUtc="2025-07-17T16:52:00Z">
              <w:rPr>
                <w:rFonts w:ascii="Helvetica Neue" w:hAnsi="Helvetica Neue" w:cs="Helvetica Neue"/>
                <w:i/>
                <w:iCs/>
                <w:sz w:val="26"/>
                <w:szCs w:val="26"/>
              </w:rPr>
            </w:rPrChange>
          </w:rPr>
          <w:t>American Behavioral Scientist</w:t>
        </w:r>
        <w:r w:rsidRPr="006B17C5">
          <w:rPr>
            <w:rPrChange w:id="9871" w:author="Mosi Adesina Ifatunji" w:date="2025-07-17T11:52:00Z" w16du:dateUtc="2025-07-17T16:52:00Z">
              <w:rPr>
                <w:rFonts w:ascii="Helvetica Neue" w:hAnsi="Helvetica Neue" w:cs="Helvetica Neue"/>
                <w:sz w:val="26"/>
                <w:szCs w:val="26"/>
              </w:rPr>
            </w:rPrChange>
          </w:rPr>
          <w:t xml:space="preserve"> 58(2):274–87.</w:t>
        </w:r>
      </w:ins>
    </w:p>
    <w:p w14:paraId="592E155C" w14:textId="77777777" w:rsidR="003B097F" w:rsidRPr="006B17C5" w:rsidRDefault="003B097F">
      <w:pPr>
        <w:keepNext/>
        <w:keepLines/>
        <w:rPr>
          <w:ins w:id="9872" w:author="Mosi Adesina Ifatunji" w:date="2025-06-17T17:52:00Z" w16du:dateUtc="2025-06-17T22:52:00Z"/>
          <w:rPrChange w:id="9873" w:author="Mosi Adesina Ifatunji" w:date="2025-07-17T11:52:00Z" w16du:dateUtc="2025-07-17T16:52:00Z">
            <w:rPr>
              <w:ins w:id="9874" w:author="Mosi Adesina Ifatunji" w:date="2025-06-17T17:52:00Z" w16du:dateUtc="2025-06-17T22:52:00Z"/>
              <w:rFonts w:ascii="Helvetica Neue" w:hAnsi="Helvetica Neue" w:cs="Helvetica Neue"/>
              <w:sz w:val="26"/>
              <w:szCs w:val="26"/>
            </w:rPr>
          </w:rPrChange>
        </w:rPr>
        <w:pPrChange w:id="9875" w:author="Mosi Adesina Ifatunji" w:date="2025-10-21T19:50:00Z" w16du:dateUtc="2025-10-22T00:50:00Z">
          <w:pPr>
            <w:autoSpaceDE w:val="0"/>
            <w:autoSpaceDN w:val="0"/>
            <w:adjustRightInd w:val="0"/>
            <w:ind w:right="-720"/>
          </w:pPr>
        </w:pPrChange>
      </w:pPr>
    </w:p>
    <w:p w14:paraId="5C9BE966" w14:textId="77777777" w:rsidR="009B16BF" w:rsidRPr="006B17C5" w:rsidRDefault="009B16BF">
      <w:pPr>
        <w:keepNext/>
        <w:keepLines/>
        <w:rPr>
          <w:ins w:id="9876" w:author="Mosi Adesina Ifatunji" w:date="2025-06-17T17:52:00Z" w16du:dateUtc="2025-06-17T22:52:00Z"/>
          <w:rPrChange w:id="9877" w:author="Mosi Adesina Ifatunji" w:date="2025-07-17T11:52:00Z" w16du:dateUtc="2025-07-17T16:52:00Z">
            <w:rPr>
              <w:ins w:id="9878" w:author="Mosi Adesina Ifatunji" w:date="2025-06-17T17:52:00Z" w16du:dateUtc="2025-06-17T22:52:00Z"/>
              <w:rFonts w:ascii="Helvetica Neue" w:hAnsi="Helvetica Neue" w:cs="Helvetica Neue"/>
              <w:sz w:val="26"/>
              <w:szCs w:val="26"/>
            </w:rPr>
          </w:rPrChange>
        </w:rPr>
        <w:pPrChange w:id="9879" w:author="Mosi Adesina Ifatunji" w:date="2025-10-21T19:50:00Z" w16du:dateUtc="2025-10-22T00:50:00Z">
          <w:pPr>
            <w:autoSpaceDE w:val="0"/>
            <w:autoSpaceDN w:val="0"/>
            <w:adjustRightInd w:val="0"/>
            <w:ind w:left="720" w:right="-720" w:hanging="720"/>
          </w:pPr>
        </w:pPrChange>
      </w:pPr>
      <w:ins w:id="9880" w:author="Mosi Adesina Ifatunji" w:date="2025-06-17T17:52:00Z" w16du:dateUtc="2025-06-17T22:52:00Z">
        <w:r w:rsidRPr="006B17C5">
          <w:rPr>
            <w:rPrChange w:id="9881" w:author="Mosi Adesina Ifatunji" w:date="2025-07-17T11:52:00Z" w16du:dateUtc="2025-07-17T16:52:00Z">
              <w:rPr>
                <w:rFonts w:ascii="Helvetica Neue" w:hAnsi="Helvetica Neue" w:cs="Helvetica Neue"/>
                <w:sz w:val="26"/>
                <w:szCs w:val="26"/>
              </w:rPr>
            </w:rPrChange>
          </w:rPr>
          <w:t xml:space="preserve">DiTomaso, Nancy. 2015. "Racism and discrimination versus advantage and favoritism: Bias for versus bias against." </w:t>
        </w:r>
        <w:r w:rsidRPr="006B17C5">
          <w:rPr>
            <w:i/>
            <w:iCs/>
            <w:rPrChange w:id="9882" w:author="Mosi Adesina Ifatunji" w:date="2025-07-17T11:52:00Z" w16du:dateUtc="2025-07-17T16:52:00Z">
              <w:rPr>
                <w:rFonts w:ascii="Helvetica Neue" w:hAnsi="Helvetica Neue" w:cs="Helvetica Neue"/>
                <w:i/>
                <w:iCs/>
                <w:sz w:val="26"/>
                <w:szCs w:val="26"/>
              </w:rPr>
            </w:rPrChange>
          </w:rPr>
          <w:t>Research in Organizational Behavior</w:t>
        </w:r>
        <w:r w:rsidRPr="006B17C5">
          <w:rPr>
            <w:rPrChange w:id="9883" w:author="Mosi Adesina Ifatunji" w:date="2025-07-17T11:52:00Z" w16du:dateUtc="2025-07-17T16:52:00Z">
              <w:rPr>
                <w:rFonts w:ascii="Helvetica Neue" w:hAnsi="Helvetica Neue" w:cs="Helvetica Neue"/>
                <w:sz w:val="26"/>
                <w:szCs w:val="26"/>
              </w:rPr>
            </w:rPrChange>
          </w:rPr>
          <w:t xml:space="preserve"> 35:57–77.</w:t>
        </w:r>
      </w:ins>
    </w:p>
    <w:p w14:paraId="6455C771" w14:textId="77777777" w:rsidR="009B16BF" w:rsidRPr="006B17C5" w:rsidRDefault="009B16BF">
      <w:pPr>
        <w:keepNext/>
        <w:keepLines/>
        <w:rPr>
          <w:ins w:id="9884" w:author="Mosi Adesina Ifatunji" w:date="2025-06-17T17:52:00Z" w16du:dateUtc="2025-06-17T22:52:00Z"/>
          <w:rPrChange w:id="9885" w:author="Mosi Adesina Ifatunji" w:date="2025-07-17T11:52:00Z" w16du:dateUtc="2025-07-17T16:52:00Z">
            <w:rPr>
              <w:ins w:id="9886" w:author="Mosi Adesina Ifatunji" w:date="2025-06-17T17:52:00Z" w16du:dateUtc="2025-06-17T22:52:00Z"/>
              <w:rFonts w:ascii="Helvetica Neue" w:hAnsi="Helvetica Neue" w:cs="Helvetica Neue"/>
              <w:sz w:val="26"/>
              <w:szCs w:val="26"/>
            </w:rPr>
          </w:rPrChange>
        </w:rPr>
        <w:pPrChange w:id="9887" w:author="Mosi Adesina Ifatunji" w:date="2025-10-21T19:50:00Z" w16du:dateUtc="2025-10-22T00:50:00Z">
          <w:pPr>
            <w:autoSpaceDE w:val="0"/>
            <w:autoSpaceDN w:val="0"/>
            <w:adjustRightInd w:val="0"/>
            <w:ind w:right="-720"/>
          </w:pPr>
        </w:pPrChange>
      </w:pPr>
    </w:p>
    <w:p w14:paraId="0FB4D30F" w14:textId="77777777" w:rsidR="008A3902" w:rsidRPr="006B17C5" w:rsidRDefault="008A3902">
      <w:pPr>
        <w:keepNext/>
        <w:keepLines/>
        <w:rPr>
          <w:ins w:id="9888" w:author="Mosi Adesina Ifatunji" w:date="2025-06-17T17:53:00Z" w16du:dateUtc="2025-06-17T22:53:00Z"/>
          <w:rPrChange w:id="9889" w:author="Mosi Adesina Ifatunji" w:date="2025-07-17T11:52:00Z" w16du:dateUtc="2025-07-17T16:52:00Z">
            <w:rPr>
              <w:ins w:id="9890" w:author="Mosi Adesina Ifatunji" w:date="2025-06-17T17:53:00Z" w16du:dateUtc="2025-06-17T22:53:00Z"/>
              <w:rFonts w:ascii="Helvetica Neue" w:hAnsi="Helvetica Neue" w:cs="Helvetica Neue"/>
              <w:sz w:val="26"/>
              <w:szCs w:val="26"/>
            </w:rPr>
          </w:rPrChange>
        </w:rPr>
        <w:pPrChange w:id="9891" w:author="Mosi Adesina Ifatunji" w:date="2025-10-21T19:50:00Z" w16du:dateUtc="2025-10-22T00:50:00Z">
          <w:pPr>
            <w:autoSpaceDE w:val="0"/>
            <w:autoSpaceDN w:val="0"/>
            <w:adjustRightInd w:val="0"/>
            <w:ind w:left="720" w:right="-720" w:hanging="720"/>
          </w:pPr>
        </w:pPrChange>
      </w:pPr>
      <w:ins w:id="9892" w:author="Mosi Adesina Ifatunji" w:date="2025-06-17T17:53:00Z" w16du:dateUtc="2025-06-17T22:53:00Z">
        <w:r w:rsidRPr="006B17C5">
          <w:rPr>
            <w:rPrChange w:id="9893" w:author="Mosi Adesina Ifatunji" w:date="2025-07-17T11:52:00Z" w16du:dateUtc="2025-07-17T16:52:00Z">
              <w:rPr>
                <w:rFonts w:ascii="Helvetica Neue" w:hAnsi="Helvetica Neue" w:cs="Helvetica Neue"/>
                <w:sz w:val="26"/>
                <w:szCs w:val="26"/>
              </w:rPr>
            </w:rPrChange>
          </w:rPr>
          <w:t xml:space="preserve">Gaddis, S. Michael. 2015. "Discrimination in the Credential Society: An Audit Study of Race and College Selectivity in the Labor Market." </w:t>
        </w:r>
        <w:r w:rsidRPr="006B17C5">
          <w:rPr>
            <w:i/>
            <w:iCs/>
            <w:rPrChange w:id="9894" w:author="Mosi Adesina Ifatunji" w:date="2025-07-17T11:52:00Z" w16du:dateUtc="2025-07-17T16:52:00Z">
              <w:rPr>
                <w:rFonts w:ascii="Helvetica Neue" w:hAnsi="Helvetica Neue" w:cs="Helvetica Neue"/>
                <w:i/>
                <w:iCs/>
                <w:sz w:val="26"/>
                <w:szCs w:val="26"/>
              </w:rPr>
            </w:rPrChange>
          </w:rPr>
          <w:t>Social Forces</w:t>
        </w:r>
        <w:r w:rsidRPr="006B17C5">
          <w:rPr>
            <w:rPrChange w:id="9895" w:author="Mosi Adesina Ifatunji" w:date="2025-07-17T11:52:00Z" w16du:dateUtc="2025-07-17T16:52:00Z">
              <w:rPr>
                <w:rFonts w:ascii="Helvetica Neue" w:hAnsi="Helvetica Neue" w:cs="Helvetica Neue"/>
                <w:sz w:val="26"/>
                <w:szCs w:val="26"/>
              </w:rPr>
            </w:rPrChange>
          </w:rPr>
          <w:t xml:space="preserve"> 93(4):1451–79.</w:t>
        </w:r>
      </w:ins>
    </w:p>
    <w:p w14:paraId="27119E1F" w14:textId="77777777" w:rsidR="008A3902" w:rsidRPr="006B17C5" w:rsidRDefault="008A3902">
      <w:pPr>
        <w:keepNext/>
        <w:keepLines/>
        <w:rPr>
          <w:ins w:id="9896" w:author="Mosi Adesina Ifatunji" w:date="2025-06-17T17:53:00Z" w16du:dateUtc="2025-06-17T22:53:00Z"/>
          <w:rPrChange w:id="9897" w:author="Mosi Adesina Ifatunji" w:date="2025-07-17T11:52:00Z" w16du:dateUtc="2025-07-17T16:52:00Z">
            <w:rPr>
              <w:ins w:id="9898" w:author="Mosi Adesina Ifatunji" w:date="2025-06-17T17:53:00Z" w16du:dateUtc="2025-06-17T22:53:00Z"/>
              <w:rFonts w:ascii="Helvetica Neue" w:hAnsi="Helvetica Neue" w:cs="Helvetica Neue"/>
              <w:sz w:val="26"/>
              <w:szCs w:val="26"/>
            </w:rPr>
          </w:rPrChange>
        </w:rPr>
        <w:pPrChange w:id="9899" w:author="Mosi Adesina Ifatunji" w:date="2025-10-21T19:50:00Z" w16du:dateUtc="2025-10-22T00:50:00Z">
          <w:pPr>
            <w:autoSpaceDE w:val="0"/>
            <w:autoSpaceDN w:val="0"/>
            <w:adjustRightInd w:val="0"/>
            <w:ind w:right="-720"/>
          </w:pPr>
        </w:pPrChange>
      </w:pPr>
    </w:p>
    <w:p w14:paraId="71CE7659" w14:textId="77777777" w:rsidR="00A20132" w:rsidRPr="006B17C5" w:rsidRDefault="00A20132">
      <w:pPr>
        <w:keepNext/>
        <w:keepLines/>
        <w:rPr>
          <w:ins w:id="9900" w:author="Mosi Adesina Ifatunji" w:date="2025-06-17T18:04:00Z" w16du:dateUtc="2025-06-17T23:04:00Z"/>
          <w:rPrChange w:id="9901" w:author="Mosi Adesina Ifatunji" w:date="2025-07-17T11:52:00Z" w16du:dateUtc="2025-07-17T16:52:00Z">
            <w:rPr>
              <w:ins w:id="9902" w:author="Mosi Adesina Ifatunji" w:date="2025-06-17T18:04:00Z" w16du:dateUtc="2025-06-17T23:04:00Z"/>
              <w:rFonts w:ascii="Helvetica Neue" w:hAnsi="Helvetica Neue" w:cs="Helvetica Neue"/>
              <w:sz w:val="26"/>
              <w:szCs w:val="26"/>
            </w:rPr>
          </w:rPrChange>
        </w:rPr>
        <w:pPrChange w:id="9903" w:author="Mosi Adesina Ifatunji" w:date="2025-10-21T19:50:00Z" w16du:dateUtc="2025-10-22T00:50:00Z">
          <w:pPr>
            <w:autoSpaceDE w:val="0"/>
            <w:autoSpaceDN w:val="0"/>
            <w:adjustRightInd w:val="0"/>
            <w:ind w:left="720" w:right="-720" w:hanging="720"/>
          </w:pPr>
        </w:pPrChange>
      </w:pPr>
      <w:ins w:id="9904" w:author="Mosi Adesina Ifatunji" w:date="2025-06-17T18:04:00Z" w16du:dateUtc="2025-06-17T23:04:00Z">
        <w:r w:rsidRPr="006B17C5">
          <w:rPr>
            <w:rPrChange w:id="9905" w:author="Mosi Adesina Ifatunji" w:date="2025-07-17T11:52:00Z" w16du:dateUtc="2025-07-17T16:52:00Z">
              <w:rPr>
                <w:rFonts w:ascii="Helvetica Neue" w:hAnsi="Helvetica Neue" w:cs="Helvetica Neue"/>
                <w:sz w:val="26"/>
                <w:szCs w:val="26"/>
              </w:rPr>
            </w:rPrChange>
          </w:rPr>
          <w:t xml:space="preserve">Tatum, Dale Craig. 2017. "Donald Trump and the Legacy of Bacon’s Rebellion." </w:t>
        </w:r>
        <w:r w:rsidRPr="006B17C5">
          <w:rPr>
            <w:i/>
            <w:iCs/>
            <w:rPrChange w:id="9906" w:author="Mosi Adesina Ifatunji" w:date="2025-07-17T11:52:00Z" w16du:dateUtc="2025-07-17T16:52:00Z">
              <w:rPr>
                <w:rFonts w:ascii="Helvetica Neue" w:hAnsi="Helvetica Neue" w:cs="Helvetica Neue"/>
                <w:i/>
                <w:iCs/>
                <w:sz w:val="26"/>
                <w:szCs w:val="26"/>
              </w:rPr>
            </w:rPrChange>
          </w:rPr>
          <w:t>Journal of Black Studies</w:t>
        </w:r>
        <w:r w:rsidRPr="006B17C5">
          <w:rPr>
            <w:rPrChange w:id="9907" w:author="Mosi Adesina Ifatunji" w:date="2025-07-17T11:52:00Z" w16du:dateUtc="2025-07-17T16:52:00Z">
              <w:rPr>
                <w:rFonts w:ascii="Helvetica Neue" w:hAnsi="Helvetica Neue" w:cs="Helvetica Neue"/>
                <w:sz w:val="26"/>
                <w:szCs w:val="26"/>
              </w:rPr>
            </w:rPrChange>
          </w:rPr>
          <w:t xml:space="preserve"> 48(7):651–74.</w:t>
        </w:r>
      </w:ins>
    </w:p>
    <w:p w14:paraId="189F2EFF" w14:textId="77777777" w:rsidR="00A20132" w:rsidRPr="006B17C5" w:rsidRDefault="00A20132">
      <w:pPr>
        <w:keepNext/>
        <w:keepLines/>
        <w:rPr>
          <w:ins w:id="9908" w:author="Mosi Adesina Ifatunji" w:date="2025-06-17T18:04:00Z" w16du:dateUtc="2025-06-17T23:04:00Z"/>
          <w:rPrChange w:id="9909" w:author="Mosi Adesina Ifatunji" w:date="2025-07-17T11:52:00Z" w16du:dateUtc="2025-07-17T16:52:00Z">
            <w:rPr>
              <w:ins w:id="9910" w:author="Mosi Adesina Ifatunji" w:date="2025-06-17T18:04:00Z" w16du:dateUtc="2025-06-17T23:04:00Z"/>
              <w:rFonts w:ascii="Helvetica Neue" w:hAnsi="Helvetica Neue" w:cs="Helvetica Neue"/>
              <w:sz w:val="26"/>
              <w:szCs w:val="26"/>
            </w:rPr>
          </w:rPrChange>
        </w:rPr>
        <w:pPrChange w:id="9911" w:author="Mosi Adesina Ifatunji" w:date="2025-10-21T19:50:00Z" w16du:dateUtc="2025-10-22T00:50:00Z">
          <w:pPr>
            <w:autoSpaceDE w:val="0"/>
            <w:autoSpaceDN w:val="0"/>
            <w:adjustRightInd w:val="0"/>
            <w:ind w:right="-720"/>
          </w:pPr>
        </w:pPrChange>
      </w:pPr>
    </w:p>
    <w:p w14:paraId="7684BA28" w14:textId="77777777" w:rsidR="00A32076" w:rsidRPr="006B17C5" w:rsidRDefault="00A32076">
      <w:pPr>
        <w:keepNext/>
        <w:keepLines/>
        <w:rPr>
          <w:ins w:id="9912" w:author="Mosi Adesina Ifatunji" w:date="2025-06-17T18:06:00Z" w16du:dateUtc="2025-06-17T23:06:00Z"/>
          <w:rPrChange w:id="9913" w:author="Mosi Adesina Ifatunji" w:date="2025-07-17T11:52:00Z" w16du:dateUtc="2025-07-17T16:52:00Z">
            <w:rPr>
              <w:ins w:id="9914" w:author="Mosi Adesina Ifatunji" w:date="2025-06-17T18:06:00Z" w16du:dateUtc="2025-06-17T23:06:00Z"/>
              <w:rFonts w:ascii="Helvetica Neue" w:hAnsi="Helvetica Neue" w:cs="Helvetica Neue"/>
              <w:sz w:val="26"/>
              <w:szCs w:val="26"/>
            </w:rPr>
          </w:rPrChange>
        </w:rPr>
        <w:pPrChange w:id="9915" w:author="Mosi Adesina Ifatunji" w:date="2025-10-21T19:50:00Z" w16du:dateUtc="2025-10-22T00:50:00Z">
          <w:pPr>
            <w:autoSpaceDE w:val="0"/>
            <w:autoSpaceDN w:val="0"/>
            <w:adjustRightInd w:val="0"/>
            <w:ind w:left="720" w:right="-720" w:hanging="720"/>
          </w:pPr>
        </w:pPrChange>
      </w:pPr>
      <w:ins w:id="9916" w:author="Mosi Adesina Ifatunji" w:date="2025-06-17T18:06:00Z" w16du:dateUtc="2025-06-17T23:06:00Z">
        <w:r w:rsidRPr="006B17C5">
          <w:rPr>
            <w:rPrChange w:id="9917" w:author="Mosi Adesina Ifatunji" w:date="2025-07-17T11:52:00Z" w16du:dateUtc="2025-07-17T16:52:00Z">
              <w:rPr>
                <w:rFonts w:ascii="Helvetica Neue" w:hAnsi="Helvetica Neue" w:cs="Helvetica Neue"/>
                <w:sz w:val="26"/>
                <w:szCs w:val="26"/>
              </w:rPr>
            </w:rPrChange>
          </w:rPr>
          <w:t xml:space="preserve">Hernandez, Morela, Derek R. Avery, Sabrina D. Volpone, and Cheryl R. Kaiser. 2018. "Bargaining while Black: The role of race in salary negotiations." </w:t>
        </w:r>
        <w:r w:rsidRPr="006B17C5">
          <w:rPr>
            <w:i/>
            <w:iCs/>
            <w:rPrChange w:id="9918" w:author="Mosi Adesina Ifatunji" w:date="2025-07-17T11:52:00Z" w16du:dateUtc="2025-07-17T16:52:00Z">
              <w:rPr>
                <w:rFonts w:ascii="Helvetica Neue" w:hAnsi="Helvetica Neue" w:cs="Helvetica Neue"/>
                <w:i/>
                <w:iCs/>
                <w:sz w:val="26"/>
                <w:szCs w:val="26"/>
              </w:rPr>
            </w:rPrChange>
          </w:rPr>
          <w:t>Journal of Applied Psychology</w:t>
        </w:r>
        <w:r w:rsidRPr="006B17C5">
          <w:rPr>
            <w:rPrChange w:id="9919" w:author="Mosi Adesina Ifatunji" w:date="2025-07-17T11:52:00Z" w16du:dateUtc="2025-07-17T16:52:00Z">
              <w:rPr>
                <w:rFonts w:ascii="Helvetica Neue" w:hAnsi="Helvetica Neue" w:cs="Helvetica Neue"/>
                <w:sz w:val="26"/>
                <w:szCs w:val="26"/>
              </w:rPr>
            </w:rPrChange>
          </w:rPr>
          <w:t xml:space="preserve"> 104(4):581–92.</w:t>
        </w:r>
      </w:ins>
    </w:p>
    <w:p w14:paraId="5CE69A19" w14:textId="77777777" w:rsidR="00A32076" w:rsidRPr="006B17C5" w:rsidRDefault="00A32076">
      <w:pPr>
        <w:keepNext/>
        <w:keepLines/>
        <w:rPr>
          <w:ins w:id="9920" w:author="Mosi Adesina Ifatunji" w:date="2025-06-17T18:10:00Z" w16du:dateUtc="2025-06-17T23:10:00Z"/>
          <w:rPrChange w:id="9921" w:author="Mosi Adesina Ifatunji" w:date="2025-07-17T11:52:00Z" w16du:dateUtc="2025-07-17T16:52:00Z">
            <w:rPr>
              <w:ins w:id="9922" w:author="Mosi Adesina Ifatunji" w:date="2025-06-17T18:10:00Z" w16du:dateUtc="2025-06-17T23:10:00Z"/>
              <w:rFonts w:ascii="Helvetica Neue" w:hAnsi="Helvetica Neue" w:cs="Helvetica Neue"/>
              <w:sz w:val="26"/>
              <w:szCs w:val="26"/>
            </w:rPr>
          </w:rPrChange>
        </w:rPr>
        <w:pPrChange w:id="9923" w:author="Mosi Adesina Ifatunji" w:date="2025-10-21T19:50:00Z" w16du:dateUtc="2025-10-22T00:50:00Z">
          <w:pPr>
            <w:autoSpaceDE w:val="0"/>
            <w:autoSpaceDN w:val="0"/>
            <w:adjustRightInd w:val="0"/>
            <w:ind w:right="-720"/>
          </w:pPr>
        </w:pPrChange>
      </w:pPr>
    </w:p>
    <w:p w14:paraId="75748D3A" w14:textId="77777777" w:rsidR="00CB37C1" w:rsidRPr="006B17C5" w:rsidRDefault="00CB37C1">
      <w:pPr>
        <w:keepNext/>
        <w:keepLines/>
        <w:rPr>
          <w:ins w:id="9924" w:author="Mosi Adesina Ifatunji" w:date="2025-06-17T18:10:00Z" w16du:dateUtc="2025-06-17T23:10:00Z"/>
          <w:rPrChange w:id="9925" w:author="Mosi Adesina Ifatunji" w:date="2025-07-17T11:52:00Z" w16du:dateUtc="2025-07-17T16:52:00Z">
            <w:rPr>
              <w:ins w:id="9926" w:author="Mosi Adesina Ifatunji" w:date="2025-06-17T18:10:00Z" w16du:dateUtc="2025-06-17T23:10:00Z"/>
              <w:rFonts w:ascii="Helvetica Neue" w:hAnsi="Helvetica Neue" w:cs="Helvetica Neue"/>
              <w:sz w:val="26"/>
              <w:szCs w:val="26"/>
            </w:rPr>
          </w:rPrChange>
        </w:rPr>
        <w:pPrChange w:id="9927" w:author="Mosi Adesina Ifatunji" w:date="2025-10-21T19:50:00Z" w16du:dateUtc="2025-10-22T00:50:00Z">
          <w:pPr>
            <w:autoSpaceDE w:val="0"/>
            <w:autoSpaceDN w:val="0"/>
            <w:adjustRightInd w:val="0"/>
            <w:ind w:left="720" w:right="-720" w:hanging="720"/>
          </w:pPr>
        </w:pPrChange>
      </w:pPr>
      <w:ins w:id="9928" w:author="Mosi Adesina Ifatunji" w:date="2025-06-17T18:10:00Z" w16du:dateUtc="2025-06-17T23:10:00Z">
        <w:r w:rsidRPr="006B17C5">
          <w:rPr>
            <w:rPrChange w:id="9929" w:author="Mosi Adesina Ifatunji" w:date="2025-07-17T11:52:00Z" w16du:dateUtc="2025-07-17T16:52:00Z">
              <w:rPr>
                <w:rFonts w:ascii="Helvetica Neue" w:hAnsi="Helvetica Neue" w:cs="Helvetica Neue"/>
                <w:sz w:val="26"/>
                <w:szCs w:val="26"/>
              </w:rPr>
            </w:rPrChange>
          </w:rPr>
          <w:t xml:space="preserve">Whysall, Zara. 2018. "Cognitive biases in recruitment, selection, and promotion: The risk of subconscious discrimination." Pp. 215–43 in </w:t>
        </w:r>
        <w:r w:rsidRPr="006B17C5">
          <w:rPr>
            <w:i/>
            <w:iCs/>
            <w:rPrChange w:id="9930" w:author="Mosi Adesina Ifatunji" w:date="2025-07-17T11:52:00Z" w16du:dateUtc="2025-07-17T16:52:00Z">
              <w:rPr>
                <w:rFonts w:ascii="Helvetica Neue" w:hAnsi="Helvetica Neue" w:cs="Helvetica Neue"/>
                <w:i/>
                <w:iCs/>
                <w:sz w:val="26"/>
                <w:szCs w:val="26"/>
              </w:rPr>
            </w:rPrChange>
          </w:rPr>
          <w:t>Hidden Inequalities in the Workplace</w:t>
        </w:r>
        <w:r w:rsidRPr="006B17C5">
          <w:rPr>
            <w:rPrChange w:id="9931" w:author="Mosi Adesina Ifatunji" w:date="2025-07-17T11:52:00Z" w16du:dateUtc="2025-07-17T16:52:00Z">
              <w:rPr>
                <w:rFonts w:ascii="Helvetica Neue" w:hAnsi="Helvetica Neue" w:cs="Helvetica Neue"/>
                <w:sz w:val="26"/>
                <w:szCs w:val="26"/>
              </w:rPr>
            </w:rPrChange>
          </w:rPr>
          <w:t>: Springer.</w:t>
        </w:r>
      </w:ins>
    </w:p>
    <w:p w14:paraId="135ADAFE" w14:textId="77777777" w:rsidR="00CB37C1" w:rsidRPr="006B17C5" w:rsidRDefault="00CB37C1">
      <w:pPr>
        <w:keepNext/>
        <w:keepLines/>
        <w:rPr>
          <w:ins w:id="9932" w:author="Mosi Adesina Ifatunji" w:date="2025-06-17T18:13:00Z" w16du:dateUtc="2025-06-17T23:13:00Z"/>
          <w:rPrChange w:id="9933" w:author="Mosi Adesina Ifatunji" w:date="2025-07-17T11:52:00Z" w16du:dateUtc="2025-07-17T16:52:00Z">
            <w:rPr>
              <w:ins w:id="9934" w:author="Mosi Adesina Ifatunji" w:date="2025-06-17T18:13:00Z" w16du:dateUtc="2025-06-17T23:13:00Z"/>
              <w:rFonts w:ascii="Helvetica Neue" w:hAnsi="Helvetica Neue" w:cs="Helvetica Neue"/>
              <w:sz w:val="26"/>
              <w:szCs w:val="26"/>
            </w:rPr>
          </w:rPrChange>
        </w:rPr>
        <w:pPrChange w:id="9935" w:author="Mosi Adesina Ifatunji" w:date="2025-10-21T19:50:00Z" w16du:dateUtc="2025-10-22T00:50:00Z">
          <w:pPr>
            <w:autoSpaceDE w:val="0"/>
            <w:autoSpaceDN w:val="0"/>
            <w:adjustRightInd w:val="0"/>
            <w:ind w:right="-720"/>
          </w:pPr>
        </w:pPrChange>
      </w:pPr>
    </w:p>
    <w:p w14:paraId="2A366849" w14:textId="77777777" w:rsidR="002E6C9B" w:rsidRPr="006B17C5" w:rsidRDefault="002E6C9B">
      <w:pPr>
        <w:keepNext/>
        <w:keepLines/>
        <w:rPr>
          <w:ins w:id="9936" w:author="Mosi Adesina Ifatunji" w:date="2025-06-17T18:13:00Z" w16du:dateUtc="2025-06-17T23:13:00Z"/>
          <w:rPrChange w:id="9937" w:author="Mosi Adesina Ifatunji" w:date="2025-07-17T11:52:00Z" w16du:dateUtc="2025-07-17T16:52:00Z">
            <w:rPr>
              <w:ins w:id="9938" w:author="Mosi Adesina Ifatunji" w:date="2025-06-17T18:13:00Z" w16du:dateUtc="2025-06-17T23:13:00Z"/>
              <w:rFonts w:ascii="Helvetica Neue" w:hAnsi="Helvetica Neue" w:cs="Helvetica Neue"/>
              <w:sz w:val="26"/>
              <w:szCs w:val="26"/>
            </w:rPr>
          </w:rPrChange>
        </w:rPr>
        <w:pPrChange w:id="9939" w:author="Mosi Adesina Ifatunji" w:date="2025-10-21T19:50:00Z" w16du:dateUtc="2025-10-22T00:50:00Z">
          <w:pPr>
            <w:autoSpaceDE w:val="0"/>
            <w:autoSpaceDN w:val="0"/>
            <w:adjustRightInd w:val="0"/>
            <w:ind w:left="720" w:right="-720" w:hanging="720"/>
          </w:pPr>
        </w:pPrChange>
      </w:pPr>
      <w:ins w:id="9940" w:author="Mosi Adesina Ifatunji" w:date="2025-06-17T18:13:00Z" w16du:dateUtc="2025-06-17T23:13:00Z">
        <w:r w:rsidRPr="006B17C5">
          <w:rPr>
            <w:rPrChange w:id="9941" w:author="Mosi Adesina Ifatunji" w:date="2025-07-17T11:52:00Z" w16du:dateUtc="2025-07-17T16:52:00Z">
              <w:rPr>
                <w:rFonts w:ascii="Helvetica Neue" w:hAnsi="Helvetica Neue" w:cs="Helvetica Neue"/>
                <w:sz w:val="26"/>
                <w:szCs w:val="26"/>
              </w:rPr>
            </w:rPrChange>
          </w:rPr>
          <w:t xml:space="preserve">Ray, Victor. 2019. "A Theory of Racialized Organizations." </w:t>
        </w:r>
        <w:r w:rsidRPr="006B17C5">
          <w:rPr>
            <w:i/>
            <w:iCs/>
            <w:rPrChange w:id="9942" w:author="Mosi Adesina Ifatunji" w:date="2025-07-17T11:52:00Z" w16du:dateUtc="2025-07-17T16:52:00Z">
              <w:rPr>
                <w:rFonts w:ascii="Helvetica Neue" w:hAnsi="Helvetica Neue" w:cs="Helvetica Neue"/>
                <w:i/>
                <w:iCs/>
                <w:sz w:val="26"/>
                <w:szCs w:val="26"/>
              </w:rPr>
            </w:rPrChange>
          </w:rPr>
          <w:t>American Sociological Review</w:t>
        </w:r>
        <w:r w:rsidRPr="006B17C5">
          <w:rPr>
            <w:rPrChange w:id="9943" w:author="Mosi Adesina Ifatunji" w:date="2025-07-17T11:52:00Z" w16du:dateUtc="2025-07-17T16:52:00Z">
              <w:rPr>
                <w:rFonts w:ascii="Helvetica Neue" w:hAnsi="Helvetica Neue" w:cs="Helvetica Neue"/>
                <w:sz w:val="26"/>
                <w:szCs w:val="26"/>
              </w:rPr>
            </w:rPrChange>
          </w:rPr>
          <w:t xml:space="preserve"> 84(1):26–53.</w:t>
        </w:r>
      </w:ins>
    </w:p>
    <w:p w14:paraId="044B8001" w14:textId="77777777" w:rsidR="002E6C9B" w:rsidRPr="006B17C5" w:rsidRDefault="002E6C9B">
      <w:pPr>
        <w:keepNext/>
        <w:keepLines/>
        <w:rPr>
          <w:ins w:id="9944" w:author="Mosi Adesina Ifatunji" w:date="2025-06-17T18:16:00Z" w16du:dateUtc="2025-06-17T23:16:00Z"/>
          <w:rPrChange w:id="9945" w:author="Mosi Adesina Ifatunji" w:date="2025-07-17T11:52:00Z" w16du:dateUtc="2025-07-17T16:52:00Z">
            <w:rPr>
              <w:ins w:id="9946" w:author="Mosi Adesina Ifatunji" w:date="2025-06-17T18:16:00Z" w16du:dateUtc="2025-06-17T23:16:00Z"/>
              <w:rFonts w:ascii="Helvetica Neue" w:hAnsi="Helvetica Neue" w:cs="Helvetica Neue"/>
              <w:sz w:val="26"/>
              <w:szCs w:val="26"/>
            </w:rPr>
          </w:rPrChange>
        </w:rPr>
        <w:pPrChange w:id="9947" w:author="Mosi Adesina Ifatunji" w:date="2025-10-21T19:50:00Z" w16du:dateUtc="2025-10-22T00:50:00Z">
          <w:pPr>
            <w:autoSpaceDE w:val="0"/>
            <w:autoSpaceDN w:val="0"/>
            <w:adjustRightInd w:val="0"/>
            <w:ind w:right="-720"/>
          </w:pPr>
        </w:pPrChange>
      </w:pPr>
    </w:p>
    <w:p w14:paraId="4E966E51" w14:textId="77777777" w:rsidR="003A2D4B" w:rsidRPr="006B17C5" w:rsidRDefault="003A2D4B">
      <w:pPr>
        <w:keepNext/>
        <w:keepLines/>
        <w:rPr>
          <w:ins w:id="9948" w:author="Mosi Adesina Ifatunji" w:date="2025-06-17T18:18:00Z" w16du:dateUtc="2025-06-17T23:18:00Z"/>
          <w:rPrChange w:id="9949" w:author="Mosi Adesina Ifatunji" w:date="2025-07-17T11:52:00Z" w16du:dateUtc="2025-07-17T16:52:00Z">
            <w:rPr>
              <w:ins w:id="9950" w:author="Mosi Adesina Ifatunji" w:date="2025-06-17T18:18:00Z" w16du:dateUtc="2025-06-17T23:18:00Z"/>
              <w:rFonts w:ascii="Helvetica Neue" w:hAnsi="Helvetica Neue" w:cs="Helvetica Neue"/>
              <w:sz w:val="26"/>
              <w:szCs w:val="26"/>
            </w:rPr>
          </w:rPrChange>
        </w:rPr>
        <w:pPrChange w:id="9951" w:author="Mosi Adesina Ifatunji" w:date="2025-10-21T19:50:00Z" w16du:dateUtc="2025-10-22T00:50:00Z">
          <w:pPr>
            <w:autoSpaceDE w:val="0"/>
            <w:autoSpaceDN w:val="0"/>
            <w:adjustRightInd w:val="0"/>
            <w:ind w:left="720" w:right="-720" w:hanging="720"/>
          </w:pPr>
        </w:pPrChange>
      </w:pPr>
      <w:ins w:id="9952" w:author="Mosi Adesina Ifatunji" w:date="2025-06-17T18:17:00Z" w16du:dateUtc="2025-06-17T23:17:00Z">
        <w:r w:rsidRPr="006B17C5">
          <w:rPr>
            <w:rPrChange w:id="9953" w:author="Mosi Adesina Ifatunji" w:date="2025-07-17T11:52:00Z" w16du:dateUtc="2025-07-17T16:52:00Z">
              <w:rPr>
                <w:rFonts w:ascii="Helvetica Neue" w:hAnsi="Helvetica Neue" w:cs="Helvetica Neue"/>
                <w:sz w:val="26"/>
                <w:szCs w:val="26"/>
              </w:rPr>
            </w:rPrChange>
          </w:rPr>
          <w:t xml:space="preserve">Wingfield, Adia Harvey author. 2019. </w:t>
        </w:r>
        <w:r w:rsidRPr="006B17C5">
          <w:rPr>
            <w:i/>
            <w:iCs/>
            <w:rPrChange w:id="9954" w:author="Mosi Adesina Ifatunji" w:date="2025-07-17T11:52:00Z" w16du:dateUtc="2025-07-17T16:52:00Z">
              <w:rPr>
                <w:rFonts w:ascii="Helvetica Neue" w:hAnsi="Helvetica Neue" w:cs="Helvetica Neue"/>
                <w:i/>
                <w:iCs/>
                <w:sz w:val="26"/>
                <w:szCs w:val="26"/>
              </w:rPr>
            </w:rPrChange>
          </w:rPr>
          <w:t>Flatlining: Race, work, and health care in the new economy</w:t>
        </w:r>
        <w:r w:rsidRPr="006B17C5">
          <w:rPr>
            <w:rPrChange w:id="9955" w:author="Mosi Adesina Ifatunji" w:date="2025-07-17T11:52:00Z" w16du:dateUtc="2025-07-17T16:52:00Z">
              <w:rPr>
                <w:rFonts w:ascii="Helvetica Neue" w:hAnsi="Helvetica Neue" w:cs="Helvetica Neue"/>
                <w:sz w:val="26"/>
                <w:szCs w:val="26"/>
              </w:rPr>
            </w:rPrChange>
          </w:rPr>
          <w:t>. Oakland, California: University of California Press.</w:t>
        </w:r>
      </w:ins>
    </w:p>
    <w:p w14:paraId="140A8CB8" w14:textId="77777777" w:rsidR="00187D4E" w:rsidRPr="00B92532" w:rsidRDefault="00187D4E">
      <w:pPr>
        <w:rPr>
          <w:ins w:id="9956" w:author="Mosi Adesina Ifatunji" w:date="2025-06-17T18:18:00Z" w16du:dateUtc="2025-06-17T23:18:00Z"/>
        </w:rPr>
        <w:pPrChange w:id="9957" w:author="Mosi Adesina Ifatunji" w:date="2025-10-21T19:50:00Z" w16du:dateUtc="2025-10-22T00:50:00Z">
          <w:pPr>
            <w:pStyle w:val="BodyText"/>
          </w:pPr>
        </w:pPrChange>
      </w:pPr>
    </w:p>
    <w:p w14:paraId="0E90D4FB" w14:textId="77777777" w:rsidR="00187D4E" w:rsidRPr="006B17C5" w:rsidRDefault="00187D4E">
      <w:pPr>
        <w:keepNext/>
        <w:keepLines/>
        <w:rPr>
          <w:ins w:id="9958" w:author="Mosi Adesina Ifatunji" w:date="2025-06-17T18:18:00Z" w16du:dateUtc="2025-06-17T23:18:00Z"/>
          <w:rPrChange w:id="9959" w:author="Mosi Adesina Ifatunji" w:date="2025-07-17T11:52:00Z" w16du:dateUtc="2025-07-17T16:52:00Z">
            <w:rPr>
              <w:ins w:id="9960" w:author="Mosi Adesina Ifatunji" w:date="2025-06-17T18:18:00Z" w16du:dateUtc="2025-06-17T23:18:00Z"/>
              <w:rFonts w:ascii="Helvetica Neue" w:hAnsi="Helvetica Neue" w:cs="Helvetica Neue"/>
              <w:sz w:val="26"/>
              <w:szCs w:val="26"/>
            </w:rPr>
          </w:rPrChange>
        </w:rPr>
        <w:pPrChange w:id="9961" w:author="Mosi Adesina Ifatunji" w:date="2025-10-21T19:50:00Z" w16du:dateUtc="2025-10-22T00:50:00Z">
          <w:pPr>
            <w:autoSpaceDE w:val="0"/>
            <w:autoSpaceDN w:val="0"/>
            <w:adjustRightInd w:val="0"/>
            <w:ind w:left="720" w:right="-720" w:hanging="720"/>
          </w:pPr>
        </w:pPrChange>
      </w:pPr>
      <w:proofErr w:type="spellStart"/>
      <w:ins w:id="9962" w:author="Mosi Adesina Ifatunji" w:date="2025-06-17T18:18:00Z" w16du:dateUtc="2025-06-17T23:18:00Z">
        <w:r w:rsidRPr="006B17C5">
          <w:rPr>
            <w:rPrChange w:id="9963" w:author="Mosi Adesina Ifatunji" w:date="2025-07-17T11:52:00Z" w16du:dateUtc="2025-07-17T16:52:00Z">
              <w:rPr>
                <w:rFonts w:ascii="Helvetica Neue" w:hAnsi="Helvetica Neue" w:cs="Helvetica Neue"/>
                <w:sz w:val="26"/>
                <w:szCs w:val="26"/>
              </w:rPr>
            </w:rPrChange>
          </w:rPr>
          <w:lastRenderedPageBreak/>
          <w:t>Brunsma</w:t>
        </w:r>
        <w:proofErr w:type="spellEnd"/>
        <w:r w:rsidRPr="006B17C5">
          <w:rPr>
            <w:rPrChange w:id="9964" w:author="Mosi Adesina Ifatunji" w:date="2025-07-17T11:52:00Z" w16du:dateUtc="2025-07-17T16:52:00Z">
              <w:rPr>
                <w:rFonts w:ascii="Helvetica Neue" w:hAnsi="Helvetica Neue" w:cs="Helvetica Neue"/>
                <w:sz w:val="26"/>
                <w:szCs w:val="26"/>
              </w:rPr>
            </w:rPrChange>
          </w:rPr>
          <w:t xml:space="preserve">, David L., Nathaniel G. Chapman, Joong Won Kim, J. Slade Lellock, Megan Underhill, Erik T. Withers, and Jennifer Padilla Wyse. 2020. "The Culture of White Space: On The Racialized Production of Meaning." </w:t>
        </w:r>
        <w:r w:rsidRPr="006B17C5">
          <w:rPr>
            <w:i/>
            <w:iCs/>
            <w:rPrChange w:id="9965" w:author="Mosi Adesina Ifatunji" w:date="2025-07-17T11:52:00Z" w16du:dateUtc="2025-07-17T16:52:00Z">
              <w:rPr>
                <w:rFonts w:ascii="Helvetica Neue" w:hAnsi="Helvetica Neue" w:cs="Helvetica Neue"/>
                <w:i/>
                <w:iCs/>
                <w:sz w:val="26"/>
                <w:szCs w:val="26"/>
              </w:rPr>
            </w:rPrChange>
          </w:rPr>
          <w:t>American Behavioral Scientist</w:t>
        </w:r>
        <w:r w:rsidRPr="006B17C5">
          <w:rPr>
            <w:rPrChange w:id="9966" w:author="Mosi Adesina Ifatunji" w:date="2025-07-17T11:52:00Z" w16du:dateUtc="2025-07-17T16:52:00Z">
              <w:rPr>
                <w:rFonts w:ascii="Helvetica Neue" w:hAnsi="Helvetica Neue" w:cs="Helvetica Neue"/>
                <w:sz w:val="26"/>
                <w:szCs w:val="26"/>
              </w:rPr>
            </w:rPrChange>
          </w:rPr>
          <w:t xml:space="preserve"> 64(14):2001–15.</w:t>
        </w:r>
      </w:ins>
    </w:p>
    <w:p w14:paraId="654769A3" w14:textId="77777777" w:rsidR="00187D4E" w:rsidRPr="006B17C5" w:rsidRDefault="00187D4E">
      <w:pPr>
        <w:keepNext/>
        <w:keepLines/>
        <w:rPr>
          <w:ins w:id="9967" w:author="Mosi Adesina Ifatunji" w:date="2025-06-17T18:18:00Z" w16du:dateUtc="2025-06-17T23:18:00Z"/>
          <w:rPrChange w:id="9968" w:author="Mosi Adesina Ifatunji" w:date="2025-07-17T11:52:00Z" w16du:dateUtc="2025-07-17T16:52:00Z">
            <w:rPr>
              <w:ins w:id="9969" w:author="Mosi Adesina Ifatunji" w:date="2025-06-17T18:18:00Z" w16du:dateUtc="2025-06-17T23:18:00Z"/>
              <w:rFonts w:ascii="Helvetica Neue" w:hAnsi="Helvetica Neue" w:cs="Helvetica Neue"/>
              <w:sz w:val="26"/>
              <w:szCs w:val="26"/>
            </w:rPr>
          </w:rPrChange>
        </w:rPr>
        <w:pPrChange w:id="9970" w:author="Mosi Adesina Ifatunji" w:date="2025-10-21T19:50:00Z" w16du:dateUtc="2025-10-22T00:50:00Z">
          <w:pPr>
            <w:autoSpaceDE w:val="0"/>
            <w:autoSpaceDN w:val="0"/>
            <w:adjustRightInd w:val="0"/>
            <w:ind w:right="-720"/>
          </w:pPr>
        </w:pPrChange>
      </w:pPr>
    </w:p>
    <w:p w14:paraId="78CAF89E" w14:textId="77777777" w:rsidR="007A5345" w:rsidRPr="006B17C5" w:rsidRDefault="007A5345">
      <w:pPr>
        <w:keepNext/>
        <w:keepLines/>
        <w:rPr>
          <w:ins w:id="9971" w:author="Mosi Adesina Ifatunji" w:date="2025-06-17T18:19:00Z" w16du:dateUtc="2025-06-17T23:19:00Z"/>
          <w:rPrChange w:id="9972" w:author="Mosi Adesina Ifatunji" w:date="2025-07-17T11:52:00Z" w16du:dateUtc="2025-07-17T16:52:00Z">
            <w:rPr>
              <w:ins w:id="9973" w:author="Mosi Adesina Ifatunji" w:date="2025-06-17T18:19:00Z" w16du:dateUtc="2025-06-17T23:19:00Z"/>
              <w:rFonts w:ascii="Helvetica Neue" w:hAnsi="Helvetica Neue" w:cs="Helvetica Neue"/>
              <w:sz w:val="26"/>
              <w:szCs w:val="26"/>
            </w:rPr>
          </w:rPrChange>
        </w:rPr>
        <w:pPrChange w:id="9974" w:author="Mosi Adesina Ifatunji" w:date="2025-10-21T19:50:00Z" w16du:dateUtc="2025-10-22T00:50:00Z">
          <w:pPr>
            <w:autoSpaceDE w:val="0"/>
            <w:autoSpaceDN w:val="0"/>
            <w:adjustRightInd w:val="0"/>
            <w:ind w:left="720" w:right="-720" w:hanging="720"/>
          </w:pPr>
        </w:pPrChange>
      </w:pPr>
      <w:proofErr w:type="spellStart"/>
      <w:ins w:id="9975" w:author="Mosi Adesina Ifatunji" w:date="2025-06-17T18:19:00Z" w16du:dateUtc="2025-06-17T23:19:00Z">
        <w:r w:rsidRPr="006B17C5">
          <w:rPr>
            <w:rPrChange w:id="9976" w:author="Mosi Adesina Ifatunji" w:date="2025-07-17T11:52:00Z" w16du:dateUtc="2025-07-17T16:52:00Z">
              <w:rPr>
                <w:rFonts w:ascii="Helvetica Neue" w:hAnsi="Helvetica Neue" w:cs="Helvetica Neue"/>
                <w:sz w:val="26"/>
                <w:szCs w:val="26"/>
              </w:rPr>
            </w:rPrChange>
          </w:rPr>
          <w:t>Embrick</w:t>
        </w:r>
        <w:proofErr w:type="spellEnd"/>
        <w:r w:rsidRPr="006B17C5">
          <w:rPr>
            <w:rPrChange w:id="9977" w:author="Mosi Adesina Ifatunji" w:date="2025-07-17T11:52:00Z" w16du:dateUtc="2025-07-17T16:52:00Z">
              <w:rPr>
                <w:rFonts w:ascii="Helvetica Neue" w:hAnsi="Helvetica Neue" w:cs="Helvetica Neue"/>
                <w:sz w:val="26"/>
                <w:szCs w:val="26"/>
              </w:rPr>
            </w:rPrChange>
          </w:rPr>
          <w:t xml:space="preserve">, David G., and Wendy Leo Moore. 2020. "White Space(s) and the Reproduction of White Supremacy." </w:t>
        </w:r>
        <w:r w:rsidRPr="006B17C5">
          <w:rPr>
            <w:i/>
            <w:iCs/>
            <w:rPrChange w:id="9978" w:author="Mosi Adesina Ifatunji" w:date="2025-07-17T11:52:00Z" w16du:dateUtc="2025-07-17T16:52:00Z">
              <w:rPr>
                <w:rFonts w:ascii="Helvetica Neue" w:hAnsi="Helvetica Neue" w:cs="Helvetica Neue"/>
                <w:i/>
                <w:iCs/>
                <w:sz w:val="26"/>
                <w:szCs w:val="26"/>
              </w:rPr>
            </w:rPrChange>
          </w:rPr>
          <w:t>American Behavioral Scientist</w:t>
        </w:r>
        <w:r w:rsidRPr="006B17C5">
          <w:rPr>
            <w:rPrChange w:id="9979" w:author="Mosi Adesina Ifatunji" w:date="2025-07-17T11:52:00Z" w16du:dateUtc="2025-07-17T16:52:00Z">
              <w:rPr>
                <w:rFonts w:ascii="Helvetica Neue" w:hAnsi="Helvetica Neue" w:cs="Helvetica Neue"/>
                <w:sz w:val="26"/>
                <w:szCs w:val="26"/>
              </w:rPr>
            </w:rPrChange>
          </w:rPr>
          <w:t xml:space="preserve"> 64(14):1935–45.</w:t>
        </w:r>
      </w:ins>
    </w:p>
    <w:p w14:paraId="1DB0C3A8" w14:textId="77777777" w:rsidR="007A5345" w:rsidRPr="006B17C5" w:rsidRDefault="007A5345">
      <w:pPr>
        <w:keepNext/>
        <w:keepLines/>
        <w:rPr>
          <w:ins w:id="9980" w:author="Mosi Adesina Ifatunji" w:date="2025-06-17T18:22:00Z" w16du:dateUtc="2025-06-17T23:22:00Z"/>
          <w:rPrChange w:id="9981" w:author="Mosi Adesina Ifatunji" w:date="2025-07-17T11:52:00Z" w16du:dateUtc="2025-07-17T16:52:00Z">
            <w:rPr>
              <w:ins w:id="9982" w:author="Mosi Adesina Ifatunji" w:date="2025-06-17T18:22:00Z" w16du:dateUtc="2025-06-17T23:22:00Z"/>
              <w:rFonts w:ascii="Helvetica Neue" w:hAnsi="Helvetica Neue" w:cs="Helvetica Neue"/>
              <w:sz w:val="26"/>
              <w:szCs w:val="26"/>
            </w:rPr>
          </w:rPrChange>
        </w:rPr>
        <w:pPrChange w:id="9983" w:author="Mosi Adesina Ifatunji" w:date="2025-10-21T19:50:00Z" w16du:dateUtc="2025-10-22T00:50:00Z">
          <w:pPr>
            <w:autoSpaceDE w:val="0"/>
            <w:autoSpaceDN w:val="0"/>
            <w:adjustRightInd w:val="0"/>
            <w:ind w:right="-720"/>
          </w:pPr>
        </w:pPrChange>
      </w:pPr>
    </w:p>
    <w:p w14:paraId="384776BF" w14:textId="77777777" w:rsidR="00790C4C" w:rsidRPr="006B17C5" w:rsidRDefault="00790C4C">
      <w:pPr>
        <w:keepNext/>
        <w:keepLines/>
        <w:rPr>
          <w:ins w:id="9984" w:author="Mosi Adesina Ifatunji" w:date="2025-06-17T18:22:00Z" w16du:dateUtc="2025-06-17T23:22:00Z"/>
          <w:rPrChange w:id="9985" w:author="Mosi Adesina Ifatunji" w:date="2025-07-17T11:52:00Z" w16du:dateUtc="2025-07-17T16:52:00Z">
            <w:rPr>
              <w:ins w:id="9986" w:author="Mosi Adesina Ifatunji" w:date="2025-06-17T18:22:00Z" w16du:dateUtc="2025-06-17T23:22:00Z"/>
              <w:rFonts w:ascii="Helvetica Neue" w:hAnsi="Helvetica Neue" w:cs="Helvetica Neue"/>
              <w:sz w:val="26"/>
              <w:szCs w:val="26"/>
            </w:rPr>
          </w:rPrChange>
        </w:rPr>
        <w:pPrChange w:id="9987" w:author="Mosi Adesina Ifatunji" w:date="2025-10-21T19:50:00Z" w16du:dateUtc="2025-10-22T00:50:00Z">
          <w:pPr>
            <w:autoSpaceDE w:val="0"/>
            <w:autoSpaceDN w:val="0"/>
            <w:adjustRightInd w:val="0"/>
            <w:ind w:left="720" w:right="-720" w:hanging="720"/>
          </w:pPr>
        </w:pPrChange>
      </w:pPr>
      <w:ins w:id="9988" w:author="Mosi Adesina Ifatunji" w:date="2025-06-17T18:22:00Z" w16du:dateUtc="2025-06-17T23:22:00Z">
        <w:r w:rsidRPr="006B17C5">
          <w:rPr>
            <w:rPrChange w:id="9989" w:author="Mosi Adesina Ifatunji" w:date="2025-07-17T11:52:00Z" w16du:dateUtc="2025-07-17T16:52:00Z">
              <w:rPr>
                <w:rFonts w:ascii="Helvetica Neue" w:hAnsi="Helvetica Neue" w:cs="Helvetica Neue"/>
                <w:sz w:val="26"/>
                <w:szCs w:val="26"/>
              </w:rPr>
            </w:rPrChange>
          </w:rPr>
          <w:t xml:space="preserve">Quillian, Lincoln, John J Lee, and Mariana Oliver. 2020. "Evidence from Field Experiments in Hiring Shows Substantial Additional Racial Discrimination after the Callback." </w:t>
        </w:r>
        <w:r w:rsidRPr="006B17C5">
          <w:rPr>
            <w:i/>
            <w:iCs/>
            <w:rPrChange w:id="9990" w:author="Mosi Adesina Ifatunji" w:date="2025-07-17T11:52:00Z" w16du:dateUtc="2025-07-17T16:52:00Z">
              <w:rPr>
                <w:rFonts w:ascii="Helvetica Neue" w:hAnsi="Helvetica Neue" w:cs="Helvetica Neue"/>
                <w:i/>
                <w:iCs/>
                <w:sz w:val="26"/>
                <w:szCs w:val="26"/>
              </w:rPr>
            </w:rPrChange>
          </w:rPr>
          <w:t>Social Forces</w:t>
        </w:r>
        <w:r w:rsidRPr="006B17C5">
          <w:rPr>
            <w:rPrChange w:id="9991" w:author="Mosi Adesina Ifatunji" w:date="2025-07-17T11:52:00Z" w16du:dateUtc="2025-07-17T16:52:00Z">
              <w:rPr>
                <w:rFonts w:ascii="Helvetica Neue" w:hAnsi="Helvetica Neue" w:cs="Helvetica Neue"/>
                <w:sz w:val="26"/>
                <w:szCs w:val="26"/>
              </w:rPr>
            </w:rPrChange>
          </w:rPr>
          <w:t xml:space="preserve"> 99(2):732–59.</w:t>
        </w:r>
      </w:ins>
    </w:p>
    <w:p w14:paraId="28A34B50" w14:textId="77777777" w:rsidR="00790C4C" w:rsidRPr="006B17C5" w:rsidRDefault="00790C4C">
      <w:pPr>
        <w:keepNext/>
        <w:keepLines/>
        <w:rPr>
          <w:ins w:id="9992" w:author="Mosi Adesina Ifatunji" w:date="2025-06-17T18:22:00Z" w16du:dateUtc="2025-06-17T23:22:00Z"/>
          <w:rPrChange w:id="9993" w:author="Mosi Adesina Ifatunji" w:date="2025-07-17T11:52:00Z" w16du:dateUtc="2025-07-17T16:52:00Z">
            <w:rPr>
              <w:ins w:id="9994" w:author="Mosi Adesina Ifatunji" w:date="2025-06-17T18:22:00Z" w16du:dateUtc="2025-06-17T23:22:00Z"/>
              <w:rFonts w:ascii="Helvetica Neue" w:hAnsi="Helvetica Neue" w:cs="Helvetica Neue"/>
              <w:sz w:val="26"/>
              <w:szCs w:val="26"/>
            </w:rPr>
          </w:rPrChange>
        </w:rPr>
        <w:pPrChange w:id="9995" w:author="Mosi Adesina Ifatunji" w:date="2025-10-21T19:50:00Z" w16du:dateUtc="2025-10-22T00:50:00Z">
          <w:pPr>
            <w:autoSpaceDE w:val="0"/>
            <w:autoSpaceDN w:val="0"/>
            <w:adjustRightInd w:val="0"/>
            <w:ind w:right="-720"/>
          </w:pPr>
        </w:pPrChange>
      </w:pPr>
    </w:p>
    <w:p w14:paraId="1D27CAA0" w14:textId="77777777" w:rsidR="00484791" w:rsidRPr="006B17C5" w:rsidRDefault="00484791">
      <w:pPr>
        <w:keepNext/>
        <w:keepLines/>
        <w:rPr>
          <w:ins w:id="9996" w:author="Mosi Adesina Ifatunji" w:date="2025-06-17T18:29:00Z" w16du:dateUtc="2025-06-17T23:29:00Z"/>
          <w:rPrChange w:id="9997" w:author="Mosi Adesina Ifatunji" w:date="2025-07-17T11:52:00Z" w16du:dateUtc="2025-07-17T16:52:00Z">
            <w:rPr>
              <w:ins w:id="9998" w:author="Mosi Adesina Ifatunji" w:date="2025-06-17T18:29:00Z" w16du:dateUtc="2025-06-17T23:29:00Z"/>
              <w:rFonts w:ascii="Helvetica Neue" w:hAnsi="Helvetica Neue" w:cs="Helvetica Neue"/>
              <w:sz w:val="26"/>
              <w:szCs w:val="26"/>
            </w:rPr>
          </w:rPrChange>
        </w:rPr>
        <w:pPrChange w:id="9999" w:author="Mosi Adesina Ifatunji" w:date="2025-10-21T19:50:00Z" w16du:dateUtc="2025-10-22T00:50:00Z">
          <w:pPr>
            <w:autoSpaceDE w:val="0"/>
            <w:autoSpaceDN w:val="0"/>
            <w:adjustRightInd w:val="0"/>
            <w:ind w:left="720" w:right="-720" w:hanging="720"/>
          </w:pPr>
        </w:pPrChange>
      </w:pPr>
      <w:ins w:id="10000" w:author="Mosi Adesina Ifatunji" w:date="2025-06-17T18:29:00Z" w16du:dateUtc="2025-06-17T23:29:00Z">
        <w:r w:rsidRPr="006B17C5">
          <w:rPr>
            <w:rPrChange w:id="10001" w:author="Mosi Adesina Ifatunji" w:date="2025-07-17T11:52:00Z" w16du:dateUtc="2025-07-17T16:52:00Z">
              <w:rPr>
                <w:rFonts w:ascii="Helvetica Neue" w:hAnsi="Helvetica Neue" w:cs="Helvetica Neue"/>
                <w:sz w:val="26"/>
                <w:szCs w:val="26"/>
              </w:rPr>
            </w:rPrChange>
          </w:rPr>
          <w:t xml:space="preserve">Ren, Chunhui. 2021. "A Dynamic Framework for Earnings Inequality between Black and White Men." </w:t>
        </w:r>
        <w:r w:rsidRPr="006B17C5">
          <w:rPr>
            <w:i/>
            <w:iCs/>
            <w:rPrChange w:id="10002" w:author="Mosi Adesina Ifatunji" w:date="2025-07-17T11:52:00Z" w16du:dateUtc="2025-07-17T16:52:00Z">
              <w:rPr>
                <w:rFonts w:ascii="Helvetica Neue" w:hAnsi="Helvetica Neue" w:cs="Helvetica Neue"/>
                <w:i/>
                <w:iCs/>
                <w:sz w:val="26"/>
                <w:szCs w:val="26"/>
              </w:rPr>
            </w:rPrChange>
          </w:rPr>
          <w:t>Social Forces</w:t>
        </w:r>
        <w:r w:rsidRPr="006B17C5">
          <w:rPr>
            <w:rPrChange w:id="10003" w:author="Mosi Adesina Ifatunji" w:date="2025-07-17T11:52:00Z" w16du:dateUtc="2025-07-17T16:52:00Z">
              <w:rPr>
                <w:rFonts w:ascii="Helvetica Neue" w:hAnsi="Helvetica Neue" w:cs="Helvetica Neue"/>
                <w:sz w:val="26"/>
                <w:szCs w:val="26"/>
              </w:rPr>
            </w:rPrChange>
          </w:rPr>
          <w:t xml:space="preserve"> 100(4):1449–78.</w:t>
        </w:r>
      </w:ins>
    </w:p>
    <w:p w14:paraId="1A9527A8" w14:textId="77777777" w:rsidR="00484791" w:rsidRPr="006B17C5" w:rsidRDefault="00484791">
      <w:pPr>
        <w:keepNext/>
        <w:keepLines/>
        <w:rPr>
          <w:ins w:id="10004" w:author="Mosi Adesina Ifatunji" w:date="2025-06-17T18:30:00Z" w16du:dateUtc="2025-06-17T23:30:00Z"/>
          <w:rPrChange w:id="10005" w:author="Mosi Adesina Ifatunji" w:date="2025-07-17T11:52:00Z" w16du:dateUtc="2025-07-17T16:52:00Z">
            <w:rPr>
              <w:ins w:id="10006" w:author="Mosi Adesina Ifatunji" w:date="2025-06-17T18:30:00Z" w16du:dateUtc="2025-06-17T23:30:00Z"/>
              <w:rFonts w:ascii="Helvetica Neue" w:hAnsi="Helvetica Neue" w:cs="Helvetica Neue"/>
              <w:sz w:val="26"/>
              <w:szCs w:val="26"/>
            </w:rPr>
          </w:rPrChange>
        </w:rPr>
        <w:pPrChange w:id="10007" w:author="Mosi Adesina Ifatunji" w:date="2025-10-21T19:50:00Z" w16du:dateUtc="2025-10-22T00:50:00Z">
          <w:pPr>
            <w:autoSpaceDE w:val="0"/>
            <w:autoSpaceDN w:val="0"/>
            <w:adjustRightInd w:val="0"/>
            <w:ind w:right="-720"/>
          </w:pPr>
        </w:pPrChange>
      </w:pPr>
    </w:p>
    <w:p w14:paraId="30EA0802" w14:textId="77777777" w:rsidR="00434594" w:rsidRPr="006B17C5" w:rsidRDefault="00434594">
      <w:pPr>
        <w:keepNext/>
        <w:keepLines/>
        <w:rPr>
          <w:ins w:id="10008" w:author="Mosi Adesina Ifatunji" w:date="2025-06-17T18:30:00Z" w16du:dateUtc="2025-06-17T23:30:00Z"/>
          <w:rPrChange w:id="10009" w:author="Mosi Adesina Ifatunji" w:date="2025-07-17T11:52:00Z" w16du:dateUtc="2025-07-17T16:52:00Z">
            <w:rPr>
              <w:ins w:id="10010" w:author="Mosi Adesina Ifatunji" w:date="2025-06-17T18:30:00Z" w16du:dateUtc="2025-06-17T23:30:00Z"/>
              <w:rFonts w:ascii="Helvetica Neue" w:hAnsi="Helvetica Neue" w:cs="Helvetica Neue"/>
              <w:sz w:val="26"/>
              <w:szCs w:val="26"/>
            </w:rPr>
          </w:rPrChange>
        </w:rPr>
        <w:pPrChange w:id="10011" w:author="Mosi Adesina Ifatunji" w:date="2025-10-21T19:50:00Z" w16du:dateUtc="2025-10-22T00:50:00Z">
          <w:pPr>
            <w:autoSpaceDE w:val="0"/>
            <w:autoSpaceDN w:val="0"/>
            <w:adjustRightInd w:val="0"/>
            <w:ind w:left="720" w:right="-720" w:hanging="720"/>
          </w:pPr>
        </w:pPrChange>
      </w:pPr>
      <w:ins w:id="10012" w:author="Mosi Adesina Ifatunji" w:date="2025-06-17T18:30:00Z" w16du:dateUtc="2025-06-17T23:30:00Z">
        <w:r w:rsidRPr="006B17C5">
          <w:rPr>
            <w:rPrChange w:id="10013" w:author="Mosi Adesina Ifatunji" w:date="2025-07-17T11:52:00Z" w16du:dateUtc="2025-07-17T16:52:00Z">
              <w:rPr>
                <w:rFonts w:ascii="Helvetica Neue" w:hAnsi="Helvetica Neue" w:cs="Helvetica Neue"/>
                <w:sz w:val="26"/>
                <w:szCs w:val="26"/>
              </w:rPr>
            </w:rPrChange>
          </w:rPr>
          <w:t xml:space="preserve">Cartwright, Ashleigh. 2022. "A Theory of Racialized Cultural Capital." </w:t>
        </w:r>
        <w:r w:rsidRPr="006B17C5">
          <w:rPr>
            <w:i/>
            <w:iCs/>
            <w:rPrChange w:id="10014" w:author="Mosi Adesina Ifatunji" w:date="2025-07-17T11:52:00Z" w16du:dateUtc="2025-07-17T16:52:00Z">
              <w:rPr>
                <w:rFonts w:ascii="Helvetica Neue" w:hAnsi="Helvetica Neue" w:cs="Helvetica Neue"/>
                <w:i/>
                <w:iCs/>
                <w:sz w:val="26"/>
                <w:szCs w:val="26"/>
              </w:rPr>
            </w:rPrChange>
          </w:rPr>
          <w:t>Sociological Inquiry</w:t>
        </w:r>
        <w:r w:rsidRPr="006B17C5">
          <w:rPr>
            <w:rPrChange w:id="10015" w:author="Mosi Adesina Ifatunji" w:date="2025-07-17T11:52:00Z" w16du:dateUtc="2025-07-17T16:52:00Z">
              <w:rPr>
                <w:rFonts w:ascii="Helvetica Neue" w:hAnsi="Helvetica Neue" w:cs="Helvetica Neue"/>
                <w:sz w:val="26"/>
                <w:szCs w:val="26"/>
              </w:rPr>
            </w:rPrChange>
          </w:rPr>
          <w:t xml:space="preserve"> 92(2):317–40.</w:t>
        </w:r>
      </w:ins>
    </w:p>
    <w:p w14:paraId="1D41F385" w14:textId="77777777" w:rsidR="00434594" w:rsidRPr="006B17C5" w:rsidRDefault="00434594">
      <w:pPr>
        <w:keepNext/>
        <w:keepLines/>
        <w:rPr>
          <w:ins w:id="10016" w:author="Mosi Adesina Ifatunji" w:date="2025-06-17T18:30:00Z" w16du:dateUtc="2025-06-17T23:30:00Z"/>
          <w:rPrChange w:id="10017" w:author="Mosi Adesina Ifatunji" w:date="2025-07-17T11:52:00Z" w16du:dateUtc="2025-07-17T16:52:00Z">
            <w:rPr>
              <w:ins w:id="10018" w:author="Mosi Adesina Ifatunji" w:date="2025-06-17T18:30:00Z" w16du:dateUtc="2025-06-17T23:30:00Z"/>
              <w:rFonts w:ascii="Helvetica Neue" w:hAnsi="Helvetica Neue" w:cs="Helvetica Neue"/>
              <w:sz w:val="26"/>
              <w:szCs w:val="26"/>
            </w:rPr>
          </w:rPrChange>
        </w:rPr>
        <w:pPrChange w:id="10019" w:author="Mosi Adesina Ifatunji" w:date="2025-10-21T19:50:00Z" w16du:dateUtc="2025-10-22T00:50:00Z">
          <w:pPr>
            <w:autoSpaceDE w:val="0"/>
            <w:autoSpaceDN w:val="0"/>
            <w:adjustRightInd w:val="0"/>
            <w:ind w:right="-720"/>
          </w:pPr>
        </w:pPrChange>
      </w:pPr>
    </w:p>
    <w:p w14:paraId="5103E844" w14:textId="77777777" w:rsidR="00006325" w:rsidRPr="006B17C5" w:rsidRDefault="00006325">
      <w:pPr>
        <w:keepNext/>
        <w:keepLines/>
        <w:rPr>
          <w:ins w:id="10020" w:author="Mosi Adesina Ifatunji" w:date="2025-06-17T18:32:00Z" w16du:dateUtc="2025-06-17T23:32:00Z"/>
          <w:rPrChange w:id="10021" w:author="Mosi Adesina Ifatunji" w:date="2025-07-17T11:52:00Z" w16du:dateUtc="2025-07-17T16:52:00Z">
            <w:rPr>
              <w:ins w:id="10022" w:author="Mosi Adesina Ifatunji" w:date="2025-06-17T18:32:00Z" w16du:dateUtc="2025-06-17T23:32:00Z"/>
              <w:rFonts w:ascii="Helvetica Neue" w:hAnsi="Helvetica Neue" w:cs="Helvetica Neue"/>
              <w:sz w:val="26"/>
              <w:szCs w:val="26"/>
            </w:rPr>
          </w:rPrChange>
        </w:rPr>
        <w:pPrChange w:id="10023" w:author="Mosi Adesina Ifatunji" w:date="2025-10-21T19:50:00Z" w16du:dateUtc="2025-10-22T00:50:00Z">
          <w:pPr>
            <w:autoSpaceDE w:val="0"/>
            <w:autoSpaceDN w:val="0"/>
            <w:adjustRightInd w:val="0"/>
            <w:ind w:left="720" w:right="-720" w:hanging="720"/>
          </w:pPr>
        </w:pPrChange>
      </w:pPr>
      <w:ins w:id="10024" w:author="Mosi Adesina Ifatunji" w:date="2025-06-17T18:32:00Z" w16du:dateUtc="2025-06-17T23:32:00Z">
        <w:r w:rsidRPr="006B17C5">
          <w:rPr>
            <w:rPrChange w:id="10025" w:author="Mosi Adesina Ifatunji" w:date="2025-07-17T11:52:00Z" w16du:dateUtc="2025-07-17T16:52:00Z">
              <w:rPr>
                <w:rFonts w:ascii="Helvetica Neue" w:hAnsi="Helvetica Neue" w:cs="Helvetica Neue"/>
                <w:sz w:val="26"/>
                <w:szCs w:val="26"/>
              </w:rPr>
            </w:rPrChange>
          </w:rPr>
          <w:t xml:space="preserve">Bonhomme, Stéphane, Kerstin Holzheu, Thibaut Lamadon, Elena Manresa, Magne Mogstad, and Bradley Setzler. 2023. "How Much Should We Trust Estimates of Firm Effects and Worker Sorting?" </w:t>
        </w:r>
        <w:r w:rsidRPr="006B17C5">
          <w:rPr>
            <w:i/>
            <w:iCs/>
            <w:rPrChange w:id="10026" w:author="Mosi Adesina Ifatunji" w:date="2025-07-17T11:52:00Z" w16du:dateUtc="2025-07-17T16:52:00Z">
              <w:rPr>
                <w:rFonts w:ascii="Helvetica Neue" w:hAnsi="Helvetica Neue" w:cs="Helvetica Neue"/>
                <w:i/>
                <w:iCs/>
                <w:sz w:val="26"/>
                <w:szCs w:val="26"/>
              </w:rPr>
            </w:rPrChange>
          </w:rPr>
          <w:t>Journal of Labor Economics</w:t>
        </w:r>
        <w:r w:rsidRPr="006B17C5">
          <w:rPr>
            <w:rPrChange w:id="10027" w:author="Mosi Adesina Ifatunji" w:date="2025-07-17T11:52:00Z" w16du:dateUtc="2025-07-17T16:52:00Z">
              <w:rPr>
                <w:rFonts w:ascii="Helvetica Neue" w:hAnsi="Helvetica Neue" w:cs="Helvetica Neue"/>
                <w:sz w:val="26"/>
                <w:szCs w:val="26"/>
              </w:rPr>
            </w:rPrChange>
          </w:rPr>
          <w:t xml:space="preserve"> 41(2):291–322.</w:t>
        </w:r>
      </w:ins>
    </w:p>
    <w:p w14:paraId="1DF24715" w14:textId="77777777" w:rsidR="00006325" w:rsidRPr="006B17C5" w:rsidRDefault="00006325">
      <w:pPr>
        <w:keepNext/>
        <w:keepLines/>
        <w:rPr>
          <w:ins w:id="10028" w:author="Mosi Adesina Ifatunji" w:date="2025-06-17T18:34:00Z" w16du:dateUtc="2025-06-17T23:34:00Z"/>
          <w:rPrChange w:id="10029" w:author="Mosi Adesina Ifatunji" w:date="2025-07-17T11:52:00Z" w16du:dateUtc="2025-07-17T16:52:00Z">
            <w:rPr>
              <w:ins w:id="10030" w:author="Mosi Adesina Ifatunji" w:date="2025-06-17T18:34:00Z" w16du:dateUtc="2025-06-17T23:34:00Z"/>
              <w:rFonts w:ascii="Helvetica Neue" w:hAnsi="Helvetica Neue" w:cs="Helvetica Neue"/>
              <w:sz w:val="26"/>
              <w:szCs w:val="26"/>
            </w:rPr>
          </w:rPrChange>
        </w:rPr>
        <w:pPrChange w:id="10031" w:author="Mosi Adesina Ifatunji" w:date="2025-10-21T19:50:00Z" w16du:dateUtc="2025-10-22T00:50:00Z">
          <w:pPr>
            <w:autoSpaceDE w:val="0"/>
            <w:autoSpaceDN w:val="0"/>
            <w:adjustRightInd w:val="0"/>
            <w:ind w:right="-720"/>
          </w:pPr>
        </w:pPrChange>
      </w:pPr>
    </w:p>
    <w:p w14:paraId="5FE1304A" w14:textId="77777777" w:rsidR="004E2A99" w:rsidRPr="006B17C5" w:rsidRDefault="004E2A99">
      <w:pPr>
        <w:keepNext/>
        <w:keepLines/>
        <w:rPr>
          <w:ins w:id="10032" w:author="Mosi Adesina Ifatunji" w:date="2025-06-17T18:34:00Z" w16du:dateUtc="2025-06-17T23:34:00Z"/>
          <w:rPrChange w:id="10033" w:author="Mosi Adesina Ifatunji" w:date="2025-07-17T11:52:00Z" w16du:dateUtc="2025-07-17T16:52:00Z">
            <w:rPr>
              <w:ins w:id="10034" w:author="Mosi Adesina Ifatunji" w:date="2025-06-17T18:34:00Z" w16du:dateUtc="2025-06-17T23:34:00Z"/>
              <w:rFonts w:ascii="Helvetica Neue" w:hAnsi="Helvetica Neue" w:cs="Helvetica Neue"/>
              <w:sz w:val="26"/>
              <w:szCs w:val="26"/>
            </w:rPr>
          </w:rPrChange>
        </w:rPr>
        <w:pPrChange w:id="10035" w:author="Mosi Adesina Ifatunji" w:date="2025-10-21T19:50:00Z" w16du:dateUtc="2025-10-22T00:50:00Z">
          <w:pPr>
            <w:autoSpaceDE w:val="0"/>
            <w:autoSpaceDN w:val="0"/>
            <w:adjustRightInd w:val="0"/>
            <w:ind w:left="720" w:right="-720" w:hanging="720"/>
          </w:pPr>
        </w:pPrChange>
      </w:pPr>
      <w:ins w:id="10036" w:author="Mosi Adesina Ifatunji" w:date="2025-06-17T18:34:00Z" w16du:dateUtc="2025-06-17T23:34:00Z">
        <w:r w:rsidRPr="006B17C5">
          <w:rPr>
            <w:rPrChange w:id="10037" w:author="Mosi Adesina Ifatunji" w:date="2025-07-17T11:52:00Z" w16du:dateUtc="2025-07-17T16:52:00Z">
              <w:rPr>
                <w:rFonts w:ascii="Helvetica Neue" w:hAnsi="Helvetica Neue" w:cs="Helvetica Neue"/>
                <w:sz w:val="26"/>
                <w:szCs w:val="26"/>
              </w:rPr>
            </w:rPrChange>
          </w:rPr>
          <w:t xml:space="preserve">Hurst, Erik, Yona Rubinstein, and </w:t>
        </w:r>
        <w:proofErr w:type="spellStart"/>
        <w:r w:rsidRPr="006B17C5">
          <w:rPr>
            <w:rPrChange w:id="10038" w:author="Mosi Adesina Ifatunji" w:date="2025-07-17T11:52:00Z" w16du:dateUtc="2025-07-17T16:52:00Z">
              <w:rPr>
                <w:rFonts w:ascii="Helvetica Neue" w:hAnsi="Helvetica Neue" w:cs="Helvetica Neue"/>
                <w:sz w:val="26"/>
                <w:szCs w:val="26"/>
              </w:rPr>
            </w:rPrChange>
          </w:rPr>
          <w:t>Kazuatsu</w:t>
        </w:r>
        <w:proofErr w:type="spellEnd"/>
        <w:r w:rsidRPr="006B17C5">
          <w:rPr>
            <w:rPrChange w:id="10039" w:author="Mosi Adesina Ifatunji" w:date="2025-07-17T11:52:00Z" w16du:dateUtc="2025-07-17T16:52:00Z">
              <w:rPr>
                <w:rFonts w:ascii="Helvetica Neue" w:hAnsi="Helvetica Neue" w:cs="Helvetica Neue"/>
                <w:sz w:val="26"/>
                <w:szCs w:val="26"/>
              </w:rPr>
            </w:rPrChange>
          </w:rPr>
          <w:t xml:space="preserve"> Shimizu. 2024. "Task-Based Discriminations." </w:t>
        </w:r>
        <w:r w:rsidRPr="006B17C5">
          <w:rPr>
            <w:i/>
            <w:iCs/>
            <w:rPrChange w:id="10040" w:author="Mosi Adesina Ifatunji" w:date="2025-07-17T11:52:00Z" w16du:dateUtc="2025-07-17T16:52:00Z">
              <w:rPr>
                <w:rFonts w:ascii="Helvetica Neue" w:hAnsi="Helvetica Neue" w:cs="Helvetica Neue"/>
                <w:i/>
                <w:iCs/>
                <w:sz w:val="26"/>
                <w:szCs w:val="26"/>
              </w:rPr>
            </w:rPrChange>
          </w:rPr>
          <w:t>American Economic Review</w:t>
        </w:r>
        <w:r w:rsidRPr="006B17C5">
          <w:rPr>
            <w:rPrChange w:id="10041" w:author="Mosi Adesina Ifatunji" w:date="2025-07-17T11:52:00Z" w16du:dateUtc="2025-07-17T16:52:00Z">
              <w:rPr>
                <w:rFonts w:ascii="Helvetica Neue" w:hAnsi="Helvetica Neue" w:cs="Helvetica Neue"/>
                <w:sz w:val="26"/>
                <w:szCs w:val="26"/>
              </w:rPr>
            </w:rPrChange>
          </w:rPr>
          <w:t xml:space="preserve"> 114(6):1723–68.</w:t>
        </w:r>
      </w:ins>
    </w:p>
    <w:p w14:paraId="5D066A29" w14:textId="77777777" w:rsidR="004E2A99" w:rsidRPr="006B17C5" w:rsidRDefault="004E2A99">
      <w:pPr>
        <w:keepNext/>
        <w:keepLines/>
        <w:rPr>
          <w:ins w:id="10042" w:author="Mosi Adesina Ifatunji" w:date="2025-06-17T18:34:00Z" w16du:dateUtc="2025-06-17T23:34:00Z"/>
          <w:rPrChange w:id="10043" w:author="Mosi Adesina Ifatunji" w:date="2025-07-17T11:52:00Z" w16du:dateUtc="2025-07-17T16:52:00Z">
            <w:rPr>
              <w:ins w:id="10044" w:author="Mosi Adesina Ifatunji" w:date="2025-06-17T18:34:00Z" w16du:dateUtc="2025-06-17T23:34:00Z"/>
              <w:rFonts w:ascii="Helvetica Neue" w:hAnsi="Helvetica Neue" w:cs="Helvetica Neue"/>
              <w:sz w:val="26"/>
              <w:szCs w:val="26"/>
            </w:rPr>
          </w:rPrChange>
        </w:rPr>
        <w:pPrChange w:id="10045" w:author="Mosi Adesina Ifatunji" w:date="2025-10-21T19:50:00Z" w16du:dateUtc="2025-10-22T00:50:00Z">
          <w:pPr>
            <w:autoSpaceDE w:val="0"/>
            <w:autoSpaceDN w:val="0"/>
            <w:adjustRightInd w:val="0"/>
            <w:ind w:right="-720"/>
          </w:pPr>
        </w:pPrChange>
      </w:pPr>
    </w:p>
    <w:p w14:paraId="74CAFF18" w14:textId="77777777" w:rsidR="004E2A99" w:rsidRPr="006B17C5" w:rsidRDefault="004E2A99">
      <w:pPr>
        <w:keepNext/>
        <w:keepLines/>
        <w:rPr>
          <w:ins w:id="10046" w:author="Mosi Adesina Ifatunji" w:date="2025-06-17T18:32:00Z" w16du:dateUtc="2025-06-17T23:32:00Z"/>
          <w:rPrChange w:id="10047" w:author="Mosi Adesina Ifatunji" w:date="2025-07-17T11:52:00Z" w16du:dateUtc="2025-07-17T16:52:00Z">
            <w:rPr>
              <w:ins w:id="10048" w:author="Mosi Adesina Ifatunji" w:date="2025-06-17T18:32:00Z" w16du:dateUtc="2025-06-17T23:32:00Z"/>
              <w:rFonts w:ascii="Helvetica Neue" w:hAnsi="Helvetica Neue" w:cs="Helvetica Neue"/>
              <w:sz w:val="26"/>
              <w:szCs w:val="26"/>
            </w:rPr>
          </w:rPrChange>
        </w:rPr>
        <w:pPrChange w:id="10049" w:author="Mosi Adesina Ifatunji" w:date="2025-10-21T19:50:00Z" w16du:dateUtc="2025-10-22T00:50:00Z">
          <w:pPr>
            <w:autoSpaceDE w:val="0"/>
            <w:autoSpaceDN w:val="0"/>
            <w:adjustRightInd w:val="0"/>
            <w:ind w:right="-720"/>
          </w:pPr>
        </w:pPrChange>
      </w:pPr>
    </w:p>
    <w:p w14:paraId="622B1648" w14:textId="77777777" w:rsidR="00434594" w:rsidRPr="006B17C5" w:rsidRDefault="00434594">
      <w:pPr>
        <w:keepNext/>
        <w:keepLines/>
        <w:rPr>
          <w:ins w:id="10050" w:author="Mosi Adesina Ifatunji" w:date="2025-06-17T18:29:00Z" w16du:dateUtc="2025-06-17T23:29:00Z"/>
          <w:rPrChange w:id="10051" w:author="Mosi Adesina Ifatunji" w:date="2025-07-17T11:52:00Z" w16du:dateUtc="2025-07-17T16:52:00Z">
            <w:rPr>
              <w:ins w:id="10052" w:author="Mosi Adesina Ifatunji" w:date="2025-06-17T18:29:00Z" w16du:dateUtc="2025-06-17T23:29:00Z"/>
              <w:rFonts w:ascii="Helvetica Neue" w:hAnsi="Helvetica Neue" w:cs="Helvetica Neue"/>
              <w:sz w:val="26"/>
              <w:szCs w:val="26"/>
            </w:rPr>
          </w:rPrChange>
        </w:rPr>
        <w:pPrChange w:id="10053" w:author="Mosi Adesina Ifatunji" w:date="2025-10-21T19:50:00Z" w16du:dateUtc="2025-10-22T00:50:00Z">
          <w:pPr>
            <w:autoSpaceDE w:val="0"/>
            <w:autoSpaceDN w:val="0"/>
            <w:adjustRightInd w:val="0"/>
            <w:ind w:right="-720"/>
          </w:pPr>
        </w:pPrChange>
      </w:pPr>
    </w:p>
    <w:p w14:paraId="0268A47F" w14:textId="77777777" w:rsidR="00790C4C" w:rsidRPr="00B92532" w:rsidRDefault="00790C4C">
      <w:pPr>
        <w:rPr>
          <w:ins w:id="10054" w:author="Mosi Adesina Ifatunji" w:date="2025-06-17T18:29:00Z" w16du:dateUtc="2025-06-17T23:29:00Z"/>
        </w:rPr>
        <w:pPrChange w:id="10055" w:author="Mosi Adesina Ifatunji" w:date="2025-10-21T19:50:00Z" w16du:dateUtc="2025-10-22T00:50:00Z">
          <w:pPr>
            <w:pStyle w:val="BodyText"/>
          </w:pPr>
        </w:pPrChange>
      </w:pPr>
    </w:p>
    <w:p w14:paraId="00CCCF22" w14:textId="77777777" w:rsidR="00484791" w:rsidRPr="006B17C5" w:rsidRDefault="00484791">
      <w:pPr>
        <w:keepNext/>
        <w:keepLines/>
        <w:rPr>
          <w:ins w:id="10056" w:author="Mosi Adesina Ifatunji" w:date="2025-06-17T18:19:00Z" w16du:dateUtc="2025-06-17T23:19:00Z"/>
          <w:rPrChange w:id="10057" w:author="Mosi Adesina Ifatunji" w:date="2025-07-17T11:52:00Z" w16du:dateUtc="2025-07-17T16:52:00Z">
            <w:rPr>
              <w:ins w:id="10058" w:author="Mosi Adesina Ifatunji" w:date="2025-06-17T18:19:00Z" w16du:dateUtc="2025-06-17T23:19:00Z"/>
              <w:rFonts w:ascii="Helvetica Neue" w:hAnsi="Helvetica Neue" w:cs="Helvetica Neue"/>
              <w:sz w:val="26"/>
              <w:szCs w:val="26"/>
            </w:rPr>
          </w:rPrChange>
        </w:rPr>
        <w:pPrChange w:id="10059" w:author="Mosi Adesina Ifatunji" w:date="2025-10-21T19:50:00Z" w16du:dateUtc="2025-10-22T00:50:00Z">
          <w:pPr>
            <w:autoSpaceDE w:val="0"/>
            <w:autoSpaceDN w:val="0"/>
            <w:adjustRightInd w:val="0"/>
            <w:ind w:right="-720"/>
          </w:pPr>
        </w:pPrChange>
      </w:pPr>
    </w:p>
    <w:p w14:paraId="6EB97ED4" w14:textId="77777777" w:rsidR="00187D4E" w:rsidRPr="006B17C5" w:rsidRDefault="00187D4E">
      <w:pPr>
        <w:keepNext/>
        <w:keepLines/>
        <w:rPr>
          <w:ins w:id="10060" w:author="Mosi Adesina Ifatunji" w:date="2025-06-17T18:17:00Z" w16du:dateUtc="2025-06-17T23:17:00Z"/>
          <w:rPrChange w:id="10061" w:author="Mosi Adesina Ifatunji" w:date="2025-07-17T11:52:00Z" w16du:dateUtc="2025-07-17T16:52:00Z">
            <w:rPr>
              <w:ins w:id="10062" w:author="Mosi Adesina Ifatunji" w:date="2025-06-17T18:17:00Z" w16du:dateUtc="2025-06-17T23:17:00Z"/>
              <w:rFonts w:ascii="Helvetica Neue" w:hAnsi="Helvetica Neue" w:cs="Helvetica Neue"/>
              <w:sz w:val="26"/>
              <w:szCs w:val="26"/>
            </w:rPr>
          </w:rPrChange>
        </w:rPr>
        <w:pPrChange w:id="10063" w:author="Mosi Adesina Ifatunji" w:date="2025-10-21T19:50:00Z" w16du:dateUtc="2025-10-22T00:50:00Z">
          <w:pPr>
            <w:autoSpaceDE w:val="0"/>
            <w:autoSpaceDN w:val="0"/>
            <w:adjustRightInd w:val="0"/>
            <w:ind w:left="720" w:right="-720" w:hanging="720"/>
          </w:pPr>
        </w:pPrChange>
      </w:pPr>
    </w:p>
    <w:p w14:paraId="7C12EDA4" w14:textId="77777777" w:rsidR="003A2D4B" w:rsidRPr="006B17C5" w:rsidRDefault="003A2D4B">
      <w:pPr>
        <w:keepNext/>
        <w:keepLines/>
        <w:rPr>
          <w:ins w:id="10064" w:author="Mosi Adesina Ifatunji" w:date="2025-06-17T18:17:00Z" w16du:dateUtc="2025-06-17T23:17:00Z"/>
          <w:rPrChange w:id="10065" w:author="Mosi Adesina Ifatunji" w:date="2025-07-17T11:52:00Z" w16du:dateUtc="2025-07-17T16:52:00Z">
            <w:rPr>
              <w:ins w:id="10066" w:author="Mosi Adesina Ifatunji" w:date="2025-06-17T18:17:00Z" w16du:dateUtc="2025-06-17T23:17:00Z"/>
              <w:rFonts w:ascii="Helvetica Neue" w:hAnsi="Helvetica Neue" w:cs="Helvetica Neue"/>
              <w:sz w:val="26"/>
              <w:szCs w:val="26"/>
            </w:rPr>
          </w:rPrChange>
        </w:rPr>
        <w:pPrChange w:id="10067" w:author="Mosi Adesina Ifatunji" w:date="2025-10-21T19:50:00Z" w16du:dateUtc="2025-10-22T00:50:00Z">
          <w:pPr>
            <w:autoSpaceDE w:val="0"/>
            <w:autoSpaceDN w:val="0"/>
            <w:adjustRightInd w:val="0"/>
            <w:ind w:right="-720"/>
          </w:pPr>
        </w:pPrChange>
      </w:pPr>
    </w:p>
    <w:p w14:paraId="48B4F475" w14:textId="77777777" w:rsidR="003A2D4B" w:rsidRPr="006B17C5" w:rsidRDefault="003A2D4B">
      <w:pPr>
        <w:keepNext/>
        <w:keepLines/>
        <w:rPr>
          <w:ins w:id="10068" w:author="Mosi Adesina Ifatunji" w:date="2025-06-17T18:13:00Z" w16du:dateUtc="2025-06-17T23:13:00Z"/>
          <w:rPrChange w:id="10069" w:author="Mosi Adesina Ifatunji" w:date="2025-07-17T11:52:00Z" w16du:dateUtc="2025-07-17T16:52:00Z">
            <w:rPr>
              <w:ins w:id="10070" w:author="Mosi Adesina Ifatunji" w:date="2025-06-17T18:13:00Z" w16du:dateUtc="2025-06-17T23:13:00Z"/>
              <w:rFonts w:ascii="Helvetica Neue" w:hAnsi="Helvetica Neue" w:cs="Helvetica Neue"/>
              <w:sz w:val="26"/>
              <w:szCs w:val="26"/>
            </w:rPr>
          </w:rPrChange>
        </w:rPr>
        <w:pPrChange w:id="10071" w:author="Mosi Adesina Ifatunji" w:date="2025-10-21T19:50:00Z" w16du:dateUtc="2025-10-22T00:50:00Z">
          <w:pPr>
            <w:autoSpaceDE w:val="0"/>
            <w:autoSpaceDN w:val="0"/>
            <w:adjustRightInd w:val="0"/>
            <w:ind w:right="-720"/>
          </w:pPr>
        </w:pPrChange>
      </w:pPr>
    </w:p>
    <w:p w14:paraId="61D0BC62" w14:textId="77777777" w:rsidR="002E6C9B" w:rsidRPr="006B17C5" w:rsidRDefault="002E6C9B">
      <w:pPr>
        <w:keepNext/>
        <w:keepLines/>
        <w:rPr>
          <w:ins w:id="10072" w:author="Mosi Adesina Ifatunji" w:date="2025-06-17T18:10:00Z" w16du:dateUtc="2025-06-17T23:10:00Z"/>
          <w:rPrChange w:id="10073" w:author="Mosi Adesina Ifatunji" w:date="2025-07-17T11:52:00Z" w16du:dateUtc="2025-07-17T16:52:00Z">
            <w:rPr>
              <w:ins w:id="10074" w:author="Mosi Adesina Ifatunji" w:date="2025-06-17T18:10:00Z" w16du:dateUtc="2025-06-17T23:10:00Z"/>
              <w:rFonts w:ascii="Helvetica Neue" w:hAnsi="Helvetica Neue" w:cs="Helvetica Neue"/>
              <w:sz w:val="26"/>
              <w:szCs w:val="26"/>
            </w:rPr>
          </w:rPrChange>
        </w:rPr>
        <w:pPrChange w:id="10075" w:author="Mosi Adesina Ifatunji" w:date="2025-10-21T19:50:00Z" w16du:dateUtc="2025-10-22T00:50:00Z">
          <w:pPr>
            <w:autoSpaceDE w:val="0"/>
            <w:autoSpaceDN w:val="0"/>
            <w:adjustRightInd w:val="0"/>
            <w:ind w:right="-720"/>
          </w:pPr>
        </w:pPrChange>
      </w:pPr>
    </w:p>
    <w:p w14:paraId="5D9A93C6" w14:textId="77777777" w:rsidR="00CB37C1" w:rsidRPr="006B17C5" w:rsidRDefault="00CB37C1">
      <w:pPr>
        <w:keepNext/>
        <w:keepLines/>
        <w:rPr>
          <w:ins w:id="10076" w:author="Mosi Adesina Ifatunji" w:date="2025-06-17T18:06:00Z" w16du:dateUtc="2025-06-17T23:06:00Z"/>
          <w:rPrChange w:id="10077" w:author="Mosi Adesina Ifatunji" w:date="2025-07-17T11:52:00Z" w16du:dateUtc="2025-07-17T16:52:00Z">
            <w:rPr>
              <w:ins w:id="10078" w:author="Mosi Adesina Ifatunji" w:date="2025-06-17T18:06:00Z" w16du:dateUtc="2025-06-17T23:06:00Z"/>
              <w:rFonts w:ascii="Helvetica Neue" w:hAnsi="Helvetica Neue" w:cs="Helvetica Neue"/>
              <w:sz w:val="26"/>
              <w:szCs w:val="26"/>
            </w:rPr>
          </w:rPrChange>
        </w:rPr>
        <w:pPrChange w:id="10079" w:author="Mosi Adesina Ifatunji" w:date="2025-10-21T19:50:00Z" w16du:dateUtc="2025-10-22T00:50:00Z">
          <w:pPr>
            <w:autoSpaceDE w:val="0"/>
            <w:autoSpaceDN w:val="0"/>
            <w:adjustRightInd w:val="0"/>
            <w:ind w:right="-720"/>
          </w:pPr>
        </w:pPrChange>
      </w:pPr>
    </w:p>
    <w:p w14:paraId="5BC8BD50" w14:textId="77777777" w:rsidR="009B16BF" w:rsidRPr="006B17C5" w:rsidRDefault="009B16BF">
      <w:pPr>
        <w:pStyle w:val="BodyText"/>
        <w:spacing w:after="0"/>
        <w:ind w:right="-14"/>
        <w:rPr>
          <w:ins w:id="10080" w:author="Mosi Adesina Ifatunji" w:date="2025-06-17T17:49:00Z" w16du:dateUtc="2025-06-17T22:49:00Z"/>
          <w:rPrChange w:id="10081" w:author="Mosi Adesina Ifatunji" w:date="2025-07-17T11:52:00Z" w16du:dateUtc="2025-07-17T16:52:00Z">
            <w:rPr>
              <w:ins w:id="10082" w:author="Mosi Adesina Ifatunji" w:date="2025-06-17T17:49:00Z" w16du:dateUtc="2025-06-17T22:49:00Z"/>
              <w:rFonts w:ascii="Helvetica Neue" w:hAnsi="Helvetica Neue" w:cs="Helvetica Neue"/>
              <w:sz w:val="26"/>
              <w:szCs w:val="26"/>
            </w:rPr>
          </w:rPrChange>
        </w:rPr>
        <w:pPrChange w:id="10083" w:author="Mosi Adesina Ifatunji" w:date="2025-10-21T19:50:00Z" w16du:dateUtc="2025-10-22T00:50:00Z">
          <w:pPr>
            <w:autoSpaceDE w:val="0"/>
            <w:autoSpaceDN w:val="0"/>
            <w:adjustRightInd w:val="0"/>
            <w:ind w:right="-720"/>
          </w:pPr>
        </w:pPrChange>
      </w:pPr>
    </w:p>
    <w:p w14:paraId="771A8CF2" w14:textId="77777777" w:rsidR="003B097F" w:rsidRPr="006B17C5" w:rsidRDefault="003B097F">
      <w:pPr>
        <w:pStyle w:val="BodyText"/>
        <w:spacing w:after="0"/>
        <w:ind w:right="-14"/>
        <w:rPr>
          <w:ins w:id="10084" w:author="Mosi Adesina Ifatunji" w:date="2025-06-17T17:49:00Z" w16du:dateUtc="2025-06-17T22:49:00Z"/>
          <w:rPrChange w:id="10085" w:author="Mosi Adesina Ifatunji" w:date="2025-07-17T11:52:00Z" w16du:dateUtc="2025-07-17T16:52:00Z">
            <w:rPr>
              <w:ins w:id="10086" w:author="Mosi Adesina Ifatunji" w:date="2025-06-17T17:49:00Z" w16du:dateUtc="2025-06-17T22:49:00Z"/>
              <w:rFonts w:ascii="Helvetica Neue" w:hAnsi="Helvetica Neue" w:cs="Helvetica Neue"/>
              <w:sz w:val="26"/>
              <w:szCs w:val="26"/>
            </w:rPr>
          </w:rPrChange>
        </w:rPr>
        <w:pPrChange w:id="10087" w:author="Mosi Adesina Ifatunji" w:date="2025-10-21T19:50:00Z" w16du:dateUtc="2025-10-22T00:50:00Z">
          <w:pPr>
            <w:autoSpaceDE w:val="0"/>
            <w:autoSpaceDN w:val="0"/>
            <w:adjustRightInd w:val="0"/>
            <w:ind w:right="-720"/>
          </w:pPr>
        </w:pPrChange>
      </w:pPr>
    </w:p>
    <w:p w14:paraId="72BA420F" w14:textId="77777777" w:rsidR="00233071" w:rsidRPr="006B17C5" w:rsidRDefault="00233071">
      <w:pPr>
        <w:pStyle w:val="BodyText"/>
        <w:spacing w:after="0"/>
        <w:ind w:right="-14"/>
        <w:rPr>
          <w:ins w:id="10088" w:author="Mosi Adesina Ifatunji" w:date="2025-06-17T17:47:00Z" w16du:dateUtc="2025-06-17T22:47:00Z"/>
          <w:rPrChange w:id="10089" w:author="Mosi Adesina Ifatunji" w:date="2025-07-17T11:52:00Z" w16du:dateUtc="2025-07-17T16:52:00Z">
            <w:rPr>
              <w:ins w:id="10090" w:author="Mosi Adesina Ifatunji" w:date="2025-06-17T17:47:00Z" w16du:dateUtc="2025-06-17T22:47:00Z"/>
              <w:rFonts w:ascii="Helvetica Neue" w:hAnsi="Helvetica Neue" w:cs="Helvetica Neue"/>
              <w:sz w:val="26"/>
              <w:szCs w:val="26"/>
            </w:rPr>
          </w:rPrChange>
        </w:rPr>
        <w:pPrChange w:id="10091" w:author="Mosi Adesina Ifatunji" w:date="2025-10-21T19:50:00Z" w16du:dateUtc="2025-10-22T00:50:00Z">
          <w:pPr>
            <w:autoSpaceDE w:val="0"/>
            <w:autoSpaceDN w:val="0"/>
            <w:adjustRightInd w:val="0"/>
            <w:ind w:right="-720"/>
          </w:pPr>
        </w:pPrChange>
      </w:pPr>
    </w:p>
    <w:p w14:paraId="511FFAE3" w14:textId="77777777" w:rsidR="00B262E1" w:rsidRPr="006B17C5" w:rsidRDefault="00B262E1">
      <w:pPr>
        <w:pStyle w:val="BodyText"/>
        <w:spacing w:after="0"/>
        <w:ind w:right="-14"/>
        <w:rPr>
          <w:ins w:id="10092" w:author="Mosi Adesina Ifatunji" w:date="2025-06-17T17:31:00Z" w16du:dateUtc="2025-06-17T22:31:00Z"/>
          <w:rPrChange w:id="10093" w:author="Mosi Adesina Ifatunji" w:date="2025-07-17T11:52:00Z" w16du:dateUtc="2025-07-17T16:52:00Z">
            <w:rPr>
              <w:ins w:id="10094" w:author="Mosi Adesina Ifatunji" w:date="2025-06-17T17:31:00Z" w16du:dateUtc="2025-06-17T22:31:00Z"/>
              <w:rFonts w:ascii="Helvetica Neue" w:hAnsi="Helvetica Neue" w:cs="Helvetica Neue"/>
              <w:sz w:val="26"/>
              <w:szCs w:val="26"/>
            </w:rPr>
          </w:rPrChange>
        </w:rPr>
        <w:pPrChange w:id="10095" w:author="Mosi Adesina Ifatunji" w:date="2025-10-21T19:50:00Z" w16du:dateUtc="2025-10-22T00:50:00Z">
          <w:pPr>
            <w:autoSpaceDE w:val="0"/>
            <w:autoSpaceDN w:val="0"/>
            <w:adjustRightInd w:val="0"/>
            <w:ind w:right="-720"/>
          </w:pPr>
        </w:pPrChange>
      </w:pPr>
    </w:p>
    <w:p w14:paraId="22B553B1" w14:textId="77777777" w:rsidR="00EF7FBB" w:rsidRPr="006B17C5" w:rsidRDefault="00EF7FBB">
      <w:pPr>
        <w:pStyle w:val="BodyText"/>
        <w:spacing w:after="0"/>
        <w:ind w:right="-14"/>
        <w:rPr>
          <w:ins w:id="10096" w:author="Mosi Adesina Ifatunji" w:date="2025-06-17T17:15:00Z" w16du:dateUtc="2025-06-17T22:15:00Z"/>
          <w:rPrChange w:id="10097" w:author="Mosi Adesina Ifatunji" w:date="2025-07-17T11:52:00Z" w16du:dateUtc="2025-07-17T16:52:00Z">
            <w:rPr>
              <w:ins w:id="10098" w:author="Mosi Adesina Ifatunji" w:date="2025-06-17T17:15:00Z" w16du:dateUtc="2025-06-17T22:15:00Z"/>
              <w:rFonts w:ascii="Helvetica Neue" w:hAnsi="Helvetica Neue" w:cs="Helvetica Neue"/>
              <w:sz w:val="26"/>
              <w:szCs w:val="26"/>
            </w:rPr>
          </w:rPrChange>
        </w:rPr>
        <w:pPrChange w:id="10099" w:author="Mosi Adesina Ifatunji" w:date="2025-10-21T19:50:00Z" w16du:dateUtc="2025-10-22T00:50:00Z">
          <w:pPr>
            <w:autoSpaceDE w:val="0"/>
            <w:autoSpaceDN w:val="0"/>
            <w:adjustRightInd w:val="0"/>
            <w:ind w:right="-720"/>
          </w:pPr>
        </w:pPrChange>
      </w:pPr>
    </w:p>
    <w:p w14:paraId="5F666F62" w14:textId="77777777" w:rsidR="00B116BF" w:rsidRPr="00B92532" w:rsidRDefault="00B116BF" w:rsidP="00417DDA">
      <w:pPr>
        <w:pStyle w:val="NoSpacing"/>
        <w:rPr>
          <w:ins w:id="10100" w:author="Mosi Adesina Ifatunji" w:date="2025-06-17T17:15:00Z" w16du:dateUtc="2025-06-17T22:15:00Z"/>
        </w:rPr>
      </w:pPr>
    </w:p>
    <w:p w14:paraId="7297A347" w14:textId="77777777" w:rsidR="00740A0B" w:rsidRPr="00B92532" w:rsidRDefault="00740A0B">
      <w:pPr>
        <w:pStyle w:val="BodyText"/>
        <w:spacing w:after="0"/>
        <w:ind w:right="-14"/>
        <w:rPr>
          <w:ins w:id="10101" w:author="Mosi Adesina Ifatunji" w:date="2025-06-14T14:09:00Z" w16du:dateUtc="2025-06-14T19:09:00Z"/>
        </w:rPr>
        <w:pPrChange w:id="10102" w:author="Mosi Adesina Ifatunji" w:date="2025-10-21T19:50:00Z" w16du:dateUtc="2025-10-22T00:50:00Z">
          <w:pPr/>
        </w:pPrChange>
      </w:pPr>
    </w:p>
    <w:p w14:paraId="290A918F" w14:textId="77777777" w:rsidR="00D13203" w:rsidRPr="00B92532" w:rsidRDefault="00D13203">
      <w:pPr>
        <w:pStyle w:val="NoSpacing"/>
        <w:rPr>
          <w:ins w:id="10103" w:author="Mosi Adesina Ifatunji" w:date="2025-06-14T14:09:00Z" w16du:dateUtc="2025-06-14T19:09:00Z"/>
        </w:rPr>
        <w:pPrChange w:id="10104" w:author="Mosi Adesina Ifatunji" w:date="2025-10-26T17:05:00Z" w16du:dateUtc="2025-10-26T22:05:00Z">
          <w:pPr/>
        </w:pPrChange>
      </w:pPr>
    </w:p>
    <w:p w14:paraId="315ADDCD" w14:textId="77777777" w:rsidR="00D13203" w:rsidRPr="00B92532" w:rsidRDefault="00D13203">
      <w:pPr>
        <w:pStyle w:val="NoSpacing"/>
        <w:rPr>
          <w:ins w:id="10105" w:author="Mosi Adesina Ifatunji" w:date="2025-06-14T14:07:00Z" w16du:dateUtc="2025-06-14T19:07:00Z"/>
        </w:rPr>
        <w:pPrChange w:id="10106" w:author="Mosi Adesina Ifatunji" w:date="2025-10-26T17:05:00Z" w16du:dateUtc="2025-10-26T22:05:00Z">
          <w:pPr/>
        </w:pPrChange>
      </w:pPr>
    </w:p>
    <w:p w14:paraId="4393D3C1" w14:textId="77777777" w:rsidR="00CF0CE6" w:rsidRPr="00B92532" w:rsidRDefault="00CF0CE6">
      <w:pPr>
        <w:pStyle w:val="NoSpacing"/>
        <w:rPr>
          <w:ins w:id="10107" w:author="Mosi Adesina Ifatunji" w:date="2025-06-14T14:07:00Z" w16du:dateUtc="2025-06-14T19:07:00Z"/>
        </w:rPr>
        <w:pPrChange w:id="10108" w:author="Mosi Adesina Ifatunji" w:date="2025-10-26T17:05:00Z" w16du:dateUtc="2025-10-26T22:05:00Z">
          <w:pPr/>
        </w:pPrChange>
      </w:pPr>
    </w:p>
    <w:p w14:paraId="02913145" w14:textId="77777777" w:rsidR="00CF0CE6" w:rsidRPr="00B92532" w:rsidRDefault="00CF0CE6">
      <w:pPr>
        <w:pStyle w:val="NoSpacing"/>
        <w:rPr>
          <w:ins w:id="10109" w:author="Mosi Adesina Ifatunji" w:date="2025-06-14T14:08:00Z" w16du:dateUtc="2025-06-14T19:08:00Z"/>
        </w:rPr>
        <w:pPrChange w:id="10110" w:author="Mosi Adesina Ifatunji" w:date="2025-10-26T17:05:00Z" w16du:dateUtc="2025-10-26T22:05:00Z">
          <w:pPr/>
        </w:pPrChange>
      </w:pPr>
      <w:ins w:id="10111" w:author="Mosi Adesina Ifatunji" w:date="2025-06-14T14:08:00Z" w16du:dateUtc="2025-06-14T19:08:00Z">
        <w:r w:rsidRPr="00B92532">
          <w:br w:type="page"/>
        </w:r>
      </w:ins>
    </w:p>
    <w:p w14:paraId="4A72D327" w14:textId="232CA3B6" w:rsidR="000805DC" w:rsidRPr="006B17C5" w:rsidRDefault="000805DC" w:rsidP="007B100A">
      <w:pPr>
        <w:pStyle w:val="Heading3"/>
        <w:rPr>
          <w:ins w:id="10112" w:author="Mosi Adesina Ifatunji" w:date="2025-03-05T10:55:00Z" w16du:dateUtc="2025-03-05T16:55:00Z"/>
          <w:color w:val="000000"/>
          <w:rPrChange w:id="10113" w:author="Mosi Adesina Ifatunji" w:date="2025-07-17T11:52:00Z" w16du:dateUtc="2025-07-17T16:52:00Z">
            <w:rPr>
              <w:ins w:id="10114" w:author="Mosi Adesina Ifatunji" w:date="2025-03-05T10:55:00Z" w16du:dateUtc="2025-03-05T16:55:00Z"/>
            </w:rPr>
          </w:rPrChange>
        </w:rPr>
      </w:pPr>
      <w:ins w:id="10115" w:author="Mosi Adesina Ifatunji" w:date="2025-06-13T17:06:00Z" w16du:dateUtc="2025-06-13T22:06:00Z">
        <w:r w:rsidRPr="006B17C5">
          <w:rPr>
            <w:highlight w:val="lightGray"/>
            <w:rPrChange w:id="10116" w:author="Mosi Adesina Ifatunji" w:date="2025-07-17T11:52:00Z" w16du:dateUtc="2025-07-17T16:52:00Z">
              <w:rPr>
                <w:szCs w:val="24"/>
              </w:rPr>
            </w:rPrChange>
          </w:rPr>
          <w:lastRenderedPageBreak/>
          <w:t>[</w:t>
        </w:r>
        <w:r w:rsidR="00CB1478" w:rsidRPr="006B17C5">
          <w:rPr>
            <w:highlight w:val="lightGray"/>
            <w:rPrChange w:id="10117" w:author="Mosi Adesina Ifatunji" w:date="2025-07-17T11:52:00Z" w16du:dateUtc="2025-07-17T16:52:00Z">
              <w:rPr>
                <w:szCs w:val="24"/>
              </w:rPr>
            </w:rPrChange>
          </w:rPr>
          <w:t>Upper Echelons</w:t>
        </w:r>
      </w:ins>
      <w:ins w:id="10118" w:author="Mosi Adesina Ifatunji" w:date="2025-06-13T17:07:00Z" w16du:dateUtc="2025-06-13T22:07:00Z">
        <w:r w:rsidR="00CB1478" w:rsidRPr="006B17C5">
          <w:rPr>
            <w:highlight w:val="lightGray"/>
            <w:rPrChange w:id="10119" w:author="Mosi Adesina Ifatunji" w:date="2025-07-17T11:52:00Z" w16du:dateUtc="2025-07-17T16:52:00Z">
              <w:rPr>
                <w:szCs w:val="24"/>
              </w:rPr>
            </w:rPrChange>
          </w:rPr>
          <w:t>]</w:t>
        </w:r>
      </w:ins>
    </w:p>
    <w:p w14:paraId="5517A679" w14:textId="4B9E629C" w:rsidR="00C36187" w:rsidDel="00CD6FCF" w:rsidRDefault="00C36187">
      <w:pPr>
        <w:rPr>
          <w:del w:id="10120" w:author="Mosi Adesina Ifatunji" w:date="2025-03-05T19:27:00Z" w16du:dateUtc="2025-03-06T01:27:00Z"/>
        </w:rPr>
      </w:pPr>
      <w:ins w:id="10121" w:author="Mosi Adesina Ifatunji" w:date="2025-03-05T10:55:00Z" w16du:dateUtc="2025-03-05T16:55:00Z">
        <w:del w:id="10122" w:author="Mosi Adesina Ifatunji" w:date="2025-03-05T19:27:00Z" w16du:dateUtc="2025-03-06T01:27:00Z">
          <w:r w:rsidRPr="00B92532" w:rsidDel="00961B9C">
            <w:delText xml:space="preserve">Indeed, studies show a relationship between the demographic composition of top managers and the hiring and promotion of women and </w:delText>
          </w:r>
          <w:r w:rsidRPr="00B92532" w:rsidDel="00961B9C">
            <w:rPr>
              <w:highlight w:val="yellow"/>
            </w:rPr>
            <w:delText>minorities</w:delText>
          </w:r>
          <w:r w:rsidRPr="00B92532" w:rsidDel="00961B9C">
            <w:delText xml:space="preserve"> (Cook and Glass 2015a, 2015b), the adoption of practices to increase diversity (Nishii et al. 2007), earnings disparities (Stojmenovska 2019), and beliefs about gender identity (Ely 1995).</w:delText>
          </w:r>
        </w:del>
      </w:ins>
    </w:p>
    <w:p w14:paraId="0D7A5C86" w14:textId="77777777" w:rsidR="00CD6FCF" w:rsidRPr="00B92532" w:rsidRDefault="00CD6FCF" w:rsidP="007B100A">
      <w:pPr>
        <w:rPr>
          <w:ins w:id="10123" w:author="Mosi Adesina Ifatunji" w:date="2025-07-24T13:29:00Z" w16du:dateUtc="2025-07-24T18:29:00Z"/>
        </w:rPr>
      </w:pPr>
    </w:p>
    <w:p w14:paraId="586FC18D" w14:textId="77777777" w:rsidR="005D60F0" w:rsidRDefault="005D60F0" w:rsidP="007B100A">
      <w:pPr>
        <w:rPr>
          <w:ins w:id="10124" w:author="Mosi Adesina Ifatunji" w:date="2025-07-24T13:29:00Z" w16du:dateUtc="2025-07-24T18:29:00Z"/>
        </w:rPr>
      </w:pPr>
      <w:ins w:id="10125" w:author="Mosi Adesina Ifatunji" w:date="2025-07-10T13:31:00Z" w16du:dateUtc="2025-07-10T18:31:00Z">
        <w:r w:rsidRPr="00B92532">
          <w:t>“Organizational outcomes—both strategies and effectiveness—are viewed as reflections of the values and cognitive bases of powerful actors in the organization. It is expected that, to some extent, such linkages can be detected empirically.” (Hambrick and Mason 1984:193)</w:t>
        </w:r>
      </w:ins>
    </w:p>
    <w:p w14:paraId="241DEB69" w14:textId="77777777" w:rsidR="00CD6FCF" w:rsidRPr="00B92532" w:rsidRDefault="00CD6FCF">
      <w:pPr>
        <w:rPr>
          <w:ins w:id="10126" w:author="Mosi Adesina Ifatunji" w:date="2025-07-10T13:31:00Z" w16du:dateUtc="2025-07-10T18:31:00Z"/>
        </w:rPr>
        <w:pPrChange w:id="10127" w:author="Mosi Adesina Ifatunji" w:date="2025-10-21T19:50:00Z" w16du:dateUtc="2025-10-22T00:50:00Z">
          <w:pPr>
            <w:spacing w:before="100" w:beforeAutospacing="1" w:after="100" w:afterAutospacing="1"/>
          </w:pPr>
        </w:pPrChange>
      </w:pPr>
    </w:p>
    <w:p w14:paraId="750CAB24" w14:textId="77777777" w:rsidR="005D60F0" w:rsidRDefault="005D60F0" w:rsidP="007B100A">
      <w:pPr>
        <w:rPr>
          <w:ins w:id="10128" w:author="Mosi Adesina Ifatunji" w:date="2025-07-24T13:29:00Z" w16du:dateUtc="2025-07-24T18:29:00Z"/>
        </w:rPr>
      </w:pPr>
      <w:ins w:id="10129" w:author="Mosi Adesina Ifatunji" w:date="2025-07-10T13:31:00Z" w16du:dateUtc="2025-07-10T18:31:00Z">
        <w:r w:rsidRPr="00B92532">
          <w:t>“If strategic choices have a large behavioral component, then to some extent they reflect the idiosyncrasies of decision makers. As March and Simon (1958) argued, each decision maker brings his or her own set of ‘givens’ to an administrative situation. These givens reflect the decision maker’s cognitive base: 1. knowledge or assumptions about future events, 2. knowledge of alternatives, and 3. knowledge of consequences attached to alternatives. They also reflect his or her values: principles for ordering consequences or alternatives according to preference.” (Hambrick and Mason 1984:195)</w:t>
        </w:r>
      </w:ins>
    </w:p>
    <w:p w14:paraId="1F163B14" w14:textId="77777777" w:rsidR="00CD6FCF" w:rsidRPr="00B92532" w:rsidRDefault="00CD6FCF">
      <w:pPr>
        <w:rPr>
          <w:ins w:id="10130" w:author="Mosi Adesina Ifatunji" w:date="2025-07-10T13:31:00Z" w16du:dateUtc="2025-07-10T18:31:00Z"/>
        </w:rPr>
        <w:pPrChange w:id="10131" w:author="Mosi Adesina Ifatunji" w:date="2025-10-21T19:50:00Z" w16du:dateUtc="2025-10-22T00:50:00Z">
          <w:pPr>
            <w:spacing w:before="100" w:beforeAutospacing="1" w:after="100" w:afterAutospacing="1"/>
          </w:pPr>
        </w:pPrChange>
      </w:pPr>
    </w:p>
    <w:p w14:paraId="00D33CE5" w14:textId="77777777" w:rsidR="005D60F0" w:rsidRDefault="005D60F0" w:rsidP="007B100A">
      <w:pPr>
        <w:rPr>
          <w:ins w:id="10132" w:author="Mosi Adesina Ifatunji" w:date="2025-07-24T13:29:00Z" w16du:dateUtc="2025-07-24T18:29:00Z"/>
        </w:rPr>
      </w:pPr>
      <w:ins w:id="10133" w:author="Mosi Adesina Ifatunji" w:date="2025-07-10T13:31:00Z" w16du:dateUtc="2025-07-10T18:31:00Z">
        <w:r w:rsidRPr="00B92532">
          <w:t>“Examples of such characteristics are age, tenure in the organization, functional background, education, socioeconomic roots, and financial position. In this approach, some important but complex psychological issues are bypassed in favor of an emphasis on broad tendencies that, if empirically confirmed, can be later held up to the psychologist’s finer lens.” (Hambrick and Mason 1984:196)</w:t>
        </w:r>
      </w:ins>
    </w:p>
    <w:p w14:paraId="52285E02" w14:textId="77777777" w:rsidR="00CD6FCF" w:rsidRPr="00B92532" w:rsidRDefault="00CD6FCF">
      <w:pPr>
        <w:rPr>
          <w:ins w:id="10134" w:author="Mosi Adesina Ifatunji" w:date="2025-07-10T13:31:00Z" w16du:dateUtc="2025-07-10T18:31:00Z"/>
        </w:rPr>
        <w:pPrChange w:id="10135" w:author="Mosi Adesina Ifatunji" w:date="2025-10-21T19:50:00Z" w16du:dateUtc="2025-10-22T00:50:00Z">
          <w:pPr>
            <w:spacing w:before="100" w:beforeAutospacing="1" w:after="100" w:afterAutospacing="1"/>
          </w:pPr>
        </w:pPrChange>
      </w:pPr>
    </w:p>
    <w:p w14:paraId="520A8386" w14:textId="77777777" w:rsidR="005D60F0" w:rsidRDefault="005D60F0" w:rsidP="007B100A">
      <w:pPr>
        <w:rPr>
          <w:ins w:id="10136" w:author="Mosi Adesina Ifatunji" w:date="2025-07-24T13:29:00Z" w16du:dateUtc="2025-07-24T18:29:00Z"/>
        </w:rPr>
      </w:pPr>
      <w:ins w:id="10137" w:author="Mosi Adesina Ifatunji" w:date="2025-07-10T13:31:00Z" w16du:dateUtc="2025-07-10T18:31:00Z">
        <w:r w:rsidRPr="00B92532">
          <w:t>“In 1975, executives of major U.S. firms were almost exclusively male and white, and predominantly Protestant and Republican.” (Hambrick and Mason 1984:201)</w:t>
        </w:r>
      </w:ins>
    </w:p>
    <w:p w14:paraId="73BAC921" w14:textId="77777777" w:rsidR="00CD6FCF" w:rsidRPr="00B92532" w:rsidRDefault="00CD6FCF">
      <w:pPr>
        <w:rPr>
          <w:ins w:id="10138" w:author="Mosi Adesina Ifatunji" w:date="2025-07-10T13:31:00Z" w16du:dateUtc="2025-07-10T18:31:00Z"/>
        </w:rPr>
        <w:pPrChange w:id="10139" w:author="Mosi Adesina Ifatunji" w:date="2025-10-21T19:50:00Z" w16du:dateUtc="2025-10-22T00:50:00Z">
          <w:pPr>
            <w:spacing w:before="100" w:beforeAutospacing="1" w:after="100" w:afterAutospacing="1"/>
          </w:pPr>
        </w:pPrChange>
      </w:pPr>
    </w:p>
    <w:p w14:paraId="445D25BD" w14:textId="77777777" w:rsidR="005D60F0" w:rsidRDefault="005D60F0" w:rsidP="007B100A">
      <w:pPr>
        <w:rPr>
          <w:ins w:id="10140" w:author="Mosi Adesina Ifatunji" w:date="2025-07-24T13:29:00Z" w16du:dateUtc="2025-07-24T18:29:00Z"/>
        </w:rPr>
      </w:pPr>
      <w:ins w:id="10141" w:author="Mosi Adesina Ifatunji" w:date="2025-07-10T13:31:00Z" w16du:dateUtc="2025-07-10T18:31:00Z">
        <w:r w:rsidRPr="00B92532">
          <w:t>“Executives often are chosen precisely because they have the ‘right’ background or temperament to carry out actions hoped for by the board of directors or other controlling parties.” (Hambrick and Mason 1984:197)</w:t>
        </w:r>
      </w:ins>
    </w:p>
    <w:p w14:paraId="3A674848" w14:textId="77777777" w:rsidR="00CD6FCF" w:rsidRPr="00B92532" w:rsidRDefault="00CD6FCF">
      <w:pPr>
        <w:rPr>
          <w:ins w:id="10142" w:author="Mosi Adesina Ifatunji" w:date="2025-07-10T13:31:00Z" w16du:dateUtc="2025-07-10T18:31:00Z"/>
        </w:rPr>
        <w:pPrChange w:id="10143" w:author="Mosi Adesina Ifatunji" w:date="2025-10-21T19:50:00Z" w16du:dateUtc="2025-10-22T00:50:00Z">
          <w:pPr>
            <w:spacing w:before="100" w:beforeAutospacing="1" w:after="100" w:afterAutospacing="1"/>
          </w:pPr>
        </w:pPrChange>
      </w:pPr>
    </w:p>
    <w:p w14:paraId="2004E0B6" w14:textId="77777777" w:rsidR="005D60F0" w:rsidRPr="00B92532" w:rsidRDefault="005D60F0">
      <w:pPr>
        <w:rPr>
          <w:ins w:id="10144" w:author="Mosi Adesina Ifatunji" w:date="2025-07-10T13:31:00Z" w16du:dateUtc="2025-07-10T18:31:00Z"/>
        </w:rPr>
        <w:pPrChange w:id="10145" w:author="Mosi Adesina Ifatunji" w:date="2025-10-21T19:50:00Z" w16du:dateUtc="2025-10-22T00:50:00Z">
          <w:pPr>
            <w:spacing w:before="100" w:beforeAutospacing="1" w:after="100" w:afterAutospacing="1"/>
          </w:pPr>
        </w:pPrChange>
      </w:pPr>
      <w:ins w:id="10146" w:author="Mosi Adesina Ifatunji" w:date="2025-07-10T13:31:00Z" w16du:dateUtc="2025-07-10T18:31:00Z">
        <w:r w:rsidRPr="00B92532">
          <w:t>“For any variable that influences an individual’s strategic choice, it can be said that the range of the group’s scores on that variable also influences strategic choice through its effects on conflict and the generation of alternatives.” (Hambrick and Mason 1984:202)</w:t>
        </w:r>
      </w:ins>
    </w:p>
    <w:p w14:paraId="12F7AFEB" w14:textId="3051805D" w:rsidR="00B213B8" w:rsidRDefault="00436A28" w:rsidP="007B100A">
      <w:pPr>
        <w:rPr>
          <w:ins w:id="10147" w:author="Mosi Adesina Ifatunji" w:date="2025-07-24T13:29:00Z" w16du:dateUtc="2025-07-24T18:29:00Z"/>
        </w:rPr>
      </w:pPr>
      <w:del w:id="10148" w:author="Mosi Adesina Ifatunji" w:date="2025-07-10T13:31:00Z" w16du:dateUtc="2025-07-10T18:31:00Z">
        <w:r w:rsidRPr="00B92532" w:rsidDel="005D60F0">
          <w:fldChar w:fldCharType="begin">
            <w:fldData xml:space="preserve">PEVuZE5vdGU+PENpdGU+PEF1dGhvcj5IYW1icmljazwvQXV0aG9yPjxZZWFyPjE5ODQ8L1llYXI+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</w:fldData>
          </w:fldChar>
        </w:r>
        <w:r w:rsidRPr="00B92532" w:rsidDel="005D60F0">
          <w:delInstrText xml:space="preserve"> ADDIN EN.JS.CITE </w:delInstrText>
        </w:r>
        <w:r w:rsidRPr="00B92532" w:rsidDel="005D60F0">
          <w:fldChar w:fldCharType="separate"/>
        </w:r>
        <w:r w:rsidR="00787351" w:rsidRPr="00B92532" w:rsidDel="005D60F0">
          <w:rPr>
            <w:noProof/>
          </w:rPr>
          <w:delText>(Hambrick et al. 1984: 197)</w:delText>
        </w:r>
        <w:r w:rsidRPr="00B92532" w:rsidDel="005D60F0">
          <w:fldChar w:fldCharType="end"/>
        </w:r>
        <w:r w:rsidR="00BF6F31" w:rsidRPr="00B92532" w:rsidDel="005D60F0">
          <w:fldChar w:fldCharType="begin">
            <w:fldData xml:space="preserve">PEVuZE5vdGU+PENpdGU+PEF1dGhvcj5IYW1icmljazwvQXV0aG9yPjxZZWFyPjE5ODQ8L1llYXI+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</w:fldData>
          </w:fldChar>
        </w:r>
        <w:r w:rsidR="00BF6F31" w:rsidRPr="00B92532" w:rsidDel="005D60F0">
          <w:delInstrText xml:space="preserve"> ADDIN EN.JS.CITE </w:delInstrText>
        </w:r>
        <w:r w:rsidR="00BF6F31" w:rsidRPr="00B92532" w:rsidDel="005D60F0">
          <w:fldChar w:fldCharType="separate"/>
        </w:r>
        <w:r w:rsidR="003603AA" w:rsidRPr="00B92532" w:rsidDel="005D60F0">
          <w:rPr>
            <w:noProof/>
          </w:rPr>
          <w:delText>(Hambrick et al. 1984: 203)</w:delText>
        </w:r>
        <w:r w:rsidR="00BF6F31" w:rsidRPr="00B92532" w:rsidDel="005D60F0">
          <w:fldChar w:fldCharType="end"/>
        </w:r>
      </w:del>
      <w:del w:id="10149" w:author="Mosi Adesina Ifatunji" w:date="2025-07-10T13:32:00Z" w16du:dateUtc="2025-07-10T18:32:00Z">
        <w:r w:rsidR="00014F43" w:rsidRPr="00B92532" w:rsidDel="003C2736">
          <w:fldChar w:fldCharType="begin">
            <w:fldData xml:space="preserve">PEVuZE5vdGU+PENpdGU+PEF1dGhvcj5HZWxmYW5kPC9BdXRob3I+PFllYXI+MjAwNTwvWWVhcj48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</w:fldData>
          </w:fldChar>
        </w:r>
        <w:r w:rsidR="00014F43" w:rsidRPr="00B92532" w:rsidDel="003C2736">
          <w:delInstrText xml:space="preserve"> ADDIN EN.JS.CITE </w:delInstrText>
        </w:r>
        <w:r w:rsidR="00014F43" w:rsidRPr="00B92532" w:rsidDel="003C2736">
          <w:fldChar w:fldCharType="separate"/>
        </w:r>
        <w:r w:rsidR="00C41262" w:rsidRPr="00B92532" w:rsidDel="003C2736">
          <w:rPr>
            <w:noProof/>
          </w:rPr>
          <w:delText>(Gelfand et al. 2005: 15)</w:delText>
        </w:r>
        <w:r w:rsidR="00014F43" w:rsidRPr="00B92532" w:rsidDel="003C2736">
          <w:fldChar w:fldCharType="end"/>
        </w:r>
        <w:r w:rsidR="008441C0" w:rsidRPr="006B17C5" w:rsidDel="003C2736">
          <w:rPr>
            <w:color w:val="070707"/>
            <w:rPrChange w:id="10150" w:author="Mosi Adesina Ifatunji" w:date="2025-07-17T11:52:00Z" w16du:dateUtc="2025-07-17T16:52:00Z">
              <w:rPr>
                <w:rFonts w:ascii="Helvetica Neue" w:hAnsi="Helvetica Neue" w:cs="Helvetica Neue"/>
                <w:color w:val="000000"/>
                <w:sz w:val="26"/>
                <w:szCs w:val="26"/>
              </w:rPr>
            </w:rPrChange>
          </w:rPr>
          <w:fldChar w:fldCharType="begin">
            <w:fldData xml:space="preserve">PEVuZE5vdGU+PENpdGU+PEF1dGhvcj5HZWxmYW5kPC9BdXRob3I+PFllYXI+MjAwNTwvWWVhcj48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</w:fldData>
          </w:fldChar>
        </w:r>
        <w:r w:rsidR="008441C0" w:rsidRPr="006B17C5" w:rsidDel="003C2736">
          <w:rPr>
            <w:color w:val="070707"/>
            <w:rPrChange w:id="10151" w:author="Mosi Adesina Ifatunji" w:date="2025-07-17T11:52:00Z" w16du:dateUtc="2025-07-17T16:52:00Z">
              <w:rPr>
                <w:rFonts w:ascii="Helvetica Neue" w:hAnsi="Helvetica Neue" w:cs="Helvetica Neue"/>
                <w:color w:val="000000"/>
                <w:sz w:val="26"/>
                <w:szCs w:val="26"/>
              </w:rPr>
            </w:rPrChange>
          </w:rPr>
          <w:delInstrText xml:space="preserve"> ADDIN EN.JS.CITE </w:delInstrText>
        </w:r>
        <w:r w:rsidR="008441C0" w:rsidRPr="005D6882" w:rsidDel="003C2736">
          <w:rPr>
            <w:color w:val="070707"/>
          </w:rPr>
        </w:r>
        <w:r w:rsidR="008441C0" w:rsidRPr="006B17C5" w:rsidDel="003C2736">
          <w:rPr>
            <w:color w:val="070707"/>
            <w:rPrChange w:id="10152" w:author="Mosi Adesina Ifatunji" w:date="2025-07-17T11:52:00Z" w16du:dateUtc="2025-07-17T16:52:00Z">
              <w:rPr>
                <w:rFonts w:ascii="Helvetica Neue" w:hAnsi="Helvetica Neue" w:cs="Helvetica Neue"/>
                <w:color w:val="000000"/>
                <w:sz w:val="26"/>
                <w:szCs w:val="26"/>
              </w:rPr>
            </w:rPrChange>
          </w:rPr>
          <w:fldChar w:fldCharType="separate"/>
        </w:r>
        <w:r w:rsidR="008441C0" w:rsidRPr="006B17C5" w:rsidDel="003C2736">
          <w:rPr>
            <w:noProof/>
            <w:color w:val="070707"/>
            <w:rPrChange w:id="10153" w:author="Mosi Adesina Ifatunji" w:date="2025-07-17T11:52:00Z" w16du:dateUtc="2025-07-17T16:52:00Z">
              <w:rPr>
                <w:rFonts w:ascii="Helvetica Neue" w:hAnsi="Helvetica Neue" w:cs="Helvetica Neue"/>
                <w:noProof/>
                <w:color w:val="000000"/>
                <w:sz w:val="26"/>
                <w:szCs w:val="26"/>
              </w:rPr>
            </w:rPrChange>
          </w:rPr>
          <w:delText>(Gelfand et al. 2005: 15)</w:delText>
        </w:r>
        <w:r w:rsidR="008441C0" w:rsidRPr="006B17C5" w:rsidDel="003C2736">
          <w:rPr>
            <w:color w:val="070707"/>
            <w:rPrChange w:id="10154" w:author="Mosi Adesina Ifatunji" w:date="2025-07-17T11:52:00Z" w16du:dateUtc="2025-07-17T16:52:00Z">
              <w:rPr>
                <w:rFonts w:ascii="Helvetica Neue" w:hAnsi="Helvetica Neue" w:cs="Helvetica Neue"/>
                <w:color w:val="000000"/>
                <w:sz w:val="26"/>
                <w:szCs w:val="26"/>
              </w:rPr>
            </w:rPrChange>
          </w:rPr>
          <w:fldChar w:fldCharType="end"/>
        </w:r>
      </w:del>
    </w:p>
    <w:p w14:paraId="1EB5DA4A" w14:textId="77777777" w:rsidR="00CD6FCF" w:rsidRPr="006B17C5" w:rsidRDefault="00CD6FCF">
      <w:pPr>
        <w:rPr>
          <w:ins w:id="10155" w:author="Mosi Adesina Ifatunji" w:date="2025-07-05T20:54:00Z" w16du:dateUtc="2025-07-06T01:54:00Z"/>
          <w:color w:val="070707"/>
          <w:rPrChange w:id="10156" w:author="Mosi Adesina Ifatunji" w:date="2025-07-17T11:52:00Z" w16du:dateUtc="2025-07-17T16:52:00Z">
            <w:rPr>
              <w:ins w:id="10157" w:author="Mosi Adesina Ifatunji" w:date="2025-07-05T20:54:00Z" w16du:dateUtc="2025-07-06T01:54:00Z"/>
              <w:rFonts w:ascii="Helvetica Neue" w:hAnsi="Helvetica Neue" w:cs="Helvetica Neue"/>
              <w:color w:val="000000"/>
              <w:sz w:val="26"/>
              <w:szCs w:val="26"/>
            </w:rPr>
          </w:rPrChange>
        </w:rPr>
        <w:pPrChange w:id="10158" w:author="Mosi Adesina Ifatunji" w:date="2025-10-21T19:50:00Z" w16du:dateUtc="2025-10-22T00:50:00Z">
          <w:pPr>
            <w:pStyle w:val="BodyText"/>
          </w:pPr>
        </w:pPrChange>
      </w:pPr>
    </w:p>
    <w:p w14:paraId="1036F4D6" w14:textId="77777777" w:rsidR="00B213B8" w:rsidRPr="006B17C5" w:rsidRDefault="00B213B8">
      <w:pPr>
        <w:rPr>
          <w:ins w:id="10159" w:author="Mosi Adesina Ifatunji" w:date="2025-07-05T20:54:00Z" w16du:dateUtc="2025-07-06T01:54:00Z"/>
          <w:color w:val="070707"/>
          <w:rPrChange w:id="10160" w:author="Mosi Adesina Ifatunji" w:date="2025-07-17T11:52:00Z" w16du:dateUtc="2025-07-17T16:52:00Z">
            <w:rPr>
              <w:ins w:id="10161" w:author="Mosi Adesina Ifatunji" w:date="2025-07-05T20:54:00Z" w16du:dateUtc="2025-07-06T01:54:00Z"/>
              <w:rFonts w:ascii="Helvetica Neue" w:hAnsi="Helvetica Neue" w:cs="Helvetica Neue"/>
              <w:color w:val="000000"/>
              <w:sz w:val="26"/>
              <w:szCs w:val="26"/>
            </w:rPr>
          </w:rPrChange>
        </w:rPr>
        <w:pPrChange w:id="10162" w:author="Mosi Adesina Ifatunji" w:date="2025-10-21T19:50:00Z" w16du:dateUtc="2025-10-22T00:50:00Z">
          <w:pPr>
            <w:pStyle w:val="BodyText"/>
          </w:pPr>
        </w:pPrChange>
      </w:pPr>
    </w:p>
    <w:p w14:paraId="49F574C7" w14:textId="77777777" w:rsidR="005E26FF" w:rsidRPr="00B92532" w:rsidRDefault="005E26FF">
      <w:pPr>
        <w:rPr>
          <w:ins w:id="10163" w:author="Mosi Adesina Ifatunji" w:date="2025-07-06T14:37:00Z" w16du:dateUtc="2025-07-06T19:37:00Z"/>
        </w:rPr>
        <w:pPrChange w:id="10164" w:author="Mosi Adesina Ifatunji" w:date="2025-10-21T19:50:00Z" w16du:dateUtc="2025-10-22T00:50:00Z">
          <w:pPr>
            <w:spacing w:before="100" w:beforeAutospacing="1" w:after="100" w:afterAutospacing="1"/>
          </w:pPr>
        </w:pPrChange>
      </w:pPr>
      <w:ins w:id="10165" w:author="Mosi Adesina Ifatunji" w:date="2025-07-06T14:37:00Z" w16du:dateUtc="2025-07-06T19:37:00Z">
        <w:r w:rsidRPr="00B92532">
          <w:t>“Ratees tend to receive higher ratings from raters of the same race, although situational factors may moderate this effect” (</w:t>
        </w:r>
        <w:proofErr w:type="spellStart"/>
        <w:r w:rsidRPr="00B92532">
          <w:t>Kraiger</w:t>
        </w:r>
        <w:proofErr w:type="spellEnd"/>
        <w:r w:rsidRPr="00B92532">
          <w:t xml:space="preserve"> and Ford 1985:56) </w:t>
        </w:r>
      </w:ins>
    </w:p>
    <w:p w14:paraId="688DD73F" w14:textId="77777777" w:rsidR="005E26FF" w:rsidRPr="00B92532" w:rsidRDefault="005E26FF">
      <w:pPr>
        <w:rPr>
          <w:ins w:id="10166" w:author="Mosi Adesina Ifatunji" w:date="2025-07-06T14:37:00Z" w16du:dateUtc="2025-07-06T19:37:00Z"/>
        </w:rPr>
        <w:pPrChange w:id="10167" w:author="Mosi Adesina Ifatunji" w:date="2025-10-21T19:50:00Z" w16du:dateUtc="2025-10-22T00:50:00Z">
          <w:pPr>
            <w:spacing w:before="100" w:beforeAutospacing="1" w:after="100" w:afterAutospacing="1"/>
          </w:pPr>
        </w:pPrChange>
      </w:pPr>
    </w:p>
    <w:p w14:paraId="24878DBD" w14:textId="77777777" w:rsidR="005E26FF" w:rsidRPr="00B92532" w:rsidRDefault="005E26FF">
      <w:pPr>
        <w:rPr>
          <w:ins w:id="10168" w:author="Mosi Adesina Ifatunji" w:date="2025-07-06T14:37:00Z" w16du:dateUtc="2025-07-06T19:37:00Z"/>
        </w:rPr>
        <w:pPrChange w:id="10169" w:author="Mosi Adesina Ifatunji" w:date="2025-10-21T19:50:00Z" w16du:dateUtc="2025-10-22T00:50:00Z">
          <w:pPr>
            <w:spacing w:before="100" w:beforeAutospacing="1" w:after="100" w:afterAutospacing="1"/>
          </w:pPr>
        </w:pPrChange>
      </w:pPr>
      <w:ins w:id="10170" w:author="Mosi Adesina Ifatunji" w:date="2025-07-06T14:37:00Z" w16du:dateUtc="2025-07-06T19:37:00Z">
        <w:r w:rsidRPr="00B92532">
          <w:t>“The best estimate of the population effect size… for white raters… was .183… indicating that white raters assigned significantly higher ratings to white ratees than to Black ratees” (</w:t>
        </w:r>
        <w:proofErr w:type="spellStart"/>
        <w:r w:rsidRPr="00B92532">
          <w:t>Kraiger</w:t>
        </w:r>
        <w:proofErr w:type="spellEnd"/>
        <w:r w:rsidRPr="00B92532">
          <w:t xml:space="preserve"> and Ford 1985:59) </w:t>
        </w:r>
      </w:ins>
    </w:p>
    <w:p w14:paraId="7F555D2E" w14:textId="77777777" w:rsidR="005E26FF" w:rsidRPr="00B92532" w:rsidRDefault="005E26FF">
      <w:pPr>
        <w:rPr>
          <w:ins w:id="10171" w:author="Mosi Adesina Ifatunji" w:date="2025-07-06T14:37:00Z" w16du:dateUtc="2025-07-06T19:37:00Z"/>
        </w:rPr>
        <w:pPrChange w:id="10172" w:author="Mosi Adesina Ifatunji" w:date="2025-10-21T19:50:00Z" w16du:dateUtc="2025-10-22T00:50:00Z">
          <w:pPr>
            <w:spacing w:before="100" w:beforeAutospacing="1" w:after="100" w:afterAutospacing="1"/>
          </w:pPr>
        </w:pPrChange>
      </w:pPr>
    </w:p>
    <w:p w14:paraId="08E49F88" w14:textId="77777777" w:rsidR="005E26FF" w:rsidRPr="00B92532" w:rsidRDefault="005E26FF">
      <w:pPr>
        <w:rPr>
          <w:ins w:id="10173" w:author="Mosi Adesina Ifatunji" w:date="2025-07-06T14:37:00Z" w16du:dateUtc="2025-07-06T19:37:00Z"/>
        </w:rPr>
        <w:pPrChange w:id="10174" w:author="Mosi Adesina Ifatunji" w:date="2025-10-21T19:50:00Z" w16du:dateUtc="2025-10-22T00:50:00Z">
          <w:pPr>
            <w:spacing w:before="100" w:beforeAutospacing="1" w:after="100" w:afterAutospacing="1"/>
          </w:pPr>
        </w:pPrChange>
      </w:pPr>
      <w:ins w:id="10175" w:author="Mosi Adesina Ifatunji" w:date="2025-07-06T14:37:00Z" w16du:dateUtc="2025-07-06T19:37:00Z">
        <w:r w:rsidRPr="00B92532">
          <w:t>“Transforming the corrected r to d suggests an alternate but compatible interpretation: The average white ratee received a more favorable evaluation from white raters than 64% of the Black ratees” (</w:t>
        </w:r>
        <w:proofErr w:type="spellStart"/>
        <w:r w:rsidRPr="00B92532">
          <w:t>Kraiger</w:t>
        </w:r>
        <w:proofErr w:type="spellEnd"/>
        <w:r w:rsidRPr="00B92532">
          <w:t xml:space="preserve"> and Ford 1985:59) </w:t>
        </w:r>
      </w:ins>
    </w:p>
    <w:p w14:paraId="45C8D496" w14:textId="77777777" w:rsidR="005E26FF" w:rsidRPr="00B92532" w:rsidRDefault="005E26FF">
      <w:pPr>
        <w:rPr>
          <w:ins w:id="10176" w:author="Mosi Adesina Ifatunji" w:date="2025-07-06T14:37:00Z" w16du:dateUtc="2025-07-06T19:37:00Z"/>
        </w:rPr>
        <w:pPrChange w:id="10177" w:author="Mosi Adesina Ifatunji" w:date="2025-10-21T19:50:00Z" w16du:dateUtc="2025-10-22T00:50:00Z">
          <w:pPr>
            <w:spacing w:before="100" w:beforeAutospacing="1" w:after="100" w:afterAutospacing="1"/>
          </w:pPr>
        </w:pPrChange>
      </w:pPr>
    </w:p>
    <w:p w14:paraId="44905077" w14:textId="77777777" w:rsidR="005E26FF" w:rsidRPr="00B92532" w:rsidRDefault="005E26FF">
      <w:pPr>
        <w:rPr>
          <w:ins w:id="10178" w:author="Mosi Adesina Ifatunji" w:date="2025-07-06T14:37:00Z" w16du:dateUtc="2025-07-06T19:37:00Z"/>
        </w:rPr>
        <w:pPrChange w:id="10179" w:author="Mosi Adesina Ifatunji" w:date="2025-10-21T19:50:00Z" w16du:dateUtc="2025-10-22T00:50:00Z">
          <w:pPr>
            <w:spacing w:before="100" w:beforeAutospacing="1" w:after="100" w:afterAutospacing="1"/>
          </w:pPr>
        </w:pPrChange>
      </w:pPr>
      <w:ins w:id="10180" w:author="Mosi Adesina Ifatunji" w:date="2025-07-06T14:37:00Z" w16du:dateUtc="2025-07-06T19:37:00Z">
        <w:r w:rsidRPr="00B92532">
          <w:lastRenderedPageBreak/>
          <w:t>“The meta-analysis also shows that saliency of Blacks in the workgroup may be a moderator. Race effects decline as the percentage of Blacks increase” (</w:t>
        </w:r>
        <w:proofErr w:type="spellStart"/>
        <w:r w:rsidRPr="00B92532">
          <w:t>Kraiger</w:t>
        </w:r>
        <w:proofErr w:type="spellEnd"/>
        <w:r w:rsidRPr="00B92532">
          <w:t xml:space="preserve"> and Ford 1985:61) </w:t>
        </w:r>
      </w:ins>
    </w:p>
    <w:p w14:paraId="6F6BB421" w14:textId="77777777" w:rsidR="005E26FF" w:rsidRPr="00B92532" w:rsidRDefault="005E26FF">
      <w:pPr>
        <w:rPr>
          <w:ins w:id="10181" w:author="Mosi Adesina Ifatunji" w:date="2025-07-06T14:37:00Z" w16du:dateUtc="2025-07-06T19:37:00Z"/>
        </w:rPr>
        <w:pPrChange w:id="10182" w:author="Mosi Adesina Ifatunji" w:date="2025-10-21T19:50:00Z" w16du:dateUtc="2025-10-22T00:50:00Z">
          <w:pPr>
            <w:spacing w:before="100" w:beforeAutospacing="1" w:after="100" w:afterAutospacing="1"/>
          </w:pPr>
        </w:pPrChange>
      </w:pPr>
    </w:p>
    <w:p w14:paraId="11EA3A18" w14:textId="77777777" w:rsidR="005E26FF" w:rsidRPr="00B92532" w:rsidRDefault="005E26FF">
      <w:pPr>
        <w:rPr>
          <w:ins w:id="10183" w:author="Mosi Adesina Ifatunji" w:date="2025-07-06T14:37:00Z" w16du:dateUtc="2025-07-06T19:37:00Z"/>
        </w:rPr>
        <w:pPrChange w:id="10184" w:author="Mosi Adesina Ifatunji" w:date="2025-10-21T19:50:00Z" w16du:dateUtc="2025-10-22T00:50:00Z">
          <w:pPr>
            <w:spacing w:before="100" w:beforeAutospacing="1" w:after="100" w:afterAutospacing="1"/>
          </w:pPr>
        </w:pPrChange>
      </w:pPr>
      <w:ins w:id="10185" w:author="Mosi Adesina Ifatunji" w:date="2025-07-06T14:37:00Z" w16du:dateUtc="2025-07-06T19:37:00Z">
        <w:r w:rsidRPr="00B92532">
          <w:t>“Ratings of Black ratees are more related to objective performance measures than white ratees” (</w:t>
        </w:r>
        <w:proofErr w:type="spellStart"/>
        <w:r w:rsidRPr="00B92532">
          <w:t>Kraiger</w:t>
        </w:r>
        <w:proofErr w:type="spellEnd"/>
        <w:r w:rsidRPr="00B92532">
          <w:t xml:space="preserve"> and Ford 1985:62) </w:t>
        </w:r>
      </w:ins>
    </w:p>
    <w:p w14:paraId="61C377F8" w14:textId="77777777" w:rsidR="005E26FF" w:rsidRPr="00B92532" w:rsidRDefault="005E26FF">
      <w:pPr>
        <w:rPr>
          <w:ins w:id="10186" w:author="Mosi Adesina Ifatunji" w:date="2025-07-06T14:37:00Z" w16du:dateUtc="2025-07-06T19:37:00Z"/>
        </w:rPr>
        <w:pPrChange w:id="10187" w:author="Mosi Adesina Ifatunji" w:date="2025-10-21T19:50:00Z" w16du:dateUtc="2025-10-22T00:50:00Z">
          <w:pPr>
            <w:spacing w:before="100" w:beforeAutospacing="1" w:after="100" w:afterAutospacing="1"/>
          </w:pPr>
        </w:pPrChange>
      </w:pPr>
    </w:p>
    <w:p w14:paraId="09F96EC6" w14:textId="1BE0772E" w:rsidR="006F4290" w:rsidRDefault="005E26FF" w:rsidP="007B100A">
      <w:pPr>
        <w:rPr>
          <w:ins w:id="10188" w:author="Mosi Adesina Ifatunji" w:date="2025-07-24T13:29:00Z" w16du:dateUtc="2025-07-24T18:29:00Z"/>
        </w:rPr>
      </w:pPr>
      <w:ins w:id="10189" w:author="Mosi Adesina Ifatunji" w:date="2025-07-06T14:37:00Z" w16du:dateUtc="2025-07-06T19:37:00Z">
        <w:r w:rsidRPr="00B92532">
          <w:t>“Differences in performance might occur over time because the nondominant culture (e.g., Black culture) may not share the common values, perceptions, and institutions of the dominant mainstream culture that defines effectiveness” (</w:t>
        </w:r>
        <w:proofErr w:type="spellStart"/>
        <w:r w:rsidRPr="00B92532">
          <w:t>Kraiger</w:t>
        </w:r>
        <w:proofErr w:type="spellEnd"/>
        <w:r w:rsidRPr="00B92532">
          <w:t xml:space="preserve"> and Ford 1985:62)</w:t>
        </w:r>
      </w:ins>
    </w:p>
    <w:p w14:paraId="417280BA" w14:textId="77777777" w:rsidR="00C56E0C" w:rsidRPr="00B92532" w:rsidRDefault="00C56E0C">
      <w:pPr>
        <w:rPr>
          <w:ins w:id="10190" w:author="Mosi Adesina Ifatunji" w:date="2025-07-10T13:36:00Z" w16du:dateUtc="2025-07-10T18:36:00Z"/>
        </w:rPr>
        <w:pPrChange w:id="10191" w:author="Mosi Adesina Ifatunji" w:date="2025-10-21T19:50:00Z" w16du:dateUtc="2025-10-22T00:50:00Z">
          <w:pPr>
            <w:pStyle w:val="BodyText"/>
          </w:pPr>
        </w:pPrChange>
      </w:pPr>
    </w:p>
    <w:p w14:paraId="64AE902F" w14:textId="77777777" w:rsidR="006F4290" w:rsidRDefault="006F4290" w:rsidP="007B100A">
      <w:pPr>
        <w:rPr>
          <w:ins w:id="10192" w:author="Mosi Adesina Ifatunji" w:date="2025-07-24T13:29:00Z" w16du:dateUtc="2025-07-24T18:29:00Z"/>
        </w:rPr>
      </w:pPr>
      <w:ins w:id="10193" w:author="Mosi Adesina Ifatunji" w:date="2025-07-10T13:36:00Z" w16du:dateUtc="2025-07-10T18:36:00Z">
        <w:r w:rsidRPr="00B92532">
          <w:t>“Ratees tend to receive higher ratings from raters of the same race, although situational factors may moderate this effect.” (</w:t>
        </w:r>
        <w:proofErr w:type="spellStart"/>
        <w:r w:rsidRPr="00B92532">
          <w:t>Kraiger</w:t>
        </w:r>
        <w:proofErr w:type="spellEnd"/>
        <w:r w:rsidRPr="00B92532">
          <w:t xml:space="preserve"> and Ford 1985:56)</w:t>
        </w:r>
      </w:ins>
    </w:p>
    <w:p w14:paraId="2B98B55F" w14:textId="77777777" w:rsidR="00C56E0C" w:rsidRPr="00B92532" w:rsidRDefault="00C56E0C">
      <w:pPr>
        <w:rPr>
          <w:ins w:id="10194" w:author="Mosi Adesina Ifatunji" w:date="2025-07-10T13:36:00Z" w16du:dateUtc="2025-07-10T18:36:00Z"/>
        </w:rPr>
        <w:pPrChange w:id="10195" w:author="Mosi Adesina Ifatunji" w:date="2025-10-21T19:50:00Z" w16du:dateUtc="2025-10-22T00:50:00Z">
          <w:pPr>
            <w:spacing w:before="100" w:beforeAutospacing="1" w:after="100" w:afterAutospacing="1"/>
          </w:pPr>
        </w:pPrChange>
      </w:pPr>
    </w:p>
    <w:p w14:paraId="4369FDA1" w14:textId="77777777" w:rsidR="006F4290" w:rsidRDefault="006F4290" w:rsidP="007B100A">
      <w:pPr>
        <w:rPr>
          <w:ins w:id="10196" w:author="Mosi Adesina Ifatunji" w:date="2025-07-24T13:29:00Z" w16du:dateUtc="2025-07-24T18:29:00Z"/>
        </w:rPr>
      </w:pPr>
      <w:ins w:id="10197" w:author="Mosi Adesina Ifatunji" w:date="2025-07-10T13:36:00Z" w16du:dateUtc="2025-07-10T18:36:00Z">
        <w:r w:rsidRPr="00B92532">
          <w:t>“The best estimate of the population effect size... for white raters... was .183... indicating that white raters assigned significantly higher ratings to white ratees than to Black ratees. Transforming the corrected r to d suggests an alternate but compatible interpretation: The average white ratee received a more favorable evaluation from white raters than 64% of the Black ratees.” (</w:t>
        </w:r>
        <w:proofErr w:type="spellStart"/>
        <w:r w:rsidRPr="00B92532">
          <w:t>Kraiger</w:t>
        </w:r>
        <w:proofErr w:type="spellEnd"/>
        <w:r w:rsidRPr="00B92532">
          <w:t xml:space="preserve"> and Ford 1985:59)</w:t>
        </w:r>
      </w:ins>
    </w:p>
    <w:p w14:paraId="39227A27" w14:textId="77777777" w:rsidR="00C56E0C" w:rsidRPr="00B92532" w:rsidRDefault="00C56E0C">
      <w:pPr>
        <w:rPr>
          <w:ins w:id="10198" w:author="Mosi Adesina Ifatunji" w:date="2025-07-10T13:36:00Z" w16du:dateUtc="2025-07-10T18:36:00Z"/>
        </w:rPr>
        <w:pPrChange w:id="10199" w:author="Mosi Adesina Ifatunji" w:date="2025-10-21T19:50:00Z" w16du:dateUtc="2025-10-22T00:50:00Z">
          <w:pPr>
            <w:spacing w:before="100" w:beforeAutospacing="1" w:after="100" w:afterAutospacing="1"/>
          </w:pPr>
        </w:pPrChange>
      </w:pPr>
    </w:p>
    <w:p w14:paraId="6297025D" w14:textId="77777777" w:rsidR="006F4290" w:rsidRDefault="006F4290" w:rsidP="007B100A">
      <w:pPr>
        <w:rPr>
          <w:ins w:id="10200" w:author="Mosi Adesina Ifatunji" w:date="2025-07-24T13:29:00Z" w16du:dateUtc="2025-07-24T18:29:00Z"/>
        </w:rPr>
      </w:pPr>
      <w:ins w:id="10201" w:author="Mosi Adesina Ifatunji" w:date="2025-07-10T13:36:00Z" w16du:dateUtc="2025-07-10T18:36:00Z">
        <w:r w:rsidRPr="00B92532">
          <w:t>“The meta-analysis also shows that saliency of Blacks in the workgroup may be a moderator. Race effects decline as the percentage of Blacks increase.” (</w:t>
        </w:r>
        <w:proofErr w:type="spellStart"/>
        <w:r w:rsidRPr="00B92532">
          <w:t>Kraiger</w:t>
        </w:r>
        <w:proofErr w:type="spellEnd"/>
        <w:r w:rsidRPr="00B92532">
          <w:t xml:space="preserve"> and Ford 1985:61)</w:t>
        </w:r>
      </w:ins>
    </w:p>
    <w:p w14:paraId="234015CB" w14:textId="77777777" w:rsidR="00C56E0C" w:rsidRPr="00B92532" w:rsidRDefault="00C56E0C">
      <w:pPr>
        <w:rPr>
          <w:ins w:id="10202" w:author="Mosi Adesina Ifatunji" w:date="2025-07-10T13:36:00Z" w16du:dateUtc="2025-07-10T18:36:00Z"/>
        </w:rPr>
        <w:pPrChange w:id="10203" w:author="Mosi Adesina Ifatunji" w:date="2025-10-21T19:50:00Z" w16du:dateUtc="2025-10-22T00:50:00Z">
          <w:pPr>
            <w:spacing w:before="100" w:beforeAutospacing="1" w:after="100" w:afterAutospacing="1"/>
          </w:pPr>
        </w:pPrChange>
      </w:pPr>
    </w:p>
    <w:p w14:paraId="51F11516" w14:textId="77777777" w:rsidR="006F4290" w:rsidRDefault="006F4290" w:rsidP="007B100A">
      <w:pPr>
        <w:rPr>
          <w:ins w:id="10204" w:author="Mosi Adesina Ifatunji" w:date="2025-07-24T13:30:00Z" w16du:dateUtc="2025-07-24T18:30:00Z"/>
        </w:rPr>
      </w:pPr>
      <w:ins w:id="10205" w:author="Mosi Adesina Ifatunji" w:date="2025-07-10T13:36:00Z" w16du:dateUtc="2025-07-10T18:36:00Z">
        <w:r w:rsidRPr="00B92532">
          <w:t>“In terms of differential weighting of factors, Bass and Turner (1973), Campbell et al. (1973) and others have provided evidence that ratings of Black ratees are more related to objective performance measures than white ratees.” (</w:t>
        </w:r>
        <w:proofErr w:type="spellStart"/>
        <w:r w:rsidRPr="00B92532">
          <w:t>Kraiger</w:t>
        </w:r>
        <w:proofErr w:type="spellEnd"/>
        <w:r w:rsidRPr="00B92532">
          <w:t xml:space="preserve"> and Ford 1985:62)</w:t>
        </w:r>
      </w:ins>
    </w:p>
    <w:p w14:paraId="0AA51270" w14:textId="77777777" w:rsidR="00C56E0C" w:rsidRPr="00B92532" w:rsidRDefault="00C56E0C">
      <w:pPr>
        <w:rPr>
          <w:ins w:id="10206" w:author="Mosi Adesina Ifatunji" w:date="2025-07-10T13:36:00Z" w16du:dateUtc="2025-07-10T18:36:00Z"/>
        </w:rPr>
        <w:pPrChange w:id="10207" w:author="Mosi Adesina Ifatunji" w:date="2025-10-21T19:50:00Z" w16du:dateUtc="2025-10-22T00:50:00Z">
          <w:pPr>
            <w:spacing w:before="100" w:beforeAutospacing="1" w:after="100" w:afterAutospacing="1"/>
          </w:pPr>
        </w:pPrChange>
      </w:pPr>
    </w:p>
    <w:p w14:paraId="56C80338" w14:textId="77777777" w:rsidR="006F4290" w:rsidRPr="00B92532" w:rsidRDefault="006F4290">
      <w:pPr>
        <w:rPr>
          <w:ins w:id="10208" w:author="Mosi Adesina Ifatunji" w:date="2025-07-10T13:36:00Z" w16du:dateUtc="2025-07-10T18:36:00Z"/>
        </w:rPr>
        <w:pPrChange w:id="10209" w:author="Mosi Adesina Ifatunji" w:date="2025-10-21T19:50:00Z" w16du:dateUtc="2025-10-22T00:50:00Z">
          <w:pPr>
            <w:spacing w:before="100" w:beforeAutospacing="1" w:after="100" w:afterAutospacing="1"/>
          </w:pPr>
        </w:pPrChange>
      </w:pPr>
      <w:ins w:id="10210" w:author="Mosi Adesina Ifatunji" w:date="2025-07-10T13:36:00Z" w16du:dateUtc="2025-07-10T18:36:00Z">
        <w:r w:rsidRPr="00B92532">
          <w:t>“Differences in performance might occur over time because the nondominant culture (e.g., Black culture) may not share the common values, perceptions, and institutions of the dominant mainstream culture that defines effectiveness. From an organizational perspective, Ilgen and Youtz (1984) have suggested that lost opportunity factors such as the lack of mentors for Blacks, ingroup/outgroup effects..., and self-limiting behaviors perpetuate performance differences between Black and white group members.” (</w:t>
        </w:r>
        <w:proofErr w:type="spellStart"/>
        <w:r w:rsidRPr="00B92532">
          <w:t>Kraiger</w:t>
        </w:r>
        <w:proofErr w:type="spellEnd"/>
        <w:r w:rsidRPr="00B92532">
          <w:t xml:space="preserve"> and Ford 1985:62)</w:t>
        </w:r>
      </w:ins>
    </w:p>
    <w:p w14:paraId="5F32A4F9" w14:textId="77777777" w:rsidR="006F4290" w:rsidRPr="006B17C5" w:rsidRDefault="006F4290" w:rsidP="007B100A">
      <w:pPr>
        <w:rPr>
          <w:ins w:id="10211" w:author="Mosi Adesina Ifatunji" w:date="2025-07-05T20:53:00Z" w16du:dateUtc="2025-07-06T01:53:00Z"/>
          <w:color w:val="070707"/>
          <w:rPrChange w:id="10212" w:author="Mosi Adesina Ifatunji" w:date="2025-07-17T11:52:00Z" w16du:dateUtc="2025-07-17T16:52:00Z">
            <w:rPr>
              <w:ins w:id="10213" w:author="Mosi Adesina Ifatunji" w:date="2025-07-05T20:53:00Z" w16du:dateUtc="2025-07-06T01:53:00Z"/>
              <w:color w:val="000000"/>
            </w:rPr>
          </w:rPrChange>
        </w:rPr>
      </w:pPr>
    </w:p>
    <w:p w14:paraId="5F1E4A60" w14:textId="77777777" w:rsidR="008441C0" w:rsidRDefault="008441C0" w:rsidP="007B100A">
      <w:pPr>
        <w:rPr>
          <w:ins w:id="10214" w:author="Mosi Adesina Ifatunji" w:date="2025-07-24T13:30:00Z" w16du:dateUtc="2025-07-24T18:30:00Z"/>
          <w:color w:val="070707"/>
        </w:rPr>
      </w:pPr>
    </w:p>
    <w:p w14:paraId="2DA19CCF" w14:textId="77777777" w:rsidR="00C56E0C" w:rsidRPr="006B17C5" w:rsidRDefault="00C56E0C">
      <w:pPr>
        <w:rPr>
          <w:ins w:id="10215" w:author="Mosi Adesina Ifatunji" w:date="2025-07-05T20:49:00Z" w16du:dateUtc="2025-07-06T01:49:00Z"/>
          <w:color w:val="070707"/>
          <w:rPrChange w:id="10216" w:author="Mosi Adesina Ifatunji" w:date="2025-07-17T11:52:00Z" w16du:dateUtc="2025-07-17T16:52:00Z">
            <w:rPr>
              <w:ins w:id="10217" w:author="Mosi Adesina Ifatunji" w:date="2025-07-05T20:49:00Z" w16du:dateUtc="2025-07-06T01:49:00Z"/>
              <w:rFonts w:ascii="Helvetica Neue" w:hAnsi="Helvetica Neue" w:cs="Helvetica Neue"/>
              <w:color w:val="000000"/>
              <w:sz w:val="26"/>
              <w:szCs w:val="26"/>
            </w:rPr>
          </w:rPrChange>
        </w:rPr>
        <w:pPrChange w:id="10218"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6FFEF38" w14:textId="77777777" w:rsidR="00596725" w:rsidRDefault="00596725" w:rsidP="007B100A">
      <w:pPr>
        <w:rPr>
          <w:ins w:id="10219" w:author="Mosi Adesina Ifatunji" w:date="2025-07-24T13:31:00Z" w16du:dateUtc="2025-07-24T18:31:00Z"/>
        </w:rPr>
      </w:pPr>
      <w:ins w:id="10220" w:author="Mosi Adesina Ifatunji" w:date="2025-07-10T13:29:00Z" w16du:dateUtc="2025-07-10T18:29:00Z">
        <w:r w:rsidRPr="00B92532">
          <w:t>“The greater the dissimilarity in demographic background between a superior and a subordinate, the more negative will be such job outcomes as performance, affect expressed by the superior toward the subordinate, and role ambiguity and conflict as experienced by the subordinate.” (Tsui and O’Reilly 1989:405)</w:t>
        </w:r>
      </w:ins>
    </w:p>
    <w:p w14:paraId="43CDF8CA" w14:textId="77777777" w:rsidR="003E0381" w:rsidRPr="00B92532" w:rsidRDefault="003E0381">
      <w:pPr>
        <w:rPr>
          <w:ins w:id="10221" w:author="Mosi Adesina Ifatunji" w:date="2025-07-10T13:29:00Z" w16du:dateUtc="2025-07-10T18:29:00Z"/>
        </w:rPr>
        <w:pPrChange w:id="10222" w:author="Mosi Adesina Ifatunji" w:date="2025-10-21T19:50:00Z" w16du:dateUtc="2025-10-22T00:50:00Z">
          <w:pPr>
            <w:spacing w:before="100" w:beforeAutospacing="1" w:after="100" w:afterAutospacing="1"/>
          </w:pPr>
        </w:pPrChange>
      </w:pPr>
    </w:p>
    <w:p w14:paraId="089F3534" w14:textId="77777777" w:rsidR="00596725" w:rsidRPr="00B92532" w:rsidRDefault="00596725">
      <w:pPr>
        <w:rPr>
          <w:ins w:id="10223" w:author="Mosi Adesina Ifatunji" w:date="2025-07-10T13:29:00Z" w16du:dateUtc="2025-07-10T18:29:00Z"/>
        </w:rPr>
        <w:pPrChange w:id="10224" w:author="Mosi Adesina Ifatunji" w:date="2025-10-21T19:50:00Z" w16du:dateUtc="2025-10-22T00:50:00Z">
          <w:pPr>
            <w:spacing w:before="100" w:beforeAutospacing="1" w:after="100" w:afterAutospacing="1"/>
          </w:pPr>
        </w:pPrChange>
      </w:pPr>
      <w:ins w:id="10225" w:author="Mosi Adesina Ifatunji" w:date="2025-07-10T13:29:00Z" w16du:dateUtc="2025-07-10T18:29:00Z">
        <w:r w:rsidRPr="00B92532">
          <w:t>“Black subordinates were rated lower in effectiveness, were liked less well, and reported a higher level of role ambiguity than did white subordinates.” (Tsui and O’Reilly 1989:417)</w:t>
        </w:r>
      </w:ins>
    </w:p>
    <w:p w14:paraId="56DB0563" w14:textId="77777777" w:rsidR="00596725" w:rsidRDefault="00596725" w:rsidP="007B100A">
      <w:pPr>
        <w:rPr>
          <w:ins w:id="10226" w:author="Mosi Adesina Ifatunji" w:date="2025-07-24T13:31:00Z" w16du:dateUtc="2025-07-24T18:31:00Z"/>
        </w:rPr>
      </w:pPr>
      <w:ins w:id="10227" w:author="Mosi Adesina Ifatunji" w:date="2025-07-10T13:29:00Z" w16du:dateUtc="2025-07-10T18:29:00Z">
        <w:r w:rsidRPr="00B92532">
          <w:lastRenderedPageBreak/>
          <w:t>“Results show particularly strong effects in mixed-gender dyads and dyads of people with different job tenures... Results on tenure differences in the dyads also provided insight... Subordinates with shorter job tenure than their superiors received the most favorable affect ratings of all subordinates.” (Tsui and O’Reilly 1989:417–18)</w:t>
        </w:r>
      </w:ins>
    </w:p>
    <w:p w14:paraId="38661D37" w14:textId="77777777" w:rsidR="003E0381" w:rsidRPr="00B92532" w:rsidRDefault="003E0381">
      <w:pPr>
        <w:rPr>
          <w:ins w:id="10228" w:author="Mosi Adesina Ifatunji" w:date="2025-07-10T13:29:00Z" w16du:dateUtc="2025-07-10T18:29:00Z"/>
        </w:rPr>
        <w:pPrChange w:id="10229" w:author="Mosi Adesina Ifatunji" w:date="2025-10-21T19:50:00Z" w16du:dateUtc="2025-10-22T00:50:00Z">
          <w:pPr>
            <w:spacing w:before="100" w:beforeAutospacing="1" w:after="100" w:afterAutospacing="1"/>
          </w:pPr>
        </w:pPrChange>
      </w:pPr>
    </w:p>
    <w:p w14:paraId="329990F4" w14:textId="77777777" w:rsidR="00596725" w:rsidRDefault="00596725" w:rsidP="007B100A">
      <w:pPr>
        <w:rPr>
          <w:ins w:id="10230" w:author="Mosi Adesina Ifatunji" w:date="2025-07-24T13:31:00Z" w16du:dateUtc="2025-07-24T18:31:00Z"/>
        </w:rPr>
      </w:pPr>
      <w:ins w:id="10231" w:author="Mosi Adesina Ifatunji" w:date="2025-07-10T13:29:00Z" w16du:dateUtc="2025-07-10T18:29:00Z">
        <w:r w:rsidRPr="00B92532">
          <w:t>“The findings on race... suggest a possible reason for lower ratings in mixed-race dyads. Subordinates in mixed-race dyads, especially white subordinates with black superiors, reported role ambiguity and conflict... Communication and status incongruence problems in mixed-race dyads may explain these findings.” (Tsui and O’Reilly 1989:418)</w:t>
        </w:r>
      </w:ins>
    </w:p>
    <w:p w14:paraId="35C47243" w14:textId="77777777" w:rsidR="003E0381" w:rsidRPr="00B92532" w:rsidRDefault="003E0381">
      <w:pPr>
        <w:rPr>
          <w:ins w:id="10232" w:author="Mosi Adesina Ifatunji" w:date="2025-07-10T13:29:00Z" w16du:dateUtc="2025-07-10T18:29:00Z"/>
        </w:rPr>
        <w:pPrChange w:id="10233" w:author="Mosi Adesina Ifatunji" w:date="2025-10-21T19:50:00Z" w16du:dateUtc="2025-10-22T00:50:00Z">
          <w:pPr>
            <w:spacing w:before="100" w:beforeAutospacing="1" w:after="100" w:afterAutospacing="1"/>
          </w:pPr>
        </w:pPrChange>
      </w:pPr>
    </w:p>
    <w:p w14:paraId="5A692119" w14:textId="77777777" w:rsidR="00596725" w:rsidRPr="00B92532" w:rsidRDefault="00596725">
      <w:pPr>
        <w:rPr>
          <w:ins w:id="10234" w:author="Mosi Adesina Ifatunji" w:date="2025-07-10T13:29:00Z" w16du:dateUtc="2025-07-10T18:29:00Z"/>
        </w:rPr>
        <w:pPrChange w:id="10235" w:author="Mosi Adesina Ifatunji" w:date="2025-10-21T19:50:00Z" w16du:dateUtc="2025-10-22T00:50:00Z">
          <w:pPr>
            <w:spacing w:before="100" w:beforeAutospacing="1" w:after="100" w:afterAutospacing="1"/>
          </w:pPr>
        </w:pPrChange>
      </w:pPr>
      <w:ins w:id="10236" w:author="Mosi Adesina Ifatunji" w:date="2025-07-10T13:29:00Z" w16du:dateUtc="2025-07-10T18:29:00Z">
        <w:r w:rsidRPr="00B92532">
          <w:t>“We postulated that demographic similarity would be associated with attitudinal and value similarity, which may enhance interpersonal attraction and increased frequency of communication. Communication can in turn reduce role ambiguity. The study showed direct links between demographic similarity and interpersonal attraction...” (Tsui and O’Reilly 1989:420)</w:t>
        </w:r>
      </w:ins>
    </w:p>
    <w:p w14:paraId="7424B416" w14:textId="77777777" w:rsidR="00966901" w:rsidRDefault="00966901" w:rsidP="007B100A">
      <w:pPr>
        <w:rPr>
          <w:ins w:id="10237" w:author="Mosi Adesina Ifatunji" w:date="2025-07-24T13:32:00Z" w16du:dateUtc="2025-07-24T18:32:00Z"/>
        </w:rPr>
      </w:pPr>
    </w:p>
    <w:p w14:paraId="65C9DB31" w14:textId="77777777" w:rsidR="003E0381" w:rsidRPr="00B92532" w:rsidRDefault="003E0381" w:rsidP="007B100A">
      <w:pPr>
        <w:rPr>
          <w:ins w:id="10238" w:author="Mosi Adesina Ifatunji" w:date="2025-07-10T13:34:00Z" w16du:dateUtc="2025-07-10T18:34:00Z"/>
        </w:rPr>
      </w:pPr>
    </w:p>
    <w:p w14:paraId="2721B431" w14:textId="77777777" w:rsidR="00834A1B" w:rsidRPr="00B92532" w:rsidRDefault="00834A1B">
      <w:pPr>
        <w:rPr>
          <w:ins w:id="10239" w:author="Mosi Adesina Ifatunji" w:date="2025-07-10T13:37:00Z" w16du:dateUtc="2025-07-10T18:37:00Z"/>
        </w:rPr>
        <w:pPrChange w:id="10240" w:author="Mosi Adesina Ifatunji" w:date="2025-10-21T19:50:00Z" w16du:dateUtc="2025-10-22T00:50:00Z">
          <w:pPr>
            <w:pStyle w:val="BodyText"/>
          </w:pPr>
        </w:pPrChange>
      </w:pPr>
    </w:p>
    <w:p w14:paraId="69E15A37" w14:textId="77777777" w:rsidR="002136D4" w:rsidRDefault="002136D4" w:rsidP="007B100A">
      <w:pPr>
        <w:rPr>
          <w:ins w:id="10241" w:author="Mosi Adesina Ifatunji" w:date="2025-07-24T13:31:00Z" w16du:dateUtc="2025-07-24T18:31:00Z"/>
        </w:rPr>
      </w:pPr>
      <w:ins w:id="10242" w:author="Mosi Adesina Ifatunji" w:date="2025-07-10T13:38:00Z" w16du:dateUtc="2025-07-10T18:38:00Z">
        <w:r w:rsidRPr="00B92532">
          <w:t xml:space="preserve">“Nonminority owners of small businesses are found to exclude minority employees (including blacks, Asians, and Latinos) quite often while black owners—even when their firms are located outside of minority communities—consistently employ minorities. Affirmative action employment policies are of little help in combatting the aversion many nonminority small business owners exhibit to employing minorities. Negative white attitudes towards blacks show up regularly in survey data: 65 percent of whites, for example, characterize blacks as lazier than whites. </w:t>
        </w:r>
        <w:proofErr w:type="spellStart"/>
        <w:r w:rsidRPr="00B92532">
          <w:t>Neckerman</w:t>
        </w:r>
        <w:proofErr w:type="spellEnd"/>
        <w:r w:rsidRPr="00B92532">
          <w:t xml:space="preserve"> and </w:t>
        </w:r>
        <w:proofErr w:type="spellStart"/>
        <w:r w:rsidRPr="00B92532">
          <w:t>Kirshenman</w:t>
        </w:r>
        <w:proofErr w:type="spellEnd"/>
        <w:r w:rsidRPr="00B92532">
          <w:t xml:space="preserve"> have shown that race serves as a signal of presumed work habits and job suitability for many employers, based upon their general negative stereotypes of blacks.” (Bates 1994:1)</w:t>
        </w:r>
      </w:ins>
    </w:p>
    <w:p w14:paraId="28BD0E8F" w14:textId="77777777" w:rsidR="003E0381" w:rsidRPr="00B92532" w:rsidRDefault="003E0381">
      <w:pPr>
        <w:rPr>
          <w:ins w:id="10243" w:author="Mosi Adesina Ifatunji" w:date="2025-07-10T13:38:00Z" w16du:dateUtc="2025-07-10T18:38:00Z"/>
        </w:rPr>
        <w:pPrChange w:id="10244" w:author="Mosi Adesina Ifatunji" w:date="2025-10-21T19:50:00Z" w16du:dateUtc="2025-10-22T00:50:00Z">
          <w:pPr>
            <w:spacing w:before="100" w:beforeAutospacing="1" w:after="100" w:afterAutospacing="1"/>
          </w:pPr>
        </w:pPrChange>
      </w:pPr>
    </w:p>
    <w:p w14:paraId="3BFFFF2F" w14:textId="77777777" w:rsidR="002136D4" w:rsidRDefault="002136D4" w:rsidP="007B100A">
      <w:pPr>
        <w:rPr>
          <w:ins w:id="10245" w:author="Mosi Adesina Ifatunji" w:date="2025-07-24T13:31:00Z" w16du:dateUtc="2025-07-24T18:31:00Z"/>
        </w:rPr>
      </w:pPr>
      <w:ins w:id="10246" w:author="Mosi Adesina Ifatunji" w:date="2025-07-10T13:38:00Z" w16du:dateUtc="2025-07-10T18:38:00Z">
        <w:r w:rsidRPr="00B92532">
          <w:t>“The key finding of this study is that minorities are largely excluded from the payrolls of nonminority-owned small businesses. Even those white-owned small business employers whose firms are physically located in inner-city minority communities employ a work force that is predominantly white. Roughly one third of all such firms in minority neighborhoods employ no minorities whatsoever. Black-owned firms operating in inner-city neighborhoods, in contrast, employ a labor force that consists almost entirely of minority workers. This study finds that 96.2 percent of the black employer firms operating in urban minority communities rely upon a work force composed largely of minorities. While black firms located outside of minority neighborhoods rely largely upon minority workers, most white-owned businesses in these same areas have no minority employees.” (Bates 1994:2)</w:t>
        </w:r>
      </w:ins>
    </w:p>
    <w:p w14:paraId="4F1A28FB" w14:textId="77777777" w:rsidR="003E0381" w:rsidRPr="00B92532" w:rsidRDefault="003E0381">
      <w:pPr>
        <w:rPr>
          <w:ins w:id="10247" w:author="Mosi Adesina Ifatunji" w:date="2025-07-10T13:38:00Z" w16du:dateUtc="2025-07-10T18:38:00Z"/>
        </w:rPr>
        <w:pPrChange w:id="10248" w:author="Mosi Adesina Ifatunji" w:date="2025-10-21T19:50:00Z" w16du:dateUtc="2025-10-22T00:50:00Z">
          <w:pPr>
            <w:spacing w:before="100" w:beforeAutospacing="1" w:after="100" w:afterAutospacing="1"/>
          </w:pPr>
        </w:pPrChange>
      </w:pPr>
    </w:p>
    <w:p w14:paraId="40D77571" w14:textId="77777777" w:rsidR="002136D4" w:rsidRDefault="002136D4" w:rsidP="007B100A">
      <w:pPr>
        <w:rPr>
          <w:ins w:id="10249" w:author="Mosi Adesina Ifatunji" w:date="2025-07-24T13:31:00Z" w16du:dateUtc="2025-07-24T18:31:00Z"/>
        </w:rPr>
      </w:pPr>
      <w:ins w:id="10250" w:author="Mosi Adesina Ifatunji" w:date="2025-07-10T13:38:00Z" w16du:dateUtc="2025-07-10T18:38:00Z">
        <w:r w:rsidRPr="00B92532">
          <w:t xml:space="preserve">“Small businesses that utilize paid employees are overwhelmingly owned by </w:t>
        </w:r>
        <w:proofErr w:type="spellStart"/>
        <w:r w:rsidRPr="00B92532">
          <w:t>nonminorities</w:t>
        </w:r>
        <w:proofErr w:type="spellEnd"/>
        <w:r w:rsidRPr="00B92532">
          <w:t>. Among the very small firms in this sector, employees are most commonly either members of the immediate family, relatives, or friends. Employees are likely to be members of social networks that are family based; blacks are not likely to be included in the applicable networks.” (Bates 1994:4)</w:t>
        </w:r>
      </w:ins>
    </w:p>
    <w:p w14:paraId="50359ACB" w14:textId="77777777" w:rsidR="003E0381" w:rsidRPr="00B92532" w:rsidRDefault="003E0381">
      <w:pPr>
        <w:rPr>
          <w:ins w:id="10251" w:author="Mosi Adesina Ifatunji" w:date="2025-07-10T13:38:00Z" w16du:dateUtc="2025-07-10T18:38:00Z"/>
        </w:rPr>
        <w:pPrChange w:id="10252" w:author="Mosi Adesina Ifatunji" w:date="2025-10-21T19:50:00Z" w16du:dateUtc="2025-10-22T00:50:00Z">
          <w:pPr>
            <w:spacing w:before="100" w:beforeAutospacing="1" w:after="100" w:afterAutospacing="1"/>
          </w:pPr>
        </w:pPrChange>
      </w:pPr>
    </w:p>
    <w:p w14:paraId="22FAE702" w14:textId="77777777" w:rsidR="002136D4" w:rsidRDefault="002136D4" w:rsidP="007B100A">
      <w:pPr>
        <w:rPr>
          <w:ins w:id="10253" w:author="Mosi Adesina Ifatunji" w:date="2025-07-24T13:31:00Z" w16du:dateUtc="2025-07-24T18:31:00Z"/>
        </w:rPr>
      </w:pPr>
      <w:ins w:id="10254" w:author="Mosi Adesina Ifatunji" w:date="2025-07-10T13:38:00Z" w16du:dateUtc="2025-07-10T18:38:00Z">
        <w:r w:rsidRPr="00B92532">
          <w:t>“The relevance of social networks to job access helps to explain why the racial composition of the workforce employed by black-owned businesses differs so profoundly from that employed by nonminority enterprises. These small firms largely draw employees from family-based networks, and blacks are commonly not members of these networks. For essentially the same reasons, black-owned firms employ a labor force consisting almost entirely of minority workers.” (Bates 1994:5)</w:t>
        </w:r>
      </w:ins>
    </w:p>
    <w:p w14:paraId="31ED7A89" w14:textId="77777777" w:rsidR="003E0381" w:rsidRPr="00B92532" w:rsidRDefault="003E0381">
      <w:pPr>
        <w:rPr>
          <w:ins w:id="10255" w:author="Mosi Adesina Ifatunji" w:date="2025-07-10T13:38:00Z" w16du:dateUtc="2025-07-10T18:38:00Z"/>
        </w:rPr>
        <w:pPrChange w:id="10256" w:author="Mosi Adesina Ifatunji" w:date="2025-10-21T19:50:00Z" w16du:dateUtc="2025-10-22T00:50:00Z">
          <w:pPr>
            <w:spacing w:before="100" w:beforeAutospacing="1" w:after="100" w:afterAutospacing="1"/>
          </w:pPr>
        </w:pPrChange>
      </w:pPr>
    </w:p>
    <w:p w14:paraId="6A26F240" w14:textId="77777777" w:rsidR="002136D4" w:rsidRDefault="002136D4" w:rsidP="007B100A">
      <w:pPr>
        <w:rPr>
          <w:ins w:id="10257" w:author="Mosi Adesina Ifatunji" w:date="2025-07-24T13:31:00Z" w16du:dateUtc="2025-07-24T18:31:00Z"/>
        </w:rPr>
      </w:pPr>
      <w:ins w:id="10258" w:author="Mosi Adesina Ifatunji" w:date="2025-07-10T13:38:00Z" w16du:dateUtc="2025-07-10T18:38:00Z">
        <w:r w:rsidRPr="00B92532">
          <w:t>“These figures certainly reveal very clear-cut differences in the employment patterns of black- and nonminority-owned small businesses operating in major urban areas. While over 93 percent of the black business employers rely upon minorities to fill 50 percent or more of their available jobs, nearly 60 percent of the nonminority employers have no minority employees.” (Bates 1994:6)</w:t>
        </w:r>
      </w:ins>
    </w:p>
    <w:p w14:paraId="20A999E3" w14:textId="77777777" w:rsidR="003E0381" w:rsidRPr="00B92532" w:rsidRDefault="003E0381">
      <w:pPr>
        <w:rPr>
          <w:ins w:id="10259" w:author="Mosi Adesina Ifatunji" w:date="2025-07-10T13:38:00Z" w16du:dateUtc="2025-07-10T18:38:00Z"/>
        </w:rPr>
        <w:pPrChange w:id="10260" w:author="Mosi Adesina Ifatunji" w:date="2025-10-21T19:50:00Z" w16du:dateUtc="2025-10-22T00:50:00Z">
          <w:pPr>
            <w:spacing w:before="100" w:beforeAutospacing="1" w:after="100" w:afterAutospacing="1"/>
          </w:pPr>
        </w:pPrChange>
      </w:pPr>
    </w:p>
    <w:p w14:paraId="0D8FA54F" w14:textId="4DBEC9E8" w:rsidR="001A5DD2" w:rsidRDefault="002136D4" w:rsidP="007B100A">
      <w:pPr>
        <w:rPr>
          <w:ins w:id="10261" w:author="Mosi Adesina Ifatunji" w:date="2025-07-24T13:32:00Z" w16du:dateUtc="2025-07-24T18:32:00Z"/>
        </w:rPr>
      </w:pPr>
      <w:ins w:id="10262" w:author="Mosi Adesina Ifatunji" w:date="2025-07-10T13:38:00Z" w16du:dateUtc="2025-07-10T18:38:00Z">
        <w:r w:rsidRPr="00B92532">
          <w:t xml:space="preserve">“The evidence presented herein—whites tend to employ whites while blacks tend not to employ whites—is consistent with the hypothesis that the network-hiring propensities of small business owners tend to limit the employment alternatives of black job seekers. Underrepresentation of </w:t>
        </w:r>
        <w:proofErr w:type="gramStart"/>
        <w:r w:rsidRPr="00B92532">
          <w:t>African-Americans</w:t>
        </w:r>
        <w:proofErr w:type="gramEnd"/>
        <w:r w:rsidRPr="00B92532">
          <w:t xml:space="preserve"> in the ranks of small-business ownership potentially becomes a major obstacle to black job seekers in a world where 1) new job opportunities are increasingly likely to be found in the small-business sector, and 2) white owners of small businesses prefer to draw their employees from networks that contain few blacks.” (Bates 1994:119)</w:t>
        </w:r>
      </w:ins>
    </w:p>
    <w:p w14:paraId="39BF1FE3" w14:textId="77777777" w:rsidR="003E0381" w:rsidRPr="00B92532" w:rsidRDefault="003E0381">
      <w:pPr>
        <w:rPr>
          <w:ins w:id="10263" w:author="Mosi Adesina Ifatunji" w:date="2025-07-10T13:39:00Z" w16du:dateUtc="2025-07-10T18:39:00Z"/>
        </w:rPr>
        <w:pPrChange w:id="10264" w:author="Mosi Adesina Ifatunji" w:date="2025-10-21T19:50:00Z" w16du:dateUtc="2025-10-22T00:50:00Z">
          <w:pPr>
            <w:spacing w:before="100" w:beforeAutospacing="1" w:after="100" w:afterAutospacing="1"/>
          </w:pPr>
        </w:pPrChange>
      </w:pPr>
    </w:p>
    <w:p w14:paraId="7F64F14F" w14:textId="77777777" w:rsidR="00E062A1" w:rsidRDefault="00E062A1" w:rsidP="007B100A">
      <w:pPr>
        <w:rPr>
          <w:ins w:id="10265" w:author="Mosi Adesina Ifatunji" w:date="2025-07-24T13:32:00Z" w16du:dateUtc="2025-07-24T18:32:00Z"/>
        </w:rPr>
      </w:pPr>
      <w:ins w:id="10266" w:author="Mosi Adesina Ifatunji" w:date="2025-07-10T13:39:00Z" w16du:dateUtc="2025-07-10T18:39:00Z">
        <w:r w:rsidRPr="00B92532">
          <w:t>“A central assumption of much of the previous research on race differences is that the process by which Blacks and Whites advance in the workplace is race blind so that if Blacks and Whites had the same amount of education and job experience and were located across the same bureaucratized structures, the gap in Black-White attainment in the workplace would disappear. The authors argue that to understand the systematic differences in Black-White outcomes in the workplace, we need to reexamine this assumption.” (Baldi and McBrier 1997:478)</w:t>
        </w:r>
      </w:ins>
    </w:p>
    <w:p w14:paraId="0D48C09C" w14:textId="77777777" w:rsidR="003E0381" w:rsidRPr="00B92532" w:rsidRDefault="003E0381">
      <w:pPr>
        <w:rPr>
          <w:ins w:id="10267" w:author="Mosi Adesina Ifatunji" w:date="2025-07-10T13:39:00Z" w16du:dateUtc="2025-07-10T18:39:00Z"/>
        </w:rPr>
        <w:pPrChange w:id="10268" w:author="Mosi Adesina Ifatunji" w:date="2025-10-21T19:50:00Z" w16du:dateUtc="2025-10-22T00:50:00Z">
          <w:pPr>
            <w:spacing w:before="100" w:beforeAutospacing="1" w:after="100" w:afterAutospacing="1"/>
          </w:pPr>
        </w:pPrChange>
      </w:pPr>
    </w:p>
    <w:p w14:paraId="7F60B87D" w14:textId="77777777" w:rsidR="00E062A1" w:rsidRDefault="00E062A1" w:rsidP="007B100A">
      <w:pPr>
        <w:rPr>
          <w:ins w:id="10269" w:author="Mosi Adesina Ifatunji" w:date="2025-07-24T13:32:00Z" w16du:dateUtc="2025-07-24T18:32:00Z"/>
        </w:rPr>
      </w:pPr>
      <w:ins w:id="10270" w:author="Mosi Adesina Ifatunji" w:date="2025-07-10T13:39:00Z" w16du:dateUtc="2025-07-10T18:39:00Z">
        <w:r w:rsidRPr="00B92532">
          <w:t>“Our results indicate that the determinants of promotion systematically differ for Blacks and Whites. The rules to get ahead differ for Black and White workers. In terms of promotion opportunities, Black workers are harmed from being in a firm with a high percentage of minority employees or in a firm with an internal labor market. However, they do benefit from having more education. On the other hand, White workers do not appear to be affected in any way by either a high percentage of minority employees or more education. Rather, it is location in a firm with an internal labor market that increases their promotion likelihoods.” (Baldi and McBrier 1997:490-491)</w:t>
        </w:r>
      </w:ins>
    </w:p>
    <w:p w14:paraId="5242C184" w14:textId="77777777" w:rsidR="003E0381" w:rsidRPr="00B92532" w:rsidRDefault="003E0381">
      <w:pPr>
        <w:rPr>
          <w:ins w:id="10271" w:author="Mosi Adesina Ifatunji" w:date="2025-07-10T13:39:00Z" w16du:dateUtc="2025-07-10T18:39:00Z"/>
        </w:rPr>
        <w:pPrChange w:id="10272" w:author="Mosi Adesina Ifatunji" w:date="2025-10-21T19:50:00Z" w16du:dateUtc="2025-10-22T00:50:00Z">
          <w:pPr>
            <w:spacing w:before="100" w:beforeAutospacing="1" w:after="100" w:afterAutospacing="1"/>
          </w:pPr>
        </w:pPrChange>
      </w:pPr>
    </w:p>
    <w:p w14:paraId="5FD0CD36" w14:textId="77777777" w:rsidR="00E062A1" w:rsidRDefault="00E062A1" w:rsidP="007B100A">
      <w:pPr>
        <w:rPr>
          <w:ins w:id="10273" w:author="Mosi Adesina Ifatunji" w:date="2025-07-24T13:32:00Z" w16du:dateUtc="2025-07-24T18:32:00Z"/>
        </w:rPr>
      </w:pPr>
      <w:ins w:id="10274" w:author="Mosi Adesina Ifatunji" w:date="2025-07-10T13:39:00Z" w16du:dateUtc="2025-07-10T18:39:00Z">
        <w:r w:rsidRPr="00B92532">
          <w:t xml:space="preserve">“Above all, our results indicate that the direct effect of race persists. Black workers are significantly less likely to be promoted than are White workers with similar levels of education and work experience and in firms with similar characteristics and organizational environments. In addition, not only are Black workers disadvantaged in the promotion </w:t>
        </w:r>
        <w:r w:rsidRPr="00B92532">
          <w:lastRenderedPageBreak/>
          <w:t>process because of the color of their skin, but they also are treated unequally relative to Whites in terms of payoff for education, the benefits of working in a firm with an internal labor market, and the effect of an increased minority presence within a firm.” (Baldi and McBrier 1997:492)</w:t>
        </w:r>
      </w:ins>
    </w:p>
    <w:p w14:paraId="73F8BACA" w14:textId="77777777" w:rsidR="003E0381" w:rsidRPr="00B92532" w:rsidRDefault="003E0381">
      <w:pPr>
        <w:rPr>
          <w:ins w:id="10275" w:author="Mosi Adesina Ifatunji" w:date="2025-07-10T13:39:00Z" w16du:dateUtc="2025-07-10T18:39:00Z"/>
        </w:rPr>
        <w:pPrChange w:id="10276" w:author="Mosi Adesina Ifatunji" w:date="2025-10-21T19:50:00Z" w16du:dateUtc="2025-10-22T00:50:00Z">
          <w:pPr>
            <w:spacing w:before="100" w:beforeAutospacing="1" w:after="100" w:afterAutospacing="1"/>
          </w:pPr>
        </w:pPrChange>
      </w:pPr>
    </w:p>
    <w:p w14:paraId="666492A9" w14:textId="77777777" w:rsidR="00E062A1" w:rsidRDefault="00E062A1" w:rsidP="007B100A">
      <w:pPr>
        <w:rPr>
          <w:ins w:id="10277" w:author="Mosi Adesina Ifatunji" w:date="2025-07-24T13:32:00Z" w16du:dateUtc="2025-07-24T18:32:00Z"/>
        </w:rPr>
      </w:pPr>
      <w:ins w:id="10278" w:author="Mosi Adesina Ifatunji" w:date="2025-07-10T13:39:00Z" w16du:dateUtc="2025-07-10T18:39:00Z">
        <w:r w:rsidRPr="00B92532">
          <w:t>“The positive effect of education for Blacks but not for Whites suggests that different criteria may be applied when assessing the ‘promotability’ of Black and White workers. Supervisors may use a sponsorship model for Whites in which education is used only as a screening device at job entry (but has little relevance for future advancement) and use a contest model for Blacks in which education is seen as a prerequisite for getting ahead in a firm.” (Baldi and McBrier 1997:492)</w:t>
        </w:r>
      </w:ins>
    </w:p>
    <w:p w14:paraId="5417E455" w14:textId="77777777" w:rsidR="003E0381" w:rsidRPr="00B92532" w:rsidRDefault="003E0381">
      <w:pPr>
        <w:rPr>
          <w:ins w:id="10279" w:author="Mosi Adesina Ifatunji" w:date="2025-07-10T13:39:00Z" w16du:dateUtc="2025-07-10T18:39:00Z"/>
        </w:rPr>
        <w:pPrChange w:id="10280" w:author="Mosi Adesina Ifatunji" w:date="2025-10-21T19:50:00Z" w16du:dateUtc="2025-10-22T00:50:00Z">
          <w:pPr>
            <w:spacing w:before="100" w:beforeAutospacing="1" w:after="100" w:afterAutospacing="1"/>
          </w:pPr>
        </w:pPrChange>
      </w:pPr>
    </w:p>
    <w:p w14:paraId="384B48F9" w14:textId="77777777" w:rsidR="00E062A1" w:rsidRPr="00B92532" w:rsidRDefault="00E062A1">
      <w:pPr>
        <w:rPr>
          <w:ins w:id="10281" w:author="Mosi Adesina Ifatunji" w:date="2025-07-10T13:39:00Z" w16du:dateUtc="2025-07-10T18:39:00Z"/>
        </w:rPr>
        <w:pPrChange w:id="10282" w:author="Mosi Adesina Ifatunji" w:date="2025-10-21T19:50:00Z" w16du:dateUtc="2025-10-22T00:50:00Z">
          <w:pPr>
            <w:spacing w:before="100" w:beforeAutospacing="1" w:after="100" w:afterAutospacing="1"/>
          </w:pPr>
        </w:pPrChange>
      </w:pPr>
      <w:ins w:id="10283" w:author="Mosi Adesina Ifatunji" w:date="2025-07-10T13:39:00Z" w16du:dateUtc="2025-07-10T18:39:00Z">
        <w:r w:rsidRPr="00B92532">
          <w:t xml:space="preserve">“Our finding of a negative effect of increased minority presence on promotion for Blacks may be of special interest to those favoring governmental pressures to increase the hiring of Blacks </w:t>
        </w:r>
        <w:proofErr w:type="gramStart"/>
        <w:r w:rsidRPr="00B92532">
          <w:t>so as to</w:t>
        </w:r>
        <w:proofErr w:type="gramEnd"/>
        <w:r w:rsidRPr="00B92532">
          <w:t xml:space="preserve"> redress or eliminate racial discrimination at the hiring stage. Our results indicate that firms that discriminate less in hiring may increase their percentages of minority employees but that as this representation increases, Blacks may be penalized in terms of promotion opportunities.” (Baldi and McBrier 1997:493)</w:t>
        </w:r>
      </w:ins>
    </w:p>
    <w:p w14:paraId="67CADFB8" w14:textId="77777777" w:rsidR="001A5DD2" w:rsidRDefault="001A5DD2" w:rsidP="007B100A">
      <w:pPr>
        <w:rPr>
          <w:ins w:id="10284" w:author="Mosi Adesina Ifatunji" w:date="2025-07-24T13:32:00Z" w16du:dateUtc="2025-07-24T18:32:00Z"/>
        </w:rPr>
      </w:pPr>
    </w:p>
    <w:p w14:paraId="5AFDA74A" w14:textId="77777777" w:rsidR="003E0381" w:rsidRDefault="003E0381" w:rsidP="007B100A">
      <w:pPr>
        <w:rPr>
          <w:ins w:id="10285" w:author="Mosi Adesina Ifatunji" w:date="2025-07-24T13:32:00Z" w16du:dateUtc="2025-07-24T18:32:00Z"/>
        </w:rPr>
      </w:pPr>
    </w:p>
    <w:p w14:paraId="4F1EB7AE" w14:textId="77777777" w:rsidR="003E0381" w:rsidRPr="00B92532" w:rsidRDefault="003E0381">
      <w:pPr>
        <w:rPr>
          <w:ins w:id="10286" w:author="Mosi Adesina Ifatunji" w:date="2025-07-10T13:34:00Z" w16du:dateUtc="2025-07-10T18:34:00Z"/>
        </w:rPr>
        <w:pPrChange w:id="10287" w:author="Mosi Adesina Ifatunji" w:date="2025-10-21T19:50:00Z" w16du:dateUtc="2025-10-22T00:50:00Z">
          <w:pPr>
            <w:pStyle w:val="BodyText"/>
          </w:pPr>
        </w:pPrChange>
      </w:pPr>
    </w:p>
    <w:p w14:paraId="58A90E7B" w14:textId="77777777" w:rsidR="001B0960" w:rsidRDefault="001B0960" w:rsidP="007B100A">
      <w:pPr>
        <w:rPr>
          <w:ins w:id="10288" w:author="Mosi Adesina Ifatunji" w:date="2025-07-24T13:32:00Z" w16du:dateUtc="2025-07-24T18:32:00Z"/>
        </w:rPr>
      </w:pPr>
      <w:ins w:id="10289" w:author="Mosi Adesina Ifatunji" w:date="2025-07-10T14:00:00Z" w16du:dateUtc="2025-07-10T19:00:00Z">
        <w:r w:rsidRPr="00B92532">
          <w:t xml:space="preserve">“The findings provide support for the particularistic mobility thesis. </w:t>
        </w:r>
        <w:proofErr w:type="gramStart"/>
        <w:r w:rsidRPr="00B92532">
          <w:t>In particular, African</w:t>
        </w:r>
        <w:proofErr w:type="gramEnd"/>
        <w:r w:rsidRPr="00B92532">
          <w:t xml:space="preserve"> Americans, relative to Whites, attain both occupational categories </w:t>
        </w:r>
        <w:proofErr w:type="gramStart"/>
        <w:r w:rsidRPr="00B92532">
          <w:t>on the basis of</w:t>
        </w:r>
        <w:proofErr w:type="gramEnd"/>
        <w:r w:rsidRPr="00B92532">
          <w:t xml:space="preserve"> a narrow and circumscribed route: for African Americans, the acquisition of significant human capital credentials and experience at a similar level in the occupational structure in next-to-last job with the same employer are important prerequisites for moving into privileged occupations. Furthermore, analyses indicate that particularistic employment practices are more pronounced in the private than the public sector.” (Wilson et al. 1999:165)</w:t>
        </w:r>
      </w:ins>
    </w:p>
    <w:p w14:paraId="251E91CE" w14:textId="77777777" w:rsidR="003E0381" w:rsidRPr="00B92532" w:rsidRDefault="003E0381">
      <w:pPr>
        <w:rPr>
          <w:ins w:id="10290" w:author="Mosi Adesina Ifatunji" w:date="2025-07-10T14:00:00Z" w16du:dateUtc="2025-07-10T19:00:00Z"/>
        </w:rPr>
        <w:pPrChange w:id="10291" w:author="Mosi Adesina Ifatunji" w:date="2025-10-21T19:50:00Z" w16du:dateUtc="2025-10-22T00:50:00Z">
          <w:pPr>
            <w:spacing w:before="100" w:beforeAutospacing="1" w:after="100" w:afterAutospacing="1"/>
          </w:pPr>
        </w:pPrChange>
      </w:pPr>
    </w:p>
    <w:p w14:paraId="79B5BB89" w14:textId="77777777" w:rsidR="001B0960" w:rsidRDefault="001B0960" w:rsidP="007B100A">
      <w:pPr>
        <w:rPr>
          <w:ins w:id="10292" w:author="Mosi Adesina Ifatunji" w:date="2025-07-24T13:32:00Z" w16du:dateUtc="2025-07-24T18:32:00Z"/>
        </w:rPr>
      </w:pPr>
      <w:ins w:id="10293" w:author="Mosi Adesina Ifatunji" w:date="2025-07-10T14:00:00Z" w16du:dateUtc="2025-07-10T19:00:00Z">
        <w:r w:rsidRPr="00B92532">
          <w:t>“Existing research on racial stratification in upper-tier occupations has focused on a range of critical issues. Specifically, one line of studies has documented the discriminatory placement of African American managers and supervisors in politically induced, ‘racialized’ job functions that offer racially delineated and marginalized mobility tracks within White management hierarchies (Brown &amp; Erie, 1981; Collins, 1983, 1989, 1993; Durr &amp; Logan, 1997; Moore, 1981).” (Wilson et al. 1999:166)</w:t>
        </w:r>
      </w:ins>
    </w:p>
    <w:p w14:paraId="42178B98" w14:textId="77777777" w:rsidR="003E0381" w:rsidRPr="00B92532" w:rsidRDefault="003E0381">
      <w:pPr>
        <w:rPr>
          <w:ins w:id="10294" w:author="Mosi Adesina Ifatunji" w:date="2025-07-10T14:00:00Z" w16du:dateUtc="2025-07-10T19:00:00Z"/>
        </w:rPr>
        <w:pPrChange w:id="10295" w:author="Mosi Adesina Ifatunji" w:date="2025-10-21T19:50:00Z" w16du:dateUtc="2025-10-22T00:50:00Z">
          <w:pPr>
            <w:spacing w:before="100" w:beforeAutospacing="1" w:after="100" w:afterAutospacing="1"/>
          </w:pPr>
        </w:pPrChange>
      </w:pPr>
    </w:p>
    <w:p w14:paraId="304B7EA7" w14:textId="77777777" w:rsidR="001B0960" w:rsidRDefault="001B0960" w:rsidP="007B100A">
      <w:pPr>
        <w:rPr>
          <w:ins w:id="10296" w:author="Mosi Adesina Ifatunji" w:date="2025-07-24T13:32:00Z" w16du:dateUtc="2025-07-24T18:32:00Z"/>
        </w:rPr>
      </w:pPr>
      <w:ins w:id="10297" w:author="Mosi Adesina Ifatunji" w:date="2025-07-10T14:00:00Z" w16du:dateUtc="2025-07-10T19:00:00Z">
        <w:r w:rsidRPr="00B92532">
          <w:t>“Race emerges as a basis for access to predominantly White institutions and actors, which facilitates opportunities to demonstrate job-relevant criteria. For example, both Braddock and McPartland (1987) and Fernandez (1975, 1981) argue that African Americans, unlike Whites, disproportionately rely on racially segregated job networks, which precludes them from engaging in the informal interactions with Whites that serve as a means of demonstrating the crucial personal qualities necessary for promotion into top positions.” (Wilson et al. 1999:168)</w:t>
        </w:r>
      </w:ins>
    </w:p>
    <w:p w14:paraId="15689919" w14:textId="77777777" w:rsidR="003E0381" w:rsidRPr="00B92532" w:rsidRDefault="003E0381">
      <w:pPr>
        <w:rPr>
          <w:ins w:id="10298" w:author="Mosi Adesina Ifatunji" w:date="2025-07-10T14:00:00Z" w16du:dateUtc="2025-07-10T19:00:00Z"/>
        </w:rPr>
        <w:pPrChange w:id="10299" w:author="Mosi Adesina Ifatunji" w:date="2025-10-21T19:50:00Z" w16du:dateUtc="2025-10-22T00:50:00Z">
          <w:pPr>
            <w:spacing w:before="100" w:beforeAutospacing="1" w:after="100" w:afterAutospacing="1"/>
          </w:pPr>
        </w:pPrChange>
      </w:pPr>
    </w:p>
    <w:p w14:paraId="3FBF42CA" w14:textId="77777777" w:rsidR="001B0960" w:rsidRDefault="001B0960" w:rsidP="007B100A">
      <w:pPr>
        <w:rPr>
          <w:ins w:id="10300" w:author="Mosi Adesina Ifatunji" w:date="2025-07-24T13:32:00Z" w16du:dateUtc="2025-07-24T18:32:00Z"/>
        </w:rPr>
      </w:pPr>
      <w:ins w:id="10301" w:author="Mosi Adesina Ifatunji" w:date="2025-07-10T14:00:00Z" w16du:dateUtc="2025-07-10T19:00:00Z">
        <w:r w:rsidRPr="00B92532">
          <w:lastRenderedPageBreak/>
          <w:t xml:space="preserve">“Lacking opportunities to demonstrate personal characteristics, African Americans can be judged only </w:t>
        </w:r>
        <w:proofErr w:type="gramStart"/>
        <w:r w:rsidRPr="00B92532">
          <w:t>on the basis of</w:t>
        </w:r>
        <w:proofErr w:type="gramEnd"/>
        <w:r w:rsidRPr="00B92532">
          <w:t xml:space="preserve"> formal and deterministic criteria. In this regard two findings should emerge: first, African Americans relative to whites, should be evaluated for promotion into positions of job authority </w:t>
        </w:r>
        <w:proofErr w:type="gramStart"/>
        <w:r w:rsidRPr="00B92532">
          <w:t>on the basis of</w:t>
        </w:r>
        <w:proofErr w:type="gramEnd"/>
        <w:r w:rsidRPr="00B92532">
          <w:t xml:space="preserve"> more traditional, individualistic characteristics including educational attainment, labor force experience and tenure with employer. Second, African Americans’ movement through the occupational structure into authority positions should be more ordered than for whites.” (Wilson et al. 1999:170)</w:t>
        </w:r>
      </w:ins>
    </w:p>
    <w:p w14:paraId="7B8F5FED" w14:textId="77777777" w:rsidR="003E0381" w:rsidRPr="00B92532" w:rsidRDefault="003E0381">
      <w:pPr>
        <w:rPr>
          <w:ins w:id="10302" w:author="Mosi Adesina Ifatunji" w:date="2025-07-10T14:00:00Z" w16du:dateUtc="2025-07-10T19:00:00Z"/>
        </w:rPr>
        <w:pPrChange w:id="10303" w:author="Mosi Adesina Ifatunji" w:date="2025-10-21T19:50:00Z" w16du:dateUtc="2025-10-22T00:50:00Z">
          <w:pPr>
            <w:spacing w:before="100" w:beforeAutospacing="1" w:after="100" w:afterAutospacing="1"/>
          </w:pPr>
        </w:pPrChange>
      </w:pPr>
    </w:p>
    <w:p w14:paraId="5C9AEFC5" w14:textId="77777777" w:rsidR="001B0960" w:rsidRDefault="001B0960" w:rsidP="007B100A">
      <w:pPr>
        <w:rPr>
          <w:ins w:id="10304" w:author="Mosi Adesina Ifatunji" w:date="2025-07-24T13:32:00Z" w16du:dateUtc="2025-07-24T18:32:00Z"/>
        </w:rPr>
      </w:pPr>
      <w:ins w:id="10305" w:author="Mosi Adesina Ifatunji" w:date="2025-07-10T14:00:00Z" w16du:dateUtc="2025-07-10T19:00:00Z">
        <w:r w:rsidRPr="00B92532">
          <w:t xml:space="preserve">“The findings concerning the interaction terms for race and variables that measure human capital characteristics and path to promotion are consistent with the interpretation that African Americans reach both upper-tier occupational categories </w:t>
        </w:r>
        <w:proofErr w:type="gramStart"/>
        <w:r w:rsidRPr="00B92532">
          <w:t>on the basis of</w:t>
        </w:r>
        <w:proofErr w:type="gramEnd"/>
        <w:r w:rsidRPr="00B92532">
          <w:t xml:space="preserve"> a closer scrutiny of formal credentials and related experience at a similar level in the occupational structure... The pattern of significance among the race interactions with variables that measure path to promotion closely indicate that, relative to Whites, African Americans attain both upper-tier occupational categories through a process of ordered and gradual movement through the occupational structure.” (Wilson et al. 1999:175, 178)</w:t>
        </w:r>
      </w:ins>
    </w:p>
    <w:p w14:paraId="4BF83E35" w14:textId="77777777" w:rsidR="003E0381" w:rsidRPr="00B92532" w:rsidRDefault="003E0381">
      <w:pPr>
        <w:rPr>
          <w:ins w:id="10306" w:author="Mosi Adesina Ifatunji" w:date="2025-07-10T14:00:00Z" w16du:dateUtc="2025-07-10T19:00:00Z"/>
        </w:rPr>
        <w:pPrChange w:id="10307" w:author="Mosi Adesina Ifatunji" w:date="2025-10-21T19:50:00Z" w16du:dateUtc="2025-10-22T00:50:00Z">
          <w:pPr>
            <w:spacing w:before="100" w:beforeAutospacing="1" w:after="100" w:afterAutospacing="1"/>
          </w:pPr>
        </w:pPrChange>
      </w:pPr>
    </w:p>
    <w:p w14:paraId="06629E9B" w14:textId="5E6665A6" w:rsidR="001B0960" w:rsidRPr="00B92532" w:rsidRDefault="001B0960">
      <w:pPr>
        <w:rPr>
          <w:ins w:id="10308" w:author="Mosi Adesina Ifatunji" w:date="2025-07-10T14:01:00Z" w16du:dateUtc="2025-07-10T19:01:00Z"/>
        </w:rPr>
        <w:pPrChange w:id="10309" w:author="Mosi Adesina Ifatunji" w:date="2025-10-21T19:50:00Z" w16du:dateUtc="2025-10-22T00:50:00Z">
          <w:pPr>
            <w:spacing w:before="100" w:beforeAutospacing="1" w:after="100" w:afterAutospacing="1"/>
          </w:pPr>
        </w:pPrChange>
      </w:pPr>
      <w:ins w:id="10310" w:author="Mosi Adesina Ifatunji" w:date="2025-07-10T14:00:00Z" w16du:dateUtc="2025-07-10T19:00:00Z">
        <w:r w:rsidRPr="00B92532">
          <w:t xml:space="preserve">“In contrast, Whites are not similarly handicapped. They attain upper-tier occupations in at least two ways: like African Americans, through a relatively formal process, </w:t>
        </w:r>
        <w:proofErr w:type="gramStart"/>
        <w:r w:rsidRPr="00B92532">
          <w:t>and also</w:t>
        </w:r>
        <w:proofErr w:type="gramEnd"/>
        <w:r w:rsidRPr="00B92532">
          <w:t xml:space="preserve"> through a variety of informal means not available to African Americans. Overall, the greater range of options available to Whites would seem to broaden the supply of both prospective employers and available occupational positions.” (Wilson et al. 1999:180)</w:t>
        </w:r>
      </w:ins>
    </w:p>
    <w:p w14:paraId="312D4D3F" w14:textId="396814C1" w:rsidR="00E12BA3" w:rsidRDefault="00E12BA3" w:rsidP="007B100A">
      <w:pPr>
        <w:rPr>
          <w:ins w:id="10311" w:author="Mosi Adesina Ifatunji" w:date="2025-07-24T13:32:00Z" w16du:dateUtc="2025-07-24T18:32:00Z"/>
        </w:rPr>
      </w:pPr>
    </w:p>
    <w:p w14:paraId="76746DC1" w14:textId="77777777" w:rsidR="003E0381" w:rsidRDefault="003E0381" w:rsidP="007B100A">
      <w:pPr>
        <w:rPr>
          <w:ins w:id="10312" w:author="Mosi Adesina Ifatunji" w:date="2025-07-24T13:32:00Z" w16du:dateUtc="2025-07-24T18:32:00Z"/>
        </w:rPr>
      </w:pPr>
    </w:p>
    <w:p w14:paraId="5B0C0948" w14:textId="77777777" w:rsidR="003E0381" w:rsidRPr="00B92532" w:rsidRDefault="003E0381">
      <w:pPr>
        <w:rPr>
          <w:ins w:id="10313" w:author="Mosi Adesina Ifatunji" w:date="2025-07-10T14:01:00Z" w16du:dateUtc="2025-07-10T19:01:00Z"/>
        </w:rPr>
        <w:pPrChange w:id="10314" w:author="Mosi Adesina Ifatunji" w:date="2025-10-21T19:50:00Z" w16du:dateUtc="2025-10-22T00:50:00Z">
          <w:pPr>
            <w:pStyle w:val="BodyText"/>
          </w:pPr>
        </w:pPrChange>
      </w:pPr>
    </w:p>
    <w:p w14:paraId="070E0837" w14:textId="77777777" w:rsidR="00E1452D" w:rsidRDefault="00E1452D" w:rsidP="007B100A">
      <w:pPr>
        <w:rPr>
          <w:ins w:id="10315" w:author="Mosi Adesina Ifatunji" w:date="2025-07-24T13:33:00Z" w16du:dateUtc="2025-07-24T18:33:00Z"/>
        </w:rPr>
      </w:pPr>
      <w:ins w:id="10316" w:author="Mosi Adesina Ifatunji" w:date="2025-07-10T14:02:00Z" w16du:dateUtc="2025-07-10T19:02:00Z">
        <w:r w:rsidRPr="00B92532">
          <w:t>“Black managers reported a slower rate of promotion and less psychosocial support than white managers. Race had both a direct and an indirect effect on these outcomes. Participation in company training significantly predicted reported promotion rates, but race remained a significant predictor. Additional analysis revealed that race moderates the relationship between human capital and promotion rate and suggests a type of treatment discrimination against blacks.” (James 2000:493)</w:t>
        </w:r>
      </w:ins>
    </w:p>
    <w:p w14:paraId="04F6E4FA" w14:textId="77777777" w:rsidR="003E0381" w:rsidRPr="00B92532" w:rsidRDefault="003E0381">
      <w:pPr>
        <w:rPr>
          <w:ins w:id="10317" w:author="Mosi Adesina Ifatunji" w:date="2025-07-10T14:02:00Z" w16du:dateUtc="2025-07-10T19:02:00Z"/>
        </w:rPr>
        <w:pPrChange w:id="10318" w:author="Mosi Adesina Ifatunji" w:date="2025-10-21T19:50:00Z" w16du:dateUtc="2025-10-22T00:50:00Z">
          <w:pPr>
            <w:spacing w:before="100" w:beforeAutospacing="1" w:after="100" w:afterAutospacing="1"/>
          </w:pPr>
        </w:pPrChange>
      </w:pPr>
    </w:p>
    <w:p w14:paraId="68CB8D70" w14:textId="77777777" w:rsidR="00E1452D" w:rsidRDefault="00E1452D" w:rsidP="007B100A">
      <w:pPr>
        <w:rPr>
          <w:ins w:id="10319" w:author="Mosi Adesina Ifatunji" w:date="2025-07-24T13:33:00Z" w16du:dateUtc="2025-07-24T18:33:00Z"/>
        </w:rPr>
      </w:pPr>
      <w:ins w:id="10320" w:author="Mosi Adesina Ifatunji" w:date="2025-07-10T14:02:00Z" w16du:dateUtc="2025-07-10T19:02:00Z">
        <w:r w:rsidRPr="00B92532">
          <w:t>“At the group level, discrimination can be understood with respect to what Halaby (1979) and Tomaskovic-Devy (1993) called social closure practices. From an organizational perspective, discrimination can result from unconscious institutionalized practices and structural barriers (Kanter 1977, Lefkowitz 1994).” (James 2000:494)</w:t>
        </w:r>
      </w:ins>
    </w:p>
    <w:p w14:paraId="101E8E0E" w14:textId="77777777" w:rsidR="003E0381" w:rsidRPr="00B92532" w:rsidRDefault="003E0381">
      <w:pPr>
        <w:rPr>
          <w:ins w:id="10321" w:author="Mosi Adesina Ifatunji" w:date="2025-07-10T14:02:00Z" w16du:dateUtc="2025-07-10T19:02:00Z"/>
        </w:rPr>
        <w:pPrChange w:id="10322" w:author="Mosi Adesina Ifatunji" w:date="2025-10-21T19:50:00Z" w16du:dateUtc="2025-10-22T00:50:00Z">
          <w:pPr>
            <w:spacing w:before="100" w:beforeAutospacing="1" w:after="100" w:afterAutospacing="1"/>
          </w:pPr>
        </w:pPrChange>
      </w:pPr>
    </w:p>
    <w:p w14:paraId="1D939371" w14:textId="77777777" w:rsidR="00E1452D" w:rsidRDefault="00E1452D" w:rsidP="007B100A">
      <w:pPr>
        <w:rPr>
          <w:ins w:id="10323" w:author="Mosi Adesina Ifatunji" w:date="2025-07-24T13:33:00Z" w16du:dateUtc="2025-07-24T18:33:00Z"/>
        </w:rPr>
      </w:pPr>
      <w:ins w:id="10324" w:author="Mosi Adesina Ifatunji" w:date="2025-07-10T14:02:00Z" w16du:dateUtc="2025-07-10T19:02:00Z">
        <w:r w:rsidRPr="00B92532">
          <w:t xml:space="preserve">“The behavior of the majority group, in this case, represents treatment discrimination in that minorities are treated differently than the majority, and such differential treatment adversely affects the underrepresented group in terms of performance and the distribution of organizational rewards... This is important because even blacks with supervisory status are less likely to be concentrated in the more powerful line positions, which is important for occupational mobility (Nkomo and Cox 1990). In addition, black mentors and supervisors are </w:t>
        </w:r>
        <w:r w:rsidRPr="00B92532">
          <w:lastRenderedPageBreak/>
          <w:t>less likely than their white peers to command the respect deemed necessary to advocate for their subordinates and proteges (Dreher and Cox 1996).” (James 2000:495)</w:t>
        </w:r>
      </w:ins>
    </w:p>
    <w:p w14:paraId="7B5510F1" w14:textId="77777777" w:rsidR="003E0381" w:rsidRPr="00B92532" w:rsidRDefault="003E0381">
      <w:pPr>
        <w:rPr>
          <w:ins w:id="10325" w:author="Mosi Adesina Ifatunji" w:date="2025-07-10T14:02:00Z" w16du:dateUtc="2025-07-10T19:02:00Z"/>
        </w:rPr>
        <w:pPrChange w:id="10326" w:author="Mosi Adesina Ifatunji" w:date="2025-10-21T19:50:00Z" w16du:dateUtc="2025-10-22T00:50:00Z">
          <w:pPr>
            <w:spacing w:before="100" w:beforeAutospacing="1" w:after="100" w:afterAutospacing="1"/>
          </w:pPr>
        </w:pPrChange>
      </w:pPr>
    </w:p>
    <w:p w14:paraId="34FD0A37" w14:textId="77777777" w:rsidR="00E1452D" w:rsidRDefault="00E1452D" w:rsidP="007B100A">
      <w:pPr>
        <w:rPr>
          <w:ins w:id="10327" w:author="Mosi Adesina Ifatunji" w:date="2025-07-24T13:33:00Z" w16du:dateUtc="2025-07-24T18:33:00Z"/>
        </w:rPr>
      </w:pPr>
      <w:ins w:id="10328" w:author="Mosi Adesina Ifatunji" w:date="2025-07-10T14:02:00Z" w16du:dateUtc="2025-07-10T19:02:00Z">
        <w:r w:rsidRPr="00B92532">
          <w:t>“Blacks have also been denied access to organizational opportunities such as promotions, salary increases, and challenging job assignments (Cancio et al. 1996, Dreher and Cox 1996, Greenhaus et al. 1990, Tomaskovic-Devey 1993). Such denial is representative of treatment discrimination from a social closure perspective.” (James 2000:495)</w:t>
        </w:r>
      </w:ins>
    </w:p>
    <w:p w14:paraId="1F74BF20" w14:textId="77777777" w:rsidR="003E0381" w:rsidRPr="00B92532" w:rsidRDefault="003E0381">
      <w:pPr>
        <w:rPr>
          <w:ins w:id="10329" w:author="Mosi Adesina Ifatunji" w:date="2025-07-10T14:02:00Z" w16du:dateUtc="2025-07-10T19:02:00Z"/>
        </w:rPr>
        <w:pPrChange w:id="10330" w:author="Mosi Adesina Ifatunji" w:date="2025-10-21T19:50:00Z" w16du:dateUtc="2025-10-22T00:50:00Z">
          <w:pPr>
            <w:spacing w:before="100" w:beforeAutospacing="1" w:after="100" w:afterAutospacing="1"/>
          </w:pPr>
        </w:pPrChange>
      </w:pPr>
    </w:p>
    <w:p w14:paraId="72EA0EFF" w14:textId="77777777" w:rsidR="00E1452D" w:rsidRDefault="00E1452D" w:rsidP="007B100A">
      <w:pPr>
        <w:rPr>
          <w:ins w:id="10331" w:author="Mosi Adesina Ifatunji" w:date="2025-07-24T13:33:00Z" w16du:dateUtc="2025-07-24T18:33:00Z"/>
        </w:rPr>
      </w:pPr>
      <w:ins w:id="10332" w:author="Mosi Adesina Ifatunji" w:date="2025-07-10T14:02:00Z" w16du:dateUtc="2025-07-10T19:02:00Z">
        <w:r w:rsidRPr="00B92532">
          <w:t>“In sum, the data indicate that, controlling for sex, age, position, and performance, race had a direct effect such that black managers reported slower promotion rates and less support than whites.” (James 2000:501)</w:t>
        </w:r>
      </w:ins>
    </w:p>
    <w:p w14:paraId="5138EC16" w14:textId="77777777" w:rsidR="003E0381" w:rsidRPr="00B92532" w:rsidRDefault="003E0381">
      <w:pPr>
        <w:rPr>
          <w:ins w:id="10333" w:author="Mosi Adesina Ifatunji" w:date="2025-07-10T14:02:00Z" w16du:dateUtc="2025-07-10T19:02:00Z"/>
        </w:rPr>
        <w:pPrChange w:id="10334" w:author="Mosi Adesina Ifatunji" w:date="2025-10-21T19:50:00Z" w16du:dateUtc="2025-10-22T00:50:00Z">
          <w:pPr>
            <w:spacing w:before="100" w:beforeAutospacing="1" w:after="100" w:afterAutospacing="1"/>
          </w:pPr>
        </w:pPrChange>
      </w:pPr>
    </w:p>
    <w:p w14:paraId="0AED13A3" w14:textId="77777777" w:rsidR="00E1452D" w:rsidRPr="00B92532" w:rsidRDefault="00E1452D">
      <w:pPr>
        <w:rPr>
          <w:ins w:id="10335" w:author="Mosi Adesina Ifatunji" w:date="2025-07-10T14:02:00Z" w16du:dateUtc="2025-07-10T19:02:00Z"/>
        </w:rPr>
        <w:pPrChange w:id="10336" w:author="Mosi Adesina Ifatunji" w:date="2025-10-21T19:50:00Z" w16du:dateUtc="2025-10-22T00:50:00Z">
          <w:pPr>
            <w:spacing w:before="100" w:beforeAutospacing="1" w:after="100" w:afterAutospacing="1"/>
          </w:pPr>
        </w:pPrChange>
      </w:pPr>
      <w:ins w:id="10337" w:author="Mosi Adesina Ifatunji" w:date="2025-07-10T14:02:00Z" w16du:dateUtc="2025-07-10T19:02:00Z">
        <w:r w:rsidRPr="00B92532">
          <w:t xml:space="preserve">“The data suggest that to some extent both race-based (e.g., treatment discrimination) and non-race-based (e.g., human and social capital) explanations contributed to the variance in reported work-related experiences and outcomes. The findings also imply that rather than a single system of promotion that operates in the same way for blacks and whites, there may be a race-specific model of workplace attainment, wherein the determinants of promotion differ for blacks and whites (Baldi and McBrier </w:t>
        </w:r>
        <w:proofErr w:type="gramStart"/>
        <w:r w:rsidRPr="00B92532">
          <w:t>1997)...</w:t>
        </w:r>
        <w:proofErr w:type="gramEnd"/>
        <w:r w:rsidRPr="00B92532">
          <w:t xml:space="preserve"> The finding that there is a differential payoff for training suggests that human capital rewards are more likely to be applied to white managers than to blacks. Thus, human capital does not appear to be a meaningful consideration in determining black employees’ promotability, yet it is in determining the promotability of whites.” (James 2000:504)</w:t>
        </w:r>
      </w:ins>
    </w:p>
    <w:p w14:paraId="035F5893" w14:textId="77777777" w:rsidR="00E12BA3" w:rsidRPr="00B92532" w:rsidRDefault="00E12BA3">
      <w:pPr>
        <w:rPr>
          <w:ins w:id="10338" w:author="Mosi Adesina Ifatunji" w:date="2025-07-10T14:02:00Z" w16du:dateUtc="2025-07-10T19:02:00Z"/>
        </w:rPr>
        <w:pPrChange w:id="10339" w:author="Mosi Adesina Ifatunji" w:date="2025-10-21T19:50:00Z" w16du:dateUtc="2025-10-22T00:50:00Z">
          <w:pPr>
            <w:pStyle w:val="BodyText"/>
          </w:pPr>
        </w:pPrChange>
      </w:pPr>
    </w:p>
    <w:p w14:paraId="60C93B5C" w14:textId="77777777" w:rsidR="001E04FD" w:rsidRDefault="001E04FD" w:rsidP="007B100A">
      <w:pPr>
        <w:rPr>
          <w:ins w:id="10340" w:author="Mosi Adesina Ifatunji" w:date="2025-07-24T13:33:00Z" w16du:dateUtc="2025-07-24T18:33:00Z"/>
        </w:rPr>
      </w:pPr>
    </w:p>
    <w:p w14:paraId="608724BD" w14:textId="77777777" w:rsidR="003E0381" w:rsidRPr="00B92532" w:rsidRDefault="003E0381">
      <w:pPr>
        <w:rPr>
          <w:ins w:id="10341" w:author="Mosi Adesina Ifatunji" w:date="2025-07-10T14:02:00Z" w16du:dateUtc="2025-07-10T19:02:00Z"/>
        </w:rPr>
        <w:pPrChange w:id="10342" w:author="Mosi Adesina Ifatunji" w:date="2025-10-21T19:50:00Z" w16du:dateUtc="2025-10-22T00:50:00Z">
          <w:pPr>
            <w:pStyle w:val="BodyText"/>
          </w:pPr>
        </w:pPrChange>
      </w:pPr>
    </w:p>
    <w:p w14:paraId="4AFC8E1D" w14:textId="77777777" w:rsidR="00A24B3B" w:rsidRDefault="00A24B3B" w:rsidP="007B100A">
      <w:pPr>
        <w:rPr>
          <w:ins w:id="10343" w:author="Mosi Adesina Ifatunji" w:date="2025-07-24T13:33:00Z" w16du:dateUtc="2025-07-24T18:33:00Z"/>
        </w:rPr>
      </w:pPr>
      <w:ins w:id="10344" w:author="Mosi Adesina Ifatunji" w:date="2025-07-10T14:06:00Z" w16du:dateUtc="2025-07-10T19:06:00Z">
        <w:r w:rsidRPr="00B92532">
          <w:t>“The analyses indicate that women and people of color had network members with lower status than men and Whites because they occupied positions that limited their access to and ability to attract powerful employees. The author concludes that structural rather than personal exclusion explains race/ethnic and sex differences in the status of network members.” (McGuire 2000:501)</w:t>
        </w:r>
      </w:ins>
    </w:p>
    <w:p w14:paraId="58BFAC56" w14:textId="77777777" w:rsidR="003E0381" w:rsidRPr="00B92532" w:rsidRDefault="003E0381">
      <w:pPr>
        <w:rPr>
          <w:ins w:id="10345" w:author="Mosi Adesina Ifatunji" w:date="2025-07-10T14:06:00Z" w16du:dateUtc="2025-07-10T19:06:00Z"/>
        </w:rPr>
        <w:pPrChange w:id="10346" w:author="Mosi Adesina Ifatunji" w:date="2025-10-21T19:50:00Z" w16du:dateUtc="2025-10-22T00:50:00Z">
          <w:pPr>
            <w:spacing w:before="100" w:beforeAutospacing="1" w:after="100" w:afterAutospacing="1"/>
          </w:pPr>
        </w:pPrChange>
      </w:pPr>
    </w:p>
    <w:p w14:paraId="0A32DDDF" w14:textId="77777777" w:rsidR="003E0381" w:rsidRDefault="00A24B3B" w:rsidP="007B100A">
      <w:pPr>
        <w:rPr>
          <w:ins w:id="10347" w:author="Mosi Adesina Ifatunji" w:date="2025-07-24T13:33:00Z" w16du:dateUtc="2025-07-24T18:33:00Z"/>
        </w:rPr>
      </w:pPr>
      <w:ins w:id="10348" w:author="Mosi Adesina Ifatunji" w:date="2025-07-10T14:06:00Z" w16du:dateUtc="2025-07-10T19:06:00Z">
        <w:r w:rsidRPr="00B92532">
          <w:t xml:space="preserve">“High-status employees occupy central positions within their networks that facilitate their access to resources... Employees’ advancement also depends on the status of their network members (Brass, 1985; Higginbotham &amp; Weber, 1999; Jackall, 1988; Kanter, 1977). </w:t>
        </w:r>
      </w:ins>
    </w:p>
    <w:p w14:paraId="0662381D" w14:textId="77777777" w:rsidR="003E0381" w:rsidRDefault="003E0381" w:rsidP="007B100A">
      <w:pPr>
        <w:rPr>
          <w:ins w:id="10349" w:author="Mosi Adesina Ifatunji" w:date="2025-07-24T13:33:00Z" w16du:dateUtc="2025-07-24T18:33:00Z"/>
        </w:rPr>
      </w:pPr>
    </w:p>
    <w:p w14:paraId="42F972CB" w14:textId="53307E18" w:rsidR="00A24B3B" w:rsidRDefault="00A24B3B" w:rsidP="007B100A">
      <w:pPr>
        <w:rPr>
          <w:ins w:id="10350" w:author="Mosi Adesina Ifatunji" w:date="2025-07-24T13:33:00Z" w16du:dateUtc="2025-07-24T18:33:00Z"/>
        </w:rPr>
      </w:pPr>
      <w:ins w:id="10351" w:author="Mosi Adesina Ifatunji" w:date="2025-07-10T14:06:00Z" w16du:dateUtc="2025-07-10T19:06:00Z">
        <w:r w:rsidRPr="00B92532">
          <w:t>High-status network members can advocate for employees in controversial situations and help employees bypass the corporate hierarchy, allowing them to complete their work quickly. Having high-status contacts also provides employees with reflected power, which is power that is obtained by being associated with influential individuals (Kanter, 1977). In sum, having high-status network members is pivotal for employees’ acquisition of resources and power in work organizations.” (McGuire 2000:502)</w:t>
        </w:r>
      </w:ins>
    </w:p>
    <w:p w14:paraId="4E65326C" w14:textId="77777777" w:rsidR="003E0381" w:rsidRPr="00B92532" w:rsidRDefault="003E0381">
      <w:pPr>
        <w:rPr>
          <w:ins w:id="10352" w:author="Mosi Adesina Ifatunji" w:date="2025-07-10T14:06:00Z" w16du:dateUtc="2025-07-10T19:06:00Z"/>
        </w:rPr>
        <w:pPrChange w:id="10353" w:author="Mosi Adesina Ifatunji" w:date="2025-10-21T19:50:00Z" w16du:dateUtc="2025-10-22T00:50:00Z">
          <w:pPr>
            <w:spacing w:before="100" w:beforeAutospacing="1" w:after="100" w:afterAutospacing="1"/>
          </w:pPr>
        </w:pPrChange>
      </w:pPr>
    </w:p>
    <w:p w14:paraId="300A429A" w14:textId="77777777" w:rsidR="00A24B3B" w:rsidRPr="00B92532" w:rsidRDefault="00A24B3B">
      <w:pPr>
        <w:rPr>
          <w:ins w:id="10354" w:author="Mosi Adesina Ifatunji" w:date="2025-07-10T14:06:00Z" w16du:dateUtc="2025-07-10T19:06:00Z"/>
        </w:rPr>
        <w:pPrChange w:id="10355" w:author="Mosi Adesina Ifatunji" w:date="2025-10-21T19:50:00Z" w16du:dateUtc="2025-10-22T00:50:00Z">
          <w:pPr>
            <w:spacing w:before="100" w:beforeAutospacing="1" w:after="100" w:afterAutospacing="1"/>
          </w:pPr>
        </w:pPrChange>
      </w:pPr>
      <w:ins w:id="10356" w:author="Mosi Adesina Ifatunji" w:date="2025-07-10T14:06:00Z" w16du:dateUtc="2025-07-10T19:06:00Z">
        <w:r w:rsidRPr="00B92532">
          <w:t xml:space="preserve">“Status construction theory suggests that workers do take </w:t>
        </w:r>
        <w:proofErr w:type="spellStart"/>
        <w:r w:rsidRPr="00B92532">
          <w:t>each others’</w:t>
        </w:r>
        <w:proofErr w:type="spellEnd"/>
        <w:r w:rsidRPr="00B92532">
          <w:t xml:space="preserve"> gender, race, and ethnicity into account when forming networks... Because people’s resources are related to </w:t>
        </w:r>
        <w:r w:rsidRPr="00B92532">
          <w:lastRenderedPageBreak/>
          <w:t>their gender and race/ethnicity, workers may assume that individuals’ gender and race/ethnicity reflect their ability and worth. These beliefs about competence, known as status value beliefs, differentiate and rank people based on their group membership, such as their race and sex (Ridgeway, 1991).” (McGuire 2000:505)</w:t>
        </w:r>
      </w:ins>
    </w:p>
    <w:p w14:paraId="51DB01F9" w14:textId="77777777" w:rsidR="00A24B3B" w:rsidRPr="00B92532" w:rsidRDefault="00A24B3B">
      <w:pPr>
        <w:rPr>
          <w:ins w:id="10357" w:author="Mosi Adesina Ifatunji" w:date="2025-07-10T14:06:00Z" w16du:dateUtc="2025-07-10T19:06:00Z"/>
        </w:rPr>
        <w:pPrChange w:id="10358" w:author="Mosi Adesina Ifatunji" w:date="2025-10-21T19:50:00Z" w16du:dateUtc="2025-10-22T00:50:00Z">
          <w:pPr>
            <w:spacing w:before="100" w:beforeAutospacing="1" w:after="100" w:afterAutospacing="1"/>
          </w:pPr>
        </w:pPrChange>
      </w:pPr>
      <w:ins w:id="10359" w:author="Mosi Adesina Ifatunji" w:date="2025-07-10T14:06:00Z" w16du:dateUtc="2025-07-10T19:06:00Z">
        <w:r w:rsidRPr="00B92532">
          <w:t>“Being Black was significantly correlated with all five determinants, but its highest correlations were with organizational rank (r = –.26, p &lt; .05) and control over resources (r = –.21, p &lt; .05). Thus, Blacks had network members with lower status than Whites mainly because they occupied positions with lower organizational rank and that gave them less control over corporate resources than Whites.” (McGuire 2000:516)</w:t>
        </w:r>
      </w:ins>
    </w:p>
    <w:p w14:paraId="21020E82" w14:textId="77777777" w:rsidR="00A24B3B" w:rsidRPr="00B92532" w:rsidRDefault="00A24B3B">
      <w:pPr>
        <w:rPr>
          <w:ins w:id="10360" w:author="Mosi Adesina Ifatunji" w:date="2025-07-10T14:06:00Z" w16du:dateUtc="2025-07-10T19:06:00Z"/>
        </w:rPr>
        <w:pPrChange w:id="10361" w:author="Mosi Adesina Ifatunji" w:date="2025-10-21T19:50:00Z" w16du:dateUtc="2025-10-22T00:50:00Z">
          <w:pPr>
            <w:spacing w:before="100" w:beforeAutospacing="1" w:after="100" w:afterAutospacing="1"/>
          </w:pPr>
        </w:pPrChange>
      </w:pPr>
      <w:ins w:id="10362" w:author="Mosi Adesina Ifatunji" w:date="2025-07-10T14:06:00Z" w16du:dateUtc="2025-07-10T19:06:00Z">
        <w:r w:rsidRPr="00B92532">
          <w:t xml:space="preserve">“My results suggest that structural exclusion is critical to understanding why women and people of color had network members with lower status than men and Whites, as predicted by network theory... The significant interaction between employees’ sex, race/ethnicity, and organizational rank means that women of color were particularly disadvantaged </w:t>
        </w:r>
        <w:proofErr w:type="gramStart"/>
        <w:r w:rsidRPr="00B92532">
          <w:t>in regards to</w:t>
        </w:r>
        <w:proofErr w:type="gramEnd"/>
        <w:r w:rsidRPr="00B92532">
          <w:t xml:space="preserve"> their hierarchical positions at U.S. Finance. This finding is consistent with research showing that women of color receive fewer returns to authority from their credentials than White women, men of color, and White men (McGuire &amp; Reskin, 1993).” (McGuire 2000:517)</w:t>
        </w:r>
      </w:ins>
    </w:p>
    <w:p w14:paraId="7C985998" w14:textId="77777777" w:rsidR="001E04FD" w:rsidRPr="00B92532" w:rsidRDefault="001E04FD">
      <w:pPr>
        <w:rPr>
          <w:ins w:id="10363" w:author="Mosi Adesina Ifatunji" w:date="2025-07-10T14:00:00Z" w16du:dateUtc="2025-07-10T19:00:00Z"/>
        </w:rPr>
        <w:pPrChange w:id="10364" w:author="Mosi Adesina Ifatunji" w:date="2025-10-21T19:50:00Z" w16du:dateUtc="2025-10-22T00:50:00Z">
          <w:pPr>
            <w:spacing w:before="100" w:beforeAutospacing="1" w:after="100" w:afterAutospacing="1"/>
          </w:pPr>
        </w:pPrChange>
      </w:pPr>
    </w:p>
    <w:p w14:paraId="54780731" w14:textId="77777777" w:rsidR="0047675F" w:rsidRPr="00B92532" w:rsidRDefault="0047675F">
      <w:pPr>
        <w:rPr>
          <w:ins w:id="10365" w:author="Mosi Adesina Ifatunji" w:date="2025-07-10T14:08:00Z" w16du:dateUtc="2025-07-10T19:08:00Z"/>
        </w:rPr>
        <w:pPrChange w:id="10366" w:author="Mosi Adesina Ifatunji" w:date="2025-10-21T19:50:00Z" w16du:dateUtc="2025-10-22T00:50:00Z">
          <w:pPr>
            <w:spacing w:before="100" w:beforeAutospacing="1" w:after="100" w:afterAutospacing="1"/>
          </w:pPr>
        </w:pPrChange>
      </w:pPr>
      <w:ins w:id="10367" w:author="Mosi Adesina Ifatunji" w:date="2025-07-10T14:08:00Z" w16du:dateUtc="2025-07-10T19:08:00Z">
        <w:r w:rsidRPr="00B92532">
          <w:t xml:space="preserve">“Statistical results indicate that </w:t>
        </w:r>
        <w:proofErr w:type="gramStart"/>
        <w:r w:rsidRPr="00B92532">
          <w:t>African-American</w:t>
        </w:r>
        <w:proofErr w:type="gramEnd"/>
        <w:r w:rsidRPr="00B92532">
          <w:t xml:space="preserve"> public accounting employees are less likely to obtain an informal mentor and perceive greater barriers to obtaining mentors. For two mentoring functions (protection and assistance, and social support), </w:t>
        </w:r>
        <w:proofErr w:type="gramStart"/>
        <w:r w:rsidRPr="00B92532">
          <w:t>African-American</w:t>
        </w:r>
        <w:proofErr w:type="gramEnd"/>
        <w:r w:rsidRPr="00B92532">
          <w:t xml:space="preserve"> respondents reported lower levels of support, compared to Caucasian respondents. Also, </w:t>
        </w:r>
        <w:proofErr w:type="gramStart"/>
        <w:r w:rsidRPr="00B92532">
          <w:t>African-American</w:t>
        </w:r>
        <w:proofErr w:type="gramEnd"/>
        <w:r w:rsidRPr="00B92532">
          <w:t xml:space="preserve"> respondents indicated stronger intentions to leave public accounting.” (Viator 2001:541)</w:t>
        </w:r>
      </w:ins>
    </w:p>
    <w:p w14:paraId="1A492452" w14:textId="77777777" w:rsidR="0047675F" w:rsidRPr="00B92532" w:rsidRDefault="0047675F">
      <w:pPr>
        <w:rPr>
          <w:ins w:id="10368" w:author="Mosi Adesina Ifatunji" w:date="2025-07-10T14:08:00Z" w16du:dateUtc="2025-07-10T19:08:00Z"/>
        </w:rPr>
        <w:pPrChange w:id="10369" w:author="Mosi Adesina Ifatunji" w:date="2025-10-21T19:50:00Z" w16du:dateUtc="2025-10-22T00:50:00Z">
          <w:pPr>
            <w:spacing w:before="100" w:beforeAutospacing="1" w:after="100" w:afterAutospacing="1"/>
          </w:pPr>
        </w:pPrChange>
      </w:pPr>
      <w:ins w:id="10370" w:author="Mosi Adesina Ifatunji" w:date="2025-07-10T14:08:00Z" w16du:dateUtc="2025-07-10T19:08:00Z">
        <w:r w:rsidRPr="00B92532">
          <w:t xml:space="preserve">“Since development of informal mentoring relationships relies on individual behavior (i.e. potential mentors and protégés observe each other over time as relationships form), </w:t>
        </w:r>
        <w:proofErr w:type="gramStart"/>
        <w:r w:rsidRPr="00B92532">
          <w:t>African-American</w:t>
        </w:r>
        <w:proofErr w:type="gramEnd"/>
        <w:r w:rsidRPr="00B92532">
          <w:t xml:space="preserve"> employees are likely to have limited access to informal mentoring relationships if majority members hold prejudice-related attitudes. In such an environment, formal mentoring programs are one alternative for providing </w:t>
        </w:r>
        <w:proofErr w:type="gramStart"/>
        <w:r w:rsidRPr="00B92532">
          <w:t>African-American</w:t>
        </w:r>
        <w:proofErr w:type="gramEnd"/>
        <w:r w:rsidRPr="00B92532">
          <w:t xml:space="preserve"> employees with mentoring support. However, formally assigned mentors tend to provide less support than informal mentors.” (Viator 2001:542)</w:t>
        </w:r>
      </w:ins>
    </w:p>
    <w:p w14:paraId="29245F15" w14:textId="77777777" w:rsidR="0047675F" w:rsidRPr="00B92532" w:rsidRDefault="0047675F">
      <w:pPr>
        <w:rPr>
          <w:ins w:id="10371" w:author="Mosi Adesina Ifatunji" w:date="2025-07-10T14:08:00Z" w16du:dateUtc="2025-07-10T19:08:00Z"/>
        </w:rPr>
        <w:pPrChange w:id="10372" w:author="Mosi Adesina Ifatunji" w:date="2025-10-21T19:50:00Z" w16du:dateUtc="2025-10-22T00:50:00Z">
          <w:pPr>
            <w:spacing w:before="100" w:beforeAutospacing="1" w:after="100" w:afterAutospacing="1"/>
          </w:pPr>
        </w:pPrChange>
      </w:pPr>
      <w:ins w:id="10373" w:author="Mosi Adesina Ifatunji" w:date="2025-07-10T14:08:00Z" w16du:dateUtc="2025-07-10T19:08:00Z">
        <w:r w:rsidRPr="00B92532">
          <w:t xml:space="preserve">“These processes include: (1) shared identity and interpersonal comfort; (2) stereotyping and perceived competence; and (3) visibility and performance pressures... A shared social identity is less likely to occur when potential mentors and protégés are from different power groups (Deschamps, 1982), such as those attributed to racial and ethnic background. For example, when Caucasian male managers and </w:t>
        </w:r>
        <w:proofErr w:type="gramStart"/>
        <w:r w:rsidRPr="00B92532">
          <w:t>African-American</w:t>
        </w:r>
        <w:proofErr w:type="gramEnd"/>
        <w:r w:rsidRPr="00B92532">
          <w:t xml:space="preserve"> senior accountants in the public accounting firms have different social and economic backgrounds they may simply not perceive the other as an extension of himself/herself. Absent a shared identity, potential cross-racial mentors and protégés have less of a basis for developing mentoring relationships.” (Viator 2001:543)</w:t>
        </w:r>
      </w:ins>
    </w:p>
    <w:p w14:paraId="5555427B" w14:textId="77777777" w:rsidR="0047675F" w:rsidRPr="00B92532" w:rsidRDefault="0047675F">
      <w:pPr>
        <w:rPr>
          <w:ins w:id="10374" w:author="Mosi Adesina Ifatunji" w:date="2025-07-10T14:08:00Z" w16du:dateUtc="2025-07-10T19:08:00Z"/>
        </w:rPr>
        <w:pPrChange w:id="10375" w:author="Mosi Adesina Ifatunji" w:date="2025-10-21T19:50:00Z" w16du:dateUtc="2025-10-22T00:50:00Z">
          <w:pPr>
            <w:spacing w:before="100" w:beforeAutospacing="1" w:after="100" w:afterAutospacing="1"/>
          </w:pPr>
        </w:pPrChange>
      </w:pPr>
      <w:ins w:id="10376" w:author="Mosi Adesina Ifatunji" w:date="2025-07-10T14:08:00Z" w16du:dateUtc="2025-07-10T19:08:00Z">
        <w:r w:rsidRPr="00B92532">
          <w:t>“Racial and gender-based stereotyping negatively influences majority members’ perception of minority members’ competence (Pettigrew &amp; Martin, 1987). Effective performance by minority members is likely to be discounted and attributed to help from others, rather than internal ability and effort (Greenhaus &amp; Parasuraman, 1993).” (Viator 2001:543)</w:t>
        </w:r>
      </w:ins>
    </w:p>
    <w:p w14:paraId="48E1AB79" w14:textId="77777777" w:rsidR="0047675F" w:rsidRPr="00B92532" w:rsidRDefault="0047675F">
      <w:pPr>
        <w:rPr>
          <w:ins w:id="10377" w:author="Mosi Adesina Ifatunji" w:date="2025-07-10T14:08:00Z" w16du:dateUtc="2025-07-10T19:08:00Z"/>
        </w:rPr>
        <w:pPrChange w:id="10378" w:author="Mosi Adesina Ifatunji" w:date="2025-10-21T19:50:00Z" w16du:dateUtc="2025-10-22T00:50:00Z">
          <w:pPr>
            <w:spacing w:before="100" w:beforeAutospacing="1" w:after="100" w:afterAutospacing="1"/>
          </w:pPr>
        </w:pPrChange>
      </w:pPr>
      <w:ins w:id="10379" w:author="Mosi Adesina Ifatunji" w:date="2025-07-10T14:08:00Z" w16du:dateUtc="2025-07-10T19:08:00Z">
        <w:r w:rsidRPr="00B92532">
          <w:lastRenderedPageBreak/>
          <w:t xml:space="preserve">“The relatively small number of African Americans in the accounting profession and the dominance of Caucasian males in upper management positions (AICPA, 1997; Hammond, 1997; Mitchell &amp; </w:t>
        </w:r>
        <w:proofErr w:type="spellStart"/>
        <w:r w:rsidRPr="00B92532">
          <w:t>Flintall</w:t>
        </w:r>
        <w:proofErr w:type="spellEnd"/>
        <w:r w:rsidRPr="00B92532">
          <w:t xml:space="preserve">, 1990) demands that </w:t>
        </w:r>
        <w:proofErr w:type="gramStart"/>
        <w:r w:rsidRPr="00B92532">
          <w:t>African-American</w:t>
        </w:r>
        <w:proofErr w:type="gramEnd"/>
        <w:r w:rsidRPr="00B92532">
          <w:t xml:space="preserve"> employees enter diversified relationships to obtain mentoring support. The perceptual and behavioral processes described above suggest that </w:t>
        </w:r>
        <w:proofErr w:type="gramStart"/>
        <w:r w:rsidRPr="00B92532">
          <w:t>African-American</w:t>
        </w:r>
        <w:proofErr w:type="gramEnd"/>
        <w:r w:rsidRPr="00B92532">
          <w:t xml:space="preserve"> public accounting employees are likely to encounter barriers to diversified mentoring relationships.” (Viator 2001:544)</w:t>
        </w:r>
      </w:ins>
    </w:p>
    <w:p w14:paraId="796A46C7" w14:textId="77777777" w:rsidR="0047675F" w:rsidRPr="00B92532" w:rsidRDefault="0047675F">
      <w:pPr>
        <w:rPr>
          <w:ins w:id="10380" w:author="Mosi Adesina Ifatunji" w:date="2025-07-10T14:08:00Z" w16du:dateUtc="2025-07-10T19:08:00Z"/>
        </w:rPr>
        <w:pPrChange w:id="10381" w:author="Mosi Adesina Ifatunji" w:date="2025-10-21T19:50:00Z" w16du:dateUtc="2025-10-22T00:50:00Z">
          <w:pPr>
            <w:spacing w:before="100" w:beforeAutospacing="1" w:after="100" w:afterAutospacing="1"/>
          </w:pPr>
        </w:pPrChange>
      </w:pPr>
      <w:ins w:id="10382" w:author="Mosi Adesina Ifatunji" w:date="2025-07-10T14:08:00Z" w16du:dateUtc="2025-07-10T19:08:00Z">
        <w:r w:rsidRPr="00B92532">
          <w:t xml:space="preserve">“In both regression analyses, the beta coefficients for </w:t>
        </w:r>
        <w:proofErr w:type="gramStart"/>
        <w:r w:rsidRPr="00B92532">
          <w:t>African-American</w:t>
        </w:r>
        <w:proofErr w:type="gramEnd"/>
        <w:r w:rsidRPr="00B92532">
          <w:t xml:space="preserve"> seniors were positive and statistically significant... indicating that </w:t>
        </w:r>
        <w:proofErr w:type="gramStart"/>
        <w:r w:rsidRPr="00B92532">
          <w:t>African-American</w:t>
        </w:r>
        <w:proofErr w:type="gramEnd"/>
        <w:r w:rsidRPr="00B92532">
          <w:t xml:space="preserve"> seniors perceived more barriers to obtaining a mentor than did the comparison group of Caucasian seniors.” (Viator 2001:551)</w:t>
        </w:r>
      </w:ins>
    </w:p>
    <w:p w14:paraId="5641792E" w14:textId="77777777" w:rsidR="0047675F" w:rsidRPr="00B92532" w:rsidRDefault="0047675F">
      <w:pPr>
        <w:rPr>
          <w:ins w:id="10383" w:author="Mosi Adesina Ifatunji" w:date="2025-07-10T14:08:00Z" w16du:dateUtc="2025-07-10T19:08:00Z"/>
        </w:rPr>
        <w:pPrChange w:id="10384" w:author="Mosi Adesina Ifatunji" w:date="2025-10-21T19:50:00Z" w16du:dateUtc="2025-10-22T00:50:00Z">
          <w:pPr>
            <w:spacing w:before="100" w:beforeAutospacing="1" w:after="100" w:afterAutospacing="1"/>
          </w:pPr>
        </w:pPrChange>
      </w:pPr>
      <w:ins w:id="10385" w:author="Mosi Adesina Ifatunji" w:date="2025-07-10T14:08:00Z" w16du:dateUtc="2025-07-10T19:08:00Z">
        <w:r w:rsidRPr="00B92532">
          <w:t xml:space="preserve">“African Americans who indicated having mentors reported levels of career support and psychosocial support that tended to be less than that reported by their Caucasian </w:t>
        </w:r>
        <w:proofErr w:type="gramStart"/>
        <w:r w:rsidRPr="00B92532">
          <w:t>counterparts, and</w:t>
        </w:r>
        <w:proofErr w:type="gramEnd"/>
        <w:r w:rsidRPr="00B92532">
          <w:t xml:space="preserve"> were statistically significant for two functions: protection and assistance, and social support. It is important to note that lower levels of mentoring support were found after controlling for other variables that can contribute to differences in mentoring support: employee gender, mentor gender, mentor rank, length of mentoring relationship, and type of mentoring relationship (i.e. formal versus informal).” (Viator 2001:555)</w:t>
        </w:r>
      </w:ins>
    </w:p>
    <w:p w14:paraId="49D460EC" w14:textId="77777777" w:rsidR="0047675F" w:rsidRPr="00B92532" w:rsidRDefault="0047675F">
      <w:pPr>
        <w:rPr>
          <w:ins w:id="10386" w:author="Mosi Adesina Ifatunji" w:date="2025-07-10T14:08:00Z" w16du:dateUtc="2025-07-10T19:08:00Z"/>
          <w:highlight w:val="lightGray"/>
        </w:rPr>
        <w:pPrChange w:id="10387" w:author="Mosi Adesina Ifatunji" w:date="2025-10-21T19:50:00Z" w16du:dateUtc="2025-10-22T00:50:00Z">
          <w:pPr>
            <w:pStyle w:val="Heading3"/>
          </w:pPr>
        </w:pPrChange>
      </w:pPr>
    </w:p>
    <w:p w14:paraId="150B0CBE" w14:textId="77777777" w:rsidR="00656195" w:rsidRPr="00B92532" w:rsidRDefault="00656195">
      <w:pPr>
        <w:rPr>
          <w:ins w:id="10388" w:author="Mosi Adesina Ifatunji" w:date="2025-07-10T14:10:00Z" w16du:dateUtc="2025-07-10T19:10:00Z"/>
        </w:rPr>
        <w:pPrChange w:id="10389" w:author="Mosi Adesina Ifatunji" w:date="2025-10-21T19:50:00Z" w16du:dateUtc="2025-10-22T00:50:00Z">
          <w:pPr>
            <w:spacing w:before="100" w:beforeAutospacing="1" w:after="100" w:afterAutospacing="1"/>
          </w:pPr>
        </w:pPrChange>
      </w:pPr>
      <w:ins w:id="10390" w:author="Mosi Adesina Ifatunji" w:date="2025-07-10T14:10:00Z" w16du:dateUtc="2025-07-10T19:10:00Z">
        <w:r w:rsidRPr="00B92532">
          <w:t>“I found that even when Black and white women had jobs in which they controlled organizational resources and had ties to powerful employees, they received less work-related help from their network members than did white men. Drawing on status characteristics theory, I explain that network members were less likely to invest in women than in white men because of cultural beliefs that rank women below that of white men.” (McGuire 2002:303)</w:t>
        </w:r>
      </w:ins>
    </w:p>
    <w:p w14:paraId="36D7CBAA" w14:textId="77777777" w:rsidR="00656195" w:rsidRPr="00B92532" w:rsidRDefault="00656195">
      <w:pPr>
        <w:rPr>
          <w:ins w:id="10391" w:author="Mosi Adesina Ifatunji" w:date="2025-07-10T14:10:00Z" w16du:dateUtc="2025-07-10T19:10:00Z"/>
        </w:rPr>
        <w:pPrChange w:id="10392" w:author="Mosi Adesina Ifatunji" w:date="2025-10-21T19:50:00Z" w16du:dateUtc="2025-10-22T00:50:00Z">
          <w:pPr>
            <w:spacing w:before="100" w:beforeAutospacing="1" w:after="100" w:afterAutospacing="1"/>
          </w:pPr>
        </w:pPrChange>
      </w:pPr>
      <w:ins w:id="10393" w:author="Mosi Adesina Ifatunji" w:date="2025-07-10T14:10:00Z" w16du:dateUtc="2025-07-10T19:10:00Z">
        <w:r w:rsidRPr="00B92532">
          <w:t xml:space="preserve">“The benefits of having informal networks are not the same for women and men workers, however. Women are less likely than men to have high-status network members and to have diverse networks (Brass 1985; Campbell 1988; Ibarra 1992; McGuire 2000; Moore 1992; Scott </w:t>
        </w:r>
        <w:proofErr w:type="gramStart"/>
        <w:r w:rsidRPr="00B92532">
          <w:t>1996)...</w:t>
        </w:r>
        <w:proofErr w:type="gramEnd"/>
        <w:r w:rsidRPr="00B92532">
          <w:t xml:space="preserve"> Having a network composed of diverse and powerful members is critical for employees’ acquisition of resources and power in work organizations.” (McGuire 2002:304)</w:t>
        </w:r>
      </w:ins>
    </w:p>
    <w:p w14:paraId="7D0B709F" w14:textId="77777777" w:rsidR="00656195" w:rsidRPr="00B92532" w:rsidRDefault="00656195">
      <w:pPr>
        <w:rPr>
          <w:ins w:id="10394" w:author="Mosi Adesina Ifatunji" w:date="2025-07-10T14:10:00Z" w16du:dateUtc="2025-07-10T19:10:00Z"/>
        </w:rPr>
        <w:pPrChange w:id="10395" w:author="Mosi Adesina Ifatunji" w:date="2025-10-21T19:50:00Z" w16du:dateUtc="2025-10-22T00:50:00Z">
          <w:pPr>
            <w:spacing w:before="100" w:beforeAutospacing="1" w:after="100" w:afterAutospacing="1"/>
          </w:pPr>
        </w:pPrChange>
      </w:pPr>
      <w:ins w:id="10396" w:author="Mosi Adesina Ifatunji" w:date="2025-07-10T14:10:00Z" w16du:dateUtc="2025-07-10T19:10:00Z">
        <w:r w:rsidRPr="00B92532">
          <w:t xml:space="preserve">“Status characteristics theory suggests that workers do take each other’s gender, race, and ethnicity into account when forming networks... workers also evaluate each other based on the resources their gender is assumed to have—the more resources a group is assumed to possess, the more competent its members are assumed to be (Ridgeway 1991, 1997; </w:t>
        </w:r>
        <w:proofErr w:type="spellStart"/>
        <w:r w:rsidRPr="00B92532">
          <w:t>Thye</w:t>
        </w:r>
        <w:proofErr w:type="spellEnd"/>
        <w:r w:rsidRPr="00B92532">
          <w:t xml:space="preserve"> 2000). Because women tend to hold positions with lower rank and less control over resources than men do, workers assume that women are less competent than men (Martin 1985; Ridgeway 1997; Ridgeway et al. 1998). Scholars refer to these generalizations about group members’ worth as status value beliefs.” (McGuire 2002:305)</w:t>
        </w:r>
      </w:ins>
    </w:p>
    <w:p w14:paraId="1F334508" w14:textId="77777777" w:rsidR="00656195" w:rsidRPr="00B92532" w:rsidRDefault="00656195">
      <w:pPr>
        <w:rPr>
          <w:ins w:id="10397" w:author="Mosi Adesina Ifatunji" w:date="2025-07-10T14:10:00Z" w16du:dateUtc="2025-07-10T19:10:00Z"/>
        </w:rPr>
        <w:pPrChange w:id="10398" w:author="Mosi Adesina Ifatunji" w:date="2025-10-21T19:50:00Z" w16du:dateUtc="2025-10-22T00:50:00Z">
          <w:pPr>
            <w:spacing w:before="100" w:beforeAutospacing="1" w:after="100" w:afterAutospacing="1"/>
          </w:pPr>
        </w:pPrChange>
      </w:pPr>
      <w:ins w:id="10399" w:author="Mosi Adesina Ifatunji" w:date="2025-07-10T14:10:00Z" w16du:dateUtc="2025-07-10T19:10:00Z">
        <w:r w:rsidRPr="00B92532">
          <w:t>“Model 4 shows that white and Black women received less help from their network members than white men did, net of their structural characteristics, contrary to hypothesis 1... In sum, these results support hypothesis 2—women, regardless of their race, received less instrumental help from their network members than men did simply because of their gender.” (McGuire 2002:315)</w:t>
        </w:r>
      </w:ins>
    </w:p>
    <w:p w14:paraId="5877A2FB" w14:textId="77777777" w:rsidR="00656195" w:rsidRPr="00B92532" w:rsidRDefault="00656195">
      <w:pPr>
        <w:rPr>
          <w:ins w:id="10400" w:author="Mosi Adesina Ifatunji" w:date="2025-07-10T14:10:00Z" w16du:dateUtc="2025-07-10T19:10:00Z"/>
        </w:rPr>
        <w:pPrChange w:id="10401" w:author="Mosi Adesina Ifatunji" w:date="2025-10-21T19:50:00Z" w16du:dateUtc="2025-10-22T00:50:00Z">
          <w:pPr>
            <w:spacing w:before="100" w:beforeAutospacing="1" w:after="100" w:afterAutospacing="1"/>
          </w:pPr>
        </w:pPrChange>
      </w:pPr>
      <w:ins w:id="10402" w:author="Mosi Adesina Ifatunji" w:date="2025-07-10T14:10:00Z" w16du:dateUtc="2025-07-10T19:10:00Z">
        <w:r w:rsidRPr="00B92532">
          <w:t xml:space="preserve">“Women may have been perceived by network members as poor or risky investments because of cultural beliefs that ranked them below that of white men, according to status characteristics theory. As a result, network members may have believed that their helpful </w:t>
        </w:r>
        <w:r w:rsidRPr="00B92532">
          <w:lastRenderedPageBreak/>
          <w:t>efforts should be directed at white men, whom they perceived as having the potential to be successful.” (McGuire 2002:314)</w:t>
        </w:r>
      </w:ins>
    </w:p>
    <w:p w14:paraId="22E26A58" w14:textId="77777777" w:rsidR="00656195" w:rsidRPr="00B92532" w:rsidRDefault="00656195">
      <w:pPr>
        <w:rPr>
          <w:ins w:id="10403" w:author="Mosi Adesina Ifatunji" w:date="2025-07-10T14:10:00Z" w16du:dateUtc="2025-07-10T19:10:00Z"/>
        </w:rPr>
        <w:pPrChange w:id="10404" w:author="Mosi Adesina Ifatunji" w:date="2025-10-21T19:50:00Z" w16du:dateUtc="2025-10-22T00:50:00Z">
          <w:pPr>
            <w:spacing w:before="100" w:beforeAutospacing="1" w:after="100" w:afterAutospacing="1"/>
          </w:pPr>
        </w:pPrChange>
      </w:pPr>
      <w:ins w:id="10405" w:author="Mosi Adesina Ifatunji" w:date="2025-07-10T14:10:00Z" w16du:dateUtc="2025-07-10T19:10:00Z">
        <w:r w:rsidRPr="00B92532">
          <w:t xml:space="preserve">“In conclusion, sociological research warns us that the use of informal procedures to hire, to evaluate, and to reward workers tends to advantage workers already in privileged positions (Braddock and McPartland 1987; Reskin and McBrier 2000). Formal work procedures that are consistently enforced, and for which managers are accountable, in contrast, could help to distribute organizational resources more equally (Bielby 2000; Heilman 1995; Reskin 2000). My results suggest that this strategy would be of </w:t>
        </w:r>
        <w:proofErr w:type="gramStart"/>
        <w:r w:rsidRPr="00B92532">
          <w:t>particular help</w:t>
        </w:r>
        <w:proofErr w:type="gramEnd"/>
        <w:r w:rsidRPr="00B92532">
          <w:t xml:space="preserve"> to Black men, whose informal disadvantages are rooted in their unequal access to formal positions. Formalizing work procedures would not be sufficient to alter the instrumental help that Black and white women receive from their informal networks, however. According to Ridgeway (1997), the process of gender categorization sustains status value beliefs even when the structural conditions that bolster such beliefs change.” (McGuire 2002:318)</w:t>
        </w:r>
      </w:ins>
    </w:p>
    <w:p w14:paraId="5239815E" w14:textId="77777777" w:rsidR="002B091F" w:rsidRPr="00B92532" w:rsidRDefault="002B091F">
      <w:pPr>
        <w:rPr>
          <w:ins w:id="10406" w:author="Mosi Adesina Ifatunji" w:date="2025-07-10T14:12:00Z" w16du:dateUtc="2025-07-10T19:12:00Z"/>
          <w:highlight w:val="lightGray"/>
        </w:rPr>
        <w:pPrChange w:id="10407" w:author="Mosi Adesina Ifatunji" w:date="2025-10-21T19:50:00Z" w16du:dateUtc="2025-10-22T00:50:00Z">
          <w:pPr>
            <w:pStyle w:val="BodyText"/>
          </w:pPr>
        </w:pPrChange>
      </w:pPr>
    </w:p>
    <w:p w14:paraId="2B403391" w14:textId="77777777" w:rsidR="002B091F" w:rsidRPr="00B92532" w:rsidRDefault="002B091F">
      <w:pPr>
        <w:rPr>
          <w:ins w:id="10408" w:author="Mosi Adesina Ifatunji" w:date="2025-07-10T14:12:00Z" w16du:dateUtc="2025-07-10T19:12:00Z"/>
          <w:highlight w:val="lightGray"/>
        </w:rPr>
        <w:pPrChange w:id="10409" w:author="Mosi Adesina Ifatunji" w:date="2025-10-21T19:50:00Z" w16du:dateUtc="2025-10-22T00:50:00Z">
          <w:pPr>
            <w:pStyle w:val="BodyText"/>
          </w:pPr>
        </w:pPrChange>
      </w:pPr>
    </w:p>
    <w:p w14:paraId="1D80120D" w14:textId="77777777" w:rsidR="002B091F" w:rsidRPr="00B92532" w:rsidRDefault="002B091F">
      <w:pPr>
        <w:rPr>
          <w:ins w:id="10410" w:author="Mosi Adesina Ifatunji" w:date="2025-07-10T14:12:00Z" w16du:dateUtc="2025-07-10T19:12:00Z"/>
        </w:rPr>
        <w:pPrChange w:id="10411" w:author="Mosi Adesina Ifatunji" w:date="2025-10-21T19:50:00Z" w16du:dateUtc="2025-10-22T00:50:00Z">
          <w:pPr>
            <w:spacing w:before="100" w:beforeAutospacing="1" w:after="100" w:afterAutospacing="1"/>
          </w:pPr>
        </w:pPrChange>
      </w:pPr>
      <w:ins w:id="10412" w:author="Mosi Adesina Ifatunji" w:date="2025-07-10T14:12:00Z" w16du:dateUtc="2025-07-10T19:12:00Z">
        <w:r w:rsidRPr="00B92532">
          <w:t>“In Western societies, few women and people of color hold top management positions in work organizations… the proportion of women in corporate officer positions in Fortune 500 corporations is only 13%, and the proportion of people of color is less than 5% for both male and female senior executives. Such statistics suggest that a ‘glass ceiling’ may be restricting the access of women and people of color to the executive ranks.” (Powell and Butterfield 2002:397)</w:t>
        </w:r>
      </w:ins>
    </w:p>
    <w:p w14:paraId="40F9E52A" w14:textId="77777777" w:rsidR="002B091F" w:rsidRPr="00B92532" w:rsidRDefault="002B091F">
      <w:pPr>
        <w:rPr>
          <w:ins w:id="10413" w:author="Mosi Adesina Ifatunji" w:date="2025-07-10T14:12:00Z" w16du:dateUtc="2025-07-10T19:12:00Z"/>
        </w:rPr>
        <w:pPrChange w:id="10414" w:author="Mosi Adesina Ifatunji" w:date="2025-10-21T19:50:00Z" w16du:dateUtc="2025-10-22T00:50:00Z">
          <w:pPr>
            <w:spacing w:before="100" w:beforeAutospacing="1" w:after="100" w:afterAutospacing="1"/>
          </w:pPr>
        </w:pPrChange>
      </w:pPr>
      <w:ins w:id="10415" w:author="Mosi Adesina Ifatunji" w:date="2025-07-10T14:12:00Z" w16du:dateUtc="2025-07-10T19:12:00Z">
        <w:r w:rsidRPr="00B92532">
          <w:t>“White men, the dominant group in such societies, seek to preserve their power and authority as individual decision makers by consciously discriminating against women and people of color when making promotion decisions for top management positions… all-White-male teams of decision makers consciously discriminate in the same manner.” (Powell and Butterfield 2002:400)</w:t>
        </w:r>
      </w:ins>
    </w:p>
    <w:p w14:paraId="26868638" w14:textId="77777777" w:rsidR="002B091F" w:rsidRPr="00B92532" w:rsidRDefault="002B091F">
      <w:pPr>
        <w:rPr>
          <w:ins w:id="10416" w:author="Mosi Adesina Ifatunji" w:date="2025-07-10T14:12:00Z" w16du:dateUtc="2025-07-10T19:12:00Z"/>
        </w:rPr>
        <w:pPrChange w:id="10417" w:author="Mosi Adesina Ifatunji" w:date="2025-10-21T19:50:00Z" w16du:dateUtc="2025-10-22T00:50:00Z">
          <w:pPr>
            <w:spacing w:before="100" w:beforeAutospacing="1" w:after="100" w:afterAutospacing="1"/>
          </w:pPr>
        </w:pPrChange>
      </w:pPr>
      <w:ins w:id="10418" w:author="Mosi Adesina Ifatunji" w:date="2025-07-10T14:12:00Z" w16du:dateUtc="2025-07-10T19:12:00Z">
        <w:r w:rsidRPr="00B92532">
          <w:t>“Kanter (1977), in her analysis of promotion processes in a large corporation, characterized the results of such a preference as ‘homosocial reproduction.’ She argued that the primary motivation of corporate managers is to minimize uncertainty… One way to reduce uncertainty in the executive suite is for the predominantly White male occupants to close it to people who are different from themselves in highly visible and immutable demographic characteristics such as race and gender.” (Powell and Butterfield 2002:401)</w:t>
        </w:r>
      </w:ins>
    </w:p>
    <w:p w14:paraId="22F71F79" w14:textId="77777777" w:rsidR="002B091F" w:rsidRPr="00B92532" w:rsidRDefault="002B091F">
      <w:pPr>
        <w:rPr>
          <w:ins w:id="10419" w:author="Mosi Adesina Ifatunji" w:date="2025-07-10T14:12:00Z" w16du:dateUtc="2025-07-10T19:12:00Z"/>
        </w:rPr>
        <w:pPrChange w:id="10420" w:author="Mosi Adesina Ifatunji" w:date="2025-10-21T19:50:00Z" w16du:dateUtc="2025-10-22T00:50:00Z">
          <w:pPr>
            <w:spacing w:before="100" w:beforeAutospacing="1" w:after="100" w:afterAutospacing="1"/>
          </w:pPr>
        </w:pPrChange>
      </w:pPr>
      <w:ins w:id="10421" w:author="Mosi Adesina Ifatunji" w:date="2025-07-10T14:12:00Z" w16du:dateUtc="2025-07-10T19:12:00Z">
        <w:r w:rsidRPr="00B92532">
          <w:t xml:space="preserve">“Status characteristics theory… suggests that people form expectations about the competence of others based either on information about their past performance or inferences from the status value assigned by the society </w:t>
        </w:r>
        <w:proofErr w:type="gramStart"/>
        <w:r w:rsidRPr="00B92532">
          <w:t>as a whole to</w:t>
        </w:r>
        <w:proofErr w:type="gramEnd"/>
        <w:r w:rsidRPr="00B92532">
          <w:t xml:space="preserve"> their personal characteristics. Status value is assigned to a personal characteristic when consensual societal beliefs suggest that people who have one state of the characteristic are more worthy than those with a different state of the characteristic… White people and men are held in higher honor and esteem and seen as more able and competent than people of color and women respectively, thereby granting them higher social status.” (Powell and Butterfield 2002:403)</w:t>
        </w:r>
      </w:ins>
    </w:p>
    <w:p w14:paraId="132645FA" w14:textId="77777777" w:rsidR="002B091F" w:rsidRPr="00B92532" w:rsidRDefault="002B091F">
      <w:pPr>
        <w:rPr>
          <w:ins w:id="10422" w:author="Mosi Adesina Ifatunji" w:date="2025-07-10T14:12:00Z" w16du:dateUtc="2025-07-10T19:12:00Z"/>
        </w:rPr>
        <w:pPrChange w:id="10423" w:author="Mosi Adesina Ifatunji" w:date="2025-10-21T19:50:00Z" w16du:dateUtc="2025-10-22T00:50:00Z">
          <w:pPr>
            <w:spacing w:before="100" w:beforeAutospacing="1" w:after="100" w:afterAutospacing="1"/>
          </w:pPr>
        </w:pPrChange>
      </w:pPr>
      <w:ins w:id="10424" w:author="Mosi Adesina Ifatunji" w:date="2025-07-10T14:12:00Z" w16du:dateUtc="2025-07-10T19:12:00Z">
        <w:r w:rsidRPr="00B92532">
          <w:t xml:space="preserve">“Decisions by teams reflect the personal preferences of individual </w:t>
        </w:r>
        <w:proofErr w:type="gramStart"/>
        <w:r w:rsidRPr="00B92532">
          <w:t>high status</w:t>
        </w:r>
        <w:proofErr w:type="gramEnd"/>
        <w:r w:rsidRPr="00B92532">
          <w:t xml:space="preserve"> members, which in turn may be influenced by processes of similarity and attraction, social identification, and other cognitive processes. Women and people of color are especially likely to be granted low status in decision-making teams… decisions by teams reflect the personal </w:t>
        </w:r>
        <w:r w:rsidRPr="00B92532">
          <w:lastRenderedPageBreak/>
          <w:t xml:space="preserve">preferences of individual </w:t>
        </w:r>
        <w:proofErr w:type="gramStart"/>
        <w:r w:rsidRPr="00B92532">
          <w:t>high status</w:t>
        </w:r>
        <w:proofErr w:type="gramEnd"/>
        <w:r w:rsidRPr="00B92532">
          <w:t xml:space="preserve"> members… team decisions favor applicants for top management positions who hold the highest status in the given society, for example, White male applicants in Western societies.” (Powell and Butterfield 2002:403)</w:t>
        </w:r>
      </w:ins>
    </w:p>
    <w:p w14:paraId="35E08962" w14:textId="77777777" w:rsidR="002B091F" w:rsidRPr="00B92532" w:rsidRDefault="002B091F">
      <w:pPr>
        <w:rPr>
          <w:ins w:id="10425" w:author="Mosi Adesina Ifatunji" w:date="2025-07-10T14:12:00Z" w16du:dateUtc="2025-07-10T19:12:00Z"/>
        </w:rPr>
        <w:pPrChange w:id="10426" w:author="Mosi Adesina Ifatunji" w:date="2025-10-21T19:50:00Z" w16du:dateUtc="2025-10-22T00:50:00Z">
          <w:pPr>
            <w:spacing w:before="100" w:beforeAutospacing="1" w:after="100" w:afterAutospacing="1"/>
          </w:pPr>
        </w:pPrChange>
      </w:pPr>
      <w:ins w:id="10427" w:author="Mosi Adesina Ifatunji" w:date="2025-07-10T14:12:00Z" w16du:dateUtc="2025-07-10T19:12:00Z">
        <w:r w:rsidRPr="00B92532">
          <w:t xml:space="preserve">“The finding that effects of applicant race and gender were present for referral decisions by homogeneous </w:t>
        </w:r>
        <w:proofErr w:type="gramStart"/>
        <w:r w:rsidRPr="00B92532">
          <w:t>panels</w:t>
        </w:r>
        <w:proofErr w:type="gramEnd"/>
        <w:r w:rsidRPr="00B92532">
          <w:t xml:space="preserve"> but not diverse panels was a unique contribution of the study… Decisions by homogeneous panels favored female applicants and disfavored African American male applicants, whereas decisions by diverse panels did not favor or disfavor any race/ gender group of applicants.” (Powell and Butterfield 2002:419)</w:t>
        </w:r>
      </w:ins>
    </w:p>
    <w:p w14:paraId="7DDD4978" w14:textId="77777777" w:rsidR="002B091F" w:rsidRPr="00B92532" w:rsidRDefault="002B091F">
      <w:pPr>
        <w:rPr>
          <w:ins w:id="10428" w:author="Mosi Adesina Ifatunji" w:date="2025-07-10T14:13:00Z" w16du:dateUtc="2025-07-10T19:13:00Z"/>
          <w:highlight w:val="lightGray"/>
        </w:rPr>
        <w:pPrChange w:id="10429" w:author="Mosi Adesina Ifatunji" w:date="2025-10-21T19:50:00Z" w16du:dateUtc="2025-10-22T00:50:00Z">
          <w:pPr>
            <w:pStyle w:val="BodyText"/>
          </w:pPr>
        </w:pPrChange>
      </w:pPr>
    </w:p>
    <w:p w14:paraId="23091BE7" w14:textId="77777777" w:rsidR="001645BC" w:rsidRPr="00B92532" w:rsidRDefault="001645BC">
      <w:pPr>
        <w:rPr>
          <w:ins w:id="10430" w:author="Mosi Adesina Ifatunji" w:date="2025-07-10T14:13:00Z" w16du:dateUtc="2025-07-10T19:13:00Z"/>
          <w:highlight w:val="lightGray"/>
        </w:rPr>
        <w:pPrChange w:id="10431" w:author="Mosi Adesina Ifatunji" w:date="2025-10-21T19:50:00Z" w16du:dateUtc="2025-10-22T00:50:00Z">
          <w:pPr>
            <w:pStyle w:val="BodyText"/>
          </w:pPr>
        </w:pPrChange>
      </w:pPr>
    </w:p>
    <w:p w14:paraId="2C9932A0" w14:textId="77777777" w:rsidR="001645BC" w:rsidRPr="00B92532" w:rsidRDefault="001645BC">
      <w:pPr>
        <w:rPr>
          <w:ins w:id="10432" w:author="Mosi Adesina Ifatunji" w:date="2025-07-10T14:14:00Z" w16du:dateUtc="2025-07-10T19:14:00Z"/>
        </w:rPr>
        <w:pPrChange w:id="10433" w:author="Mosi Adesina Ifatunji" w:date="2025-10-21T19:50:00Z" w16du:dateUtc="2025-10-22T00:50:00Z">
          <w:pPr>
            <w:spacing w:before="100" w:beforeAutospacing="1" w:after="100" w:afterAutospacing="1"/>
          </w:pPr>
        </w:pPrChange>
      </w:pPr>
      <w:ins w:id="10434" w:author="Mosi Adesina Ifatunji" w:date="2025-07-10T14:14:00Z" w16du:dateUtc="2025-07-10T19:14:00Z">
        <w:r w:rsidRPr="00B92532">
          <w:t>“At its core, the UE [upper echelons] perspective centers on executive cognitions, values, and perceptions and their influence on the process of strategic choice and resultant performance outcomes. Because executive cognitions, values, and perceptions are difficult to measure, the UE perspective invokes prior research on demography to suggest that managerial characteristics are reasonable proxies for underlying differences in cognitions, values, and perceptions.” (Carpenter et al. 2004:750)</w:t>
        </w:r>
      </w:ins>
    </w:p>
    <w:p w14:paraId="5A0E4A4D" w14:textId="77777777" w:rsidR="001645BC" w:rsidRPr="00B92532" w:rsidRDefault="001645BC">
      <w:pPr>
        <w:rPr>
          <w:ins w:id="10435" w:author="Mosi Adesina Ifatunji" w:date="2025-07-10T14:14:00Z" w16du:dateUtc="2025-07-10T19:14:00Z"/>
        </w:rPr>
        <w:pPrChange w:id="10436" w:author="Mosi Adesina Ifatunji" w:date="2025-10-21T19:50:00Z" w16du:dateUtc="2025-10-22T00:50:00Z">
          <w:pPr>
            <w:spacing w:before="100" w:beforeAutospacing="1" w:after="100" w:afterAutospacing="1"/>
          </w:pPr>
        </w:pPrChange>
      </w:pPr>
      <w:ins w:id="10437" w:author="Mosi Adesina Ifatunji" w:date="2025-07-10T14:14:00Z" w16du:dateUtc="2025-07-10T19:14:00Z">
        <w:r w:rsidRPr="00B92532">
          <w:t>“These three central tenets frame the UE proposition that an organization and its performance will be a reflection of its top managers and provide a basis for studying underlying team dynamics by demographic proxy.” (Carpenter et al. 2004:752)</w:t>
        </w:r>
      </w:ins>
    </w:p>
    <w:p w14:paraId="08D656C6" w14:textId="77777777" w:rsidR="001645BC" w:rsidRPr="00B92532" w:rsidRDefault="001645BC">
      <w:pPr>
        <w:rPr>
          <w:ins w:id="10438" w:author="Mosi Adesina Ifatunji" w:date="2025-07-10T14:14:00Z" w16du:dateUtc="2025-07-10T19:14:00Z"/>
        </w:rPr>
        <w:pPrChange w:id="10439" w:author="Mosi Adesina Ifatunji" w:date="2025-10-21T19:50:00Z" w16du:dateUtc="2025-10-22T00:50:00Z">
          <w:pPr>
            <w:spacing w:before="100" w:beforeAutospacing="1" w:after="100" w:afterAutospacing="1"/>
          </w:pPr>
        </w:pPrChange>
      </w:pPr>
      <w:ins w:id="10440" w:author="Mosi Adesina Ifatunji" w:date="2025-07-10T14:14:00Z" w16du:dateUtc="2025-07-10T19:14:00Z">
        <w:r w:rsidRPr="00B92532">
          <w:t>“In terms of application, the empirical definition of the top management team varies considerably more than does its conceptual definition... While some claim that the differences in how top management teams are measured may account for inconsistent findings in the current literature, perhaps a more striking observation is that studies using a variety of measures have reported significant associations between top management team characteristics and important firm outcomes.” (Carpenter et al. 2004:759)</w:t>
        </w:r>
      </w:ins>
    </w:p>
    <w:p w14:paraId="1BD56B48" w14:textId="77777777" w:rsidR="001645BC" w:rsidRPr="00B92532" w:rsidRDefault="001645BC">
      <w:pPr>
        <w:rPr>
          <w:ins w:id="10441" w:author="Mosi Adesina Ifatunji" w:date="2025-07-10T14:14:00Z" w16du:dateUtc="2025-07-10T19:14:00Z"/>
        </w:rPr>
        <w:pPrChange w:id="10442" w:author="Mosi Adesina Ifatunji" w:date="2025-10-21T19:50:00Z" w16du:dateUtc="2025-10-22T00:50:00Z">
          <w:pPr>
            <w:spacing w:before="100" w:beforeAutospacing="1" w:after="100" w:afterAutospacing="1"/>
          </w:pPr>
        </w:pPrChange>
      </w:pPr>
      <w:ins w:id="10443" w:author="Mosi Adesina Ifatunji" w:date="2025-07-10T14:14:00Z" w16du:dateUtc="2025-07-10T19:14:00Z">
        <w:r w:rsidRPr="00B92532">
          <w:t>“Another critical insight offered by recent research is new understanding of the link between TMT demography and TMT process. Whereas the original H&amp;M model argued that team demography will proxy well for cognitive processes that shape strategic decision making, scholars have unveiled a wealth of evidence indicating that other team processes are likewise impacted. In some cases, these alternative processes, including communication and debate, mediate the effect of demography on strategic choice; in others, they serve as a separate mechanism ultimately impacting firm performance.” (Carpenter et al. 2004:768)</w:t>
        </w:r>
      </w:ins>
    </w:p>
    <w:p w14:paraId="32C516BE" w14:textId="77777777" w:rsidR="001645BC" w:rsidRPr="00B92532" w:rsidRDefault="001645BC">
      <w:pPr>
        <w:rPr>
          <w:ins w:id="10444" w:author="Mosi Adesina Ifatunji" w:date="2025-07-10T14:14:00Z" w16du:dateUtc="2025-07-10T19:14:00Z"/>
        </w:rPr>
        <w:pPrChange w:id="10445" w:author="Mosi Adesina Ifatunji" w:date="2025-10-21T19:50:00Z" w16du:dateUtc="2025-10-22T00:50:00Z">
          <w:pPr>
            <w:spacing w:before="100" w:beforeAutospacing="1" w:after="100" w:afterAutospacing="1"/>
          </w:pPr>
        </w:pPrChange>
      </w:pPr>
      <w:ins w:id="10446" w:author="Mosi Adesina Ifatunji" w:date="2025-07-10T14:14:00Z" w16du:dateUtc="2025-07-10T19:14:00Z">
        <w:r w:rsidRPr="00B92532">
          <w:t>“Race and gender, too, represent relatively recent and needed innovations in the characteristics that upper echelons research encompasses (Richard et al., 2004; Westphal &amp; Milton, 2000).” (Carpenter et al. 2004:771)</w:t>
        </w:r>
      </w:ins>
    </w:p>
    <w:p w14:paraId="631F828B" w14:textId="77777777" w:rsidR="001645BC" w:rsidRPr="00B92532" w:rsidRDefault="001645BC">
      <w:pPr>
        <w:rPr>
          <w:ins w:id="10447" w:author="Mosi Adesina Ifatunji" w:date="2025-07-10T14:14:00Z" w16du:dateUtc="2025-07-10T19:14:00Z"/>
        </w:rPr>
        <w:pPrChange w:id="10448" w:author="Mosi Adesina Ifatunji" w:date="2025-10-21T19:50:00Z" w16du:dateUtc="2025-10-22T00:50:00Z">
          <w:pPr>
            <w:spacing w:before="100" w:beforeAutospacing="1" w:after="100" w:afterAutospacing="1"/>
          </w:pPr>
        </w:pPrChange>
      </w:pPr>
      <w:ins w:id="10449" w:author="Mosi Adesina Ifatunji" w:date="2025-07-10T14:14:00Z" w16du:dateUtc="2025-07-10T19:14:00Z">
        <w:r w:rsidRPr="00B92532">
          <w:t>“Finally, it is critical to recall that the practice of using demographic proxies is only a methodological convenience. Demography is used to proxy larger, complex, and hard-to-get-at constructs. Demography itself is not the key theoretical driver of strategic processes and choices. Rather, the theoretical model posits that cognitions, values, and perceptions affect strategic choice.” (Carpenter et al. 2004:772)</w:t>
        </w:r>
      </w:ins>
    </w:p>
    <w:p w14:paraId="66B182F3" w14:textId="77777777" w:rsidR="001645BC" w:rsidRPr="00B92532" w:rsidRDefault="001645BC">
      <w:pPr>
        <w:rPr>
          <w:ins w:id="10450" w:author="Mosi Adesina Ifatunji" w:date="2025-07-10T14:13:00Z" w16du:dateUtc="2025-07-10T19:13:00Z"/>
          <w:highlight w:val="lightGray"/>
        </w:rPr>
        <w:pPrChange w:id="10451" w:author="Mosi Adesina Ifatunji" w:date="2025-10-21T19:50:00Z" w16du:dateUtc="2025-10-22T00:50:00Z">
          <w:pPr>
            <w:pStyle w:val="BodyText"/>
          </w:pPr>
        </w:pPrChange>
      </w:pPr>
    </w:p>
    <w:p w14:paraId="3D0EBC93" w14:textId="77777777" w:rsidR="00607AEA" w:rsidRPr="00B92532" w:rsidRDefault="00607AEA">
      <w:pPr>
        <w:rPr>
          <w:ins w:id="10452" w:author="Mosi Adesina Ifatunji" w:date="2025-07-10T14:19:00Z" w16du:dateUtc="2025-07-10T19:19:00Z"/>
        </w:rPr>
        <w:pPrChange w:id="10453" w:author="Mosi Adesina Ifatunji" w:date="2025-10-21T19:50:00Z" w16du:dateUtc="2025-10-22T00:50:00Z">
          <w:pPr>
            <w:spacing w:before="100" w:beforeAutospacing="1" w:after="100" w:afterAutospacing="1"/>
          </w:pPr>
        </w:pPrChange>
      </w:pPr>
      <w:ins w:id="10454" w:author="Mosi Adesina Ifatunji" w:date="2025-07-10T14:19:00Z" w16du:dateUtc="2025-07-10T19:19:00Z">
        <w:r w:rsidRPr="00B92532">
          <w:t xml:space="preserve">“The racial segregation of employment is a pervasive feature of the U.S. labor market and an important source of social inequality. … Incumbents of jobs dominated by nonwhites receive </w:t>
        </w:r>
        <w:r w:rsidRPr="00B92532">
          <w:lastRenderedPageBreak/>
          <w:t>lower pay … and have higher turnover rates and lower promotion rates than incumbents of jobs dominated by whites.” (Sørensen 2004:627)</w:t>
        </w:r>
      </w:ins>
    </w:p>
    <w:p w14:paraId="3934F8D1" w14:textId="77777777" w:rsidR="00607AEA" w:rsidRPr="00B92532" w:rsidRDefault="00607AEA">
      <w:pPr>
        <w:rPr>
          <w:ins w:id="10455" w:author="Mosi Adesina Ifatunji" w:date="2025-07-10T14:19:00Z" w16du:dateUtc="2025-07-10T19:19:00Z"/>
        </w:rPr>
        <w:pPrChange w:id="10456" w:author="Mosi Adesina Ifatunji" w:date="2025-10-21T19:50:00Z" w16du:dateUtc="2025-10-22T00:50:00Z">
          <w:pPr>
            <w:spacing w:before="100" w:beforeAutospacing="1" w:after="100" w:afterAutospacing="1"/>
          </w:pPr>
        </w:pPrChange>
      </w:pPr>
      <w:ins w:id="10457" w:author="Mosi Adesina Ifatunji" w:date="2025-07-10T14:19:00Z" w16du:dateUtc="2025-07-10T19:19:00Z">
        <w:r w:rsidRPr="00B92532">
          <w:t xml:space="preserve">“Segregation may be reproduced </w:t>
        </w:r>
        <w:proofErr w:type="gramStart"/>
        <w:r w:rsidRPr="00B92532">
          <w:t>through the use of</w:t>
        </w:r>
        <w:proofErr w:type="gramEnd"/>
        <w:r w:rsidRPr="00B92532">
          <w:t xml:space="preserve"> informal hiring practices, particularly hiring through employee social networks. Personal networks play an important role in the job search process … and tend to be highly segregated by race.” (Sørensen 2004:633)</w:t>
        </w:r>
      </w:ins>
    </w:p>
    <w:p w14:paraId="1640C823" w14:textId="77777777" w:rsidR="00607AEA" w:rsidRPr="00B92532" w:rsidRDefault="00607AEA">
      <w:pPr>
        <w:rPr>
          <w:ins w:id="10458" w:author="Mosi Adesina Ifatunji" w:date="2025-07-10T14:19:00Z" w16du:dateUtc="2025-07-10T19:19:00Z"/>
        </w:rPr>
        <w:pPrChange w:id="10459" w:author="Mosi Adesina Ifatunji" w:date="2025-10-21T19:50:00Z" w16du:dateUtc="2025-10-22T00:50:00Z">
          <w:pPr>
            <w:spacing w:before="100" w:beforeAutospacing="1" w:after="100" w:afterAutospacing="1"/>
          </w:pPr>
        </w:pPrChange>
      </w:pPr>
      <w:ins w:id="10460" w:author="Mosi Adesina Ifatunji" w:date="2025-07-10T14:19:00Z" w16du:dateUtc="2025-07-10T19:19:00Z">
        <w:r w:rsidRPr="00B92532">
          <w:t>“</w:t>
        </w:r>
        <w:proofErr w:type="gramStart"/>
        <w:r w:rsidRPr="00B92532">
          <w:t>A large number of</w:t>
        </w:r>
        <w:proofErr w:type="gramEnd"/>
        <w:r w:rsidRPr="00B92532">
          <w:t xml:space="preserve"> studies indicate that demographic heterogeneity, particularly with respect to easily observable characteristics, lowers individual attachment to the group and thus increases turnover rates. … Several studies look specifically at the impact of racial diversity in work groups and generally find that higher levels of diversity predict lower attachment. … Racial heterogeneity in work groups also appears to be related to lower reported job satisfaction.” (Sørensen 2004:635)</w:t>
        </w:r>
      </w:ins>
    </w:p>
    <w:p w14:paraId="20350E06" w14:textId="77777777" w:rsidR="00607AEA" w:rsidRPr="00B92532" w:rsidRDefault="00607AEA">
      <w:pPr>
        <w:rPr>
          <w:ins w:id="10461" w:author="Mosi Adesina Ifatunji" w:date="2025-07-10T14:19:00Z" w16du:dateUtc="2025-07-10T19:19:00Z"/>
        </w:rPr>
        <w:pPrChange w:id="10462" w:author="Mosi Adesina Ifatunji" w:date="2025-10-21T19:50:00Z" w16du:dateUtc="2025-10-22T00:50:00Z">
          <w:pPr>
            <w:spacing w:before="100" w:beforeAutospacing="1" w:after="100" w:afterAutospacing="1"/>
          </w:pPr>
        </w:pPrChange>
      </w:pPr>
      <w:ins w:id="10463" w:author="Mosi Adesina Ifatunji" w:date="2025-07-10T14:19:00Z" w16du:dateUtc="2025-07-10T19:19:00Z">
        <w:r w:rsidRPr="00B92532">
          <w:t xml:space="preserve">“Social categorization theory argues that people construct social identities by using salient social categories to define others as either </w:t>
        </w:r>
        <w:proofErr w:type="gramStart"/>
        <w:r w:rsidRPr="00B92532">
          <w:t>similar to</w:t>
        </w:r>
        <w:proofErr w:type="gramEnd"/>
        <w:r w:rsidRPr="00B92532">
          <w:t xml:space="preserve"> or different from themselves. … Since race is a salient social category in the contemporary United States, higher levels of same-race representation in a work group should be associated with more positive sentiments toward coworkers and greater job attachment.” (Sørensen 2004:636)</w:t>
        </w:r>
      </w:ins>
    </w:p>
    <w:p w14:paraId="5F7C1BA5" w14:textId="77777777" w:rsidR="00607AEA" w:rsidRPr="00B92532" w:rsidRDefault="00607AEA">
      <w:pPr>
        <w:rPr>
          <w:ins w:id="10464" w:author="Mosi Adesina Ifatunji" w:date="2025-07-10T14:19:00Z" w16du:dateUtc="2025-07-10T19:19:00Z"/>
        </w:rPr>
        <w:pPrChange w:id="10465" w:author="Mosi Adesina Ifatunji" w:date="2025-10-21T19:50:00Z" w16du:dateUtc="2025-10-22T00:50:00Z">
          <w:pPr>
            <w:spacing w:before="100" w:beforeAutospacing="1" w:after="100" w:afterAutospacing="1"/>
          </w:pPr>
        </w:pPrChange>
      </w:pPr>
      <w:ins w:id="10466" w:author="Mosi Adesina Ifatunji" w:date="2025-07-10T14:19:00Z" w16du:dateUtc="2025-07-10T19:19:00Z">
        <w:r w:rsidRPr="00B92532">
          <w:t>“In summary, whether the emphasis is on avoidance of people of a different race (as in social categorization theory) or on attraction to similar others (as in similarity/attraction theory), organizational demography research suggests that differences in turnover rates can be attributed to the racial composition of the group. The greater the same-race representation, the lower the turnover rate.” (Sørensen 2004:637)</w:t>
        </w:r>
      </w:ins>
    </w:p>
    <w:p w14:paraId="4981DEA3" w14:textId="77777777" w:rsidR="00607AEA" w:rsidRPr="00B92532" w:rsidRDefault="00607AEA">
      <w:pPr>
        <w:rPr>
          <w:ins w:id="10467" w:author="Mosi Adesina Ifatunji" w:date="2025-07-10T14:19:00Z" w16du:dateUtc="2025-07-10T19:19:00Z"/>
        </w:rPr>
        <w:pPrChange w:id="10468" w:author="Mosi Adesina Ifatunji" w:date="2025-10-21T19:50:00Z" w16du:dateUtc="2025-10-22T00:50:00Z">
          <w:pPr>
            <w:spacing w:before="100" w:beforeAutospacing="1" w:after="100" w:afterAutospacing="1"/>
          </w:pPr>
        </w:pPrChange>
      </w:pPr>
      <w:ins w:id="10469" w:author="Mosi Adesina Ifatunji" w:date="2025-07-10T14:19:00Z" w16du:dateUtc="2025-07-10T19:19:00Z">
        <w:r w:rsidRPr="00B92532">
          <w:t>“The central finding is that the effects of group racial composition on turnover are path dependent. Groups have demographic histories, and these histories have consequences for individuals. … Turnover does respond to declines in same-race representation, however, suggesting that employees are more sensitive to losses. Phrased more starkly, things can only get worse: changes in same-race representation can only lead to declines in attachment.” (Sørensen 2004:660)</w:t>
        </w:r>
      </w:ins>
    </w:p>
    <w:p w14:paraId="3B82326E" w14:textId="77777777" w:rsidR="00607AEA" w:rsidRPr="00B92532" w:rsidRDefault="00607AEA">
      <w:pPr>
        <w:rPr>
          <w:ins w:id="10470" w:author="Mosi Adesina Ifatunji" w:date="2025-07-10T14:19:00Z" w16du:dateUtc="2025-07-10T19:19:00Z"/>
        </w:rPr>
        <w:pPrChange w:id="10471" w:author="Mosi Adesina Ifatunji" w:date="2025-10-21T19:50:00Z" w16du:dateUtc="2025-10-22T00:50:00Z">
          <w:pPr>
            <w:spacing w:before="100" w:beforeAutospacing="1" w:after="100" w:afterAutospacing="1"/>
          </w:pPr>
        </w:pPrChange>
      </w:pPr>
      <w:ins w:id="10472" w:author="Mosi Adesina Ifatunji" w:date="2025-07-10T14:19:00Z" w16du:dateUtc="2025-07-10T19:19:00Z">
        <w:r w:rsidRPr="00B92532">
          <w:t>“Employers wishing to achieve and maintain integrated workplaces could benefit from focusing on managing the turnover process. … Turnover increases in response to declines in same-race representation, which come about through the hiring of someone of a different race than the employee who departed. … This interdependence between hiring and turnover is a source of the fragility of integration, which suggests that hiring needs to be thought of in terms of its potential impact on turnover rates.” (Sørensen 2004:666-667)</w:t>
        </w:r>
      </w:ins>
    </w:p>
    <w:p w14:paraId="39707293" w14:textId="77777777" w:rsidR="001645BC" w:rsidRPr="00B92532" w:rsidRDefault="001645BC">
      <w:pPr>
        <w:rPr>
          <w:ins w:id="10473" w:author="Mosi Adesina Ifatunji" w:date="2025-07-10T14:21:00Z" w16du:dateUtc="2025-07-10T19:21:00Z"/>
          <w:highlight w:val="lightGray"/>
        </w:rPr>
        <w:pPrChange w:id="10474" w:author="Mosi Adesina Ifatunji" w:date="2025-10-21T19:50:00Z" w16du:dateUtc="2025-10-22T00:50:00Z">
          <w:pPr>
            <w:pStyle w:val="BodyText"/>
          </w:pPr>
        </w:pPrChange>
      </w:pPr>
    </w:p>
    <w:p w14:paraId="3A28265B" w14:textId="77777777" w:rsidR="00F53882" w:rsidRPr="00B92532" w:rsidRDefault="00F53882">
      <w:pPr>
        <w:rPr>
          <w:ins w:id="10475" w:author="Mosi Adesina Ifatunji" w:date="2025-07-10T14:21:00Z" w16du:dateUtc="2025-07-10T19:21:00Z"/>
          <w:highlight w:val="lightGray"/>
        </w:rPr>
        <w:pPrChange w:id="10476" w:author="Mosi Adesina Ifatunji" w:date="2025-10-21T19:50:00Z" w16du:dateUtc="2025-10-22T00:50:00Z">
          <w:pPr>
            <w:pStyle w:val="BodyText"/>
          </w:pPr>
        </w:pPrChange>
      </w:pPr>
    </w:p>
    <w:p w14:paraId="60062BFF" w14:textId="77777777" w:rsidR="00E562E9" w:rsidRPr="00B92532" w:rsidRDefault="00E562E9">
      <w:pPr>
        <w:rPr>
          <w:ins w:id="10477" w:author="Mosi Adesina Ifatunji" w:date="2025-07-10T14:21:00Z" w16du:dateUtc="2025-07-10T19:21:00Z"/>
        </w:rPr>
        <w:pPrChange w:id="10478" w:author="Mosi Adesina Ifatunji" w:date="2025-10-21T19:50:00Z" w16du:dateUtc="2025-10-22T00:50:00Z">
          <w:pPr>
            <w:spacing w:before="100" w:beforeAutospacing="1" w:after="100" w:afterAutospacing="1"/>
          </w:pPr>
        </w:pPrChange>
      </w:pPr>
      <w:ins w:id="10479" w:author="Mosi Adesina Ifatunji" w:date="2025-07-10T14:21:00Z" w16du:dateUtc="2025-07-10T19:21:00Z">
        <w:r w:rsidRPr="00B92532">
          <w:t>“Recent studies have consistently found that in the United States, black job applicants are hired at a greater rate by establishments with black hiring agents than by those with white hiring agents. The results of this examination of data from the 1992-94 Multi-City Employer Survey suggest two proximate reasons for this pattern: black hiring agents receive applications from blacks at greater rates than do white hiring agents, and they hire a greater proportion of blacks who apply. The authors suggest that moving more blacks into positions with hiring authority within firms might help to alleviate the persistent unemployment difficulties of African Americans.” (Stoll et al. 2004:267)</w:t>
        </w:r>
      </w:ins>
    </w:p>
    <w:p w14:paraId="1B20D049" w14:textId="77777777" w:rsidR="00E562E9" w:rsidRPr="00B92532" w:rsidRDefault="00E562E9">
      <w:pPr>
        <w:rPr>
          <w:ins w:id="10480" w:author="Mosi Adesina Ifatunji" w:date="2025-07-10T14:21:00Z" w16du:dateUtc="2025-07-10T19:21:00Z"/>
        </w:rPr>
        <w:pPrChange w:id="10481" w:author="Mosi Adesina Ifatunji" w:date="2025-10-21T19:50:00Z" w16du:dateUtc="2025-10-22T00:50:00Z">
          <w:pPr>
            <w:spacing w:before="100" w:beforeAutospacing="1" w:after="100" w:afterAutospacing="1"/>
          </w:pPr>
        </w:pPrChange>
      </w:pPr>
      <w:ins w:id="10482" w:author="Mosi Adesina Ifatunji" w:date="2025-07-10T14:21:00Z" w16du:dateUtc="2025-07-10T19:21:00Z">
        <w:r w:rsidRPr="00B92532">
          <w:lastRenderedPageBreak/>
          <w:t>“We document and explore an empirical observation that has received less attention: establishments where blacks are in charge of hiring are considerably more likely to employ African Americans than are establishments in which whites are in charge of hiring.” (Stoll et al. 2004:267)</w:t>
        </w:r>
      </w:ins>
    </w:p>
    <w:p w14:paraId="2C1D8600" w14:textId="77777777" w:rsidR="00E562E9" w:rsidRPr="00B92532" w:rsidRDefault="00E562E9">
      <w:pPr>
        <w:rPr>
          <w:ins w:id="10483" w:author="Mosi Adesina Ifatunji" w:date="2025-07-10T14:21:00Z" w16du:dateUtc="2025-07-10T19:21:00Z"/>
        </w:rPr>
        <w:pPrChange w:id="10484" w:author="Mosi Adesina Ifatunji" w:date="2025-10-21T19:50:00Z" w16du:dateUtc="2025-10-22T00:50:00Z">
          <w:pPr>
            <w:spacing w:before="100" w:beforeAutospacing="1" w:after="100" w:afterAutospacing="1"/>
          </w:pPr>
        </w:pPrChange>
      </w:pPr>
      <w:ins w:id="10485" w:author="Mosi Adesina Ifatunji" w:date="2025-07-10T14:21:00Z" w16du:dateUtc="2025-07-10T19:21:00Z">
        <w:r w:rsidRPr="00B92532">
          <w:t>“We explore this empirical regularity by analyzing the individual steps of the hiring process and the role of the race of the hiring agent. … Black hiring agents receive applications from blacks at greater rates than do white hiring agents, and they hire a greater proportion of blacks who apply.” (Stoll et al. 2004:268)</w:t>
        </w:r>
      </w:ins>
    </w:p>
    <w:p w14:paraId="3BE0062E" w14:textId="77777777" w:rsidR="00E562E9" w:rsidRPr="00B92532" w:rsidRDefault="00E562E9">
      <w:pPr>
        <w:rPr>
          <w:ins w:id="10486" w:author="Mosi Adesina Ifatunji" w:date="2025-07-10T14:21:00Z" w16du:dateUtc="2025-07-10T19:21:00Z"/>
        </w:rPr>
        <w:pPrChange w:id="10487" w:author="Mosi Adesina Ifatunji" w:date="2025-10-21T19:50:00Z" w16du:dateUtc="2025-10-22T00:50:00Z">
          <w:pPr>
            <w:spacing w:before="100" w:beforeAutospacing="1" w:after="100" w:afterAutospacing="1"/>
          </w:pPr>
        </w:pPrChange>
      </w:pPr>
      <w:ins w:id="10488" w:author="Mosi Adesina Ifatunji" w:date="2025-07-10T14:21:00Z" w16du:dateUtc="2025-07-10T19:21:00Z">
        <w:r w:rsidRPr="00B92532">
          <w:t xml:space="preserve">“These factors are also likely to influence where blacks apply for jobs. Informal and formal recruiting efforts that tap into predominantly black social networks should generate relatively large numbers of black applications. Furthermore, black applicants may </w:t>
        </w:r>
        <w:proofErr w:type="gramStart"/>
        <w:r w:rsidRPr="00B92532">
          <w:t>take into account</w:t>
        </w:r>
        <w:proofErr w:type="gramEnd"/>
        <w:r w:rsidRPr="00B92532">
          <w:t xml:space="preserve"> their a priori perceptions concerning the likelihood of being treated fairly in the application process and therefore apply to firms where they may face less discrimination—for example, firms in which blacks already hold positions of authority.” (Stoll et al. 2004:268)</w:t>
        </w:r>
      </w:ins>
    </w:p>
    <w:p w14:paraId="40F72D58" w14:textId="77777777" w:rsidR="00E562E9" w:rsidRPr="00B92532" w:rsidRDefault="00E562E9">
      <w:pPr>
        <w:rPr>
          <w:ins w:id="10489" w:author="Mosi Adesina Ifatunji" w:date="2025-07-10T14:21:00Z" w16du:dateUtc="2025-07-10T19:21:00Z"/>
        </w:rPr>
        <w:pPrChange w:id="10490" w:author="Mosi Adesina Ifatunji" w:date="2025-10-21T19:50:00Z" w16du:dateUtc="2025-10-22T00:50:00Z">
          <w:pPr>
            <w:spacing w:before="100" w:beforeAutospacing="1" w:after="100" w:afterAutospacing="1"/>
          </w:pPr>
        </w:pPrChange>
      </w:pPr>
      <w:ins w:id="10491" w:author="Mosi Adesina Ifatunji" w:date="2025-07-10T14:21:00Z" w16du:dateUtc="2025-07-10T19:21:00Z">
        <w:r w:rsidRPr="00B92532">
          <w:t>“The patterns consistently indicate that firms with black hiring agents are more likely to hire black workers out of the available applicant pool than are firms with white or non-black minority hiring agents. Moreover, this conditional hiring rate is well below 1 for firms with white or non-black minority agents, indicating a relative disinclination to hire black applicants.” (Stoll et al. 2004:273)</w:t>
        </w:r>
      </w:ins>
    </w:p>
    <w:p w14:paraId="6087C4C9" w14:textId="77777777" w:rsidR="00E562E9" w:rsidRPr="00B92532" w:rsidRDefault="00E562E9">
      <w:pPr>
        <w:rPr>
          <w:ins w:id="10492" w:author="Mosi Adesina Ifatunji" w:date="2025-07-10T14:21:00Z" w16du:dateUtc="2025-07-10T19:21:00Z"/>
        </w:rPr>
        <w:pPrChange w:id="10493" w:author="Mosi Adesina Ifatunji" w:date="2025-10-21T19:50:00Z" w16du:dateUtc="2025-10-22T00:50:00Z">
          <w:pPr>
            <w:spacing w:before="100" w:beforeAutospacing="1" w:after="100" w:afterAutospacing="1"/>
          </w:pPr>
        </w:pPrChange>
      </w:pPr>
      <w:ins w:id="10494" w:author="Mosi Adesina Ifatunji" w:date="2025-07-10T14:21:00Z" w16du:dateUtc="2025-07-10T19:21:00Z">
        <w:r w:rsidRPr="00B92532">
          <w:t>“The host of firm, employer preference, and job-specific characteristics account for about 37% more of the black hiring agent effect on the last hired worker who is black than does Model 1. Still, even after we account for these factors, employers with black hiring agents are 9 percentage points more likely than those with white hiring agents to hire African Americans.” (Stoll et al. 2004:280)</w:t>
        </w:r>
      </w:ins>
    </w:p>
    <w:p w14:paraId="1FF4A26B" w14:textId="77777777" w:rsidR="00E562E9" w:rsidRPr="00B92532" w:rsidRDefault="00E562E9">
      <w:pPr>
        <w:rPr>
          <w:ins w:id="10495" w:author="Mosi Adesina Ifatunji" w:date="2025-07-10T14:21:00Z" w16du:dateUtc="2025-07-10T19:21:00Z"/>
        </w:rPr>
        <w:pPrChange w:id="10496" w:author="Mosi Adesina Ifatunji" w:date="2025-10-21T19:50:00Z" w16du:dateUtc="2025-10-22T00:50:00Z">
          <w:pPr>
            <w:spacing w:before="100" w:beforeAutospacing="1" w:after="100" w:afterAutospacing="1"/>
          </w:pPr>
        </w:pPrChange>
      </w:pPr>
      <w:ins w:id="10497" w:author="Mosi Adesina Ifatunji" w:date="2025-07-10T14:21:00Z" w16du:dateUtc="2025-07-10T19:21:00Z">
        <w:r w:rsidRPr="00B92532">
          <w:t>“Nonetheless, our results suggest that, in the private sector, an increased presence of blacks in positions with hiring authority might substantially increase the employment rates of blacks. At a minimum, the results imply that the potential positive effects of having more blacks in positions with hiring authority should at least be considered as we debate the merits of various policy options, such as stronger enforcement of Equal Employment Opportunity (EEO) laws or the continued existence of Affirmative Action requirements on government contractors, that are designed to raise the employment rates and earnings of blacks.” (Stoll et al. 2004:284)</w:t>
        </w:r>
      </w:ins>
    </w:p>
    <w:p w14:paraId="0B1D5BF8" w14:textId="77777777" w:rsidR="00F53882" w:rsidRPr="00B92532" w:rsidRDefault="00F53882">
      <w:pPr>
        <w:rPr>
          <w:ins w:id="10498" w:author="Mosi Adesina Ifatunji" w:date="2025-07-10T14:12:00Z" w16du:dateUtc="2025-07-10T19:12:00Z"/>
          <w:highlight w:val="lightGray"/>
        </w:rPr>
        <w:pPrChange w:id="10499" w:author="Mosi Adesina Ifatunji" w:date="2025-10-21T19:50:00Z" w16du:dateUtc="2025-10-22T00:50:00Z">
          <w:pPr>
            <w:pStyle w:val="Heading3"/>
          </w:pPr>
        </w:pPrChange>
      </w:pPr>
    </w:p>
    <w:p w14:paraId="52A8E6F8" w14:textId="77777777" w:rsidR="001300E6" w:rsidRPr="00B92532" w:rsidRDefault="001300E6">
      <w:pPr>
        <w:rPr>
          <w:ins w:id="10500" w:author="Mosi Adesina Ifatunji" w:date="2025-07-10T14:24:00Z" w16du:dateUtc="2025-07-10T19:24:00Z"/>
        </w:rPr>
        <w:pPrChange w:id="10501" w:author="Mosi Adesina Ifatunji" w:date="2025-10-21T19:50:00Z" w16du:dateUtc="2025-10-22T00:50:00Z">
          <w:pPr>
            <w:spacing w:before="100" w:beforeAutospacing="1" w:after="100" w:afterAutospacing="1"/>
          </w:pPr>
        </w:pPrChange>
      </w:pPr>
      <w:ins w:id="10502" w:author="Mosi Adesina Ifatunji" w:date="2025-07-10T14:24:00Z" w16du:dateUtc="2025-07-10T19:24:00Z">
        <w:r w:rsidRPr="00B92532">
          <w:t xml:space="preserve">“There is substantial evidence suggesting that women and racial minorities are underrepresented in upper management. For instance, women make up only 34% of ‘officials and managers’ in U.S. corporations, whereas they constitute 47% of the private workforce. Also concerning are the low numbers of racial minorities in management, where only 15% of ‘officials and managers’ are members of a minority group, yet they constitute 30% of the private U.S. workforce (U.S. Equal Employment Opportunity Commission, 2001). ... Segregation perpetuates itself because of ‘homosocial reproduction,’ where individuals hire and promote those who are like themselves, thereby resulting in fewer opportunities for individuals who are different from the people in power (Kanter, 1977; Perry et al., 1994; Ragins &amp; Sundstrom, 1989). Furthermore, a lack of diverse representation at high levels makes it more likely that the organizational culture is monolithic (Cox, 1994) or defined by </w:t>
        </w:r>
        <w:r w:rsidRPr="00B92532">
          <w:lastRenderedPageBreak/>
          <w:t>cultural norms associated with white, heterosexual, able-bodied males who have access to powerful others (i.e., the dominant coalition; Brass, 1985).” (Gelfand et al. 2005:9)</w:t>
        </w:r>
      </w:ins>
    </w:p>
    <w:p w14:paraId="1CA27F34" w14:textId="77777777" w:rsidR="001300E6" w:rsidRPr="00B92532" w:rsidRDefault="001300E6">
      <w:pPr>
        <w:rPr>
          <w:ins w:id="10503" w:author="Mosi Adesina Ifatunji" w:date="2025-07-10T14:24:00Z" w16du:dateUtc="2025-07-10T19:24:00Z"/>
        </w:rPr>
        <w:pPrChange w:id="10504" w:author="Mosi Adesina Ifatunji" w:date="2025-10-21T19:50:00Z" w16du:dateUtc="2025-10-22T00:50:00Z">
          <w:pPr>
            <w:spacing w:before="100" w:beforeAutospacing="1" w:after="100" w:afterAutospacing="1"/>
          </w:pPr>
        </w:pPrChange>
      </w:pPr>
      <w:ins w:id="10505" w:author="Mosi Adesina Ifatunji" w:date="2025-07-10T14:24:00Z" w16du:dateUtc="2025-07-10T19:24:00Z">
        <w:r w:rsidRPr="00B92532">
          <w:t>“Racial minorities often lack access to informal social networks in organizations because participation in informal groups is influenced by sociocultural similarity or ‘homophily’ (Ibarra, 1993). ... The result of segregated networks is that women and racial minorities tend to be less central to the networks of the dominant coalition and hence receive fewer favorable organizational outcomes such as access to information about jobs, organizational status, and mobility (Ragins &amp; Sundstrom, 1989; Seidel, Polzer, &amp; Stewart, 2000).” (Gelfand et al. 2005:11)</w:t>
        </w:r>
      </w:ins>
    </w:p>
    <w:p w14:paraId="333446D1" w14:textId="77777777" w:rsidR="001300E6" w:rsidRPr="00B92532" w:rsidRDefault="001300E6">
      <w:pPr>
        <w:rPr>
          <w:ins w:id="10506" w:author="Mosi Adesina Ifatunji" w:date="2025-07-10T14:24:00Z" w16du:dateUtc="2025-07-10T19:24:00Z"/>
        </w:rPr>
        <w:pPrChange w:id="10507" w:author="Mosi Adesina Ifatunji" w:date="2025-10-21T19:50:00Z" w16du:dateUtc="2025-10-22T00:50:00Z">
          <w:pPr>
            <w:spacing w:before="100" w:beforeAutospacing="1" w:after="100" w:afterAutospacing="1"/>
          </w:pPr>
        </w:pPrChange>
      </w:pPr>
      <w:ins w:id="10508" w:author="Mosi Adesina Ifatunji" w:date="2025-07-10T14:24:00Z" w16du:dateUtc="2025-07-10T19:24:00Z">
        <w:r w:rsidRPr="00B92532">
          <w:t xml:space="preserve">“Organizational cultures are not neutral </w:t>
        </w:r>
        <w:proofErr w:type="gramStart"/>
        <w:r w:rsidRPr="00B92532">
          <w:t>with regard to</w:t>
        </w:r>
        <w:proofErr w:type="gramEnd"/>
        <w:r w:rsidRPr="00B92532">
          <w:t xml:space="preserve"> what types of employees fit and which employee behaviors are valued. Organizational leaders hold stereotypes </w:t>
        </w:r>
        <w:proofErr w:type="gramStart"/>
        <w:r w:rsidRPr="00B92532">
          <w:t>with regard to</w:t>
        </w:r>
        <w:proofErr w:type="gramEnd"/>
        <w:r w:rsidRPr="00B92532">
          <w:t xml:space="preserve"> which types of employees are </w:t>
        </w:r>
        <w:proofErr w:type="gramStart"/>
        <w:r w:rsidRPr="00B92532">
          <w:t>best</w:t>
        </w:r>
        <w:proofErr w:type="gramEnd"/>
        <w:r w:rsidRPr="00B92532">
          <w:t xml:space="preserve"> and they tend to reward employees who behave most consistently with their stereotypes (Ilgen &amp; Youtz, 1986). Such discriminatory cultural beliefs, values and assumptions may be manifested in cultural artifacts such as behavioral norms, HR practices, and physical arrangements.” (Gelfand et al. 2005:12)</w:t>
        </w:r>
      </w:ins>
    </w:p>
    <w:p w14:paraId="0EB2817B" w14:textId="77777777" w:rsidR="001300E6" w:rsidRPr="00B92532" w:rsidRDefault="001300E6">
      <w:pPr>
        <w:rPr>
          <w:ins w:id="10509" w:author="Mosi Adesina Ifatunji" w:date="2025-07-10T14:24:00Z" w16du:dateUtc="2025-07-10T19:24:00Z"/>
        </w:rPr>
        <w:pPrChange w:id="10510" w:author="Mosi Adesina Ifatunji" w:date="2025-10-21T19:50:00Z" w16du:dateUtc="2025-10-22T00:50:00Z">
          <w:pPr>
            <w:spacing w:before="100" w:beforeAutospacing="1" w:after="100" w:afterAutospacing="1"/>
          </w:pPr>
        </w:pPrChange>
      </w:pPr>
      <w:ins w:id="10511" w:author="Mosi Adesina Ifatunji" w:date="2025-07-10T14:24:00Z" w16du:dateUtc="2025-07-10T19:24:00Z">
        <w:r w:rsidRPr="00B92532">
          <w:t xml:space="preserve">“At the highest levels of leadership in organizations, the CEO, the Top Management Team (TMT), and the corporate board are instrumental in determining the direction that the organization will take </w:t>
        </w:r>
        <w:proofErr w:type="gramStart"/>
        <w:r w:rsidRPr="00B92532">
          <w:t>with regard to</w:t>
        </w:r>
        <w:proofErr w:type="gramEnd"/>
        <w:r w:rsidRPr="00B92532">
          <w:t xml:space="preserve"> diversity and discrimination. ... The extent to which leaders choose to emphasize inclusiveness in the organization’s strategy and the extent to which resources ... are devoted to eliminating all forms of discrimination are indicators of leaders’ </w:t>
        </w:r>
        <w:proofErr w:type="gramStart"/>
        <w:r w:rsidRPr="00B92532">
          <w:t>priorities, and</w:t>
        </w:r>
        <w:proofErr w:type="gramEnd"/>
        <w:r w:rsidRPr="00B92532">
          <w:t xml:space="preserve"> indicate which ‘types’ of employees are valued.” (Gelfand et al. 2005:13-14)</w:t>
        </w:r>
      </w:ins>
    </w:p>
    <w:p w14:paraId="28C10353" w14:textId="77777777" w:rsidR="001300E6" w:rsidRPr="00B92532" w:rsidRDefault="001300E6">
      <w:pPr>
        <w:rPr>
          <w:ins w:id="10512" w:author="Mosi Adesina Ifatunji" w:date="2025-07-10T14:24:00Z" w16du:dateUtc="2025-07-10T19:24:00Z"/>
        </w:rPr>
        <w:pPrChange w:id="10513" w:author="Mosi Adesina Ifatunji" w:date="2025-10-21T19:50:00Z" w16du:dateUtc="2025-10-22T00:50:00Z">
          <w:pPr>
            <w:spacing w:before="100" w:beforeAutospacing="1" w:after="100" w:afterAutospacing="1"/>
          </w:pPr>
        </w:pPrChange>
      </w:pPr>
      <w:ins w:id="10514" w:author="Mosi Adesina Ifatunji" w:date="2025-07-10T14:24:00Z" w16du:dateUtc="2025-07-10T19:24:00Z">
        <w:r w:rsidRPr="00B92532">
          <w:t xml:space="preserve">“If most supervisors are white, male, able-bodied, and heterosexual, these negative attitudes and the similarity-attraction effect may lead to systematic biases against those who are different. ... In other words, personnel decisions (selection, promotion) in a single department may not appear discriminatory, yet in the aggregate across an entire organization where this same process occurs repeatedly, </w:t>
        </w:r>
        <w:proofErr w:type="gramStart"/>
        <w:r w:rsidRPr="00B92532">
          <w:t>the end result</w:t>
        </w:r>
        <w:proofErr w:type="gramEnd"/>
        <w:r w:rsidRPr="00B92532">
          <w:t xml:space="preserve"> is organizational-level patterns of discrimination.” (Gelfand et al. 2005:15)</w:t>
        </w:r>
      </w:ins>
    </w:p>
    <w:p w14:paraId="6D2C2246" w14:textId="77777777" w:rsidR="001300E6" w:rsidRPr="00B92532" w:rsidRDefault="001300E6">
      <w:pPr>
        <w:rPr>
          <w:ins w:id="10515" w:author="Mosi Adesina Ifatunji" w:date="2025-07-10T14:24:00Z" w16du:dateUtc="2025-07-10T19:24:00Z"/>
        </w:rPr>
        <w:pPrChange w:id="10516" w:author="Mosi Adesina Ifatunji" w:date="2025-10-21T19:50:00Z" w16du:dateUtc="2025-10-22T00:50:00Z">
          <w:pPr>
            <w:spacing w:before="100" w:beforeAutospacing="1" w:after="100" w:afterAutospacing="1"/>
          </w:pPr>
        </w:pPrChange>
      </w:pPr>
      <w:ins w:id="10517" w:author="Mosi Adesina Ifatunji" w:date="2025-07-10T14:24:00Z" w16du:dateUtc="2025-07-10T19:24:00Z">
        <w:r w:rsidRPr="00B92532">
          <w:t xml:space="preserve">“One important type of climate that is highly relevant for discrimination is an organization’s diversity climate, for organizations with positive climates for diversity are likely to exhibit lower levels of discrimination due to their heightened sensitivity and commitment to issues having to do with managing a diverse workforce (Cox, 1994). ... Research has found, for example, that diversity climate perceptions vary along gender and racial lines, with women and </w:t>
        </w:r>
        <w:proofErr w:type="spellStart"/>
        <w:r w:rsidRPr="00B92532">
          <w:t>racioethnic</w:t>
        </w:r>
        <w:proofErr w:type="spellEnd"/>
        <w:r w:rsidRPr="00B92532">
          <w:t xml:space="preserve"> minorities perceiving lower levels of inclusion, bias in informal processes, lost opportunities due to bias, and insufficient attention paid to diversity (</w:t>
        </w:r>
        <w:proofErr w:type="spellStart"/>
        <w:r w:rsidRPr="00B92532">
          <w:t>Kossek</w:t>
        </w:r>
        <w:proofErr w:type="spellEnd"/>
        <w:r w:rsidRPr="00B92532">
          <w:t xml:space="preserve"> &amp; Zonia, 1993; Mor Barak, Cherin, &amp; Berkman, 1998).” (Gelfand et al. 2005:23)</w:t>
        </w:r>
      </w:ins>
    </w:p>
    <w:p w14:paraId="0A7EC52B" w14:textId="77777777" w:rsidR="00AA3914" w:rsidRPr="00B92532" w:rsidRDefault="00AA3914" w:rsidP="007B100A">
      <w:pPr>
        <w:rPr>
          <w:ins w:id="10518" w:author="Mosi Adesina Ifatunji" w:date="2025-07-10T14:24:00Z" w16du:dateUtc="2025-07-10T19:24:00Z"/>
        </w:rPr>
      </w:pPr>
    </w:p>
    <w:p w14:paraId="4018AC13" w14:textId="77777777" w:rsidR="001300E6" w:rsidRPr="00B92532" w:rsidRDefault="001300E6">
      <w:pPr>
        <w:rPr>
          <w:ins w:id="10519" w:author="Mosi Adesina Ifatunji" w:date="2025-07-10T14:24:00Z" w16du:dateUtc="2025-07-10T19:24:00Z"/>
        </w:rPr>
        <w:pPrChange w:id="10520" w:author="Mosi Adesina Ifatunji" w:date="2025-10-21T19:50:00Z" w16du:dateUtc="2025-10-22T00:50:00Z">
          <w:pPr>
            <w:pStyle w:val="BodyText"/>
          </w:pPr>
        </w:pPrChange>
      </w:pPr>
    </w:p>
    <w:p w14:paraId="222D838D" w14:textId="77777777" w:rsidR="00E5024F" w:rsidRPr="00B92532" w:rsidRDefault="00E5024F">
      <w:pPr>
        <w:rPr>
          <w:ins w:id="10521" w:author="Mosi Adesina Ifatunji" w:date="2025-07-10T14:35:00Z" w16du:dateUtc="2025-07-10T19:35:00Z"/>
        </w:rPr>
        <w:pPrChange w:id="10522" w:author="Mosi Adesina Ifatunji" w:date="2025-10-21T19:50:00Z" w16du:dateUtc="2025-10-22T00:50:00Z">
          <w:pPr>
            <w:spacing w:before="100" w:beforeAutospacing="1" w:after="100" w:afterAutospacing="1"/>
          </w:pPr>
        </w:pPrChange>
      </w:pPr>
      <w:ins w:id="10523" w:author="Mosi Adesina Ifatunji" w:date="2025-07-10T14:35:00Z" w16du:dateUtc="2025-07-10T19:35:00Z">
        <w:r w:rsidRPr="00B92532">
          <w:t>“I argue that white places are formed through a process of whitewashing, which simultaneously denies race and superimposes white culture. Whitewashing wields language and invisibility to deny race and promote a particular kind of multiculturalism, while cloaking the workplace in a culture of informality and business politics. The whitewashed workplace, like a whitewashed wall, is seen as colorless rather than white as white culture becomes universalized as high-tech culture.” (Reitman 2006:267)</w:t>
        </w:r>
      </w:ins>
    </w:p>
    <w:p w14:paraId="2D8C87F4" w14:textId="77777777" w:rsidR="00E5024F" w:rsidRPr="00B92532" w:rsidRDefault="00E5024F">
      <w:pPr>
        <w:rPr>
          <w:ins w:id="10524" w:author="Mosi Adesina Ifatunji" w:date="2025-07-10T14:35:00Z" w16du:dateUtc="2025-07-10T19:35:00Z"/>
        </w:rPr>
        <w:pPrChange w:id="10525" w:author="Mosi Adesina Ifatunji" w:date="2025-10-21T19:50:00Z" w16du:dateUtc="2025-10-22T00:50:00Z">
          <w:pPr>
            <w:spacing w:before="100" w:beforeAutospacing="1" w:after="100" w:afterAutospacing="1"/>
          </w:pPr>
        </w:pPrChange>
      </w:pPr>
      <w:ins w:id="10526" w:author="Mosi Adesina Ifatunji" w:date="2025-07-10T14:35:00Z" w16du:dateUtc="2025-07-10T19:35:00Z">
        <w:r w:rsidRPr="00B92532">
          <w:lastRenderedPageBreak/>
          <w:t>“The ability to create and maintain public and private white space has been one of the most powerful expressions of white privilege over the past century in the United States... white space remains understudied. In this paper, I choose to interrogate the workplace as a site rich with meaningful relationships and power politics that directly affects the material experiences of its participants through hiring, firing and promotion (Wilson 1996).” (Reitman 2006:268)</w:t>
        </w:r>
      </w:ins>
    </w:p>
    <w:p w14:paraId="0A20EBC7" w14:textId="77777777" w:rsidR="00E5024F" w:rsidRPr="00B92532" w:rsidRDefault="00E5024F">
      <w:pPr>
        <w:rPr>
          <w:ins w:id="10527" w:author="Mosi Adesina Ifatunji" w:date="2025-07-10T14:35:00Z" w16du:dateUtc="2025-07-10T19:35:00Z"/>
        </w:rPr>
        <w:pPrChange w:id="10528" w:author="Mosi Adesina Ifatunji" w:date="2025-10-21T19:50:00Z" w16du:dateUtc="2025-10-22T00:50:00Z">
          <w:pPr>
            <w:spacing w:before="100" w:beforeAutospacing="1" w:after="100" w:afterAutospacing="1"/>
          </w:pPr>
        </w:pPrChange>
      </w:pPr>
      <w:ins w:id="10529" w:author="Mosi Adesina Ifatunji" w:date="2025-07-10T14:35:00Z" w16du:dateUtc="2025-07-10T19:35:00Z">
        <w:r w:rsidRPr="00B92532">
          <w:t xml:space="preserve">“Just as the purpose of whitewashing a wall is to ‘wash away’ undesired markings, the purpose of whitewashing the workplace is to ‘wash away’ undesired racial politics. The method chosen to ‘wash’ a wall is to cover the markings with white paint; the method chosen to ‘wash’ the workplace is to deny that racial politics exist and to cover them with white culture. As </w:t>
        </w:r>
        <w:proofErr w:type="gramStart"/>
        <w:r w:rsidRPr="00B92532">
          <w:t>an end result</w:t>
        </w:r>
        <w:proofErr w:type="gramEnd"/>
        <w:r w:rsidRPr="00B92532">
          <w:t>, just as the whitewashed wall is seen as clean even though it is covered in white paint, the whitewashed workplace is seen as colorless even though it is fully immersed in white culture.” (Reitman 2006:268)</w:t>
        </w:r>
      </w:ins>
    </w:p>
    <w:p w14:paraId="1FF3DDC9" w14:textId="5904A174" w:rsidR="00E5024F" w:rsidRPr="00B92532" w:rsidRDefault="00E5024F">
      <w:pPr>
        <w:rPr>
          <w:ins w:id="10530" w:author="Mosi Adesina Ifatunji" w:date="2025-07-10T14:35:00Z" w16du:dateUtc="2025-07-10T19:35:00Z"/>
        </w:rPr>
        <w:pPrChange w:id="10531" w:author="Mosi Adesina Ifatunji" w:date="2025-10-21T19:50:00Z" w16du:dateUtc="2025-10-22T00:50:00Z">
          <w:pPr>
            <w:spacing w:before="100" w:beforeAutospacing="1" w:after="100" w:afterAutospacing="1"/>
          </w:pPr>
        </w:pPrChange>
      </w:pPr>
      <w:ins w:id="10532" w:author="Mosi Adesina Ifatunji" w:date="2025-07-10T14:35:00Z" w16du:dateUtc="2025-07-10T19:35:00Z">
        <w:r w:rsidRPr="00B92532">
          <w:t xml:space="preserve">“White employees’ language choices also deny race by focusing on multiple heritages instead of explicit racial identifiers. Mary Waters (1990) labels this type of white identity ‘symbolic ethnicity’. She argues that contrary to other racial identities, white ethnicity is voluntary, costless and allows whites to express both individuality and community membership. I argue this symbolic ethnicity also allows whites to deny their racial identity and privilege... In choosing to self-identify in these ways, white participants used language to whitewash racial dynamics from the workplace.” (Reitman </w:t>
        </w:r>
        <w:proofErr w:type="gramStart"/>
        <w:r w:rsidRPr="00B92532">
          <w:t>2006:273)“</w:t>
        </w:r>
        <w:proofErr w:type="gramEnd"/>
        <w:r w:rsidRPr="00B92532">
          <w:t>Promoting high-tech ‘global village’ multiculturalism whitewashes highly problematic racial dynamics... This debate also represents a system of racial triangulation, in which the competition for software jobs is staged between African Americans and Asians, while the white dominance of technical and non-technical occupations is less apparent... The type of multiculturalism espoused by the software workplace thereby ‘washes away’ the dynamics of racial inequality and white privilege in favor of a harmonious global village.” (Reitman 2006:274-275)</w:t>
        </w:r>
      </w:ins>
    </w:p>
    <w:p w14:paraId="5928210C" w14:textId="77777777" w:rsidR="00E5024F" w:rsidRPr="00B92532" w:rsidRDefault="00E5024F">
      <w:pPr>
        <w:rPr>
          <w:ins w:id="10533" w:author="Mosi Adesina Ifatunji" w:date="2025-07-10T14:35:00Z" w16du:dateUtc="2025-07-10T19:35:00Z"/>
        </w:rPr>
        <w:pPrChange w:id="10534" w:author="Mosi Adesina Ifatunji" w:date="2025-10-21T19:50:00Z" w16du:dateUtc="2025-10-22T00:50:00Z">
          <w:pPr>
            <w:spacing w:before="100" w:beforeAutospacing="1" w:after="100" w:afterAutospacing="1"/>
          </w:pPr>
        </w:pPrChange>
      </w:pPr>
      <w:ins w:id="10535" w:author="Mosi Adesina Ifatunji" w:date="2025-07-10T14:35:00Z" w16du:dateUtc="2025-07-10T19:35:00Z">
        <w:r w:rsidRPr="00B92532">
          <w:t>“Informal culture in the workplace was maintained by and for whites, leaving those not identified as white to observe from the outside or participate in ways defined by their white colleagues.” (Reitman 2006:277)</w:t>
        </w:r>
      </w:ins>
    </w:p>
    <w:p w14:paraId="5F08C93F" w14:textId="77777777" w:rsidR="00E5024F" w:rsidRPr="00B92532" w:rsidRDefault="00E5024F">
      <w:pPr>
        <w:rPr>
          <w:ins w:id="10536" w:author="Mosi Adesina Ifatunji" w:date="2025-07-10T14:35:00Z" w16du:dateUtc="2025-07-10T19:35:00Z"/>
        </w:rPr>
        <w:pPrChange w:id="10537" w:author="Mosi Adesina Ifatunji" w:date="2025-10-21T19:50:00Z" w16du:dateUtc="2025-10-22T00:50:00Z">
          <w:pPr>
            <w:spacing w:before="100" w:beforeAutospacing="1" w:after="100" w:afterAutospacing="1"/>
          </w:pPr>
        </w:pPrChange>
      </w:pPr>
      <w:ins w:id="10538" w:author="Mosi Adesina Ifatunji" w:date="2025-07-10T14:35:00Z" w16du:dateUtc="2025-07-10T19:35:00Z">
        <w:r w:rsidRPr="00B92532">
          <w:t>“My findings show the white workplace is created and maintained through a process of whitewashing in which everyday practices seek to deny racial politics, superimpose white culture and normalize that culture in place... What distinguishes white places from those associated with oppressed racial groups is that they are constructed through a denial of identity rather than its explicit portrayal. It is this denial that makes these places so important to reveal.” (Reitman 2006:279)</w:t>
        </w:r>
      </w:ins>
    </w:p>
    <w:p w14:paraId="241C8FC1" w14:textId="77777777" w:rsidR="001300E6" w:rsidRPr="00B92532" w:rsidRDefault="001300E6">
      <w:pPr>
        <w:rPr>
          <w:ins w:id="10539" w:author="Mosi Adesina Ifatunji" w:date="2025-07-10T14:37:00Z" w16du:dateUtc="2025-07-10T19:37:00Z"/>
        </w:rPr>
        <w:pPrChange w:id="10540" w:author="Mosi Adesina Ifatunji" w:date="2025-10-21T19:50:00Z" w16du:dateUtc="2025-10-22T00:50:00Z">
          <w:pPr>
            <w:pStyle w:val="BodyText"/>
          </w:pPr>
        </w:pPrChange>
      </w:pPr>
    </w:p>
    <w:p w14:paraId="75746E94" w14:textId="77777777" w:rsidR="00C93544" w:rsidRPr="00B92532" w:rsidRDefault="00C93544">
      <w:pPr>
        <w:rPr>
          <w:ins w:id="10541" w:author="Mosi Adesina Ifatunji" w:date="2025-07-10T14:37:00Z" w16du:dateUtc="2025-07-10T19:37:00Z"/>
        </w:rPr>
        <w:pPrChange w:id="10542" w:author="Mosi Adesina Ifatunji" w:date="2025-10-21T19:50:00Z" w16du:dateUtc="2025-10-22T00:50:00Z">
          <w:pPr>
            <w:pStyle w:val="BodyText"/>
          </w:pPr>
        </w:pPrChange>
      </w:pPr>
    </w:p>
    <w:p w14:paraId="2BA1EDB8" w14:textId="77777777" w:rsidR="00EC45FC" w:rsidRPr="00B92532" w:rsidRDefault="00EC45FC">
      <w:pPr>
        <w:rPr>
          <w:ins w:id="10543" w:author="Mosi Adesina Ifatunji" w:date="2025-07-10T14:37:00Z" w16du:dateUtc="2025-07-10T19:37:00Z"/>
        </w:rPr>
        <w:pPrChange w:id="10544" w:author="Mosi Adesina Ifatunji" w:date="2025-10-21T19:50:00Z" w16du:dateUtc="2025-10-22T00:50:00Z">
          <w:pPr>
            <w:spacing w:before="100" w:beforeAutospacing="1" w:after="100" w:afterAutospacing="1"/>
          </w:pPr>
        </w:pPrChange>
      </w:pPr>
      <w:ins w:id="10545" w:author="Mosi Adesina Ifatunji" w:date="2025-07-10T14:37:00Z" w16du:dateUtc="2025-07-10T19:37:00Z">
        <w:r w:rsidRPr="00B92532">
          <w:t xml:space="preserve">“Our field can speak to this issue </w:t>
        </w:r>
        <w:proofErr w:type="gramStart"/>
        <w:r w:rsidRPr="00B92532">
          <w:t>as long as</w:t>
        </w:r>
        <w:proofErr w:type="gramEnd"/>
        <w:r w:rsidRPr="00B92532">
          <w:t xml:space="preserve"> we restrict our notion of race to that of an individual-level property that moderates career outcomes and the relationship between a firm and its employees. ... We have yet to conduct research that seeks to understand race as a complete social structural system that leaves its mark on various levels of analyses. I use the remainder of this essay to suggest that race has broad ranging importance for strategic organization research. </w:t>
        </w:r>
        <w:proofErr w:type="gramStart"/>
        <w:r w:rsidRPr="00B92532">
          <w:t>In particular, I</w:t>
        </w:r>
        <w:proofErr w:type="gramEnd"/>
        <w:r w:rsidRPr="00B92532">
          <w:t xml:space="preserve"> concentrate on race’s ability to seep into organizational society through political and ideological imperatives that ultimately alter the demography of </w:t>
        </w:r>
        <w:r w:rsidRPr="00B92532">
          <w:lastRenderedPageBreak/>
          <w:t>organizations as well as the strategy formulation and implementation processes in organizations.” (Wooten 2006:191)</w:t>
        </w:r>
      </w:ins>
    </w:p>
    <w:p w14:paraId="17037E64" w14:textId="77777777" w:rsidR="00EC45FC" w:rsidRPr="00B92532" w:rsidRDefault="00EC45FC">
      <w:pPr>
        <w:rPr>
          <w:ins w:id="10546" w:author="Mosi Adesina Ifatunji" w:date="2025-07-10T14:37:00Z" w16du:dateUtc="2025-07-10T19:37:00Z"/>
        </w:rPr>
        <w:pPrChange w:id="10547" w:author="Mosi Adesina Ifatunji" w:date="2025-10-21T19:50:00Z" w16du:dateUtc="2025-10-22T00:50:00Z">
          <w:pPr>
            <w:spacing w:before="100" w:beforeAutospacing="1" w:after="100" w:afterAutospacing="1"/>
          </w:pPr>
        </w:pPrChange>
      </w:pPr>
      <w:ins w:id="10548" w:author="Mosi Adesina Ifatunji" w:date="2025-07-10T14:37:00Z" w16du:dateUtc="2025-07-10T19:37:00Z">
        <w:r w:rsidRPr="00B92532">
          <w:t xml:space="preserve">“We have unnecessarily conceptualized race as a construct that operates only on the individual, that is, individuals have race and this influences their careers, or firms must employ individuals of a certain race. We should also seek to understand race as diffuse property that operates at many levels. From this perspective, organizations can have an identity tied to race (Dutton and </w:t>
        </w:r>
        <w:proofErr w:type="spellStart"/>
        <w:r w:rsidRPr="00B92532">
          <w:t>Dukerich</w:t>
        </w:r>
        <w:proofErr w:type="spellEnd"/>
        <w:r w:rsidRPr="00B92532">
          <w:t>, 1991), organizations can participate in the process of developing shared meanings about race (Zucker, 1977) and the meanings associated with race can provide organizations with a repertoire of suitable strategies (Swidler, 1986).” (Wooten 2006:193)</w:t>
        </w:r>
      </w:ins>
    </w:p>
    <w:p w14:paraId="39F7DA7D" w14:textId="77777777" w:rsidR="00EC45FC" w:rsidRPr="00B92532" w:rsidRDefault="00EC45FC">
      <w:pPr>
        <w:rPr>
          <w:ins w:id="10549" w:author="Mosi Adesina Ifatunji" w:date="2025-07-10T14:37:00Z" w16du:dateUtc="2025-07-10T19:37:00Z"/>
        </w:rPr>
        <w:pPrChange w:id="10550" w:author="Mosi Adesina Ifatunji" w:date="2025-10-21T19:50:00Z" w16du:dateUtc="2025-10-22T00:50:00Z">
          <w:pPr>
            <w:spacing w:before="100" w:beforeAutospacing="1" w:after="100" w:afterAutospacing="1"/>
          </w:pPr>
        </w:pPrChange>
      </w:pPr>
      <w:ins w:id="10551" w:author="Mosi Adesina Ifatunji" w:date="2025-07-10T14:37:00Z" w16du:dateUtc="2025-07-10T19:37:00Z">
        <w:r w:rsidRPr="00B92532">
          <w:t>“Racial ideology becomes institutionalized in organizational life through the development of local, state and national-level policies that structure an organization’s operating environment. Public policy has both organizational and strategic consequences. Such policies have direct implications for all the constructs (e.g. competition, transaction costs, resource dependence, agency costs) that we as scholars hold out as important for understanding various organizational outcomes, such as birth, death, growth, mergers, acquisitions and alliances.” (Wooten 2006:193-194)</w:t>
        </w:r>
      </w:ins>
    </w:p>
    <w:p w14:paraId="4A763CB7" w14:textId="77777777" w:rsidR="00EC45FC" w:rsidRPr="00B92532" w:rsidRDefault="00EC45FC">
      <w:pPr>
        <w:rPr>
          <w:ins w:id="10552" w:author="Mosi Adesina Ifatunji" w:date="2025-07-10T14:37:00Z" w16du:dateUtc="2025-07-10T19:37:00Z"/>
        </w:rPr>
        <w:pPrChange w:id="10553" w:author="Mosi Adesina Ifatunji" w:date="2025-10-21T19:50:00Z" w16du:dateUtc="2025-10-22T00:50:00Z">
          <w:pPr>
            <w:spacing w:before="100" w:beforeAutospacing="1" w:after="100" w:afterAutospacing="1"/>
          </w:pPr>
        </w:pPrChange>
      </w:pPr>
      <w:ins w:id="10554" w:author="Mosi Adesina Ifatunji" w:date="2025-07-10T14:37:00Z" w16du:dateUtc="2025-07-10T19:37:00Z">
        <w:r w:rsidRPr="00B92532">
          <w:t>“The US adopted the practice of separating the races very early in its history and the policies associated with these practices led to the proliferation of what I call ‘racialized’ organizations, organizations created to sustain the racial separation ideologies that so permeated American economic, cultural, and political systems throughout much of the country’s history. ... What separates those organizations and fields that failed from those that did not? Our current organizational theories would point us down the path of competition, transactions and dependence to explain why certain organizations survive and others do not, without a proper understanding of the way in which race can set the terms of competition, influence the efficiency of transactions and mitigate dependence among organizations.” (Wooten 2006:194-195)</w:t>
        </w:r>
      </w:ins>
    </w:p>
    <w:p w14:paraId="79EED20F" w14:textId="77777777" w:rsidR="00EC45FC" w:rsidRPr="00B92532" w:rsidRDefault="00EC45FC">
      <w:pPr>
        <w:rPr>
          <w:ins w:id="10555" w:author="Mosi Adesina Ifatunji" w:date="2025-07-10T14:37:00Z" w16du:dateUtc="2025-07-10T19:37:00Z"/>
        </w:rPr>
        <w:pPrChange w:id="10556" w:author="Mosi Adesina Ifatunji" w:date="2025-10-21T19:50:00Z" w16du:dateUtc="2025-10-22T00:50:00Z">
          <w:pPr>
            <w:spacing w:before="100" w:beforeAutospacing="1" w:after="100" w:afterAutospacing="1"/>
          </w:pPr>
        </w:pPrChange>
      </w:pPr>
      <w:ins w:id="10557" w:author="Mosi Adesina Ifatunji" w:date="2025-07-10T14:37:00Z" w16du:dateUtc="2025-07-10T19:37:00Z">
        <w:r w:rsidRPr="00B92532">
          <w:t>“Racial ideology and the policies that flow from it socially regulate firms and shape the context in which a firm conducts its business operations. ... Omi and Winant (1986) posited that states design their social and economic institutions to produce policies inherently biased toward the racial group in power. Throughout US history this led to the construction of policies that supported the rights of people from the Anglo-Saxon diaspora to the detriment of people from other groups (Omi and Winant, 1986).” (Wooten 2006:196)</w:t>
        </w:r>
      </w:ins>
    </w:p>
    <w:p w14:paraId="6DDEA5B0" w14:textId="77777777" w:rsidR="00EC45FC" w:rsidRPr="00B92532" w:rsidRDefault="00EC45FC">
      <w:pPr>
        <w:rPr>
          <w:ins w:id="10558" w:author="Mosi Adesina Ifatunji" w:date="2025-07-10T14:37:00Z" w16du:dateUtc="2025-07-10T19:37:00Z"/>
        </w:rPr>
        <w:pPrChange w:id="10559" w:author="Mosi Adesina Ifatunji" w:date="2025-10-21T19:50:00Z" w16du:dateUtc="2025-10-22T00:50:00Z">
          <w:pPr>
            <w:spacing w:before="100" w:beforeAutospacing="1" w:after="100" w:afterAutospacing="1"/>
          </w:pPr>
        </w:pPrChange>
      </w:pPr>
      <w:ins w:id="10560" w:author="Mosi Adesina Ifatunji" w:date="2025-07-10T14:37:00Z" w16du:dateUtc="2025-07-10T19:37:00Z">
        <w:r w:rsidRPr="00B92532">
          <w:t>“While scholars have devoted much attention to understanding how political and economic structures such as democracy, capitalism, socialism and communism have affected the strategic and organizational development of society, we have devoted less attention to understanding how the social structures of race have influenced the strategies and structures of organizations. And yet the use of race as a system to allocate wealth, power and property predates many of the more often studied political and economic systems.” (Wooten 2006:197)</w:t>
        </w:r>
      </w:ins>
    </w:p>
    <w:p w14:paraId="65A655D4" w14:textId="77777777" w:rsidR="001C195E" w:rsidRPr="00B92532" w:rsidRDefault="001C195E">
      <w:pPr>
        <w:rPr>
          <w:ins w:id="10561" w:author="Mosi Adesina Ifatunji" w:date="2025-07-10T14:38:00Z" w16du:dateUtc="2025-07-10T19:38:00Z"/>
        </w:rPr>
        <w:pPrChange w:id="10562" w:author="Mosi Adesina Ifatunji" w:date="2025-10-21T19:50:00Z" w16du:dateUtc="2025-10-22T00:50:00Z">
          <w:pPr>
            <w:spacing w:before="100" w:beforeAutospacing="1" w:after="100" w:afterAutospacing="1"/>
          </w:pPr>
        </w:pPrChange>
      </w:pPr>
    </w:p>
    <w:p w14:paraId="221C7BA1" w14:textId="77777777" w:rsidR="001C195E" w:rsidRPr="00B92532" w:rsidRDefault="001C195E">
      <w:pPr>
        <w:rPr>
          <w:ins w:id="10563" w:author="Mosi Adesina Ifatunji" w:date="2025-07-10T14:38:00Z" w16du:dateUtc="2025-07-10T19:38:00Z"/>
        </w:rPr>
        <w:pPrChange w:id="10564" w:author="Mosi Adesina Ifatunji" w:date="2025-10-21T19:50:00Z" w16du:dateUtc="2025-10-22T00:50:00Z">
          <w:pPr>
            <w:spacing w:before="100" w:beforeAutospacing="1" w:after="100" w:afterAutospacing="1"/>
          </w:pPr>
        </w:pPrChange>
      </w:pPr>
    </w:p>
    <w:p w14:paraId="5940C5B7" w14:textId="77777777" w:rsidR="004420F7" w:rsidRPr="00B92532" w:rsidRDefault="004420F7">
      <w:pPr>
        <w:rPr>
          <w:ins w:id="10565" w:author="Mosi Adesina Ifatunji" w:date="2025-07-10T14:39:00Z" w16du:dateUtc="2025-07-10T19:39:00Z"/>
        </w:rPr>
        <w:pPrChange w:id="10566" w:author="Mosi Adesina Ifatunji" w:date="2025-10-21T19:50:00Z" w16du:dateUtc="2025-10-22T00:50:00Z">
          <w:pPr>
            <w:spacing w:before="100" w:beforeAutospacing="1" w:after="100" w:afterAutospacing="1"/>
          </w:pPr>
        </w:pPrChange>
      </w:pPr>
      <w:ins w:id="10567" w:author="Mosi Adesina Ifatunji" w:date="2025-07-10T14:39:00Z" w16du:dateUtc="2025-07-10T19:39:00Z">
        <w:r w:rsidRPr="00B92532">
          <w:t xml:space="preserve">“Net of establishment and labor market-level controls, the likelihood that an establishment exhibits a significant underrepresentation of blacks in management is substantially increased </w:t>
        </w:r>
        <w:r w:rsidRPr="00B92532">
          <w:lastRenderedPageBreak/>
          <w:t>when it operates in a high-proportion black labor market context.” (Cohen and Huffman 2007:181)</w:t>
        </w:r>
      </w:ins>
    </w:p>
    <w:p w14:paraId="0AAAD80C" w14:textId="77777777" w:rsidR="00A02BFC" w:rsidRPr="00B92532" w:rsidRDefault="004420F7">
      <w:pPr>
        <w:rPr>
          <w:ins w:id="10568" w:author="Mosi Adesina Ifatunji" w:date="2025-07-10T19:28:00Z" w16du:dateUtc="2025-07-11T00:28:00Z"/>
        </w:rPr>
        <w:pPrChange w:id="10569" w:author="Mosi Adesina Ifatunji" w:date="2025-10-21T19:50:00Z" w16du:dateUtc="2025-10-22T00:50:00Z">
          <w:pPr>
            <w:spacing w:before="100" w:beforeAutospacing="1" w:after="100" w:afterAutospacing="1"/>
          </w:pPr>
        </w:pPrChange>
      </w:pPr>
      <w:ins w:id="10570" w:author="Mosi Adesina Ifatunji" w:date="2025-07-10T14:39:00Z" w16du:dateUtc="2025-07-10T19:39:00Z">
        <w:r w:rsidRPr="00B92532">
          <w:t xml:space="preserve">“Much of this research operates with an implicit or explicit presumption that the mechanisms for producing inequality are to be found in relations and practices within establishments, especially the actions of managers.” (Cohen and Huffman </w:t>
        </w:r>
        <w:proofErr w:type="gramStart"/>
        <w:r w:rsidRPr="00B92532">
          <w:t>2007:182)“</w:t>
        </w:r>
        <w:proofErr w:type="gramEnd"/>
        <w:r w:rsidRPr="00B92532">
          <w:t>Our principal concern is the association of MA population proportion black and managerial underrepresentation, and here the regression results ... are clear: on all four measures, black managerial underrepresentation is predicted to be more likely in local labor markets with a greater concentration of black residents. The size of the net effect of black labor market concentration is substantial in all four models.” (Cohen and Huffman 2007:192)</w:t>
        </w:r>
      </w:ins>
    </w:p>
    <w:p w14:paraId="3C6EEEB3" w14:textId="350B3988" w:rsidR="004420F7" w:rsidRPr="00B92532" w:rsidRDefault="004420F7">
      <w:pPr>
        <w:rPr>
          <w:ins w:id="10571" w:author="Mosi Adesina Ifatunji" w:date="2025-07-10T14:39:00Z" w16du:dateUtc="2025-07-10T19:39:00Z"/>
        </w:rPr>
        <w:pPrChange w:id="10572" w:author="Mosi Adesina Ifatunji" w:date="2025-10-21T19:50:00Z" w16du:dateUtc="2025-10-22T00:50:00Z">
          <w:pPr>
            <w:spacing w:before="100" w:beforeAutospacing="1" w:after="100" w:afterAutospacing="1"/>
          </w:pPr>
        </w:pPrChange>
      </w:pPr>
      <w:ins w:id="10573" w:author="Mosi Adesina Ifatunji" w:date="2025-07-10T14:39:00Z" w16du:dateUtc="2025-07-10T19:39:00Z">
        <w:r w:rsidRPr="00B92532">
          <w:t>“Clearly, black workers are more likely to find themselves concentrated under the authority of nonrepresentative management structures in labor markets with larger black populations.” (Cohen and Huffman 2007:195)</w:t>
        </w:r>
      </w:ins>
    </w:p>
    <w:p w14:paraId="46AC534B" w14:textId="77777777" w:rsidR="004420F7" w:rsidRPr="00B92532" w:rsidRDefault="004420F7">
      <w:pPr>
        <w:rPr>
          <w:ins w:id="10574" w:author="Mosi Adesina Ifatunji" w:date="2025-07-10T14:39:00Z" w16du:dateUtc="2025-07-10T19:39:00Z"/>
        </w:rPr>
        <w:pPrChange w:id="10575" w:author="Mosi Adesina Ifatunji" w:date="2025-10-21T19:50:00Z" w16du:dateUtc="2025-10-22T00:50:00Z">
          <w:pPr>
            <w:spacing w:before="100" w:beforeAutospacing="1" w:after="100" w:afterAutospacing="1"/>
          </w:pPr>
        </w:pPrChange>
      </w:pPr>
      <w:ins w:id="10576" w:author="Mosi Adesina Ifatunji" w:date="2025-07-10T14:39:00Z" w16du:dateUtc="2025-07-10T19:39:00Z">
        <w:r w:rsidRPr="00B92532">
          <w:t>“Even though black workers may have a greater absolute presence in higher-status jobs in high proportion black areas, they may in fact be subject to increased discrimination in such a context, resulting in stronger race-based social closure processes (Tomaskovic-Devey 1993) and overall lower odds of attaining managerial positions.” (Cohen and Huffman 2007:194)</w:t>
        </w:r>
      </w:ins>
    </w:p>
    <w:p w14:paraId="5C044FB1" w14:textId="77777777" w:rsidR="004420F7" w:rsidRPr="00B92532" w:rsidRDefault="004420F7">
      <w:pPr>
        <w:rPr>
          <w:ins w:id="10577" w:author="Mosi Adesina Ifatunji" w:date="2025-07-10T14:39:00Z" w16du:dateUtc="2025-07-10T19:39:00Z"/>
        </w:rPr>
        <w:pPrChange w:id="10578" w:author="Mosi Adesina Ifatunji" w:date="2025-10-21T19:50:00Z" w16du:dateUtc="2025-10-22T00:50:00Z">
          <w:pPr>
            <w:spacing w:before="100" w:beforeAutospacing="1" w:after="100" w:afterAutospacing="1"/>
          </w:pPr>
        </w:pPrChange>
      </w:pPr>
      <w:ins w:id="10579" w:author="Mosi Adesina Ifatunji" w:date="2025-07-10T14:39:00Z" w16du:dateUtc="2025-07-10T19:39:00Z">
        <w:r w:rsidRPr="00B92532">
          <w:t>Rationale: This quote emphasizes that increased Black presence does not translate into increased Black authority or power—demonstrating the invisible credentialing function of whiteness even in diverse contexts, enforced by upper echelon closure.</w:t>
        </w:r>
      </w:ins>
    </w:p>
    <w:p w14:paraId="73094445" w14:textId="77777777" w:rsidR="001C195E" w:rsidRPr="00B92532" w:rsidRDefault="001C195E">
      <w:pPr>
        <w:rPr>
          <w:ins w:id="10580" w:author="Mosi Adesina Ifatunji" w:date="2025-07-10T14:40:00Z" w16du:dateUtc="2025-07-10T19:40:00Z"/>
        </w:rPr>
        <w:pPrChange w:id="10581" w:author="Mosi Adesina Ifatunji" w:date="2025-10-21T19:50:00Z" w16du:dateUtc="2025-10-22T00:50:00Z">
          <w:pPr>
            <w:spacing w:before="100" w:beforeAutospacing="1" w:after="100" w:afterAutospacing="1"/>
          </w:pPr>
        </w:pPrChange>
      </w:pPr>
    </w:p>
    <w:p w14:paraId="0FE5A605" w14:textId="77777777" w:rsidR="00AA464F" w:rsidRPr="00B92532" w:rsidRDefault="00AA464F">
      <w:pPr>
        <w:rPr>
          <w:ins w:id="10582" w:author="Mosi Adesina Ifatunji" w:date="2025-07-10T14:40:00Z" w16du:dateUtc="2025-07-10T19:40:00Z"/>
        </w:rPr>
        <w:pPrChange w:id="10583" w:author="Mosi Adesina Ifatunji" w:date="2025-10-21T19:50:00Z" w16du:dateUtc="2025-10-22T00:50:00Z">
          <w:pPr>
            <w:pStyle w:val="BodyText"/>
          </w:pPr>
        </w:pPrChange>
      </w:pPr>
    </w:p>
    <w:p w14:paraId="4D68FD3F" w14:textId="77777777" w:rsidR="00AA464F" w:rsidRPr="00B92532" w:rsidRDefault="00AA464F">
      <w:pPr>
        <w:rPr>
          <w:ins w:id="10584" w:author="Mosi Adesina Ifatunji" w:date="2025-07-10T14:40:00Z" w16du:dateUtc="2025-07-10T19:40:00Z"/>
        </w:rPr>
        <w:pPrChange w:id="10585" w:author="Mosi Adesina Ifatunji" w:date="2025-10-21T19:50:00Z" w16du:dateUtc="2025-10-22T00:50:00Z">
          <w:pPr>
            <w:pStyle w:val="BodyText"/>
          </w:pPr>
        </w:pPrChange>
      </w:pPr>
    </w:p>
    <w:p w14:paraId="09C7BAA7" w14:textId="77777777" w:rsidR="00EB41EF" w:rsidRPr="00B92532" w:rsidRDefault="00EB41EF">
      <w:pPr>
        <w:rPr>
          <w:ins w:id="10586" w:author="Mosi Adesina Ifatunji" w:date="2025-07-10T14:41:00Z" w16du:dateUtc="2025-07-10T19:41:00Z"/>
        </w:rPr>
        <w:pPrChange w:id="10587" w:author="Mosi Adesina Ifatunji" w:date="2025-10-21T19:50:00Z" w16du:dateUtc="2025-10-22T00:50:00Z">
          <w:pPr>
            <w:spacing w:before="100" w:beforeAutospacing="1" w:after="100" w:afterAutospacing="1"/>
          </w:pPr>
        </w:pPrChange>
      </w:pPr>
      <w:ins w:id="10588" w:author="Mosi Adesina Ifatunji" w:date="2025-07-10T14:41:00Z" w16du:dateUtc="2025-07-10T19:41:00Z">
        <w:r w:rsidRPr="00B92532">
          <w:t>“Ely (1995) argues that the presence of women in the upper echelons of organizations reduces the persistence of sex as a salient category for all workers, thereby weakening some of the negative consequences associated with gender imbalance (e.g., performance pressures, stereotyped role encapsulation, and exclusion from work-related networks). She demonstrates that the demographic composition of those holding powerful positions in organizations can have substantial effects on all workers, not just those holding positions at or near the top of organizational hierarchies.” (Cohen and Huffman 2007:683)</w:t>
        </w:r>
      </w:ins>
    </w:p>
    <w:p w14:paraId="783B67FC" w14:textId="77777777" w:rsidR="00EB41EF" w:rsidRPr="00B92532" w:rsidRDefault="00EB41EF">
      <w:pPr>
        <w:rPr>
          <w:ins w:id="10589" w:author="Mosi Adesina Ifatunji" w:date="2025-07-10T14:41:00Z" w16du:dateUtc="2025-07-10T19:41:00Z"/>
        </w:rPr>
        <w:pPrChange w:id="10590" w:author="Mosi Adesina Ifatunji" w:date="2025-10-21T19:50:00Z" w16du:dateUtc="2025-10-22T00:50:00Z">
          <w:pPr>
            <w:spacing w:before="100" w:beforeAutospacing="1" w:after="100" w:afterAutospacing="1"/>
          </w:pPr>
        </w:pPrChange>
      </w:pPr>
      <w:ins w:id="10591" w:author="Mosi Adesina Ifatunji" w:date="2025-07-10T14:41:00Z" w16du:dateUtc="2025-07-10T19:41:00Z">
        <w:r w:rsidRPr="00B92532">
          <w:t>“These studies imply that there is less gender inequality under conditions of greater female representation (and higher status) in management. This may result from several distinct mechanisms, including increased access to organizational resources and power, homophily preferences, support for equity efforts, and weaker sex-based biases against female workers.” (Cohen and Huffman 2007:683)</w:t>
        </w:r>
      </w:ins>
    </w:p>
    <w:p w14:paraId="1C729902" w14:textId="77777777" w:rsidR="00EB41EF" w:rsidRPr="00B92532" w:rsidRDefault="00EB41EF">
      <w:pPr>
        <w:rPr>
          <w:ins w:id="10592" w:author="Mosi Adesina Ifatunji" w:date="2025-07-10T14:41:00Z" w16du:dateUtc="2025-07-10T19:41:00Z"/>
        </w:rPr>
        <w:pPrChange w:id="10593" w:author="Mosi Adesina Ifatunji" w:date="2025-10-21T19:50:00Z" w16du:dateUtc="2025-10-22T00:50:00Z">
          <w:pPr>
            <w:spacing w:before="100" w:beforeAutospacing="1" w:after="100" w:afterAutospacing="1"/>
          </w:pPr>
        </w:pPrChange>
      </w:pPr>
      <w:ins w:id="10594" w:author="Mosi Adesina Ifatunji" w:date="2025-07-10T14:41:00Z" w16du:dateUtc="2025-07-10T19:41:00Z">
        <w:r w:rsidRPr="00B92532">
          <w:t>“Regardless of how female managers might reduce inequality, their impact may depend critically on their status (Denmark 1993). Even highly motivated female managers working together may not be able to influence gender inequality if they are relatively powerless. Both the identity/loyalty issue and the question of managerial power highlight the possibility of substantial interactions between the representation of women and their relative status.” (Cohen and Huffman 2007:685)</w:t>
        </w:r>
      </w:ins>
    </w:p>
    <w:p w14:paraId="75D39104" w14:textId="77777777" w:rsidR="00EB41EF" w:rsidRPr="00B92532" w:rsidRDefault="00EB41EF">
      <w:pPr>
        <w:rPr>
          <w:ins w:id="10595" w:author="Mosi Adesina Ifatunji" w:date="2025-07-10T14:41:00Z" w16du:dateUtc="2025-07-10T19:41:00Z"/>
        </w:rPr>
        <w:pPrChange w:id="10596" w:author="Mosi Adesina Ifatunji" w:date="2025-10-21T19:50:00Z" w16du:dateUtc="2025-10-22T00:50:00Z">
          <w:pPr>
            <w:spacing w:before="100" w:beforeAutospacing="1" w:after="100" w:afterAutospacing="1"/>
          </w:pPr>
        </w:pPrChange>
      </w:pPr>
      <w:ins w:id="10597" w:author="Mosi Adesina Ifatunji" w:date="2025-07-10T14:41:00Z" w16du:dateUtc="2025-07-10T19:41:00Z">
        <w:r w:rsidRPr="00B92532">
          <w:t xml:space="preserve">“The net result is that female managers are associated with a reduced gender wage gap especially when those female managers hold relatively high-status positions. ... Net of controls at all three levels, the higher presence of female managers in local industries is </w:t>
        </w:r>
        <w:r w:rsidRPr="00B92532">
          <w:lastRenderedPageBreak/>
          <w:t>associated with a reduced gender wage gap among nonmanagerial workers only where those managers hold relatively high-status positions.” (Cohen and Huffman 2007:697-698)</w:t>
        </w:r>
      </w:ins>
    </w:p>
    <w:p w14:paraId="557E093B" w14:textId="77777777" w:rsidR="00EB41EF" w:rsidRPr="00B92532" w:rsidRDefault="00EB41EF">
      <w:pPr>
        <w:rPr>
          <w:ins w:id="10598" w:author="Mosi Adesina Ifatunji" w:date="2025-07-10T14:41:00Z" w16du:dateUtc="2025-07-10T19:41:00Z"/>
        </w:rPr>
        <w:pPrChange w:id="10599" w:author="Mosi Adesina Ifatunji" w:date="2025-10-21T19:50:00Z" w16du:dateUtc="2025-10-22T00:50:00Z">
          <w:pPr>
            <w:spacing w:before="100" w:beforeAutospacing="1" w:after="100" w:afterAutospacing="1"/>
          </w:pPr>
        </w:pPrChange>
      </w:pPr>
      <w:ins w:id="10600" w:author="Mosi Adesina Ifatunji" w:date="2025-07-10T14:41:00Z" w16du:dateUtc="2025-07-10T19:41:00Z">
        <w:r w:rsidRPr="00B92532">
          <w:t>“Our analysis shows that simply looking at the percentage of females among managers is not enough if one is interested in the effects of managerial access. In this case, including the relative status of female managers is necessary—this assertion garners strong support from our multivariate results.” (Cohen and Huffman 2007:700)</w:t>
        </w:r>
      </w:ins>
    </w:p>
    <w:p w14:paraId="50A89EE5" w14:textId="77777777" w:rsidR="00AA464F" w:rsidRPr="00B92532" w:rsidRDefault="00AA464F">
      <w:pPr>
        <w:rPr>
          <w:ins w:id="10601" w:author="Mosi Adesina Ifatunji" w:date="2025-07-10T14:43:00Z" w16du:dateUtc="2025-07-10T19:43:00Z"/>
        </w:rPr>
        <w:pPrChange w:id="10602" w:author="Mosi Adesina Ifatunji" w:date="2025-10-21T19:50:00Z" w16du:dateUtc="2025-10-22T00:50:00Z">
          <w:pPr>
            <w:pStyle w:val="BodyText"/>
          </w:pPr>
        </w:pPrChange>
      </w:pPr>
    </w:p>
    <w:p w14:paraId="05024A08" w14:textId="77777777" w:rsidR="001E13B0" w:rsidRPr="00B92532" w:rsidRDefault="001E13B0">
      <w:pPr>
        <w:rPr>
          <w:ins w:id="10603" w:author="Mosi Adesina Ifatunji" w:date="2025-07-10T14:43:00Z" w16du:dateUtc="2025-07-10T19:43:00Z"/>
        </w:rPr>
        <w:pPrChange w:id="10604" w:author="Mosi Adesina Ifatunji" w:date="2025-10-21T19:50:00Z" w16du:dateUtc="2025-10-22T00:50:00Z">
          <w:pPr>
            <w:pStyle w:val="BodyText"/>
          </w:pPr>
        </w:pPrChange>
      </w:pPr>
    </w:p>
    <w:p w14:paraId="5FAE1646" w14:textId="77777777" w:rsidR="00D66A1E" w:rsidRPr="00B92532" w:rsidRDefault="00D66A1E">
      <w:pPr>
        <w:rPr>
          <w:ins w:id="10605" w:author="Mosi Adesina Ifatunji" w:date="2025-07-10T14:43:00Z" w16du:dateUtc="2025-07-10T19:43:00Z"/>
        </w:rPr>
        <w:pPrChange w:id="10606" w:author="Mosi Adesina Ifatunji" w:date="2025-10-21T19:50:00Z" w16du:dateUtc="2025-10-22T00:50:00Z">
          <w:pPr>
            <w:spacing w:before="100" w:beforeAutospacing="1" w:after="100" w:afterAutospacing="1"/>
          </w:pPr>
        </w:pPrChange>
      </w:pPr>
      <w:ins w:id="10607" w:author="Mosi Adesina Ifatunji" w:date="2025-07-10T14:43:00Z" w16du:dateUtc="2025-07-10T19:43:00Z">
        <w:r w:rsidRPr="00B92532">
          <w:t>“Findings from these studies suggest that racial/ethnic and gender differences in workplace authority follow consistent patterns across studies, time, and even country: Women and racial/ethnic minorities have less authority on the job than white men, and when women and minorities hold positions of authority, they do so at lower levels of organizations. Furthermore, they receive lower returns for their positions than white men.” (DiTomaso et al. 2007:5)</w:t>
        </w:r>
      </w:ins>
    </w:p>
    <w:p w14:paraId="7D207EEE" w14:textId="77777777" w:rsidR="00D66A1E" w:rsidRPr="00B92532" w:rsidRDefault="00D66A1E">
      <w:pPr>
        <w:rPr>
          <w:ins w:id="10608" w:author="Mosi Adesina Ifatunji" w:date="2025-07-10T14:43:00Z" w16du:dateUtc="2025-07-10T19:43:00Z"/>
        </w:rPr>
        <w:pPrChange w:id="10609" w:author="Mosi Adesina Ifatunji" w:date="2025-10-21T19:50:00Z" w16du:dateUtc="2025-10-22T00:50:00Z">
          <w:pPr>
            <w:spacing w:before="100" w:beforeAutospacing="1" w:after="100" w:afterAutospacing="1"/>
          </w:pPr>
        </w:pPrChange>
      </w:pPr>
      <w:ins w:id="10610" w:author="Mosi Adesina Ifatunji" w:date="2025-07-10T14:43:00Z" w16du:dateUtc="2025-07-10T19:43:00Z">
        <w:r w:rsidRPr="00B92532">
          <w:t>“Social closure has since been conceptualized as the collective action of various social groups used as a mechanism to hoard opportunities or economic advantages with the consequence of generating and reproducing inequality, especially by race/ethnicity and sex.” (DiTomaso et al. 2007:6)</w:t>
        </w:r>
      </w:ins>
    </w:p>
    <w:p w14:paraId="6F548110" w14:textId="77777777" w:rsidR="00D66A1E" w:rsidRPr="00B92532" w:rsidRDefault="00D66A1E">
      <w:pPr>
        <w:rPr>
          <w:ins w:id="10611" w:author="Mosi Adesina Ifatunji" w:date="2025-07-10T14:43:00Z" w16du:dateUtc="2025-07-10T19:43:00Z"/>
        </w:rPr>
        <w:pPrChange w:id="10612" w:author="Mosi Adesina Ifatunji" w:date="2025-10-21T19:50:00Z" w16du:dateUtc="2025-10-22T00:50:00Z">
          <w:pPr>
            <w:spacing w:before="100" w:beforeAutospacing="1" w:after="100" w:afterAutospacing="1"/>
          </w:pPr>
        </w:pPrChange>
      </w:pPr>
      <w:ins w:id="10613" w:author="Mosi Adesina Ifatunji" w:date="2025-07-10T14:43:00Z" w16du:dateUtc="2025-07-10T19:43:00Z">
        <w:r w:rsidRPr="00B92532">
          <w:t>“The exclusion from training has been a common theme for women and minorities who have tried to gain access to jobs from which they have previously been excluded.” (DiTomaso et al. 2007:6)</w:t>
        </w:r>
      </w:ins>
    </w:p>
    <w:p w14:paraId="400D13EA" w14:textId="77777777" w:rsidR="00D66A1E" w:rsidRPr="00B92532" w:rsidRDefault="00D66A1E">
      <w:pPr>
        <w:rPr>
          <w:ins w:id="10614" w:author="Mosi Adesina Ifatunji" w:date="2025-07-10T14:43:00Z" w16du:dateUtc="2025-07-10T19:43:00Z"/>
        </w:rPr>
        <w:pPrChange w:id="10615" w:author="Mosi Adesina Ifatunji" w:date="2025-10-21T19:50:00Z" w16du:dateUtc="2025-10-22T00:50:00Z">
          <w:pPr>
            <w:spacing w:before="100" w:beforeAutospacing="1" w:after="100" w:afterAutospacing="1"/>
          </w:pPr>
        </w:pPrChange>
      </w:pPr>
      <w:ins w:id="10616" w:author="Mosi Adesina Ifatunji" w:date="2025-07-10T14:43:00Z" w16du:dateUtc="2025-07-10T19:43:00Z">
        <w:r w:rsidRPr="00B92532">
          <w:t>“The power structure of an organization may affect the extent to which minority managers at any organizational level have power and autonomy when it comes to control over budgets, final hiring authority, or profit and loss responsibilities.” (DiTomaso et al. 2007:18)</w:t>
        </w:r>
      </w:ins>
    </w:p>
    <w:p w14:paraId="38990C9D" w14:textId="77777777" w:rsidR="00D66A1E" w:rsidRPr="00B92532" w:rsidRDefault="00D66A1E">
      <w:pPr>
        <w:rPr>
          <w:ins w:id="10617" w:author="Mosi Adesina Ifatunji" w:date="2025-07-10T14:43:00Z" w16du:dateUtc="2025-07-10T19:43:00Z"/>
        </w:rPr>
        <w:pPrChange w:id="10618" w:author="Mosi Adesina Ifatunji" w:date="2025-10-21T19:50:00Z" w16du:dateUtc="2025-10-22T00:50:00Z">
          <w:pPr>
            <w:spacing w:before="100" w:beforeAutospacing="1" w:after="100" w:afterAutospacing="1"/>
          </w:pPr>
        </w:pPrChange>
      </w:pPr>
      <w:ins w:id="10619" w:author="Mosi Adesina Ifatunji" w:date="2025-07-10T14:43:00Z" w16du:dateUtc="2025-07-10T19:43:00Z">
        <w:r w:rsidRPr="00B92532">
          <w:t>“The unevenness of different categories of people across jobs and occupations most likely reflects social closure processes that enable those with power to hoard positions of authority or favorable work assignments for people like them. Categorical differences in power also help explain race and sex income disparities, especially at higher organizational levels.” (DiTomaso et al. 2007:18)</w:t>
        </w:r>
      </w:ins>
    </w:p>
    <w:p w14:paraId="526FC3A8" w14:textId="4A2DB985" w:rsidR="001E13B0" w:rsidRPr="00B92532" w:rsidRDefault="00D66A1E">
      <w:pPr>
        <w:rPr>
          <w:ins w:id="10620" w:author="Mosi Adesina Ifatunji" w:date="2025-07-10T19:28:00Z" w16du:dateUtc="2025-07-11T00:28:00Z"/>
        </w:rPr>
        <w:pPrChange w:id="10621" w:author="Mosi Adesina Ifatunji" w:date="2025-10-21T19:50:00Z" w16du:dateUtc="2025-10-22T00:50:00Z">
          <w:pPr>
            <w:spacing w:before="100" w:beforeAutospacing="1" w:after="100" w:afterAutospacing="1"/>
          </w:pPr>
        </w:pPrChange>
      </w:pPr>
      <w:ins w:id="10622" w:author="Mosi Adesina Ifatunji" w:date="2025-07-10T14:43:00Z" w16du:dateUtc="2025-07-10T19:43:00Z">
        <w:r w:rsidRPr="00B92532">
          <w:t>“We need to know, as Reskin (2003) suggests, more about the mechanisms in day-to-day interactions at the workplace that contribute to the reproduction of inequality or to its mitigation.” (DiTomaso et al. 2007:20)</w:t>
        </w:r>
      </w:ins>
    </w:p>
    <w:p w14:paraId="06E2217C" w14:textId="77777777" w:rsidR="00A02BFC" w:rsidRPr="00B92532" w:rsidRDefault="00A02BFC">
      <w:pPr>
        <w:rPr>
          <w:ins w:id="10623" w:author="Mosi Adesina Ifatunji" w:date="2025-07-10T14:43:00Z" w16du:dateUtc="2025-07-10T19:43:00Z"/>
        </w:rPr>
        <w:pPrChange w:id="10624" w:author="Mosi Adesina Ifatunji" w:date="2025-10-21T19:50:00Z" w16du:dateUtc="2025-10-22T00:50:00Z">
          <w:pPr>
            <w:pStyle w:val="BodyText"/>
          </w:pPr>
        </w:pPrChange>
      </w:pPr>
    </w:p>
    <w:p w14:paraId="7B70828E" w14:textId="77777777" w:rsidR="00295E36" w:rsidRPr="00B92532" w:rsidRDefault="00295E36">
      <w:pPr>
        <w:rPr>
          <w:ins w:id="10625" w:author="Mosi Adesina Ifatunji" w:date="2025-07-10T14:53:00Z" w16du:dateUtc="2025-07-10T19:53:00Z"/>
        </w:rPr>
        <w:pPrChange w:id="10626" w:author="Mosi Adesina Ifatunji" w:date="2025-10-21T19:50:00Z" w16du:dateUtc="2025-10-22T00:50:00Z">
          <w:pPr>
            <w:spacing w:before="100" w:beforeAutospacing="1" w:after="100" w:afterAutospacing="1"/>
          </w:pPr>
        </w:pPrChange>
      </w:pPr>
      <w:ins w:id="10627" w:author="Mosi Adesina Ifatunji" w:date="2025-07-10T14:53:00Z" w16du:dateUtc="2025-07-10T19:53:00Z">
        <w:r w:rsidRPr="00B92532">
          <w:t xml:space="preserve">“Moore’s data show well that these elite law schools are white spaces, in terms of </w:t>
        </w:r>
        <w:proofErr w:type="gramStart"/>
        <w:r w:rsidRPr="00B92532">
          <w:t>a majority of</w:t>
        </w:r>
        <w:proofErr w:type="gramEnd"/>
        <w:r w:rsidRPr="00B92532">
          <w:t xml:space="preserve"> their occupants’ characteristics, their normative structures, their power hierarchy, and their racial pathologies. Law schools are racialized spaces where whites rarely think about that racialization… Law schools are more than educational institutions or institutions of professional socialization; they are fundamentally connected to the political system and the political economy of race. Elite law schools represent a gateway to positions of power in the American political system.” (Foreword, pp. x–xi)</w:t>
        </w:r>
      </w:ins>
    </w:p>
    <w:p w14:paraId="077308CF" w14:textId="77777777" w:rsidR="00295E36" w:rsidRPr="00B92532" w:rsidRDefault="00295E36">
      <w:pPr>
        <w:rPr>
          <w:ins w:id="10628" w:author="Mosi Adesina Ifatunji" w:date="2025-07-10T14:53:00Z" w16du:dateUtc="2025-07-10T19:53:00Z"/>
        </w:rPr>
        <w:pPrChange w:id="10629" w:author="Mosi Adesina Ifatunji" w:date="2025-10-21T19:50:00Z" w16du:dateUtc="2025-10-22T00:50:00Z">
          <w:pPr>
            <w:spacing w:before="100" w:beforeAutospacing="1" w:after="100" w:afterAutospacing="1"/>
          </w:pPr>
        </w:pPrChange>
      </w:pPr>
      <w:ins w:id="10630" w:author="Mosi Adesina Ifatunji" w:date="2025-07-10T14:53:00Z" w16du:dateUtc="2025-07-10T19:53:00Z">
        <w:r w:rsidRPr="00B92532">
          <w:t xml:space="preserve">“Those in authority in elite and other law schools spend much time and effort in helping perpetuate a white-normed legal system that is imposed on all Americans, a great many of whom have never had significant input into fashioning that system…Our law schools have </w:t>
        </w:r>
        <w:r w:rsidRPr="00B92532">
          <w:lastRenderedPageBreak/>
          <w:t>been particularly important in officially legitimizing and rationalizing patterns of U.S. racial oppression.” (Foreword, p. xi)</w:t>
        </w:r>
      </w:ins>
    </w:p>
    <w:p w14:paraId="3383D630" w14:textId="77777777" w:rsidR="00295E36" w:rsidRPr="00B92532" w:rsidRDefault="00295E36">
      <w:pPr>
        <w:rPr>
          <w:ins w:id="10631" w:author="Mosi Adesina Ifatunji" w:date="2025-07-10T14:53:00Z" w16du:dateUtc="2025-07-10T19:53:00Z"/>
        </w:rPr>
        <w:pPrChange w:id="10632" w:author="Mosi Adesina Ifatunji" w:date="2025-10-21T19:50:00Z" w16du:dateUtc="2025-10-22T00:50:00Z">
          <w:pPr>
            <w:spacing w:before="100" w:beforeAutospacing="1" w:after="100" w:afterAutospacing="1"/>
          </w:pPr>
        </w:pPrChange>
      </w:pPr>
      <w:ins w:id="10633" w:author="Mosi Adesina Ifatunji" w:date="2025-07-10T14:53:00Z" w16du:dateUtc="2025-07-10T19:53:00Z">
        <w:r w:rsidRPr="00B92532">
          <w:t>“White students are not the only problem for students of color in these law schools. Often in classroom discussions, as Moore documents thoroughly, well-educated law professors also operate out of this white racial frame as they analyze U.S. laws and the larger society. They clearly have great difficulty in moving outside that frame, even briefly, to adopt a more probing and critical antiracism perspective, such as that which is common among Americans of color. Such a strong, white interpretive frame captures territory in the mind and makes it difficult to think about that captured territory in terms other than those of the accepted frame.” (Foreword, pp. xii–xiii)</w:t>
        </w:r>
      </w:ins>
    </w:p>
    <w:p w14:paraId="5A7A31DF" w14:textId="77777777" w:rsidR="00295E36" w:rsidRPr="00B92532" w:rsidRDefault="00295E36">
      <w:pPr>
        <w:rPr>
          <w:ins w:id="10634" w:author="Mosi Adesina Ifatunji" w:date="2025-07-10T14:53:00Z" w16du:dateUtc="2025-07-10T19:53:00Z"/>
        </w:rPr>
        <w:pPrChange w:id="10635" w:author="Mosi Adesina Ifatunji" w:date="2025-10-21T19:50:00Z" w16du:dateUtc="2025-10-22T00:50:00Z">
          <w:pPr>
            <w:spacing w:before="100" w:beforeAutospacing="1" w:after="100" w:afterAutospacing="1"/>
          </w:pPr>
        </w:pPrChange>
      </w:pPr>
      <w:ins w:id="10636" w:author="Mosi Adesina Ifatunji" w:date="2025-07-10T14:53:00Z" w16du:dateUtc="2025-07-10T19:53:00Z">
        <w:r w:rsidRPr="00B92532">
          <w:t xml:space="preserve">“Moore’s analysis makes evident the conclusion that white students and students of color live in different worlds, even within the same law school walls…Students of color must regularly endure the great pain of racist events at the law </w:t>
        </w:r>
        <w:proofErr w:type="gramStart"/>
        <w:r w:rsidRPr="00B92532">
          <w:t>schools, and</w:t>
        </w:r>
        <w:proofErr w:type="gramEnd"/>
        <w:r w:rsidRPr="00B92532">
          <w:t xml:space="preserve"> thus are often very uncomfortable in these white-normed spaces. Moore’s data reveal that students of color must do much emotional work, individually and collectively, just to survive these settings.” (Foreword, p. xiv)</w:t>
        </w:r>
      </w:ins>
    </w:p>
    <w:p w14:paraId="2AACED4A" w14:textId="77777777" w:rsidR="00295E36" w:rsidRPr="00B92532" w:rsidRDefault="00295E36">
      <w:pPr>
        <w:rPr>
          <w:ins w:id="10637" w:author="Mosi Adesina Ifatunji" w:date="2025-07-10T14:53:00Z" w16du:dateUtc="2025-07-10T19:53:00Z"/>
        </w:rPr>
        <w:pPrChange w:id="10638" w:author="Mosi Adesina Ifatunji" w:date="2025-10-21T19:50:00Z" w16du:dateUtc="2025-10-22T00:50:00Z">
          <w:pPr>
            <w:spacing w:before="100" w:beforeAutospacing="1" w:after="100" w:afterAutospacing="1"/>
          </w:pPr>
        </w:pPrChange>
      </w:pPr>
      <w:ins w:id="10639" w:author="Mosi Adesina Ifatunji" w:date="2025-07-10T14:53:00Z" w16du:dateUtc="2025-07-10T19:53:00Z">
        <w:r w:rsidRPr="00B92532">
          <w:t>“At both schools, I found that deep normative structures and institutional practices contribute to the racial organization of the law schools. Extending the work of critical race theorists to examine the very institution from which this body of knowledge developed, I interrogated the mechanisms that function to reproduce white institutional space, even as the populations of these institutions become more diverse.” (Introduction, p. 5)</w:t>
        </w:r>
      </w:ins>
    </w:p>
    <w:p w14:paraId="7BE721AA" w14:textId="77777777" w:rsidR="00295E36" w:rsidRPr="00B92532" w:rsidRDefault="00295E36">
      <w:pPr>
        <w:rPr>
          <w:ins w:id="10640" w:author="Mosi Adesina Ifatunji" w:date="2025-07-10T14:53:00Z" w16du:dateUtc="2025-07-10T19:53:00Z"/>
        </w:rPr>
        <w:pPrChange w:id="10641" w:author="Mosi Adesina Ifatunji" w:date="2025-10-21T19:50:00Z" w16du:dateUtc="2025-10-22T00:50:00Z">
          <w:pPr>
            <w:spacing w:before="100" w:beforeAutospacing="1" w:after="100" w:afterAutospacing="1"/>
          </w:pPr>
        </w:pPrChange>
      </w:pPr>
      <w:ins w:id="10642" w:author="Mosi Adesina Ifatunji" w:date="2025-07-10T14:53:00Z" w16du:dateUtc="2025-07-10T19:53:00Z">
        <w:r w:rsidRPr="00B92532">
          <w:t>“Even as the schools themselves became more diverse, the students of color remained marginalized, and the basic structures of authority, legitimacy, and belonging remained coded as white.” (p. 7)</w:t>
        </w:r>
      </w:ins>
    </w:p>
    <w:p w14:paraId="3AF45626" w14:textId="77777777" w:rsidR="00295E36" w:rsidRPr="00B92532" w:rsidRDefault="00295E36">
      <w:pPr>
        <w:rPr>
          <w:ins w:id="10643" w:author="Mosi Adesina Ifatunji" w:date="2025-07-10T14:53:00Z" w16du:dateUtc="2025-07-10T19:53:00Z"/>
        </w:rPr>
        <w:pPrChange w:id="10644" w:author="Mosi Adesina Ifatunji" w:date="2025-10-21T19:50:00Z" w16du:dateUtc="2025-10-22T00:50:00Z">
          <w:pPr>
            <w:spacing w:before="100" w:beforeAutospacing="1" w:after="100" w:afterAutospacing="1"/>
          </w:pPr>
        </w:pPrChange>
      </w:pPr>
      <w:ins w:id="10645" w:author="Mosi Adesina Ifatunji" w:date="2025-07-10T14:53:00Z" w16du:dateUtc="2025-07-10T19:53:00Z">
        <w:r w:rsidRPr="00B92532">
          <w:t>“Institutional practices, including the social organization of the schools, evaluation processes, informal and formal mentorship, and the norms of what counts as ‘fit,’ all subtly or overtly reinforce white advantage and black and brown marginalization.” (Chapter 2, p. 32)</w:t>
        </w:r>
      </w:ins>
    </w:p>
    <w:p w14:paraId="08B7122B" w14:textId="77777777" w:rsidR="00295E36" w:rsidRPr="00B92532" w:rsidRDefault="00295E36">
      <w:pPr>
        <w:rPr>
          <w:ins w:id="10646" w:author="Mosi Adesina Ifatunji" w:date="2025-07-10T14:53:00Z" w16du:dateUtc="2025-07-10T19:53:00Z"/>
        </w:rPr>
        <w:pPrChange w:id="10647" w:author="Mosi Adesina Ifatunji" w:date="2025-10-21T19:50:00Z" w16du:dateUtc="2025-10-22T00:50:00Z">
          <w:pPr>
            <w:spacing w:before="100" w:beforeAutospacing="1" w:after="100" w:afterAutospacing="1"/>
          </w:pPr>
        </w:pPrChange>
      </w:pPr>
      <w:ins w:id="10648" w:author="Mosi Adesina Ifatunji" w:date="2025-07-10T14:53:00Z" w16du:dateUtc="2025-07-10T19:53:00Z">
        <w:r w:rsidRPr="00B92532">
          <w:t>“White students described their experience in law school as ‘normal,’ whereas students of color reported constant surveillance and policing of their presence, and a need to perform and justify their belonging in ways that white students never did.” (Chapter 4, p. 100)</w:t>
        </w:r>
      </w:ins>
    </w:p>
    <w:p w14:paraId="38225164" w14:textId="77777777" w:rsidR="00295E36" w:rsidRPr="00B92532" w:rsidRDefault="00295E36">
      <w:pPr>
        <w:rPr>
          <w:ins w:id="10649" w:author="Mosi Adesina Ifatunji" w:date="2025-07-10T14:53:00Z" w16du:dateUtc="2025-07-10T19:53:00Z"/>
        </w:rPr>
        <w:pPrChange w:id="10650" w:author="Mosi Adesina Ifatunji" w:date="2025-10-21T19:50:00Z" w16du:dateUtc="2025-10-22T00:50:00Z">
          <w:pPr>
            <w:spacing w:before="100" w:beforeAutospacing="1" w:after="100" w:afterAutospacing="1"/>
          </w:pPr>
        </w:pPrChange>
      </w:pPr>
      <w:ins w:id="10651" w:author="Mosi Adesina Ifatunji" w:date="2025-07-10T14:53:00Z" w16du:dateUtc="2025-07-10T19:53:00Z">
        <w:r w:rsidRPr="00B92532">
          <w:t>“These mechanisms include routine interactions with faculty, the structure of feedback and support, the informal assignment of opportunities, and the ways in which social networks are formed and maintained—all practices that are both shaped by, and reinforce, the white-dominated upper echelons of these schools.” (Conclusion, p. 157)</w:t>
        </w:r>
      </w:ins>
    </w:p>
    <w:p w14:paraId="42607F75" w14:textId="77777777" w:rsidR="001E13B0" w:rsidRPr="00B92532" w:rsidRDefault="001E13B0">
      <w:pPr>
        <w:rPr>
          <w:ins w:id="10652" w:author="Mosi Adesina Ifatunji" w:date="2025-07-10T14:55:00Z" w16du:dateUtc="2025-07-10T19:55:00Z"/>
        </w:rPr>
        <w:pPrChange w:id="10653" w:author="Mosi Adesina Ifatunji" w:date="2025-10-21T19:50:00Z" w16du:dateUtc="2025-10-22T00:50:00Z">
          <w:pPr>
            <w:pStyle w:val="BodyText"/>
          </w:pPr>
        </w:pPrChange>
      </w:pPr>
    </w:p>
    <w:p w14:paraId="3541F22C" w14:textId="77777777" w:rsidR="00A54B15" w:rsidRPr="00B92532" w:rsidRDefault="00A54B15">
      <w:pPr>
        <w:rPr>
          <w:ins w:id="10654" w:author="Mosi Adesina Ifatunji" w:date="2025-07-10T14:55:00Z" w16du:dateUtc="2025-07-10T19:55:00Z"/>
        </w:rPr>
        <w:pPrChange w:id="10655" w:author="Mosi Adesina Ifatunji" w:date="2025-10-21T19:50:00Z" w16du:dateUtc="2025-10-22T00:50:00Z">
          <w:pPr>
            <w:pStyle w:val="BodyText"/>
          </w:pPr>
        </w:pPrChange>
      </w:pPr>
    </w:p>
    <w:p w14:paraId="1469C999" w14:textId="77777777" w:rsidR="00233F59" w:rsidRPr="00B92532" w:rsidRDefault="00233F59">
      <w:pPr>
        <w:rPr>
          <w:ins w:id="10656" w:author="Mosi Adesina Ifatunji" w:date="2025-07-10T14:55:00Z" w16du:dateUtc="2025-07-10T19:55:00Z"/>
        </w:rPr>
        <w:pPrChange w:id="10657" w:author="Mosi Adesina Ifatunji" w:date="2025-10-21T19:50:00Z" w16du:dateUtc="2025-10-22T00:50:00Z">
          <w:pPr>
            <w:spacing w:before="100" w:beforeAutospacing="1" w:after="100" w:afterAutospacing="1"/>
          </w:pPr>
        </w:pPrChange>
      </w:pPr>
      <w:ins w:id="10658" w:author="Mosi Adesina Ifatunji" w:date="2025-07-10T14:55:00Z" w16du:dateUtc="2025-07-10T19:55:00Z">
        <w:r w:rsidRPr="00B92532">
          <w:t>“Using data from 260 U.S. organizations, we found partial support for our hypotheses that demographic diversity of senior management would be positively associated with the diversity of the workforce, adoption of diversity practices, and power of an organization’s diversity/EEO officer, and that diversity practices impact organizational performance. Organizations wishing to attract, retain, and benefit from diverse talent are often advised to begin by increasing the diversity of their senior management. Data collected from 260 U.S. organizations supports this idea.” (p. 2)</w:t>
        </w:r>
      </w:ins>
    </w:p>
    <w:p w14:paraId="5AA1E4DE" w14:textId="77777777" w:rsidR="00233F59" w:rsidRPr="00B92532" w:rsidRDefault="00233F59">
      <w:pPr>
        <w:rPr>
          <w:ins w:id="10659" w:author="Mosi Adesina Ifatunji" w:date="2025-07-10T14:55:00Z" w16du:dateUtc="2025-07-10T19:55:00Z"/>
        </w:rPr>
        <w:pPrChange w:id="10660" w:author="Mosi Adesina Ifatunji" w:date="2025-10-21T19:50:00Z" w16du:dateUtc="2025-10-22T00:50:00Z">
          <w:pPr>
            <w:spacing w:before="100" w:beforeAutospacing="1" w:after="100" w:afterAutospacing="1"/>
          </w:pPr>
        </w:pPrChange>
      </w:pPr>
      <w:ins w:id="10661" w:author="Mosi Adesina Ifatunji" w:date="2025-07-10T14:55:00Z" w16du:dateUtc="2025-07-10T19:55:00Z">
        <w:r w:rsidRPr="00B92532">
          <w:lastRenderedPageBreak/>
          <w:t>“We found that the demographic diversity of senior management teams is positively associated with the demographic diversity of workforces at large and with the adoption of diversity practices, and that, furthermore, those firms that adopted diversity initiatives outperformed those that did not. Organizations that have diversity/EEO officers with real power and clout were more likely to benefit from these effects.” (p. 2)</w:t>
        </w:r>
      </w:ins>
    </w:p>
    <w:p w14:paraId="1ECFCB0F" w14:textId="77777777" w:rsidR="00233F59" w:rsidRPr="00B92532" w:rsidRDefault="00233F59">
      <w:pPr>
        <w:rPr>
          <w:ins w:id="10662" w:author="Mosi Adesina Ifatunji" w:date="2025-07-10T14:55:00Z" w16du:dateUtc="2025-07-10T19:55:00Z"/>
        </w:rPr>
        <w:pPrChange w:id="10663" w:author="Mosi Adesina Ifatunji" w:date="2025-10-21T19:50:00Z" w16du:dateUtc="2025-10-22T00:50:00Z">
          <w:pPr>
            <w:spacing w:before="100" w:beforeAutospacing="1" w:after="100" w:afterAutospacing="1"/>
          </w:pPr>
        </w:pPrChange>
      </w:pPr>
      <w:ins w:id="10664" w:author="Mosi Adesina Ifatunji" w:date="2025-07-10T14:55:00Z" w16du:dateUtc="2025-07-10T19:55:00Z">
        <w:r w:rsidRPr="00B92532">
          <w:t xml:space="preserve">“The notion that the characteristics of senior management, or the upper echelon of an organization, can influence the decisions made and practices adopted by an </w:t>
        </w:r>
        <w:proofErr w:type="gramStart"/>
        <w:r w:rsidRPr="00B92532">
          <w:t>organization dates</w:t>
        </w:r>
        <w:proofErr w:type="gramEnd"/>
        <w:r w:rsidRPr="00B92532">
          <w:t xml:space="preserve"> back to early upper echelon theory (Hambrick &amp; Mason, 1984). Hambrick and Mason argued that managers’ characteristics (e.g., demographic) influence the decisions that they make and therefore the actions adopted by the organizations that they lead. They suggest that this occurs because demographic characteristics are associated with the many cognitive bases, values, and perceptions that influence the decision making of managers.” (p. 5)</w:t>
        </w:r>
      </w:ins>
    </w:p>
    <w:p w14:paraId="2A5E6A67" w14:textId="77777777" w:rsidR="00A02BFC" w:rsidRPr="00B92532" w:rsidRDefault="00233F59">
      <w:pPr>
        <w:rPr>
          <w:ins w:id="10665" w:author="Mosi Adesina Ifatunji" w:date="2025-07-10T19:29:00Z" w16du:dateUtc="2025-07-11T00:29:00Z"/>
        </w:rPr>
        <w:pPrChange w:id="10666" w:author="Mosi Adesina Ifatunji" w:date="2025-10-21T19:50:00Z" w16du:dateUtc="2025-10-22T00:50:00Z">
          <w:pPr>
            <w:spacing w:before="100" w:beforeAutospacing="1" w:after="100" w:afterAutospacing="1"/>
          </w:pPr>
        </w:pPrChange>
      </w:pPr>
      <w:ins w:id="10667" w:author="Mosi Adesina Ifatunji" w:date="2025-07-10T14:55:00Z" w16du:dateUtc="2025-07-10T19:55:00Z">
        <w:r w:rsidRPr="00B92532">
          <w:t xml:space="preserve">“The positive influence of the demographic diversity of senior management on the demographic diversity of the workforce at large is a moot point, however, if an organization lacks diversity in senior management. Indeed, a lack of demographic diversity in senior management </w:t>
        </w:r>
        <w:proofErr w:type="gramStart"/>
        <w:r w:rsidRPr="00B92532">
          <w:t>as a result of</w:t>
        </w:r>
        <w:proofErr w:type="gramEnd"/>
        <w:r w:rsidRPr="00B92532">
          <w:t xml:space="preserve"> the ‘glass ceiling’ continues to be one of the most pervasive diversity-related (i.e., access discrimination) problems in organizations.” (p. 7)</w:t>
        </w:r>
      </w:ins>
    </w:p>
    <w:p w14:paraId="7F9D8D06" w14:textId="6805320F" w:rsidR="00233F59" w:rsidRPr="00B92532" w:rsidRDefault="00233F59">
      <w:pPr>
        <w:rPr>
          <w:ins w:id="10668" w:author="Mosi Adesina Ifatunji" w:date="2025-07-10T14:55:00Z" w16du:dateUtc="2025-07-10T19:55:00Z"/>
        </w:rPr>
        <w:pPrChange w:id="10669" w:author="Mosi Adesina Ifatunji" w:date="2025-10-21T19:50:00Z" w16du:dateUtc="2025-10-22T00:50:00Z">
          <w:pPr>
            <w:spacing w:before="100" w:beforeAutospacing="1" w:after="100" w:afterAutospacing="1"/>
          </w:pPr>
        </w:pPrChange>
      </w:pPr>
      <w:ins w:id="10670" w:author="Mosi Adesina Ifatunji" w:date="2025-07-10T14:55:00Z" w16du:dateUtc="2025-07-10T19:55:00Z">
        <w:r w:rsidRPr="00B92532">
          <w:t>“When ‘non-traditional’ individuals (i.e., ethnic minorities, women, and people with disabilities, etc.) hold leadership positions, they help to create new schemas in the minds of employees, in which leadership attributes and competence become associated not only with white males, but also with minority characteristics. While a single minority individual in senior management is unlikely to have this schema-changing effect, repeat examples of minority status being associated with leadership competence (as would be the case in diverse senior management teams) is likely to change employees’ perceptions of the competence of non-traditional employees.” (p. 7)</w:t>
        </w:r>
      </w:ins>
    </w:p>
    <w:p w14:paraId="34837682" w14:textId="77777777" w:rsidR="00233F59" w:rsidRPr="00B92532" w:rsidRDefault="00233F59">
      <w:pPr>
        <w:rPr>
          <w:ins w:id="10671" w:author="Mosi Adesina Ifatunji" w:date="2025-07-10T14:55:00Z" w16du:dateUtc="2025-07-10T19:55:00Z"/>
        </w:rPr>
        <w:pPrChange w:id="10672" w:author="Mosi Adesina Ifatunji" w:date="2025-10-21T19:50:00Z" w16du:dateUtc="2025-10-22T00:50:00Z">
          <w:pPr>
            <w:spacing w:before="100" w:beforeAutospacing="1" w:after="100" w:afterAutospacing="1"/>
          </w:pPr>
        </w:pPrChange>
      </w:pPr>
      <w:ins w:id="10673" w:author="Mosi Adesina Ifatunji" w:date="2025-07-10T14:55:00Z" w16du:dateUtc="2025-07-10T19:55:00Z">
        <w:r w:rsidRPr="00B92532">
          <w:t xml:space="preserve">“It is no secret that simply increasing the diversity of a workforce is insufficient. Once hired, diverse employees need to be fairly treated and integrated into the social fabric of the organization. Many scholars have argued that the commitment of senior managers is necessary for the success of diversity initiatives, and that given resource constraints, the senior management team is instrumental in determining </w:t>
        </w:r>
        <w:proofErr w:type="gramStart"/>
        <w:r w:rsidRPr="00B92532">
          <w:t>whether or not</w:t>
        </w:r>
        <w:proofErr w:type="gramEnd"/>
        <w:r w:rsidRPr="00B92532">
          <w:t xml:space="preserve"> an organization will adopt certain initiatives designed to reduce discrimination and promote the advancement of diverse employees.” (p. 8)</w:t>
        </w:r>
      </w:ins>
    </w:p>
    <w:p w14:paraId="16883BED" w14:textId="77777777" w:rsidR="00233F59" w:rsidRPr="00B92532" w:rsidRDefault="00233F59">
      <w:pPr>
        <w:rPr>
          <w:ins w:id="10674" w:author="Mosi Adesina Ifatunji" w:date="2025-07-10T14:55:00Z" w16du:dateUtc="2025-07-10T19:55:00Z"/>
        </w:rPr>
        <w:pPrChange w:id="10675" w:author="Mosi Adesina Ifatunji" w:date="2025-10-21T19:50:00Z" w16du:dateUtc="2025-10-22T00:50:00Z">
          <w:pPr>
            <w:spacing w:before="100" w:beforeAutospacing="1" w:after="100" w:afterAutospacing="1"/>
          </w:pPr>
        </w:pPrChange>
      </w:pPr>
      <w:ins w:id="10676" w:author="Mosi Adesina Ifatunji" w:date="2025-07-10T14:55:00Z" w16du:dateUtc="2025-07-10T19:55:00Z">
        <w:r w:rsidRPr="00B92532">
          <w:t xml:space="preserve">“Our results, which were largely supportive of our hypotheses, suggest that the demographic diversity of senior management can have profound effects on organizations. Upper echelon diversity is associated with the demographic diversity of the workforce, with evidence of homosocial reproduction taking place in organizations, particularly </w:t>
        </w:r>
        <w:proofErr w:type="gramStart"/>
        <w:r w:rsidRPr="00B92532">
          <w:t>with regard to</w:t>
        </w:r>
        <w:proofErr w:type="gramEnd"/>
        <w:r w:rsidRPr="00B92532">
          <w:t xml:space="preserve"> gender and race. In addition, the demographic diversity of senior management is also associated with the adoption of diversity practices, which in turn is associated with higher profits.” (p. 12)</w:t>
        </w:r>
      </w:ins>
    </w:p>
    <w:p w14:paraId="78BBB00C" w14:textId="1E559922" w:rsidR="00A54B15" w:rsidRPr="00B92532" w:rsidRDefault="00233F59">
      <w:pPr>
        <w:rPr>
          <w:ins w:id="10677" w:author="Mosi Adesina Ifatunji" w:date="2025-07-10T14:55:00Z" w16du:dateUtc="2025-07-10T19:55:00Z"/>
        </w:rPr>
        <w:pPrChange w:id="10678" w:author="Mosi Adesina Ifatunji" w:date="2025-10-21T19:50:00Z" w16du:dateUtc="2025-10-22T00:50:00Z">
          <w:pPr>
            <w:pStyle w:val="BodyText"/>
          </w:pPr>
        </w:pPrChange>
      </w:pPr>
      <w:ins w:id="10679" w:author="Mosi Adesina Ifatunji" w:date="2025-07-10T14:55:00Z" w16du:dateUtc="2025-07-10T19:55:00Z">
        <w:r w:rsidRPr="00B92532">
          <w:t xml:space="preserve">“Success starts at the top. We hope that our results will encourage organizations to take diversity initiatives seriously, and to do so first by creating formal and very powerful diversity officer positions. Individuals who fill these positions should have direct access to, and voice in, the decision making of the senior executive team. When diversity initiatives are backed by strong leadership </w:t>
        </w:r>
        <w:proofErr w:type="gramStart"/>
        <w:r w:rsidRPr="00B92532">
          <w:t>support, and</w:t>
        </w:r>
        <w:proofErr w:type="gramEnd"/>
        <w:r w:rsidRPr="00B92532">
          <w:t xml:space="preserve"> therefore are successful at accomplishing the </w:t>
        </w:r>
        <w:r w:rsidRPr="00B92532">
          <w:lastRenderedPageBreak/>
          <w:t>cultural change they are designed to accomplish, the investment made in their adoption pay dividends to organizations in the form of increased competitive advantage.” (p. 12)</w:t>
        </w:r>
      </w:ins>
    </w:p>
    <w:p w14:paraId="4E59DD65" w14:textId="77777777" w:rsidR="00A54B15" w:rsidRPr="00B92532" w:rsidRDefault="00A54B15">
      <w:pPr>
        <w:rPr>
          <w:ins w:id="10680" w:author="Mosi Adesina Ifatunji" w:date="2025-07-10T14:56:00Z" w16du:dateUtc="2025-07-10T19:56:00Z"/>
        </w:rPr>
        <w:pPrChange w:id="10681" w:author="Mosi Adesina Ifatunji" w:date="2025-10-21T19:50:00Z" w16du:dateUtc="2025-10-22T00:50:00Z">
          <w:pPr>
            <w:pStyle w:val="BodyText"/>
          </w:pPr>
        </w:pPrChange>
      </w:pPr>
    </w:p>
    <w:p w14:paraId="05C6B431" w14:textId="77777777" w:rsidR="00CC1CC9" w:rsidRPr="00B92532" w:rsidRDefault="00CC1CC9">
      <w:pPr>
        <w:rPr>
          <w:ins w:id="10682" w:author="Mosi Adesina Ifatunji" w:date="2025-07-10T14:56:00Z" w16du:dateUtc="2025-07-10T19:56:00Z"/>
        </w:rPr>
        <w:pPrChange w:id="10683" w:author="Mosi Adesina Ifatunji" w:date="2025-10-21T19:50:00Z" w16du:dateUtc="2025-10-22T00:50:00Z">
          <w:pPr>
            <w:pStyle w:val="BodyText"/>
          </w:pPr>
        </w:pPrChange>
      </w:pPr>
    </w:p>
    <w:p w14:paraId="10708D6F" w14:textId="77777777" w:rsidR="00635BC6" w:rsidRPr="00B92532" w:rsidRDefault="00635BC6">
      <w:pPr>
        <w:rPr>
          <w:ins w:id="10684" w:author="Mosi Adesina Ifatunji" w:date="2025-07-10T15:05:00Z" w16du:dateUtc="2025-07-10T20:05:00Z"/>
        </w:rPr>
        <w:pPrChange w:id="10685" w:author="Mosi Adesina Ifatunji" w:date="2025-10-21T19:50:00Z" w16du:dateUtc="2025-10-22T00:50:00Z">
          <w:pPr>
            <w:spacing w:before="100" w:beforeAutospacing="1" w:after="100" w:afterAutospacing="1"/>
          </w:pPr>
        </w:pPrChange>
      </w:pPr>
      <w:ins w:id="10686" w:author="Mosi Adesina Ifatunji" w:date="2025-07-10T15:05:00Z" w16du:dateUtc="2025-07-10T20:05:00Z">
        <w:r w:rsidRPr="00B92532">
          <w:t>“Sociological scholarship on how workplace policies and practices limit or promote equal employment opportunity (‘EEO’) is a relatively recent phenomenon, and the discipline all but ignored workplace racial bias prior to the 1970s… sociologists nonetheless sought to show that racial disparities in occupational status and earnings could not be fully reduced to differences between advantaged and disadvantaged groups in schooling, job experience, and other kinds of human capital. Instead, they emphasized the ‘dual’ or ‘segmented’ nature of labor markets that posed structural barriers to racial parity in career outcomes” (Bielby 2008:54).</w:t>
        </w:r>
      </w:ins>
    </w:p>
    <w:p w14:paraId="013FB34A" w14:textId="77777777" w:rsidR="00635BC6" w:rsidRPr="00B92532" w:rsidRDefault="00635BC6">
      <w:pPr>
        <w:rPr>
          <w:ins w:id="10687" w:author="Mosi Adesina Ifatunji" w:date="2025-07-10T15:05:00Z" w16du:dateUtc="2025-07-10T20:05:00Z"/>
        </w:rPr>
        <w:pPrChange w:id="10688" w:author="Mosi Adesina Ifatunji" w:date="2025-10-21T19:50:00Z" w16du:dateUtc="2025-10-22T00:50:00Z">
          <w:pPr>
            <w:spacing w:before="100" w:beforeAutospacing="1" w:after="100" w:afterAutospacing="1"/>
          </w:pPr>
        </w:pPrChange>
      </w:pPr>
      <w:ins w:id="10689" w:author="Mosi Adesina Ifatunji" w:date="2025-07-10T15:05:00Z" w16du:dateUtc="2025-07-10T20:05:00Z">
        <w:r w:rsidRPr="00B92532">
          <w:t>“A large body of social science research shows that personnel decisions such as decisions about hiring, job assignment, promotion selections, performance assessment, and compensation are vulnerable to stereotyping and bias when they are based on the discretionary use of subjective criteria… When stereotypes such as these are allowed to influence social judgments, decisions about members of minority groups will be based on general beliefs about the behaviors, traits, and qualities associated with their gender or race/ethnicity instead of the actual traits of the individuals being judged” (Bielby 2008:61).</w:t>
        </w:r>
      </w:ins>
    </w:p>
    <w:p w14:paraId="093ECF99" w14:textId="77777777" w:rsidR="00635BC6" w:rsidRPr="00B92532" w:rsidRDefault="00635BC6">
      <w:pPr>
        <w:rPr>
          <w:ins w:id="10690" w:author="Mosi Adesina Ifatunji" w:date="2025-07-10T15:05:00Z" w16du:dateUtc="2025-07-10T20:05:00Z"/>
        </w:rPr>
        <w:pPrChange w:id="10691" w:author="Mosi Adesina Ifatunji" w:date="2025-10-21T19:50:00Z" w16du:dateUtc="2025-10-22T00:50:00Z">
          <w:pPr>
            <w:spacing w:before="100" w:beforeAutospacing="1" w:after="100" w:afterAutospacing="1"/>
          </w:pPr>
        </w:pPrChange>
      </w:pPr>
      <w:ins w:id="10692" w:author="Mosi Adesina Ifatunji" w:date="2025-07-10T15:05:00Z" w16du:dateUtc="2025-07-10T20:05:00Z">
        <w:r w:rsidRPr="00B92532">
          <w:t>“White college participants (whom, relative to the general population may be regarded as generally moderate to low prejudiced ...), give White candidates the ‘benefit of the doubt,’ a benefit they do not extend to Blacks” (Bielby 2008:62).</w:t>
        </w:r>
      </w:ins>
    </w:p>
    <w:p w14:paraId="3548B1F5" w14:textId="77777777" w:rsidR="00A02BFC" w:rsidRPr="00B92532" w:rsidRDefault="00635BC6">
      <w:pPr>
        <w:rPr>
          <w:ins w:id="10693" w:author="Mosi Adesina Ifatunji" w:date="2025-07-10T19:29:00Z" w16du:dateUtc="2025-07-11T00:29:00Z"/>
        </w:rPr>
        <w:pPrChange w:id="10694" w:author="Mosi Adesina Ifatunji" w:date="2025-10-21T19:50:00Z" w16du:dateUtc="2025-10-22T00:50:00Z">
          <w:pPr>
            <w:spacing w:before="100" w:beforeAutospacing="1" w:after="100" w:afterAutospacing="1"/>
          </w:pPr>
        </w:pPrChange>
      </w:pPr>
      <w:ins w:id="10695" w:author="Mosi Adesina Ifatunji" w:date="2025-07-10T15:05:00Z" w16du:dateUtc="2025-07-10T20:05:00Z">
        <w:r w:rsidRPr="00B92532">
          <w:t>“In a study of white and African American managers in a financial services company, James (2000) found that African Americans were promoted at a slower rate than whites with comparable education and training and that they received less psychosocial support, were more isolated, and benefited less from company training than their white counterparts” (Bielby 2008:66).</w:t>
        </w:r>
      </w:ins>
    </w:p>
    <w:p w14:paraId="0446B5AB" w14:textId="00D98ED2" w:rsidR="00635BC6" w:rsidRPr="00B92532" w:rsidRDefault="00635BC6">
      <w:pPr>
        <w:rPr>
          <w:ins w:id="10696" w:author="Mosi Adesina Ifatunji" w:date="2025-07-10T15:05:00Z" w16du:dateUtc="2025-07-10T20:05:00Z"/>
        </w:rPr>
        <w:pPrChange w:id="10697" w:author="Mosi Adesina Ifatunji" w:date="2025-10-21T19:50:00Z" w16du:dateUtc="2025-10-22T00:50:00Z">
          <w:pPr>
            <w:spacing w:before="100" w:beforeAutospacing="1" w:after="100" w:afterAutospacing="1"/>
          </w:pPr>
        </w:pPrChange>
      </w:pPr>
      <w:ins w:id="10698" w:author="Mosi Adesina Ifatunji" w:date="2025-07-10T15:05:00Z" w16du:dateUtc="2025-07-10T20:05:00Z">
        <w:r w:rsidRPr="00B92532">
          <w:t xml:space="preserve">“Fernandez’s study of 4,202 managers, including over 900 African American managers, employed in ten large companies reports that </w:t>
        </w:r>
        <w:proofErr w:type="gramStart"/>
        <w:r w:rsidRPr="00B92532">
          <w:t>a majority of</w:t>
        </w:r>
        <w:proofErr w:type="gramEnd"/>
        <w:r w:rsidRPr="00B92532">
          <w:t xml:space="preserve"> African American managers perceive that whites exclude minority managers from informal work groups. Moreover, over a third of upper-level white male managers agreed with that assessment” (Bielby 2008:66).</w:t>
        </w:r>
      </w:ins>
    </w:p>
    <w:p w14:paraId="40D7D6A7" w14:textId="77777777" w:rsidR="00635BC6" w:rsidRPr="00B92532" w:rsidRDefault="00635BC6">
      <w:pPr>
        <w:rPr>
          <w:ins w:id="10699" w:author="Mosi Adesina Ifatunji" w:date="2025-07-10T15:05:00Z" w16du:dateUtc="2025-07-10T20:05:00Z"/>
        </w:rPr>
        <w:pPrChange w:id="10700" w:author="Mosi Adesina Ifatunji" w:date="2025-10-21T19:50:00Z" w16du:dateUtc="2025-10-22T00:50:00Z">
          <w:pPr>
            <w:spacing w:before="100" w:beforeAutospacing="1" w:after="100" w:afterAutospacing="1"/>
          </w:pPr>
        </w:pPrChange>
      </w:pPr>
      <w:ins w:id="10701" w:author="Mosi Adesina Ifatunji" w:date="2025-07-10T15:05:00Z" w16du:dateUtc="2025-07-10T20:05:00Z">
        <w:r w:rsidRPr="00B92532">
          <w:t>“A large body of research, using both quantitative and qualitative approaches, conducted in a wide range of industries and occupations, shows that referrals, word of mouth, and similar informal recruitment mechanisms perpetuate the existing racial composition of a workforce and creates barriers for African Americans’ entry into white-dominated jobs… Mouw (2002) found that the use of employee referrals rather than more formal recruitment methods reduced the probability of African Americans being hired in predominately white companies by 74%” (Bielby 2008:67).</w:t>
        </w:r>
      </w:ins>
    </w:p>
    <w:p w14:paraId="042D2C2D" w14:textId="77777777" w:rsidR="00635BC6" w:rsidRPr="00B92532" w:rsidRDefault="00635BC6">
      <w:pPr>
        <w:rPr>
          <w:ins w:id="10702" w:author="Mosi Adesina Ifatunji" w:date="2025-07-10T15:05:00Z" w16du:dateUtc="2025-07-10T20:05:00Z"/>
        </w:rPr>
        <w:pPrChange w:id="10703" w:author="Mosi Adesina Ifatunji" w:date="2025-10-21T19:50:00Z" w16du:dateUtc="2025-10-22T00:50:00Z">
          <w:pPr>
            <w:spacing w:before="100" w:beforeAutospacing="1" w:after="100" w:afterAutospacing="1"/>
          </w:pPr>
        </w:pPrChange>
      </w:pPr>
      <w:ins w:id="10704" w:author="Mosi Adesina Ifatunji" w:date="2025-07-10T15:05:00Z" w16du:dateUtc="2025-07-10T20:05:00Z">
        <w:r w:rsidRPr="00B92532">
          <w:t>“Organizational policies and practices that create barriers to career advancement for women and minorities, once in place, become institutionalized and rarely change in the absence of any substantial change in a firm’s business, technical, or legal environment… discrimination in the workplace is by no means inevitable, and social science research shows what kinds of policies and practices effectively minimize bias” (Bielby 2008:68).</w:t>
        </w:r>
      </w:ins>
    </w:p>
    <w:p w14:paraId="4B462EAF" w14:textId="77777777" w:rsidR="00635BC6" w:rsidRPr="00B92532" w:rsidRDefault="00635BC6">
      <w:pPr>
        <w:rPr>
          <w:ins w:id="10705" w:author="Mosi Adesina Ifatunji" w:date="2025-07-10T15:05:00Z" w16du:dateUtc="2025-07-10T20:05:00Z"/>
        </w:rPr>
        <w:pPrChange w:id="10706" w:author="Mosi Adesina Ifatunji" w:date="2025-10-21T19:50:00Z" w16du:dateUtc="2025-10-22T00:50:00Z">
          <w:pPr>
            <w:spacing w:before="100" w:beforeAutospacing="1" w:after="100" w:afterAutospacing="1"/>
          </w:pPr>
        </w:pPrChange>
      </w:pPr>
      <w:ins w:id="10707" w:author="Mosi Adesina Ifatunji" w:date="2025-07-10T15:05:00Z" w16du:dateUtc="2025-07-10T20:05:00Z">
        <w:r w:rsidRPr="00B92532">
          <w:lastRenderedPageBreak/>
          <w:t>“Effective managerial EEO accountability requires explicit evaluation of managers and supervisors on their contributions to the organization’s equal opportunity goals. This evaluation should be incorporated into specific evaluative dimensions in the performance reviews of those employees and tied in a significant way to the supervisor’s or manager’s compensation” (Bielby 2008:70).</w:t>
        </w:r>
      </w:ins>
    </w:p>
    <w:p w14:paraId="62AB71E3" w14:textId="77777777" w:rsidR="00CC1CC9" w:rsidRPr="00B92532" w:rsidRDefault="00CC1CC9">
      <w:pPr>
        <w:rPr>
          <w:ins w:id="10708" w:author="Mosi Adesina Ifatunji" w:date="2025-07-10T15:10:00Z" w16du:dateUtc="2025-07-10T20:10:00Z"/>
        </w:rPr>
        <w:pPrChange w:id="10709" w:author="Mosi Adesina Ifatunji" w:date="2025-10-21T19:50:00Z" w16du:dateUtc="2025-10-22T00:50:00Z">
          <w:pPr>
            <w:pStyle w:val="BodyText"/>
          </w:pPr>
        </w:pPrChange>
      </w:pPr>
    </w:p>
    <w:p w14:paraId="494A8C46" w14:textId="77777777" w:rsidR="00CC112F" w:rsidRPr="00B92532" w:rsidRDefault="00CC112F">
      <w:pPr>
        <w:rPr>
          <w:ins w:id="10710" w:author="Mosi Adesina Ifatunji" w:date="2025-07-10T15:10:00Z" w16du:dateUtc="2025-07-10T20:10:00Z"/>
        </w:rPr>
        <w:pPrChange w:id="10711" w:author="Mosi Adesina Ifatunji" w:date="2025-10-21T19:50:00Z" w16du:dateUtc="2025-10-22T00:50:00Z">
          <w:pPr>
            <w:pStyle w:val="BodyText"/>
          </w:pPr>
        </w:pPrChange>
      </w:pPr>
    </w:p>
    <w:p w14:paraId="47BFC88A" w14:textId="77777777" w:rsidR="00CC112F" w:rsidRPr="00B92532" w:rsidRDefault="00CC112F">
      <w:pPr>
        <w:rPr>
          <w:ins w:id="10712" w:author="Mosi Adesina Ifatunji" w:date="2025-07-10T15:10:00Z" w16du:dateUtc="2025-07-10T20:10:00Z"/>
        </w:rPr>
        <w:pPrChange w:id="10713" w:author="Mosi Adesina Ifatunji" w:date="2025-10-21T19:50:00Z" w16du:dateUtc="2025-10-22T00:50:00Z">
          <w:pPr>
            <w:spacing w:before="100" w:beforeAutospacing="1" w:after="100" w:afterAutospacing="1"/>
          </w:pPr>
        </w:pPrChange>
      </w:pPr>
      <w:ins w:id="10714" w:author="Mosi Adesina Ifatunji" w:date="2025-07-10T15:10:00Z" w16du:dateUtc="2025-07-10T20:10:00Z">
        <w:r w:rsidRPr="00B92532">
          <w:t xml:space="preserve">“This study helps to fill a significant gap in the literature on organizations and inequality by investigating the central role of merit-based reward systems in shaping gender and racial disparities in wages and promotions. The author develops and tests a set of propositions isolating processes of performance-reward bias, whereby women and minorities receive less compensation than white men with equal scores on performance evaluations. Using personnel data from a large service organization, the author empirically establishes the existence of this bias and shows that gender, race, and nationality differences continue to affect salary growth after performance ratings are </w:t>
        </w:r>
        <w:proofErr w:type="gramStart"/>
        <w:r w:rsidRPr="00B92532">
          <w:t>taken into account</w:t>
        </w:r>
        <w:proofErr w:type="gramEnd"/>
        <w:r w:rsidRPr="00B92532">
          <w:t xml:space="preserve">, ceteris paribus. This finding demonstrates a critical challenge faced by the many contemporary employers who adopt merit-based practices and policies. Although these policies are often adopted in the hope of motivating employees and ensuring meritocracy, policies with limited transparency and accountability can </w:t>
        </w:r>
        <w:proofErr w:type="gramStart"/>
        <w:r w:rsidRPr="00B92532">
          <w:t>actually increase</w:t>
        </w:r>
        <w:proofErr w:type="gramEnd"/>
        <w:r w:rsidRPr="00B92532">
          <w:t xml:space="preserve"> ascriptive bias and reduce equity in the workplace” (Castilla 2008:1479</w:t>
        </w:r>
        <w:proofErr w:type="gramStart"/>
        <w:r w:rsidRPr="00B92532">
          <w:t>) .</w:t>
        </w:r>
        <w:proofErr w:type="gramEnd"/>
      </w:ins>
    </w:p>
    <w:p w14:paraId="151EEFB3" w14:textId="77777777" w:rsidR="00CC112F" w:rsidRPr="00B92532" w:rsidRDefault="00CC112F">
      <w:pPr>
        <w:rPr>
          <w:ins w:id="10715" w:author="Mosi Adesina Ifatunji" w:date="2025-07-10T15:10:00Z" w16du:dateUtc="2025-07-10T20:10:00Z"/>
        </w:rPr>
        <w:pPrChange w:id="10716" w:author="Mosi Adesina Ifatunji" w:date="2025-10-21T19:50:00Z" w16du:dateUtc="2025-10-22T00:50:00Z">
          <w:pPr>
            <w:spacing w:before="100" w:beforeAutospacing="1" w:after="100" w:afterAutospacing="1"/>
          </w:pPr>
        </w:pPrChange>
      </w:pPr>
      <w:ins w:id="10717" w:author="Mosi Adesina Ifatunji" w:date="2025-07-10T15:10:00Z" w16du:dateUtc="2025-07-10T20:10:00Z">
        <w:r w:rsidRPr="00B92532">
          <w:t>“I argue, however, that by decoupling the performance evaluation and wage-setting processes, organizations may introduce the structural conditions for bias to occur at two distinct stages… organizations might introduce discretion, which can result in the work of minority employees receiving less compensation over time even when they are evaluated as performing the same jobs at the same level as nonminority employees” (Castilla 2008:1482) .</w:t>
        </w:r>
      </w:ins>
    </w:p>
    <w:p w14:paraId="15D9DBFC" w14:textId="77777777" w:rsidR="00CC112F" w:rsidRPr="00B92532" w:rsidRDefault="00CC112F">
      <w:pPr>
        <w:rPr>
          <w:ins w:id="10718" w:author="Mosi Adesina Ifatunji" w:date="2025-07-10T15:10:00Z" w16du:dateUtc="2025-07-10T20:10:00Z"/>
        </w:rPr>
        <w:pPrChange w:id="10719" w:author="Mosi Adesina Ifatunji" w:date="2025-10-21T19:50:00Z" w16du:dateUtc="2025-10-22T00:50:00Z">
          <w:pPr>
            <w:spacing w:before="100" w:beforeAutospacing="1" w:after="100" w:afterAutospacing="1"/>
          </w:pPr>
        </w:pPrChange>
      </w:pPr>
      <w:ins w:id="10720" w:author="Mosi Adesina Ifatunji" w:date="2025-07-10T15:10:00Z" w16du:dateUtc="2025-07-10T20:10:00Z">
        <w:r w:rsidRPr="00B92532">
          <w:t xml:space="preserve">“The central finding of this study is that gender, racial, and nationality differences in salary growth persist even after controlling for performance evaluations (i.e., proposition 1 is rejected). This study also supports the finding that performance ratings have a significantly lower effect on annual salary increases for </w:t>
        </w:r>
        <w:proofErr w:type="gramStart"/>
        <w:r w:rsidRPr="00B92532">
          <w:t>African-American</w:t>
        </w:r>
        <w:proofErr w:type="gramEnd"/>
        <w:r w:rsidRPr="00B92532">
          <w:t xml:space="preserve"> employees, ceteris paribus (i.e., proposition 2 is also rejected)” (Castilla 2008:1491</w:t>
        </w:r>
        <w:proofErr w:type="gramStart"/>
        <w:r w:rsidRPr="00B92532">
          <w:t>) .</w:t>
        </w:r>
        <w:proofErr w:type="gramEnd"/>
      </w:ins>
    </w:p>
    <w:p w14:paraId="5C813498" w14:textId="77777777" w:rsidR="00CC112F" w:rsidRPr="00B92532" w:rsidRDefault="00CC112F">
      <w:pPr>
        <w:rPr>
          <w:ins w:id="10721" w:author="Mosi Adesina Ifatunji" w:date="2025-07-10T15:10:00Z" w16du:dateUtc="2025-07-10T20:10:00Z"/>
        </w:rPr>
        <w:pPrChange w:id="10722" w:author="Mosi Adesina Ifatunji" w:date="2025-10-21T19:50:00Z" w16du:dateUtc="2025-10-22T00:50:00Z">
          <w:pPr>
            <w:spacing w:before="100" w:beforeAutospacing="1" w:after="100" w:afterAutospacing="1"/>
          </w:pPr>
        </w:pPrChange>
      </w:pPr>
      <w:ins w:id="10723" w:author="Mosi Adesina Ifatunji" w:date="2025-07-10T15:10:00Z" w16du:dateUtc="2025-07-10T20:10:00Z">
        <w:r w:rsidRPr="00B92532">
          <w:t>“In my analyses, I find that women and minorities do not receive lower starting salaries or performance ratings than white men once I control for job and work-unit fixed effects. However, in the long run, my longitudinal analyses provide evidence of performance-reward bias and show that different salary increases are granted for observationally equivalent employees (i.e., those in the same job and work unit, with the same supervisor and same human capital) who receive the same performance evaluation scores” (Castilla 2008:1484</w:t>
        </w:r>
        <w:proofErr w:type="gramStart"/>
        <w:r w:rsidRPr="00B92532">
          <w:t>) .</w:t>
        </w:r>
        <w:proofErr w:type="gramEnd"/>
      </w:ins>
    </w:p>
    <w:p w14:paraId="1315529B" w14:textId="77777777" w:rsidR="00CC112F" w:rsidRPr="00B92532" w:rsidRDefault="00CC112F">
      <w:pPr>
        <w:rPr>
          <w:ins w:id="10724" w:author="Mosi Adesina Ifatunji" w:date="2025-07-10T15:10:00Z" w16du:dateUtc="2025-07-10T20:10:00Z"/>
        </w:rPr>
        <w:pPrChange w:id="10725" w:author="Mosi Adesina Ifatunji" w:date="2025-10-21T19:50:00Z" w16du:dateUtc="2025-10-22T00:50:00Z">
          <w:pPr>
            <w:spacing w:before="100" w:beforeAutospacing="1" w:after="100" w:afterAutospacing="1"/>
          </w:pPr>
        </w:pPrChange>
      </w:pPr>
      <w:ins w:id="10726" w:author="Mosi Adesina Ifatunji" w:date="2025-07-10T15:10:00Z" w16du:dateUtc="2025-07-10T20:10:00Z">
        <w:r w:rsidRPr="00B92532">
          <w:t xml:space="preserve">“The key finding in this study is reported in models 2 and 4 of table 2, where I present the effects of demographic characteristics on salary growth after the employee level of performance is introduced in the regression equations. These models do not support proposition 1: I find significant effects for certain individual characteristics on salary growth after controlling for employee performance levels. More specifically, from model 4 I find that, ceteris paribus, the salary growth is 0.4% lower for women than for men, even after performance evaluations are introduced into the model… </w:t>
        </w:r>
        <w:proofErr w:type="gramStart"/>
        <w:r w:rsidRPr="00B92532">
          <w:t>African-American</w:t>
        </w:r>
        <w:proofErr w:type="gramEnd"/>
        <w:r w:rsidRPr="00B92532">
          <w:t xml:space="preserve"> employees get a salary increase 0.5% lower than equally performing white employees. In addition, Hispanic </w:t>
        </w:r>
        <w:r w:rsidRPr="00B92532">
          <w:lastRenderedPageBreak/>
          <w:t>Americans get a salary increase 0.5% lower than whites… A significant salary increase discrepancy is also found for non-U.S.-born employees, who get a salary increase 0.6% lower than native employees, other things being equal” (Castilla 2008:1506–1507</w:t>
        </w:r>
        <w:proofErr w:type="gramStart"/>
        <w:r w:rsidRPr="00B92532">
          <w:t>) .</w:t>
        </w:r>
        <w:proofErr w:type="gramEnd"/>
      </w:ins>
    </w:p>
    <w:p w14:paraId="343D253A" w14:textId="77777777" w:rsidR="00CC112F" w:rsidRPr="00B92532" w:rsidRDefault="00CC112F">
      <w:pPr>
        <w:rPr>
          <w:ins w:id="10727" w:author="Mosi Adesina Ifatunji" w:date="2025-07-10T15:10:00Z" w16du:dateUtc="2025-07-10T20:10:00Z"/>
        </w:rPr>
        <w:pPrChange w:id="10728" w:author="Mosi Adesina Ifatunji" w:date="2025-10-21T19:50:00Z" w16du:dateUtc="2025-10-22T00:50:00Z">
          <w:pPr>
            <w:spacing w:before="100" w:beforeAutospacing="1" w:after="100" w:afterAutospacing="1"/>
          </w:pPr>
        </w:pPrChange>
      </w:pPr>
      <w:ins w:id="10729" w:author="Mosi Adesina Ifatunji" w:date="2025-07-10T15:10:00Z" w16du:dateUtc="2025-07-10T20:10:00Z">
        <w:r w:rsidRPr="00B92532">
          <w:t xml:space="preserve">“I find empirical evidence that </w:t>
        </w:r>
        <w:proofErr w:type="gramStart"/>
        <w:r w:rsidRPr="00B92532">
          <w:t>both of these</w:t>
        </w:r>
        <w:proofErr w:type="gramEnd"/>
        <w:r w:rsidRPr="00B92532">
          <w:t xml:space="preserve"> scenarios exist at the organization under study, leading me to reject the meritocratic claims for this performance-reward system… Even in a work organization that institutionally values and supports the allocation of compensation on the basis of merit, I show bias in the translation of performance evaluation scores into amounts of salary increases over time: different salary increases are granted for observationally equivalent employees (i.e., those in the same job and work unit, with the same supervisor and same human capital) who receive the same performance evaluation scores” (Castilla 2008:1512–1513) .</w:t>
        </w:r>
      </w:ins>
    </w:p>
    <w:p w14:paraId="747657AE" w14:textId="7E40DF63" w:rsidR="00CC112F" w:rsidRPr="00B92532" w:rsidRDefault="00CC112F">
      <w:pPr>
        <w:rPr>
          <w:ins w:id="10730" w:author="Mosi Adesina Ifatunji" w:date="2025-07-10T15:11:00Z" w16du:dateUtc="2025-07-10T20:11:00Z"/>
        </w:rPr>
        <w:pPrChange w:id="10731" w:author="Mosi Adesina Ifatunji" w:date="2025-10-21T19:50:00Z" w16du:dateUtc="2025-10-22T00:50:00Z">
          <w:pPr>
            <w:pStyle w:val="BodyText"/>
          </w:pPr>
        </w:pPrChange>
      </w:pPr>
      <w:ins w:id="10732" w:author="Mosi Adesina Ifatunji" w:date="2025-07-10T15:10:00Z" w16du:dateUtc="2025-07-10T20:10:00Z">
        <w:r w:rsidRPr="00B92532">
          <w:t>“This performance-reward bias is a new form of valuative discrimination, because once merit is measured in the appraisal process, women and minority employees still receive different rewards for the same merit scores as white men (after controlling for job, work unit, supervisor and other relevant human capital characteristics)” (Castilla 2008:1520</w:t>
        </w:r>
        <w:proofErr w:type="gramStart"/>
        <w:r w:rsidRPr="00B92532">
          <w:t>) .</w:t>
        </w:r>
      </w:ins>
      <w:proofErr w:type="gramEnd"/>
    </w:p>
    <w:p w14:paraId="4895EFC0" w14:textId="77777777" w:rsidR="00342222" w:rsidRPr="00B92532" w:rsidRDefault="00342222">
      <w:pPr>
        <w:rPr>
          <w:ins w:id="10733" w:author="Mosi Adesina Ifatunji" w:date="2025-07-10T15:11:00Z" w16du:dateUtc="2025-07-10T20:11:00Z"/>
        </w:rPr>
        <w:pPrChange w:id="10734" w:author="Mosi Adesina Ifatunji" w:date="2025-10-21T19:50:00Z" w16du:dateUtc="2025-10-22T00:50:00Z">
          <w:pPr>
            <w:pStyle w:val="BodyText"/>
          </w:pPr>
        </w:pPrChange>
      </w:pPr>
    </w:p>
    <w:p w14:paraId="4701D675" w14:textId="77777777" w:rsidR="009F3E2B" w:rsidRPr="00B92532" w:rsidRDefault="009F3E2B">
      <w:pPr>
        <w:rPr>
          <w:ins w:id="10735" w:author="Mosi Adesina Ifatunji" w:date="2025-07-10T15:20:00Z" w16du:dateUtc="2025-07-10T20:20:00Z"/>
        </w:rPr>
        <w:pPrChange w:id="10736" w:author="Mosi Adesina Ifatunji" w:date="2025-10-21T19:50:00Z" w16du:dateUtc="2025-10-22T00:50:00Z">
          <w:pPr>
            <w:spacing w:before="100" w:beforeAutospacing="1" w:after="100" w:afterAutospacing="1"/>
          </w:pPr>
        </w:pPrChange>
      </w:pPr>
      <w:ins w:id="10737" w:author="Mosi Adesina Ifatunji" w:date="2025-07-10T15:20:00Z" w16du:dateUtc="2025-07-10T20:20:00Z">
        <w:r w:rsidRPr="00B92532">
          <w:t xml:space="preserve">“‘Being White’ is perceived to be an attribute of the business leader prototype, where participants assumed that business leaders more than </w:t>
        </w:r>
        <w:proofErr w:type="spellStart"/>
        <w:r w:rsidRPr="00B92532">
          <w:t>nonleaders</w:t>
        </w:r>
        <w:proofErr w:type="spellEnd"/>
        <w:r w:rsidRPr="00B92532">
          <w:t xml:space="preserve"> were White, and this inference occurred regardless of base rates about the organization’s racial composition, the racial composition of organizational roles, the business industry, and the types of racial minority groups in the organization” (Rosette, Leonardelli, and Phillips 2008:758).</w:t>
        </w:r>
      </w:ins>
    </w:p>
    <w:p w14:paraId="3E9450D4" w14:textId="77777777" w:rsidR="009F3E2B" w:rsidRPr="00B92532" w:rsidRDefault="009F3E2B">
      <w:pPr>
        <w:rPr>
          <w:ins w:id="10738" w:author="Mosi Adesina Ifatunji" w:date="2025-07-10T15:20:00Z" w16du:dateUtc="2025-07-10T20:20:00Z"/>
        </w:rPr>
        <w:pPrChange w:id="10739" w:author="Mosi Adesina Ifatunji" w:date="2025-10-21T19:50:00Z" w16du:dateUtc="2025-10-22T00:50:00Z">
          <w:pPr>
            <w:spacing w:before="100" w:beforeAutospacing="1" w:after="100" w:afterAutospacing="1"/>
          </w:pPr>
        </w:pPrChange>
      </w:pPr>
      <w:ins w:id="10740" w:author="Mosi Adesina Ifatunji" w:date="2025-07-10T15:20:00Z" w16du:dateUtc="2025-07-10T20:20:00Z">
        <w:r w:rsidRPr="00B92532">
          <w:t>“We propose that race, and specifically ‘being White,’ may be a prototypical attribute of leadership. … In stark contrast to these assertions [of colorblindness], we propose that race plays a critical role in organizational settings, particularly when leadership evaluations are considered” (Rosette, Leonardelli, and Phillips 2008:759).</w:t>
        </w:r>
      </w:ins>
    </w:p>
    <w:p w14:paraId="6B7C57AD" w14:textId="77777777" w:rsidR="009F3E2B" w:rsidRPr="00B92532" w:rsidRDefault="009F3E2B">
      <w:pPr>
        <w:rPr>
          <w:ins w:id="10741" w:author="Mosi Adesina Ifatunji" w:date="2025-07-10T15:20:00Z" w16du:dateUtc="2025-07-10T20:20:00Z"/>
        </w:rPr>
        <w:pPrChange w:id="10742" w:author="Mosi Adesina Ifatunji" w:date="2025-10-21T19:50:00Z" w16du:dateUtc="2025-10-22T00:50:00Z">
          <w:pPr>
            <w:spacing w:before="100" w:beforeAutospacing="1" w:after="100" w:afterAutospacing="1"/>
          </w:pPr>
        </w:pPrChange>
      </w:pPr>
      <w:ins w:id="10743" w:author="Mosi Adesina Ifatunji" w:date="2025-07-10T15:20:00Z" w16du:dateUtc="2025-07-10T20:20:00Z">
        <w:r w:rsidRPr="00B92532">
          <w:t>“We posit that, at least in the United States, a central characteristic of leadership is ‘being White’ and accordingly, that evaluators will perceive that White leaders are more prototypical business leaders than are leaders who are racial minorities. … We posit that the exemplars of leaders to which individuals are exposed are likely to be White, and thus, when individuals abstract attributes that are common to examples of business leaders … they will conclude that the average leader, the prototypical leader, must be White” (Rosette, Leonardelli, and Phillips 2008:759–760).</w:t>
        </w:r>
      </w:ins>
    </w:p>
    <w:p w14:paraId="57818062" w14:textId="77777777" w:rsidR="009F3E2B" w:rsidRPr="00B92532" w:rsidRDefault="009F3E2B">
      <w:pPr>
        <w:rPr>
          <w:ins w:id="10744" w:author="Mosi Adesina Ifatunji" w:date="2025-07-10T15:20:00Z" w16du:dateUtc="2025-07-10T20:20:00Z"/>
        </w:rPr>
        <w:pPrChange w:id="10745" w:author="Mosi Adesina Ifatunji" w:date="2025-10-21T19:50:00Z" w16du:dateUtc="2025-10-22T00:50:00Z">
          <w:pPr>
            <w:spacing w:before="100" w:beforeAutospacing="1" w:after="100" w:afterAutospacing="1"/>
          </w:pPr>
        </w:pPrChange>
      </w:pPr>
      <w:ins w:id="10746" w:author="Mosi Adesina Ifatunji" w:date="2025-07-10T15:20:00Z" w16du:dateUtc="2025-07-10T20:20:00Z">
        <w:r w:rsidRPr="00B92532">
          <w:t>“In the U.S. workforce, more than 87% of chief executive positions … 84% of the seats on Fortune 100 Boards of Directors … and more than 97% of Fortune 500 chief executive officer (CEO) positions were held by Whites. … Such historical perceptions of White individuals in leadership positions reinforce the assertion that being White is a primary and probable characteristic of leadership” (Rosette, Leonardelli, and Phillips 2008:760).</w:t>
        </w:r>
      </w:ins>
    </w:p>
    <w:p w14:paraId="5EBB3684" w14:textId="77777777" w:rsidR="009F3E2B" w:rsidRPr="00B92532" w:rsidRDefault="009F3E2B">
      <w:pPr>
        <w:rPr>
          <w:ins w:id="10747" w:author="Mosi Adesina Ifatunji" w:date="2025-07-10T15:20:00Z" w16du:dateUtc="2025-07-10T20:20:00Z"/>
        </w:rPr>
        <w:pPrChange w:id="10748" w:author="Mosi Adesina Ifatunji" w:date="2025-10-21T19:50:00Z" w16du:dateUtc="2025-10-22T00:50:00Z">
          <w:pPr>
            <w:spacing w:before="100" w:beforeAutospacing="1" w:after="100" w:afterAutospacing="1"/>
          </w:pPr>
        </w:pPrChange>
      </w:pPr>
      <w:ins w:id="10749" w:author="Mosi Adesina Ifatunji" w:date="2025-07-10T15:20:00Z" w16du:dateUtc="2025-07-10T20:20:00Z">
        <w:r w:rsidRPr="00B92532">
          <w:t xml:space="preserve">“Leaders would be perceived to be White more frequently than </w:t>
        </w:r>
        <w:proofErr w:type="spellStart"/>
        <w:r w:rsidRPr="00B92532">
          <w:t>nonleaders</w:t>
        </w:r>
        <w:proofErr w:type="spellEnd"/>
        <w:r w:rsidRPr="00B92532">
          <w:t xml:space="preserve"> regardless of the base rates. … Independent of the base-rate manipulation, 72% of the participants perceived that the leader was White, whereas only 56% of the participants perceived that the employee was White. … Regardless of base rate, observers were more likely to perceive the leader than </w:t>
        </w:r>
        <w:proofErr w:type="spellStart"/>
        <w:r w:rsidRPr="00B92532">
          <w:t>nonleader</w:t>
        </w:r>
        <w:proofErr w:type="spellEnd"/>
        <w:r w:rsidRPr="00B92532">
          <w:t xml:space="preserve"> as being White. … These results suggest that being White is an attribute of the business leader prototype” (Rosette, Leonardelli, and Phillips 2008:762).</w:t>
        </w:r>
      </w:ins>
    </w:p>
    <w:p w14:paraId="34420CD1" w14:textId="77777777" w:rsidR="009F3E2B" w:rsidRPr="00B92532" w:rsidRDefault="009F3E2B">
      <w:pPr>
        <w:rPr>
          <w:ins w:id="10750" w:author="Mosi Adesina Ifatunji" w:date="2025-07-10T15:20:00Z" w16du:dateUtc="2025-07-10T20:20:00Z"/>
        </w:rPr>
        <w:pPrChange w:id="10751" w:author="Mosi Adesina Ifatunji" w:date="2025-10-21T19:50:00Z" w16du:dateUtc="2025-10-22T00:50:00Z">
          <w:pPr>
            <w:spacing w:before="100" w:beforeAutospacing="1" w:after="100" w:afterAutospacing="1"/>
          </w:pPr>
        </w:pPrChange>
      </w:pPr>
      <w:ins w:id="10752" w:author="Mosi Adesina Ifatunji" w:date="2025-07-10T15:20:00Z" w16du:dateUtc="2025-07-10T20:20:00Z">
        <w:r w:rsidRPr="00B92532">
          <w:lastRenderedPageBreak/>
          <w:t>“We found that White leaders were evaluated more favorably than African American leaders, but only when they were viewed as responsible for their organization’s successful performance, not when success was attributed to external explanations (such as the marketplace) or when the leader’s organization had failed. These findings suggest that the difference in evaluations between White and non-White leaders came about because of a White leader prototype as opposed to negative stereotypes toward African Americans” (Rosette, Leonardelli, and Phillips 2008:772).</w:t>
        </w:r>
      </w:ins>
    </w:p>
    <w:p w14:paraId="168EB25B" w14:textId="20AD1B8D" w:rsidR="00342222" w:rsidRPr="00B92532" w:rsidRDefault="009F3E2B">
      <w:pPr>
        <w:rPr>
          <w:ins w:id="10753" w:author="Mosi Adesina Ifatunji" w:date="2025-07-10T15:11:00Z" w16du:dateUtc="2025-07-10T20:11:00Z"/>
        </w:rPr>
        <w:pPrChange w:id="10754" w:author="Mosi Adesina Ifatunji" w:date="2025-10-21T19:50:00Z" w16du:dateUtc="2025-10-22T00:50:00Z">
          <w:pPr>
            <w:pStyle w:val="BodyText"/>
          </w:pPr>
        </w:pPrChange>
      </w:pPr>
      <w:ins w:id="10755" w:author="Mosi Adesina Ifatunji" w:date="2025-07-10T15:20:00Z" w16du:dateUtc="2025-07-10T20:20:00Z">
        <w:r w:rsidRPr="00B92532">
          <w:t xml:space="preserve">“Because organizational rewards and promotion to leadership roles are awarded </w:t>
        </w:r>
        <w:proofErr w:type="gramStart"/>
        <w:r w:rsidRPr="00B92532">
          <w:t>on the basis of</w:t>
        </w:r>
        <w:proofErr w:type="gramEnd"/>
        <w:r w:rsidRPr="00B92532">
          <w:t xml:space="preserve"> leadership evaluations and because our findings suggest that leadership evaluations are more likely to favor Whites than racial minorities, it follows that Whites may be more likely to be promoted to leadership positions more frequently than racial minorities. Accordingly, a multiplier effect may persist such that positive evaluations are given to White leaders, White leaders continue to be the prototype for effective leadership, and correspondingly, racial minority leaders are continually disadvantaged” (Rosette, Leonardelli, and Phillips 2008:772).</w:t>
        </w:r>
      </w:ins>
    </w:p>
    <w:p w14:paraId="390743A9" w14:textId="77777777" w:rsidR="00342222" w:rsidRPr="00B92532" w:rsidRDefault="00342222">
      <w:pPr>
        <w:rPr>
          <w:ins w:id="10756" w:author="Mosi Adesina Ifatunji" w:date="2025-07-10T15:21:00Z" w16du:dateUtc="2025-07-10T20:21:00Z"/>
        </w:rPr>
        <w:pPrChange w:id="10757" w:author="Mosi Adesina Ifatunji" w:date="2025-10-21T19:50:00Z" w16du:dateUtc="2025-10-22T00:50:00Z">
          <w:pPr>
            <w:pStyle w:val="BodyText"/>
          </w:pPr>
        </w:pPrChange>
      </w:pPr>
    </w:p>
    <w:p w14:paraId="6F519BE6" w14:textId="5D63D6F3" w:rsidR="00FD7742" w:rsidRPr="00B92532" w:rsidRDefault="001A09F9" w:rsidP="007B100A">
      <w:pPr>
        <w:rPr>
          <w:ins w:id="10758" w:author="Mosi Adesina Ifatunji" w:date="2025-07-10T15:21:00Z" w16du:dateUtc="2025-07-10T20:21:00Z"/>
        </w:rPr>
      </w:pPr>
      <w:ins w:id="10759" w:author="Mosi Adesina Ifatunji" w:date="2025-07-10T15:24:00Z" w16du:dateUtc="2025-07-10T20:24:00Z">
        <w:r w:rsidRPr="00B92532">
          <w:t>D</w:t>
        </w:r>
      </w:ins>
      <w:ins w:id="10760" w:author="Mosi Adesina Ifatunji" w:date="2025-07-10T15:21:00Z" w16du:dateUtc="2025-07-10T20:21:00Z">
        <w:r w:rsidR="00FD7742" w:rsidRPr="00B92532">
          <w:t>emonstrates, through experimental evidence, that “being White” is not only perceived as prototypical for leadership in U.S. business organizations, but that this cognitive association systematically shapes how leaders are evaluated and promoted. This racialized prototype—rooted in the experiences, values, and demographic realities of top managers—operates as an invisible credential, aligning precisely with Ray’s argument about whiteness and Hambrick &amp; Mason’s upper echelons theory</w:t>
        </w:r>
      </w:ins>
      <w:ins w:id="10761" w:author="Mosi Adesina Ifatunji" w:date="2025-07-10T15:23:00Z" w16du:dateUtc="2025-07-10T20:23:00Z">
        <w:r w:rsidR="00A6305A" w:rsidRPr="00B92532">
          <w:t xml:space="preserve"> (Rosette, Leonardelli, and Phillips 2008:758).</w:t>
        </w:r>
      </w:ins>
    </w:p>
    <w:p w14:paraId="528E127B" w14:textId="77777777" w:rsidR="00FD7742" w:rsidRPr="00B92532" w:rsidRDefault="00FD7742">
      <w:pPr>
        <w:rPr>
          <w:ins w:id="10762" w:author="Mosi Adesina Ifatunji" w:date="2025-07-10T15:21:00Z" w16du:dateUtc="2025-07-10T20:21:00Z"/>
        </w:rPr>
        <w:pPrChange w:id="10763" w:author="Mosi Adesina Ifatunji" w:date="2025-10-21T19:50:00Z" w16du:dateUtc="2025-10-22T00:50:00Z">
          <w:pPr>
            <w:spacing w:before="100" w:beforeAutospacing="1" w:after="100" w:afterAutospacing="1"/>
          </w:pPr>
        </w:pPrChange>
      </w:pPr>
      <w:ins w:id="10764" w:author="Mosi Adesina Ifatunji" w:date="2025-07-10T15:21:00Z" w16du:dateUtc="2025-07-10T20:21:00Z">
        <w:r w:rsidRPr="00B92532">
          <w:t xml:space="preserve">“‘Being White’ is perceived to be an attribute of the business leader prototype, where participants assumed that business leaders more than </w:t>
        </w:r>
        <w:proofErr w:type="spellStart"/>
        <w:r w:rsidRPr="00B92532">
          <w:t>nonleaders</w:t>
        </w:r>
        <w:proofErr w:type="spellEnd"/>
        <w:r w:rsidRPr="00B92532">
          <w:t xml:space="preserve"> were White, and this inference occurred regardless of base rates about the organization’s racial composition…” (Rosette, Leonardelli, and Phillips 2008:758).</w:t>
        </w:r>
      </w:ins>
    </w:p>
    <w:p w14:paraId="3F3A76E0" w14:textId="77777777" w:rsidR="00FD7742" w:rsidRPr="00B92532" w:rsidRDefault="00FD7742">
      <w:pPr>
        <w:rPr>
          <w:ins w:id="10765" w:author="Mosi Adesina Ifatunji" w:date="2025-07-10T15:21:00Z" w16du:dateUtc="2025-07-10T20:21:00Z"/>
        </w:rPr>
        <w:pPrChange w:id="10766" w:author="Mosi Adesina Ifatunji" w:date="2025-10-21T19:50:00Z" w16du:dateUtc="2025-10-22T00:50:00Z">
          <w:pPr>
            <w:spacing w:before="100" w:beforeAutospacing="1" w:after="100" w:afterAutospacing="1"/>
          </w:pPr>
        </w:pPrChange>
      </w:pPr>
      <w:ins w:id="10767" w:author="Mosi Adesina Ifatunji" w:date="2025-07-10T15:21:00Z" w16du:dateUtc="2025-07-10T20:21:00Z">
        <w:r w:rsidRPr="00B92532">
          <w:t>“…we propose that race, and specifically ‘being White,’ may be a prototypical attribute of leadership…we can offer a more in-depth understanding of leadership categorization and leadership prototypes as applied to U.S. business leaders. We propose that race, and specifically ‘being White,’ may be a prototypical attribute of leadership.” (Rosette et al. 2008:759).</w:t>
        </w:r>
      </w:ins>
    </w:p>
    <w:p w14:paraId="35D8C02A" w14:textId="77777777" w:rsidR="00FD7742" w:rsidRPr="00B92532" w:rsidRDefault="00FD7742">
      <w:pPr>
        <w:rPr>
          <w:ins w:id="10768" w:author="Mosi Adesina Ifatunji" w:date="2025-07-10T15:21:00Z" w16du:dateUtc="2025-07-10T20:21:00Z"/>
        </w:rPr>
        <w:pPrChange w:id="10769" w:author="Mosi Adesina Ifatunji" w:date="2025-10-21T19:50:00Z" w16du:dateUtc="2025-10-22T00:50:00Z">
          <w:pPr>
            <w:spacing w:before="100" w:beforeAutospacing="1" w:after="100" w:afterAutospacing="1"/>
          </w:pPr>
        </w:pPrChange>
      </w:pPr>
      <w:ins w:id="10770" w:author="Mosi Adesina Ifatunji" w:date="2025-07-10T15:21:00Z" w16du:dateUtc="2025-07-10T20:21:00Z">
        <w:r w:rsidRPr="00B92532">
          <w:t xml:space="preserve">“…the exemplars of leaders to which individuals are exposed are likely to be White, and thus, when individuals abstract attributes that are common to examples of business leaders but are perhaps less common to examples of </w:t>
        </w:r>
        <w:proofErr w:type="spellStart"/>
        <w:r w:rsidRPr="00B92532">
          <w:t>nonleaders</w:t>
        </w:r>
        <w:proofErr w:type="spellEnd"/>
        <w:r w:rsidRPr="00B92532">
          <w:t>, they will conclude that the average leader, the prototypical leader, must be White.” (Rosette et al. 2008:760).</w:t>
        </w:r>
      </w:ins>
    </w:p>
    <w:p w14:paraId="52D9BFA1" w14:textId="77777777" w:rsidR="00FD7742" w:rsidRPr="00B92532" w:rsidRDefault="00FD7742">
      <w:pPr>
        <w:rPr>
          <w:ins w:id="10771" w:author="Mosi Adesina Ifatunji" w:date="2025-07-10T15:21:00Z" w16du:dateUtc="2025-07-10T20:21:00Z"/>
        </w:rPr>
        <w:pPrChange w:id="10772" w:author="Mosi Adesina Ifatunji" w:date="2025-10-21T19:50:00Z" w16du:dateUtc="2025-10-22T00:50:00Z">
          <w:pPr>
            <w:spacing w:before="100" w:beforeAutospacing="1" w:after="100" w:afterAutospacing="1"/>
          </w:pPr>
        </w:pPrChange>
      </w:pPr>
      <w:ins w:id="10773" w:author="Mosi Adesina Ifatunji" w:date="2025-07-10T15:21:00Z" w16du:dateUtc="2025-07-10T20:21:00Z">
        <w:r w:rsidRPr="00B92532">
          <w:t xml:space="preserve">“…when the leader is not given credit for organizational success (i.e., it is attributed to external causes) or the leader’s organization performs poorly, then the leader prototype is incompatible with the individualized </w:t>
        </w:r>
        <w:proofErr w:type="gramStart"/>
        <w:r w:rsidRPr="00B92532">
          <w:t>information</w:t>
        </w:r>
        <w:proofErr w:type="gramEnd"/>
        <w:r w:rsidRPr="00B92532">
          <w:t xml:space="preserve"> and it will not be used. Under such performance conditions, White and non-White leaders will be rated equivalently. Thus, consistent with leader categorization, we predict that there should not be differences in evaluations between White and non-White leaders except when successful performances are attributed to the leader.” (Rosette et al. 2008:765).</w:t>
        </w:r>
      </w:ins>
    </w:p>
    <w:p w14:paraId="437BDE40" w14:textId="77777777" w:rsidR="00FD7742" w:rsidRPr="00B92532" w:rsidRDefault="00FD7742">
      <w:pPr>
        <w:rPr>
          <w:ins w:id="10774" w:author="Mosi Adesina Ifatunji" w:date="2025-07-10T15:21:00Z" w16du:dateUtc="2025-07-10T20:21:00Z"/>
        </w:rPr>
        <w:pPrChange w:id="10775" w:author="Mosi Adesina Ifatunji" w:date="2025-10-21T19:50:00Z" w16du:dateUtc="2025-10-22T00:50:00Z">
          <w:pPr>
            <w:spacing w:before="100" w:beforeAutospacing="1" w:after="100" w:afterAutospacing="1"/>
          </w:pPr>
        </w:pPrChange>
      </w:pPr>
      <w:ins w:id="10776" w:author="Mosi Adesina Ifatunji" w:date="2025-07-10T15:21:00Z" w16du:dateUtc="2025-07-10T20:21:00Z">
        <w:r w:rsidRPr="00B92532">
          <w:t xml:space="preserve">“White leaders were considered more effective (M = 4.78, SD = 1.13) than African American leaders (M = 4.67, SD = 1.13)…but only when the leader had recently been given credit for organizational success, consistent with the prediction that leader prototypes are more likely to </w:t>
        </w:r>
        <w:r w:rsidRPr="00B92532">
          <w:lastRenderedPageBreak/>
          <w:t>be used when they confirm and reinforce individualized information about a leader’s performance.” (Rosette et al. 2008:767).</w:t>
        </w:r>
      </w:ins>
    </w:p>
    <w:p w14:paraId="573609C3" w14:textId="77777777" w:rsidR="00FD7742" w:rsidRPr="00B92532" w:rsidRDefault="00FD7742">
      <w:pPr>
        <w:rPr>
          <w:ins w:id="10777" w:author="Mosi Adesina Ifatunji" w:date="2025-07-10T15:21:00Z" w16du:dateUtc="2025-07-10T20:21:00Z"/>
        </w:rPr>
        <w:pPrChange w:id="10778" w:author="Mosi Adesina Ifatunji" w:date="2025-10-21T19:50:00Z" w16du:dateUtc="2025-10-22T00:50:00Z">
          <w:pPr>
            <w:spacing w:before="100" w:beforeAutospacing="1" w:after="100" w:afterAutospacing="1"/>
          </w:pPr>
        </w:pPrChange>
      </w:pPr>
      <w:ins w:id="10779" w:author="Mosi Adesina Ifatunji" w:date="2025-07-10T15:21:00Z" w16du:dateUtc="2025-07-10T20:21:00Z">
        <w:r w:rsidRPr="00B92532">
          <w:t>“These findings support the idea that racial bias in the leader prototype can influence evaluations of leaders and their likelihood of career advancement. Taken together with Study 3 findings, these findings demonstrate that the career prospects of White targets were evaluated as higher than the prospects for African American, Hispanic American, and Asian American targets. Race differences occurred only when the leader was given credit for organizational success, evidence that is consistent with the leadership prototype prediction.” (Rosette et al. 2008:771).</w:t>
        </w:r>
      </w:ins>
    </w:p>
    <w:p w14:paraId="6A3D195F" w14:textId="600CC795" w:rsidR="007E21C0" w:rsidRPr="00B92532" w:rsidRDefault="00FD7742">
      <w:pPr>
        <w:rPr>
          <w:ins w:id="10780" w:author="Mosi Adesina Ifatunji" w:date="2025-07-10T16:30:00Z" w16du:dateUtc="2025-07-10T21:30:00Z"/>
        </w:rPr>
        <w:pPrChange w:id="10781" w:author="Mosi Adesina Ifatunji" w:date="2025-10-21T19:50:00Z" w16du:dateUtc="2025-10-22T00:50:00Z">
          <w:pPr>
            <w:pStyle w:val="NormalWeb"/>
          </w:pPr>
        </w:pPrChange>
      </w:pPr>
      <w:ins w:id="10782" w:author="Mosi Adesina Ifatunji" w:date="2025-07-10T15:21:00Z" w16du:dateUtc="2025-07-10T20:21:00Z">
        <w:r w:rsidRPr="00B92532">
          <w:t xml:space="preserve">“Because organizational rewards and promotion to leadership roles are awarded </w:t>
        </w:r>
        <w:proofErr w:type="gramStart"/>
        <w:r w:rsidRPr="00B92532">
          <w:t>on the basis of</w:t>
        </w:r>
        <w:proofErr w:type="gramEnd"/>
        <w:r w:rsidRPr="00B92532">
          <w:t xml:space="preserve"> leadership evaluations and because our findings suggest that leadership evaluations are more likely to favor Whites than racial minorities, it follows that Whites may be more likely to be promoted to leadership positions more frequently than racial minorities. Accordingly, a multiplier effect may persist such that positive evaluations are given to White leaders, White leaders continue to be the prototype for effective leadership, and correspondingly, racial minority leaders are continually disadvantaged.” (Rosette et al. 2008:772).</w:t>
        </w:r>
      </w:ins>
    </w:p>
    <w:p w14:paraId="7AA50DFB" w14:textId="69367BED" w:rsidR="007E21C0" w:rsidRPr="00B92532" w:rsidRDefault="007E21C0">
      <w:pPr>
        <w:rPr>
          <w:ins w:id="10783" w:author="Mosi Adesina Ifatunji" w:date="2025-07-10T16:30:00Z" w16du:dateUtc="2025-07-10T21:30:00Z"/>
        </w:rPr>
        <w:pPrChange w:id="10784" w:author="Mosi Adesina Ifatunji" w:date="2025-10-21T19:50:00Z" w16du:dateUtc="2025-10-22T00:50:00Z">
          <w:pPr>
            <w:pStyle w:val="NormalWeb"/>
          </w:pPr>
        </w:pPrChange>
      </w:pPr>
      <w:ins w:id="10785" w:author="Mosi Adesina Ifatunji" w:date="2025-07-10T16:30:00Z" w16du:dateUtc="2025-07-10T21:30:00Z">
        <w:r w:rsidRPr="00B92532">
          <w:t>Sabina Nielsen links Ray’s theory of racialized credentials and Hambrick and Mason’s upper echelons framework by emphasizing the role of demographic diversity within top management teams (TMTs). Nielsen argues that TMT diversity influences organizational outcomes by reflecting varied cognitive orientations, experiences, and values among top managers, thus shaping strategic decisions and performance. She calls for deeper analysis of multilevel contextual influences on TMT diversity and highlights the methodological need for capturing the complexity and interactions among diversity attributes to enhance upper echelons research (Nielsen 2010).</w:t>
        </w:r>
      </w:ins>
    </w:p>
    <w:p w14:paraId="29163F29" w14:textId="77777777" w:rsidR="007E21C0" w:rsidRPr="00B92532" w:rsidRDefault="007E21C0">
      <w:pPr>
        <w:rPr>
          <w:ins w:id="10786" w:author="Mosi Adesina Ifatunji" w:date="2025-07-10T16:30:00Z" w16du:dateUtc="2025-07-10T21:30:00Z"/>
        </w:rPr>
        <w:pPrChange w:id="10787" w:author="Mosi Adesina Ifatunji" w:date="2025-10-21T19:50:00Z" w16du:dateUtc="2025-10-22T00:50:00Z">
          <w:pPr>
            <w:pStyle w:val="NormalWeb"/>
          </w:pPr>
        </w:pPrChange>
      </w:pPr>
      <w:ins w:id="10788" w:author="Mosi Adesina Ifatunji" w:date="2025-07-10T16:30:00Z" w16du:dateUtc="2025-07-10T21:30:00Z">
        <w:r w:rsidRPr="00B92532">
          <w:t>"The roots of the upper echelons perspective lie in the behavioral theory of the firm, which suggests that managerial choices are not always following rational motives but are influenced by the natural limitations of managers as human beings" (Nielsen 2010, p. 303).</w:t>
        </w:r>
      </w:ins>
    </w:p>
    <w:p w14:paraId="6FC11D5E" w14:textId="77777777" w:rsidR="007E21C0" w:rsidRPr="00B92532" w:rsidRDefault="007E21C0">
      <w:pPr>
        <w:rPr>
          <w:ins w:id="10789" w:author="Mosi Adesina Ifatunji" w:date="2025-07-10T16:30:00Z" w16du:dateUtc="2025-07-10T21:30:00Z"/>
        </w:rPr>
        <w:pPrChange w:id="10790" w:author="Mosi Adesina Ifatunji" w:date="2025-10-21T19:50:00Z" w16du:dateUtc="2025-10-22T00:50:00Z">
          <w:pPr>
            <w:pStyle w:val="NormalWeb"/>
          </w:pPr>
        </w:pPrChange>
      </w:pPr>
      <w:ins w:id="10791" w:author="Mosi Adesina Ifatunji" w:date="2025-07-10T16:30:00Z" w16du:dateUtc="2025-07-10T21:30:00Z">
        <w:r w:rsidRPr="00B92532">
          <w:t>"Empirical research on upper echelons investigated the effects of TMT heterogeneity in observable background characteristics, such as age, functional track, education, etc., on organizational outcomes, such as firm’s competitive behavior, strategic change, and ultimately performance" (Nielsen 2010, p. 303).</w:t>
        </w:r>
      </w:ins>
    </w:p>
    <w:p w14:paraId="5E908E91" w14:textId="77777777" w:rsidR="007E21C0" w:rsidRPr="00B92532" w:rsidRDefault="007E21C0">
      <w:pPr>
        <w:rPr>
          <w:ins w:id="10792" w:author="Mosi Adesina Ifatunji" w:date="2025-07-10T16:30:00Z" w16du:dateUtc="2025-07-10T21:30:00Z"/>
        </w:rPr>
        <w:pPrChange w:id="10793" w:author="Mosi Adesina Ifatunji" w:date="2025-10-21T19:50:00Z" w16du:dateUtc="2025-10-22T00:50:00Z">
          <w:pPr>
            <w:pStyle w:val="NormalWeb"/>
          </w:pPr>
        </w:pPrChange>
      </w:pPr>
      <w:ins w:id="10794" w:author="Mosi Adesina Ifatunji" w:date="2025-07-10T16:30:00Z" w16du:dateUtc="2025-07-10T21:30:00Z">
        <w:r w:rsidRPr="00B92532">
          <w:t>This provides empirical grounding for Ray’s assertion that racialized credentials shape organizational outcomes and aligns with Hambrick and Mason’s premise that executive demographics proxy deeper cognitive and experiential differences affecting strategic choices.</w:t>
        </w:r>
      </w:ins>
    </w:p>
    <w:p w14:paraId="6ABA2E69" w14:textId="77777777" w:rsidR="007E21C0" w:rsidRPr="00B92532" w:rsidRDefault="007E21C0">
      <w:pPr>
        <w:rPr>
          <w:ins w:id="10795" w:author="Mosi Adesina Ifatunji" w:date="2025-07-10T16:30:00Z" w16du:dateUtc="2025-07-10T21:30:00Z"/>
        </w:rPr>
        <w:pPrChange w:id="10796" w:author="Mosi Adesina Ifatunji" w:date="2025-10-21T19:50:00Z" w16du:dateUtc="2025-10-22T00:50:00Z">
          <w:pPr>
            <w:pStyle w:val="NormalWeb"/>
          </w:pPr>
        </w:pPrChange>
      </w:pPr>
      <w:ins w:id="10797" w:author="Mosi Adesina Ifatunji" w:date="2025-07-10T16:30:00Z" w16du:dateUtc="2025-07-10T21:30:00Z">
        <w:r w:rsidRPr="00B92532">
          <w:t>"The vast majority of upper echelons research defines diversity as variety and looks at team heterogeneity across different demographic characteristics. However, recent advances in group diversity research suggest that group faultlines are a powerful predictor of team dynamics and performance" (Nielsen 2010, p. 307).</w:t>
        </w:r>
      </w:ins>
    </w:p>
    <w:p w14:paraId="039354E7" w14:textId="77777777" w:rsidR="007E21C0" w:rsidRPr="00B92532" w:rsidRDefault="007E21C0">
      <w:pPr>
        <w:rPr>
          <w:ins w:id="10798" w:author="Mosi Adesina Ifatunji" w:date="2025-07-10T16:30:00Z" w16du:dateUtc="2025-07-10T21:30:00Z"/>
        </w:rPr>
        <w:pPrChange w:id="10799" w:author="Mosi Adesina Ifatunji" w:date="2025-10-21T19:50:00Z" w16du:dateUtc="2025-10-22T00:50:00Z">
          <w:pPr>
            <w:pStyle w:val="NormalWeb"/>
          </w:pPr>
        </w:pPrChange>
      </w:pPr>
      <w:ins w:id="10800" w:author="Mosi Adesina Ifatunji" w:date="2025-07-10T16:30:00Z" w16du:dateUtc="2025-07-10T21:30:00Z">
        <w:r w:rsidRPr="00B92532">
          <w:t>This highlights the complexity of diversity effects, suggesting that demographic faultlines might influence strategic decision-making, consistent with Ray’s notion of invisible racial credentials and Hambrick and Mason’s cognitive diversity impacting executive decisions.</w:t>
        </w:r>
      </w:ins>
    </w:p>
    <w:p w14:paraId="462CE4D4" w14:textId="77777777" w:rsidR="007E21C0" w:rsidRPr="00B92532" w:rsidRDefault="007E21C0">
      <w:pPr>
        <w:rPr>
          <w:ins w:id="10801" w:author="Mosi Adesina Ifatunji" w:date="2025-07-10T16:30:00Z" w16du:dateUtc="2025-07-10T21:30:00Z"/>
        </w:rPr>
        <w:pPrChange w:id="10802" w:author="Mosi Adesina Ifatunji" w:date="2025-10-21T19:50:00Z" w16du:dateUtc="2025-10-22T00:50:00Z">
          <w:pPr>
            <w:pStyle w:val="NormalWeb"/>
          </w:pPr>
        </w:pPrChange>
      </w:pPr>
      <w:ins w:id="10803" w:author="Mosi Adesina Ifatunji" w:date="2025-07-10T16:30:00Z" w16du:dateUtc="2025-07-10T21:30:00Z">
        <w:r w:rsidRPr="00B92532">
          <w:t>"While some studies on pay disparity and power differentials exist, these aspects of diversity as disparity have not been applied in combination with diversity as variety in existing research on TMT heterogeneity" (Nielsen 2010, p. 307).</w:t>
        </w:r>
      </w:ins>
    </w:p>
    <w:p w14:paraId="43537AB9" w14:textId="77777777" w:rsidR="007E21C0" w:rsidRPr="00B92532" w:rsidRDefault="007E21C0">
      <w:pPr>
        <w:rPr>
          <w:ins w:id="10804" w:author="Mosi Adesina Ifatunji" w:date="2025-07-10T16:30:00Z" w16du:dateUtc="2025-07-10T21:30:00Z"/>
        </w:rPr>
        <w:pPrChange w:id="10805" w:author="Mosi Adesina Ifatunji" w:date="2025-10-21T19:50:00Z" w16du:dateUtc="2025-10-22T00:50:00Z">
          <w:pPr>
            <w:pStyle w:val="NormalWeb"/>
          </w:pPr>
        </w:pPrChange>
      </w:pPr>
      <w:ins w:id="10806" w:author="Mosi Adesina Ifatunji" w:date="2025-07-10T16:30:00Z" w16du:dateUtc="2025-07-10T21:30:00Z">
        <w:r w:rsidRPr="00B92532">
          <w:lastRenderedPageBreak/>
          <w:t xml:space="preserve">This insight underscores that internal status hierarchies and disparities, </w:t>
        </w:r>
        <w:proofErr w:type="gramStart"/>
        <w:r w:rsidRPr="00B92532">
          <w:t>similar to</w:t>
        </w:r>
        <w:proofErr w:type="gramEnd"/>
        <w:r w:rsidRPr="00B92532">
          <w:t xml:space="preserve"> racial credentials described by Ray, may significantly impact executive team decision-making, connecting directly to Hambrick and Mason’s cognitive orientation approach emphasizing managerial values and perceptions.</w:t>
        </w:r>
      </w:ins>
    </w:p>
    <w:p w14:paraId="7497DFA6" w14:textId="7FAB9097" w:rsidR="007E21C0" w:rsidRPr="00B92532" w:rsidRDefault="007E21C0">
      <w:pPr>
        <w:rPr>
          <w:ins w:id="10807" w:author="Mosi Adesina Ifatunji" w:date="2025-07-10T16:30:00Z" w16du:dateUtc="2025-07-10T21:30:00Z"/>
        </w:rPr>
        <w:pPrChange w:id="10808" w:author="Mosi Adesina Ifatunji" w:date="2025-10-21T19:50:00Z" w16du:dateUtc="2025-10-22T00:50:00Z">
          <w:pPr>
            <w:pStyle w:val="NormalWeb"/>
          </w:pPr>
        </w:pPrChange>
      </w:pPr>
      <w:ins w:id="10809" w:author="Mosi Adesina Ifatunji" w:date="2025-07-10T16:30:00Z" w16du:dateUtc="2025-07-10T21:30:00Z">
        <w:r w:rsidRPr="00B92532">
          <w:t>"Most of the reviewed studies (52 articles) used upper echelons as their m</w:t>
        </w:r>
      </w:ins>
      <w:ins w:id="10810" w:author="Mosi Adesina Ifatunji" w:date="2025-07-24T13:24:00Z" w16du:dateUtc="2025-07-24T18:24:00Z">
        <w:r w:rsidR="002558CB">
          <w:t>1</w:t>
        </w:r>
      </w:ins>
      <w:ins w:id="10811" w:author="Mosi Adesina Ifatunji" w:date="2025-07-10T16:30:00Z" w16du:dateUtc="2025-07-10T21:30:00Z">
        <w:r w:rsidRPr="00B92532">
          <w:t>ain theoretical perspective. Upper echelons theory was most often combined with social psychological theories, most common among which are group process and effectiveness theories" (Nielsen 2010, p. 303).</w:t>
        </w:r>
      </w:ins>
    </w:p>
    <w:p w14:paraId="016BD859" w14:textId="77777777" w:rsidR="007E21C0" w:rsidRPr="00B92532" w:rsidRDefault="007E21C0">
      <w:pPr>
        <w:rPr>
          <w:ins w:id="10812" w:author="Mosi Adesina Ifatunji" w:date="2025-07-10T16:30:00Z" w16du:dateUtc="2025-07-10T21:30:00Z"/>
        </w:rPr>
        <w:pPrChange w:id="10813" w:author="Mosi Adesina Ifatunji" w:date="2025-10-21T19:50:00Z" w16du:dateUtc="2025-10-22T00:50:00Z">
          <w:pPr>
            <w:pStyle w:val="NormalWeb"/>
          </w:pPr>
        </w:pPrChange>
      </w:pPr>
      <w:ins w:id="10814" w:author="Mosi Adesina Ifatunji" w:date="2025-07-10T16:30:00Z" w16du:dateUtc="2025-07-10T21:30:00Z">
        <w:r w:rsidRPr="00B92532">
          <w:t>This quote illustrates how psychological and cognitive orientations (Hambrick and Mason) and organizationally embedded racial schemas (Ray) interact within executive teams, thus shaping organizational outcomes.</w:t>
        </w:r>
      </w:ins>
    </w:p>
    <w:p w14:paraId="2157772C" w14:textId="77777777" w:rsidR="007E21C0" w:rsidRPr="00B92532" w:rsidRDefault="007E21C0">
      <w:pPr>
        <w:rPr>
          <w:ins w:id="10815" w:author="Mosi Adesina Ifatunji" w:date="2025-07-10T16:30:00Z" w16du:dateUtc="2025-07-10T21:30:00Z"/>
        </w:rPr>
        <w:pPrChange w:id="10816" w:author="Mosi Adesina Ifatunji" w:date="2025-10-21T19:50:00Z" w16du:dateUtc="2025-10-22T00:50:00Z">
          <w:pPr>
            <w:pStyle w:val="NormalWeb"/>
          </w:pPr>
        </w:pPrChange>
      </w:pPr>
      <w:ins w:id="10817" w:author="Mosi Adesina Ifatunji" w:date="2025-07-10T16:30:00Z" w16du:dateUtc="2025-07-10T21:30:00Z">
        <w:r w:rsidRPr="00B92532">
          <w:t>"Organizational-level outcomes, such as firm innovation, strategic reorientation, and organizational risk, were dependent variables in 29 (48%) of the studies" (Nielsen 2010, p. 304).</w:t>
        </w:r>
      </w:ins>
    </w:p>
    <w:p w14:paraId="3383863D" w14:textId="77777777" w:rsidR="007E21C0" w:rsidRPr="00B92532" w:rsidRDefault="007E21C0">
      <w:pPr>
        <w:rPr>
          <w:ins w:id="10818" w:author="Mosi Adesina Ifatunji" w:date="2025-07-10T16:30:00Z" w16du:dateUtc="2025-07-10T21:30:00Z"/>
        </w:rPr>
        <w:pPrChange w:id="10819" w:author="Mosi Adesina Ifatunji" w:date="2025-10-21T19:50:00Z" w16du:dateUtc="2025-10-22T00:50:00Z">
          <w:pPr>
            <w:pStyle w:val="NormalWeb"/>
          </w:pPr>
        </w:pPrChange>
      </w:pPr>
      <w:ins w:id="10820" w:author="Mosi Adesina Ifatunji" w:date="2025-07-10T16:30:00Z" w16du:dateUtc="2025-07-10T21:30:00Z">
        <w:r w:rsidRPr="00B92532">
          <w:t>This empirical observation directly supports Hambrick and Mason’s argument that executive characteristics shape strategic organizational outcomes and aligns with Ray’s racialized credentials perspective, indicating that strategic decisions are socially constructed and cognitively influenced.</w:t>
        </w:r>
      </w:ins>
    </w:p>
    <w:p w14:paraId="57C19A6D" w14:textId="77777777" w:rsidR="007E21C0" w:rsidRPr="00B92532" w:rsidRDefault="007E21C0">
      <w:pPr>
        <w:rPr>
          <w:ins w:id="10821" w:author="Mosi Adesina Ifatunji" w:date="2025-07-10T16:30:00Z" w16du:dateUtc="2025-07-10T21:30:00Z"/>
        </w:rPr>
        <w:pPrChange w:id="10822" w:author="Mosi Adesina Ifatunji" w:date="2025-10-21T19:50:00Z" w16du:dateUtc="2025-10-22T00:50:00Z">
          <w:pPr>
            <w:pStyle w:val="NormalWeb"/>
          </w:pPr>
        </w:pPrChange>
      </w:pPr>
      <w:ins w:id="10823" w:author="Mosi Adesina Ifatunji" w:date="2025-07-10T16:30:00Z" w16du:dateUtc="2025-07-10T21:30:00Z">
        <w:r w:rsidRPr="00B92532">
          <w:t>"Team processes have direct effects on group and organizational performance. In addition, processes act as mediators of the relationship between team diversity and performance in several reviewed studies" (Nielsen 2010, p. 306).</w:t>
        </w:r>
      </w:ins>
    </w:p>
    <w:p w14:paraId="394E3C00" w14:textId="77777777" w:rsidR="007E21C0" w:rsidRPr="00B92532" w:rsidRDefault="007E21C0">
      <w:pPr>
        <w:rPr>
          <w:ins w:id="10824" w:author="Mosi Adesina Ifatunji" w:date="2025-07-10T16:30:00Z" w16du:dateUtc="2025-07-10T21:30:00Z"/>
        </w:rPr>
        <w:pPrChange w:id="10825" w:author="Mosi Adesina Ifatunji" w:date="2025-10-21T19:50:00Z" w16du:dateUtc="2025-10-22T00:50:00Z">
          <w:pPr>
            <w:pStyle w:val="NormalWeb"/>
          </w:pPr>
        </w:pPrChange>
      </w:pPr>
      <w:ins w:id="10826" w:author="Mosi Adesina Ifatunji" w:date="2025-07-10T16:30:00Z" w16du:dateUtc="2025-07-10T21:30:00Z">
        <w:r w:rsidRPr="00B92532">
          <w:t>This finding empirically validates both Ray’s and Hambrick and Mason’s frameworks by showing that racial and cognitive schemas embedded within executive teams affect strategic outcomes through specific team processes, thus linking demographic diversity directly with firm behavior and performance.</w:t>
        </w:r>
      </w:ins>
    </w:p>
    <w:p w14:paraId="4F874508" w14:textId="77777777" w:rsidR="00F02769" w:rsidRPr="00B92532" w:rsidRDefault="00F02769">
      <w:pPr>
        <w:rPr>
          <w:ins w:id="10827" w:author="Mosi Adesina Ifatunji" w:date="2025-07-10T15:43:00Z" w16du:dateUtc="2025-07-10T20:43:00Z"/>
        </w:rPr>
        <w:pPrChange w:id="10828" w:author="Mosi Adesina Ifatunji" w:date="2025-10-21T19:50:00Z" w16du:dateUtc="2025-10-22T00:50:00Z">
          <w:pPr>
            <w:pStyle w:val="BodyText"/>
          </w:pPr>
        </w:pPrChange>
      </w:pPr>
    </w:p>
    <w:p w14:paraId="66DB1A8B" w14:textId="77777777" w:rsidR="00F02769" w:rsidRPr="00B92532" w:rsidRDefault="00F02769">
      <w:pPr>
        <w:rPr>
          <w:ins w:id="10829" w:author="Mosi Adesina Ifatunji" w:date="2025-07-10T17:02:00Z" w16du:dateUtc="2025-07-10T22:02:00Z"/>
        </w:rPr>
        <w:pPrChange w:id="10830" w:author="Mosi Adesina Ifatunji" w:date="2025-10-21T19:50:00Z" w16du:dateUtc="2025-10-22T00:50:00Z">
          <w:pPr>
            <w:pStyle w:val="BodyText"/>
          </w:pPr>
        </w:pPrChange>
      </w:pPr>
    </w:p>
    <w:p w14:paraId="3E768442" w14:textId="77777777" w:rsidR="008C6D35" w:rsidRPr="00B92532" w:rsidRDefault="008C6D35">
      <w:pPr>
        <w:rPr>
          <w:ins w:id="10831" w:author="Mosi Adesina Ifatunji" w:date="2025-07-10T17:02:00Z" w16du:dateUtc="2025-07-10T22:02:00Z"/>
        </w:rPr>
        <w:pPrChange w:id="10832" w:author="Mosi Adesina Ifatunji" w:date="2025-10-21T19:50:00Z" w16du:dateUtc="2025-10-22T00:50:00Z">
          <w:pPr>
            <w:spacing w:before="100" w:beforeAutospacing="1" w:after="100" w:afterAutospacing="1"/>
          </w:pPr>
        </w:pPrChange>
      </w:pPr>
      <w:ins w:id="10833" w:author="Mosi Adesina Ifatunji" w:date="2025-07-10T17:02:00Z" w16du:dateUtc="2025-07-10T22:02:00Z">
        <w:r w:rsidRPr="00B92532">
          <w:t>Edgar H. Schein’s text links the core arguments by showing how organizational culture is both a powerful, often invisible social structure (as Ray describes) and a product of leadership and top managerial cognition (as Hambrick and Mason argue). Schein provides both conceptual and empirical accounts of how culture encodes values, status, and authority within organizations, shaping outcomes beyond formal structures and directly reflecting the experiences, values, and decisions of top leaders. Through this, Schein demonstrates that organizational culture is both a mechanism for the transmission and legitimization of social advantages like Whiteness and a reflection of top managers’ demographic backgrounds and cognitive frames (Schein 2010:3–4).</w:t>
        </w:r>
      </w:ins>
    </w:p>
    <w:p w14:paraId="63BCACCB" w14:textId="77777777" w:rsidR="008C6D35" w:rsidRPr="00B92532" w:rsidRDefault="008C6D35">
      <w:pPr>
        <w:rPr>
          <w:ins w:id="10834" w:author="Mosi Adesina Ifatunji" w:date="2025-07-10T17:02:00Z" w16du:dateUtc="2025-07-10T22:02:00Z"/>
        </w:rPr>
        <w:pPrChange w:id="10835" w:author="Mosi Adesina Ifatunji" w:date="2025-10-21T19:50:00Z" w16du:dateUtc="2025-10-22T00:50:00Z">
          <w:pPr>
            <w:spacing w:before="100" w:beforeAutospacing="1" w:after="100" w:afterAutospacing="1"/>
          </w:pPr>
        </w:pPrChange>
      </w:pPr>
      <w:ins w:id="10836" w:author="Mosi Adesina Ifatunji" w:date="2025-07-10T17:02:00Z" w16du:dateUtc="2025-07-10T22:02:00Z">
        <w:r w:rsidRPr="00B92532">
          <w:t xml:space="preserve">“Culture is both a ‘here and now’ dynamic phenomenon and a coercive background structure that influences us in multiple ways. Culture is constantly reenacted and created by our interactions with others and shaped by our own behavior. When we are influential in shaping the behavior and values of others, we think of that as ‘leadership’ and are creating the conditions for new culture formation. At the same time, culture implies stability and rigidity in the sense that how we are supposed to perceive, feel, and act in a given society, organization, or occupation has been taught to us by our various socialization experiences and </w:t>
        </w:r>
        <w:r w:rsidRPr="00B92532">
          <w:lastRenderedPageBreak/>
          <w:t>becomes prescribed as a way to maintain the ‘social order’... Culture can be thought of as the foundation of the social order that we live in and of the rules we abide by” (Schein 2010:3).</w:t>
        </w:r>
      </w:ins>
    </w:p>
    <w:p w14:paraId="583DD943" w14:textId="77777777" w:rsidR="008C6D35" w:rsidRPr="00B92532" w:rsidRDefault="008C6D35">
      <w:pPr>
        <w:rPr>
          <w:ins w:id="10837" w:author="Mosi Adesina Ifatunji" w:date="2025-07-10T17:02:00Z" w16du:dateUtc="2025-07-10T22:02:00Z"/>
        </w:rPr>
        <w:pPrChange w:id="10838" w:author="Mosi Adesina Ifatunji" w:date="2025-10-21T19:50:00Z" w16du:dateUtc="2025-10-22T00:50:00Z">
          <w:pPr>
            <w:spacing w:before="100" w:beforeAutospacing="1" w:after="100" w:afterAutospacing="1"/>
          </w:pPr>
        </w:pPrChange>
      </w:pPr>
      <w:ins w:id="10839" w:author="Mosi Adesina Ifatunji" w:date="2025-07-10T17:02:00Z" w16du:dateUtc="2025-07-10T22:02:00Z">
        <w:r w:rsidRPr="00B92532">
          <w:t xml:space="preserve">“The connection between culture and leadership is clearest in organizational cultures and microcultures. What we end up calling a culture in such systems is usually the result of the embedding of what a founder or leader has imposed on a group that has worked out. In this sense, culture is ultimately created, embedded, evolved, and ultimately manipulated by leaders. At the same time, with group maturity, culture comes to constrain, stabilize, and provide structure and meaning to the group members even to the point of ultimately specifying what kind of leadership will be acceptable in the future. If elements of a given culture become dysfunctional leaders </w:t>
        </w:r>
        <w:proofErr w:type="gramStart"/>
        <w:r w:rsidRPr="00B92532">
          <w:t>have to</w:t>
        </w:r>
        <w:proofErr w:type="gramEnd"/>
        <w:r w:rsidRPr="00B92532">
          <w:t xml:space="preserve"> surmount their own culture and speed up the normal evolution processes with forced managed culture change programs. These dynamic processes of culture creation and management are the essence of leadership and make you realize that leadership and culture are two sides of the same coin” (Schein 2010:3).</w:t>
        </w:r>
      </w:ins>
    </w:p>
    <w:p w14:paraId="57C4C04C" w14:textId="77777777" w:rsidR="008C6D35" w:rsidRPr="00B92532" w:rsidRDefault="008C6D35">
      <w:pPr>
        <w:rPr>
          <w:ins w:id="10840" w:author="Mosi Adesina Ifatunji" w:date="2025-07-10T17:02:00Z" w16du:dateUtc="2025-07-10T22:02:00Z"/>
        </w:rPr>
        <w:pPrChange w:id="10841" w:author="Mosi Adesina Ifatunji" w:date="2025-10-21T19:50:00Z" w16du:dateUtc="2025-10-22T00:50:00Z">
          <w:pPr>
            <w:spacing w:before="100" w:beforeAutospacing="1" w:after="100" w:afterAutospacing="1"/>
          </w:pPr>
        </w:pPrChange>
      </w:pPr>
      <w:ins w:id="10842" w:author="Mosi Adesina Ifatunji" w:date="2025-07-10T17:02:00Z" w16du:dateUtc="2025-07-10T22:02:00Z">
        <w:r w:rsidRPr="00B92532">
          <w:t>“We also noted that culture and leadership are two sides of the same coin in that leaders first start the process of culture creation when they create groups and organizations. After cultures exist, they determine the criteria for leadership and thus determine who will or will not be a leader. But if elements of a culture become dysfunctional, it is the unique function of leadership to perceive the functional and dysfunctional elements of the existing culture and to manage cultural evolution and change in such a way that the group can survive in a changing environment. The bottom line for leaders is that if they do not become conscious of the cultures in which they are embedded, those cultures will manage them. Cultural understanding is desirable for all of us, but it is essential to leaders if they are to lead” (Schein 2010:22).</w:t>
        </w:r>
      </w:ins>
    </w:p>
    <w:p w14:paraId="3211FF19" w14:textId="77777777" w:rsidR="008C6D35" w:rsidRPr="00B92532" w:rsidRDefault="008C6D35">
      <w:pPr>
        <w:rPr>
          <w:ins w:id="10843" w:author="Mosi Adesina Ifatunji" w:date="2025-07-10T17:02:00Z" w16du:dateUtc="2025-07-10T22:02:00Z"/>
        </w:rPr>
        <w:pPrChange w:id="10844" w:author="Mosi Adesina Ifatunji" w:date="2025-10-21T19:50:00Z" w16du:dateUtc="2025-10-22T00:50:00Z">
          <w:pPr>
            <w:spacing w:before="100" w:beforeAutospacing="1" w:after="100" w:afterAutospacing="1"/>
          </w:pPr>
        </w:pPrChange>
      </w:pPr>
      <w:ins w:id="10845" w:author="Mosi Adesina Ifatunji" w:date="2025-07-10T17:02:00Z" w16du:dateUtc="2025-07-10T22:02:00Z">
        <w:r w:rsidRPr="00B92532">
          <w:t>“In Part I, I will note that the culture and leadership field has differentiated itself and can now be viewed from three different perspectives: the traditional scholar/researcher who is pursuing fundamental theory, the practitioner who is developing tools to help leaders and managers deal with the cultural issues they encounter, and the scholar/practitioner who is concerned about middle-level theory and the translation of that theory into concepts and tools that will help the practitioner even as he or she continues to inform theory” (Schein 2010:xii).</w:t>
        </w:r>
      </w:ins>
    </w:p>
    <w:p w14:paraId="7774339A" w14:textId="77777777" w:rsidR="008C6D35" w:rsidRPr="00B92532" w:rsidRDefault="008C6D35">
      <w:pPr>
        <w:rPr>
          <w:ins w:id="10846" w:author="Mosi Adesina Ifatunji" w:date="2025-07-10T17:02:00Z" w16du:dateUtc="2025-07-10T22:02:00Z"/>
        </w:rPr>
        <w:pPrChange w:id="10847" w:author="Mosi Adesina Ifatunji" w:date="2025-10-21T19:50:00Z" w16du:dateUtc="2025-10-22T00:50:00Z">
          <w:pPr>
            <w:spacing w:before="100" w:beforeAutospacing="1" w:after="100" w:afterAutospacing="1"/>
          </w:pPr>
        </w:pPrChange>
      </w:pPr>
      <w:ins w:id="10848" w:author="Mosi Adesina Ifatunji" w:date="2025-07-10T17:02:00Z" w16du:dateUtc="2025-07-10T22:02:00Z">
        <w:r w:rsidRPr="00B92532">
          <w:t>“What I have discovered is that our empirical knowledge of how different cultures interact, how different occupations define tasks, and how multicultural teams function is growing rapidly and is beyond my scope to review systematically. But I have also realized that the basic conceptual model that I articulated in the first three editions is still sound as a way of analyzing cultural phenomena” (Schein 2010:x).</w:t>
        </w:r>
      </w:ins>
    </w:p>
    <w:p w14:paraId="3FEC8CC3" w14:textId="77777777" w:rsidR="008C6D35" w:rsidRPr="00B92532" w:rsidRDefault="008C6D35">
      <w:pPr>
        <w:rPr>
          <w:ins w:id="10849" w:author="Mosi Adesina Ifatunji" w:date="2025-07-10T17:02:00Z" w16du:dateUtc="2025-07-10T22:02:00Z"/>
        </w:rPr>
        <w:pPrChange w:id="10850" w:author="Mosi Adesina Ifatunji" w:date="2025-10-21T19:50:00Z" w16du:dateUtc="2025-10-22T00:50:00Z">
          <w:pPr>
            <w:spacing w:before="100" w:beforeAutospacing="1" w:after="100" w:afterAutospacing="1"/>
          </w:pPr>
        </w:pPrChange>
      </w:pPr>
      <w:ins w:id="10851" w:author="Mosi Adesina Ifatunji" w:date="2025-07-10T17:02:00Z" w16du:dateUtc="2025-07-10T22:02:00Z">
        <w:r w:rsidRPr="00B92532">
          <w:t xml:space="preserve">“Ultimately all organizations are socio-technical systems in which the manner of external adaptation and the solution of internal integration problems are interdependent and intertwined. Although we are discussing them in serial order for purposes of exposition, </w:t>
        </w:r>
        <w:proofErr w:type="gramStart"/>
        <w:r w:rsidRPr="00B92532">
          <w:t>in reality, the</w:t>
        </w:r>
        <w:proofErr w:type="gramEnd"/>
        <w:r w:rsidRPr="00B92532">
          <w:t xml:space="preserve"> external and internal processes are occurring at the same time” (Schein 2010:91).</w:t>
        </w:r>
      </w:ins>
    </w:p>
    <w:p w14:paraId="70E0EB61" w14:textId="77777777" w:rsidR="008C6D35" w:rsidRPr="00B92532" w:rsidRDefault="008C6D35">
      <w:pPr>
        <w:rPr>
          <w:ins w:id="10852" w:author="Mosi Adesina Ifatunji" w:date="2025-07-10T17:02:00Z" w16du:dateUtc="2025-07-10T22:02:00Z"/>
        </w:rPr>
        <w:pPrChange w:id="10853" w:author="Mosi Adesina Ifatunji" w:date="2025-10-21T19:50:00Z" w16du:dateUtc="2025-10-22T00:50:00Z">
          <w:pPr>
            <w:spacing w:before="100" w:beforeAutospacing="1" w:after="100" w:afterAutospacing="1"/>
          </w:pPr>
        </w:pPrChange>
      </w:pPr>
      <w:ins w:id="10854" w:author="Mosi Adesina Ifatunji" w:date="2025-07-10T17:02:00Z" w16du:dateUtc="2025-07-10T22:02:00Z">
        <w:r w:rsidRPr="00B92532">
          <w:t>“The most central issue for leaders is to understand the deeper levels of a culture, to assess the functionality of the assumptions made at that level, and to deal with the anxiety that is unleashed when those assumptions are challenged” (Schein 2010:33).</w:t>
        </w:r>
      </w:ins>
    </w:p>
    <w:p w14:paraId="7FB2E092" w14:textId="77777777" w:rsidR="008C6D35" w:rsidRPr="00B92532" w:rsidRDefault="008C6D35">
      <w:pPr>
        <w:rPr>
          <w:ins w:id="10855" w:author="Mosi Adesina Ifatunji" w:date="2025-07-10T17:02:00Z" w16du:dateUtc="2025-07-10T22:02:00Z"/>
        </w:rPr>
        <w:pPrChange w:id="10856" w:author="Mosi Adesina Ifatunji" w:date="2025-10-21T19:50:00Z" w16du:dateUtc="2025-10-22T00:50:00Z">
          <w:pPr>
            <w:spacing w:before="100" w:beforeAutospacing="1" w:after="100" w:afterAutospacing="1"/>
          </w:pPr>
        </w:pPrChange>
      </w:pPr>
      <w:ins w:id="10857" w:author="Mosi Adesina Ifatunji" w:date="2025-07-10T17:02:00Z" w16du:dateUtc="2025-07-10T22:02:00Z">
        <w:r w:rsidRPr="00B92532">
          <w:t>“Culture supplies us our language, and language provides meaning in our day-to-day life. Culture can be thought of as the foundation of the social order that we live in and of the rules we abide by” (Schein 2010:3).</w:t>
        </w:r>
      </w:ins>
    </w:p>
    <w:p w14:paraId="0C5E364E" w14:textId="77777777" w:rsidR="008C6D35" w:rsidRPr="00B92532" w:rsidRDefault="008C6D35">
      <w:pPr>
        <w:rPr>
          <w:ins w:id="10858" w:author="Mosi Adesina Ifatunji" w:date="2025-07-10T17:02:00Z" w16du:dateUtc="2025-07-10T22:02:00Z"/>
        </w:rPr>
        <w:pPrChange w:id="10859" w:author="Mosi Adesina Ifatunji" w:date="2025-10-21T19:50:00Z" w16du:dateUtc="2025-10-22T00:50:00Z">
          <w:pPr>
            <w:spacing w:before="100" w:beforeAutospacing="1" w:after="100" w:afterAutospacing="1"/>
          </w:pPr>
        </w:pPrChange>
      </w:pPr>
      <w:ins w:id="10860" w:author="Mosi Adesina Ifatunji" w:date="2025-07-10T17:02:00Z" w16du:dateUtc="2025-07-10T22:02:00Z">
        <w:r w:rsidRPr="00B92532">
          <w:lastRenderedPageBreak/>
          <w:t>“Not every collection of people develops a culture, and, in fact, we tend to use the terms ‘group,’ ‘team,’ or ‘community’ rather than ‘crowd’ or ‘collection of people’ only when there has been enough of a shared history so that some degree of culture formation has taken place” (Schein 2010:41).</w:t>
        </w:r>
      </w:ins>
    </w:p>
    <w:p w14:paraId="15560C28" w14:textId="77777777" w:rsidR="008C6D35" w:rsidRPr="00B92532" w:rsidRDefault="008C6D35">
      <w:pPr>
        <w:rPr>
          <w:ins w:id="10861" w:author="Mosi Adesina Ifatunji" w:date="2025-07-10T17:02:00Z" w16du:dateUtc="2025-07-10T22:02:00Z"/>
        </w:rPr>
        <w:pPrChange w:id="10862" w:author="Mosi Adesina Ifatunji" w:date="2025-10-21T19:50:00Z" w16du:dateUtc="2025-10-22T00:50:00Z">
          <w:pPr>
            <w:spacing w:before="100" w:beforeAutospacing="1" w:after="100" w:afterAutospacing="1"/>
          </w:pPr>
        </w:pPrChange>
      </w:pPr>
      <w:ins w:id="10863" w:author="Mosi Adesina Ifatunji" w:date="2025-07-10T17:02:00Z" w16du:dateUtc="2025-07-10T22:02:00Z">
        <w:r w:rsidRPr="00B92532">
          <w:t>“In both cases, the powerful influence of early leaders and historical circumstance was evident. Cultural assumptions have their roots in early group experience and in the pattern of success and failure experienced by these companies. Their current leaders strongly valued their cultures, were proud of them, and felt it important for members of their organizations to accept the basic assumptions” (Schein 2010:54).</w:t>
        </w:r>
      </w:ins>
    </w:p>
    <w:p w14:paraId="211D0864" w14:textId="77777777" w:rsidR="008C6D35" w:rsidRPr="00B92532" w:rsidRDefault="008C6D35">
      <w:pPr>
        <w:rPr>
          <w:ins w:id="10864" w:author="Mosi Adesina Ifatunji" w:date="2025-07-10T17:02:00Z" w16du:dateUtc="2025-07-10T22:02:00Z"/>
        </w:rPr>
        <w:pPrChange w:id="10865" w:author="Mosi Adesina Ifatunji" w:date="2025-10-21T19:50:00Z" w16du:dateUtc="2025-10-22T00:50:00Z">
          <w:pPr>
            <w:spacing w:before="100" w:beforeAutospacing="1" w:after="100" w:afterAutospacing="1"/>
          </w:pPr>
        </w:pPrChange>
      </w:pPr>
      <w:ins w:id="10866" w:author="Mosi Adesina Ifatunji" w:date="2025-07-10T17:02:00Z" w16du:dateUtc="2025-07-10T22:02:00Z">
        <w:r w:rsidRPr="00B92532">
          <w:t>“Organizations can be thought of, then, as involving three dimensions of career movement: (1) lateral movement from one task or function to another, (2) vertical movement from one rank to another, and (3) inclusionary movement from outsider to insider (Schein 1978, 2006). Consensus forms around criteria not only for promotion but also for inclusionary movement. As people move farther ‘in,’ they become privy to some of the more secret assumptions of the group” (Schein 2010:99).</w:t>
        </w:r>
      </w:ins>
    </w:p>
    <w:p w14:paraId="7B12CC32" w14:textId="77777777" w:rsidR="008C6D35" w:rsidRPr="00B92532" w:rsidRDefault="008C6D35">
      <w:pPr>
        <w:rPr>
          <w:ins w:id="10867" w:author="Mosi Adesina Ifatunji" w:date="2025-07-10T17:07:00Z" w16du:dateUtc="2025-07-10T22:07:00Z"/>
        </w:rPr>
        <w:pPrChange w:id="10868" w:author="Mosi Adesina Ifatunji" w:date="2025-10-21T19:50:00Z" w16du:dateUtc="2025-10-22T00:50:00Z">
          <w:pPr>
            <w:pStyle w:val="BodyText"/>
          </w:pPr>
        </w:pPrChange>
      </w:pPr>
    </w:p>
    <w:p w14:paraId="4079E5D9" w14:textId="77777777" w:rsidR="0070452C" w:rsidRPr="00B92532" w:rsidRDefault="0070452C">
      <w:pPr>
        <w:rPr>
          <w:ins w:id="10869" w:author="Mosi Adesina Ifatunji" w:date="2025-07-10T17:07:00Z" w16du:dateUtc="2025-07-10T22:07:00Z"/>
        </w:rPr>
        <w:pPrChange w:id="10870" w:author="Mosi Adesina Ifatunji" w:date="2025-10-21T19:50:00Z" w16du:dateUtc="2025-10-22T00:50:00Z">
          <w:pPr>
            <w:pStyle w:val="BodyText"/>
          </w:pPr>
        </w:pPrChange>
      </w:pPr>
    </w:p>
    <w:p w14:paraId="43D2C4FF" w14:textId="77777777" w:rsidR="0070452C" w:rsidRPr="00B92532" w:rsidRDefault="0070452C">
      <w:pPr>
        <w:rPr>
          <w:ins w:id="10871" w:author="Mosi Adesina Ifatunji" w:date="2025-07-10T17:07:00Z" w16du:dateUtc="2025-07-10T22:07:00Z"/>
        </w:rPr>
        <w:pPrChange w:id="10872" w:author="Mosi Adesina Ifatunji" w:date="2025-10-21T19:50:00Z" w16du:dateUtc="2025-10-22T00:50:00Z">
          <w:pPr>
            <w:spacing w:before="100" w:beforeAutospacing="1" w:after="100" w:afterAutospacing="1"/>
          </w:pPr>
        </w:pPrChange>
      </w:pPr>
      <w:ins w:id="10873" w:author="Mosi Adesina Ifatunji" w:date="2025-07-10T17:07:00Z" w16du:dateUtc="2025-07-10T22:07:00Z">
        <w:r w:rsidRPr="00B92532">
          <w:t>William T. Bielby’s article demonstrates how organizational processes in privileged occupations reproduce racial inequality through mechanisms that make status and advantage appear meritocratic and race-neutral while being shaped by the demographic backgrounds and social networks of organizational actors. By empirically tracing how cumulative advantage systems, social closure, and managerial discretion sustain racial disparities, Bielby links the social credentialing of Whiteness (as described by Ray) to the decisive influence of leadership demographics and network power (as in Hambrick and Mason) (Bielby 2012:13).</w:t>
        </w:r>
      </w:ins>
    </w:p>
    <w:p w14:paraId="5BB1BB50" w14:textId="77777777" w:rsidR="00E36C3B" w:rsidRPr="00B92532" w:rsidRDefault="00E36C3B">
      <w:pPr>
        <w:rPr>
          <w:ins w:id="10874" w:author="Mosi Adesina Ifatunji" w:date="2025-07-10T17:08:00Z" w16du:dateUtc="2025-07-10T22:08:00Z"/>
        </w:rPr>
        <w:pPrChange w:id="10875" w:author="Mosi Adesina Ifatunji" w:date="2025-10-21T19:50:00Z" w16du:dateUtc="2025-10-22T00:50:00Z">
          <w:pPr>
            <w:spacing w:before="100" w:beforeAutospacing="1" w:after="100" w:afterAutospacing="1"/>
          </w:pPr>
        </w:pPrChange>
      </w:pPr>
      <w:ins w:id="10876" w:author="Mosi Adesina Ifatunji" w:date="2025-07-10T17:08:00Z" w16du:dateUtc="2025-07-10T22:08:00Z">
        <w:r w:rsidRPr="00B92532">
          <w:t>“Social science research shows that African Americans and other persons of color in predominantly white work settings receive less support in the form of mentorship and professional development and are more likely to be socially isolated and excluded from informal workplace social networks than their white peers” (Bielby 2012:21).</w:t>
        </w:r>
      </w:ins>
    </w:p>
    <w:p w14:paraId="4C6BC800" w14:textId="77777777" w:rsidR="00E36C3B" w:rsidRPr="00B92532" w:rsidRDefault="00E36C3B">
      <w:pPr>
        <w:rPr>
          <w:ins w:id="10877" w:author="Mosi Adesina Ifatunji" w:date="2025-07-10T17:08:00Z" w16du:dateUtc="2025-07-10T22:08:00Z"/>
        </w:rPr>
        <w:pPrChange w:id="10878" w:author="Mosi Adesina Ifatunji" w:date="2025-10-21T19:50:00Z" w16du:dateUtc="2025-10-22T00:50:00Z">
          <w:pPr>
            <w:spacing w:before="100" w:beforeAutospacing="1" w:after="100" w:afterAutospacing="1"/>
          </w:pPr>
        </w:pPrChange>
      </w:pPr>
      <w:ins w:id="10879" w:author="Mosi Adesina Ifatunji" w:date="2025-07-10T17:08:00Z" w16du:dateUtc="2025-07-10T22:08:00Z">
        <w:r w:rsidRPr="00B92532">
          <w:t>“Racial isolation in an organizational context in which the dominant group forms tight social networks that have control over resources creates what sociologist Charles Tilly defines as ‘opportunity hoarding’ (1998, 2003). He describes the term as follows: If members of a network acquire access to a resource that is valuable, renewable, subject to monopoly, supportive of network activities, and enhanced by the network’s modus operandi, network members regularly hoard access to the resource, creating beliefs and practices that sustain their control. If that network is categorically bounded, opportunity hoarding thereby contributes to the maintenance of categorical inequality” (Bielby 2012:22–23).</w:t>
        </w:r>
      </w:ins>
    </w:p>
    <w:p w14:paraId="5DE47CF8" w14:textId="77777777" w:rsidR="00E36C3B" w:rsidRPr="00B92532" w:rsidRDefault="00E36C3B">
      <w:pPr>
        <w:rPr>
          <w:ins w:id="10880" w:author="Mosi Adesina Ifatunji" w:date="2025-07-10T17:08:00Z" w16du:dateUtc="2025-07-10T22:08:00Z"/>
        </w:rPr>
        <w:pPrChange w:id="10881" w:author="Mosi Adesina Ifatunji" w:date="2025-10-21T19:50:00Z" w16du:dateUtc="2025-10-22T00:50:00Z">
          <w:pPr>
            <w:spacing w:before="100" w:beforeAutospacing="1" w:after="100" w:afterAutospacing="1"/>
          </w:pPr>
        </w:pPrChange>
      </w:pPr>
      <w:ins w:id="10882" w:author="Mosi Adesina Ifatunji" w:date="2025-07-10T17:08:00Z" w16du:dateUtc="2025-07-10T22:08:00Z">
        <w:r w:rsidRPr="00B92532">
          <w:t xml:space="preserve">“Performance-based pay and the meritocracy that accompanies it are not simply technical features of a compensation system; meritocracy can also be a cultural framework. As Light, Roscigno, and Kalev note, ‘Formal meritocratic procedures and rhetoric can become an institutionalized cloak for ongoing ascriptive bias—a legitimating discourse, where managers, employers, and judges exchange symbols of meritocracy for equality... When formal procedures are in place, managers (and judges) are more apt to believe the structure is unbiased and that unequal outcomes therefore reflect differences in merit.’ The results reported here show one way that racialized practices become embedded in a performance pay </w:t>
        </w:r>
        <w:r w:rsidRPr="00B92532">
          <w:lastRenderedPageBreak/>
          <w:t>system and how cumulative advantage and social closure processes can generate what Castilla and Benard (2010) have defined (and experimentally validated) as the ‘paradox of meritocracy effect’” (Bielby 2012:28).</w:t>
        </w:r>
      </w:ins>
    </w:p>
    <w:p w14:paraId="219B0F30" w14:textId="77777777" w:rsidR="00E36C3B" w:rsidRPr="00B92532" w:rsidRDefault="00E36C3B">
      <w:pPr>
        <w:rPr>
          <w:ins w:id="10883" w:author="Mosi Adesina Ifatunji" w:date="2025-07-10T17:08:00Z" w16du:dateUtc="2025-07-10T22:08:00Z"/>
        </w:rPr>
        <w:pPrChange w:id="10884" w:author="Mosi Adesina Ifatunji" w:date="2025-10-21T19:50:00Z" w16du:dateUtc="2025-10-22T00:50:00Z">
          <w:pPr>
            <w:spacing w:before="100" w:beforeAutospacing="1" w:after="100" w:afterAutospacing="1"/>
          </w:pPr>
        </w:pPrChange>
      </w:pPr>
      <w:ins w:id="10885" w:author="Mosi Adesina Ifatunji" w:date="2025-07-10T17:08:00Z" w16du:dateUtc="2025-07-10T22:08:00Z">
        <w:r w:rsidRPr="00B92532">
          <w:t>“The merit-based rhetoric of such systems legitimates arrangements that structurally advantage whites over African Americans. A racialized approach to multicultural marketing is race-conscious in ways that disadvantage African Americans, and human resources systems that fail to assess the structural sources of that bias are race-neutral in name only, allowing the vulnerabilities faced by African Americans to persist and grow over time” (Bielby 2012:30).</w:t>
        </w:r>
      </w:ins>
    </w:p>
    <w:p w14:paraId="54A256CA" w14:textId="77777777" w:rsidR="00E36C3B" w:rsidRPr="00B92532" w:rsidRDefault="00E36C3B">
      <w:pPr>
        <w:rPr>
          <w:ins w:id="10886" w:author="Mosi Adesina Ifatunji" w:date="2025-07-10T17:08:00Z" w16du:dateUtc="2025-07-10T22:08:00Z"/>
        </w:rPr>
        <w:pPrChange w:id="10887" w:author="Mosi Adesina Ifatunji" w:date="2025-10-21T19:50:00Z" w16du:dateUtc="2025-10-22T00:50:00Z">
          <w:pPr>
            <w:spacing w:before="100" w:beforeAutospacing="1" w:after="100" w:afterAutospacing="1"/>
          </w:pPr>
        </w:pPrChange>
      </w:pPr>
      <w:ins w:id="10888" w:author="Mosi Adesina Ifatunji" w:date="2025-07-10T17:08:00Z" w16du:dateUtc="2025-07-10T22:08:00Z">
        <w:r w:rsidRPr="00B92532">
          <w:t>“In sum, the case study of GF shows how the minority vulnerability thesis applies to African Americans in a privileged profession and offers insights on how to establish racial parity in an industry that relies on an output-based performance pay system... Diversity programs and accountability structures need to be built on a premise that not all racial bias is simply cognitive, unconscious, and unintentional, and that effective interventions will require addressing head-on sources of resistance that are embedded in racially segregated social relations and power differences among professionals who are formally identical in their locations in the firm’s job structure” (Bielby 2012:30).</w:t>
        </w:r>
      </w:ins>
    </w:p>
    <w:p w14:paraId="30E27992" w14:textId="77777777" w:rsidR="0070452C" w:rsidRPr="00B92532" w:rsidRDefault="0070452C">
      <w:pPr>
        <w:rPr>
          <w:ins w:id="10889" w:author="Mosi Adesina Ifatunji" w:date="2025-07-10T17:07:00Z" w16du:dateUtc="2025-07-10T22:07:00Z"/>
        </w:rPr>
        <w:pPrChange w:id="10890" w:author="Mosi Adesina Ifatunji" w:date="2025-10-21T19:50:00Z" w16du:dateUtc="2025-10-22T00:50:00Z">
          <w:pPr>
            <w:pStyle w:val="BodyText"/>
          </w:pPr>
        </w:pPrChange>
      </w:pPr>
    </w:p>
    <w:p w14:paraId="783FC15F" w14:textId="77777777" w:rsidR="00BF5FE6" w:rsidRPr="00B92532" w:rsidRDefault="00BF5FE6">
      <w:pPr>
        <w:rPr>
          <w:ins w:id="10891" w:author="Mosi Adesina Ifatunji" w:date="2025-07-10T17:09:00Z" w16du:dateUtc="2025-07-10T22:09:00Z"/>
        </w:rPr>
        <w:pPrChange w:id="10892" w:author="Mosi Adesina Ifatunji" w:date="2025-10-21T19:50:00Z" w16du:dateUtc="2025-10-22T00:50:00Z">
          <w:pPr>
            <w:spacing w:before="100" w:beforeAutospacing="1" w:after="100" w:afterAutospacing="1"/>
          </w:pPr>
        </w:pPrChange>
      </w:pPr>
      <w:ins w:id="10893" w:author="Mosi Adesina Ifatunji" w:date="2025-07-10T17:09:00Z" w16du:dateUtc="2025-07-10T22:09:00Z">
        <w:r w:rsidRPr="00B92532">
          <w:t>Laura Giuliano, David I. Levine, and Jonathan Leonard’s study empirically links how race operates as a credential within organizations to the influence of leadership demographics by examining employee outcomes under racially matched and mismatched managers. Their findings show that seemingly neutral personnel systems reproduce advantage for whites through own-race bias, social identity threat, and traditional status hierarchies, while also highlighting the role of manager-employee demographics in shaping promotions, dismissals, and turnover—demonstrating that both structural and leadership factors sustain racial inequality (Giuliano et al. 2011:1).</w:t>
        </w:r>
      </w:ins>
    </w:p>
    <w:p w14:paraId="40EA6062" w14:textId="77777777" w:rsidR="00BF5FE6" w:rsidRPr="00B92532" w:rsidRDefault="00BF5FE6">
      <w:pPr>
        <w:rPr>
          <w:ins w:id="10894" w:author="Mosi Adesina Ifatunji" w:date="2025-07-10T17:09:00Z" w16du:dateUtc="2025-07-10T22:09:00Z"/>
        </w:rPr>
        <w:pPrChange w:id="10895" w:author="Mosi Adesina Ifatunji" w:date="2025-10-21T19:50:00Z" w16du:dateUtc="2025-10-22T00:50:00Z">
          <w:pPr>
            <w:spacing w:before="100" w:beforeAutospacing="1" w:after="100" w:afterAutospacing="1"/>
          </w:pPr>
        </w:pPrChange>
      </w:pPr>
      <w:ins w:id="10896" w:author="Mosi Adesina Ifatunji" w:date="2025-07-10T17:09:00Z" w16du:dateUtc="2025-07-10T22:09:00Z">
        <w:r w:rsidRPr="00B92532">
          <w:t>“We find a general pattern of own-race bias in that employees usually have better outcomes when they are the same race as their manager. But we do find anomalies in this pattern, particularly when the manager-employee match violates traditional racial hierarchies (for example, nonwhites managing whites)” (Giuliano et al. 2011:1).</w:t>
        </w:r>
      </w:ins>
    </w:p>
    <w:p w14:paraId="7A8067A4" w14:textId="77777777" w:rsidR="00BF5FE6" w:rsidRPr="00B92532" w:rsidRDefault="00BF5FE6">
      <w:pPr>
        <w:rPr>
          <w:ins w:id="10897" w:author="Mosi Adesina Ifatunji" w:date="2025-07-10T17:09:00Z" w16du:dateUtc="2025-07-10T22:09:00Z"/>
        </w:rPr>
        <w:pPrChange w:id="10898" w:author="Mosi Adesina Ifatunji" w:date="2025-10-21T19:50:00Z" w16du:dateUtc="2025-10-22T00:50:00Z">
          <w:pPr>
            <w:spacing w:before="100" w:beforeAutospacing="1" w:after="100" w:afterAutospacing="1"/>
          </w:pPr>
        </w:pPrChange>
      </w:pPr>
      <w:ins w:id="10899" w:author="Mosi Adesina Ifatunji" w:date="2025-07-10T17:09:00Z" w16du:dateUtc="2025-07-10T22:09:00Z">
        <w:r w:rsidRPr="00B92532">
          <w:t>“Our main results are generally consistent with theories that assume own-race bias. We find own-race bias in nine of the 12 cases examined (three outcomes, four race groups). But we also find anomalies in this pattern, and interestingly these anomalies are all consistent with status and social identity theories. Such theories suggest that racial differences may evoke different responses in norm-breaking relationships (minorities managing whites, for example) than in relationships that conform to traditional hierarchies. These theories could thus explain two of our most striking findings. First, when white employees work under other-race managers, they have similar or even better outcomes than when they work under white managers. But second, despite this preferential treatment, white employees still appear to harbor the strongest bias against other-race managers” (Giuliano et al. 2011:2).</w:t>
        </w:r>
      </w:ins>
    </w:p>
    <w:p w14:paraId="2B14E8D4" w14:textId="77777777" w:rsidR="00BF5FE6" w:rsidRPr="00B92532" w:rsidRDefault="00BF5FE6">
      <w:pPr>
        <w:rPr>
          <w:ins w:id="10900" w:author="Mosi Adesina Ifatunji" w:date="2025-07-10T17:09:00Z" w16du:dateUtc="2025-07-10T22:09:00Z"/>
        </w:rPr>
        <w:pPrChange w:id="10901" w:author="Mosi Adesina Ifatunji" w:date="2025-10-21T19:50:00Z" w16du:dateUtc="2025-10-22T00:50:00Z">
          <w:pPr>
            <w:spacing w:before="100" w:beforeAutospacing="1" w:after="100" w:afterAutospacing="1"/>
          </w:pPr>
        </w:pPrChange>
      </w:pPr>
      <w:ins w:id="10902" w:author="Mosi Adesina Ifatunji" w:date="2025-07-10T17:09:00Z" w16du:dateUtc="2025-07-10T22:09:00Z">
        <w:r w:rsidRPr="00B92532">
          <w:t xml:space="preserve">“Further analysis suggests bias may be strongest among white employees. We find that for whites alone, having an own-race manager significantly reduces the probability that ‘dissatisfaction with supervisor’ is given as the reason for quitting. Moreover, we find evidence that white </w:t>
        </w:r>
        <w:proofErr w:type="gramStart"/>
        <w:r w:rsidRPr="00B92532">
          <w:t>job-seekers</w:t>
        </w:r>
        <w:proofErr w:type="gramEnd"/>
        <w:r w:rsidRPr="00B92532">
          <w:t xml:space="preserve"> self-select into workplaces based on preferences for own-race </w:t>
        </w:r>
        <w:r w:rsidRPr="00B92532">
          <w:lastRenderedPageBreak/>
          <w:t>managers, and, hence, that the own-race effect on quit rates may understate the level of own-race bias among white workers” (Giuliano et al. 2011:2).</w:t>
        </w:r>
      </w:ins>
    </w:p>
    <w:p w14:paraId="5C34D638" w14:textId="77777777" w:rsidR="00BF5FE6" w:rsidRPr="00B92532" w:rsidRDefault="00BF5FE6">
      <w:pPr>
        <w:rPr>
          <w:ins w:id="10903" w:author="Mosi Adesina Ifatunji" w:date="2025-07-10T17:09:00Z" w16du:dateUtc="2025-07-10T22:09:00Z"/>
        </w:rPr>
        <w:pPrChange w:id="10904" w:author="Mosi Adesina Ifatunji" w:date="2025-10-21T19:50:00Z" w16du:dateUtc="2025-10-22T00:50:00Z">
          <w:pPr>
            <w:spacing w:before="100" w:beforeAutospacing="1" w:after="100" w:afterAutospacing="1"/>
          </w:pPr>
        </w:pPrChange>
      </w:pPr>
      <w:ins w:id="10905" w:author="Mosi Adesina Ifatunji" w:date="2025-07-10T17:09:00Z" w16du:dateUtc="2025-07-10T22:09:00Z">
        <w:r w:rsidRPr="00B92532">
          <w:t>“Black, Hispanic, and Asian employees have lower relative rates of dismissal and higher relative rates of promotion when their manager is the same race. The evidence of own-race bias is particularly strong for blacks; the relative dismissal rate of blacks is 19 percent lower under black managers than nonblack managers, and the relative promotion rate is 79 percent higher. On the other hand, the pattern of bias is the opposite for white employees. Under own-race managers, whites have relative outcomes that are similar or even worse than under other-race managers” (Giuliano et al. 2011:2).</w:t>
        </w:r>
      </w:ins>
    </w:p>
    <w:p w14:paraId="720B0DF0" w14:textId="77777777" w:rsidR="00BF5FE6" w:rsidRPr="00B92532" w:rsidRDefault="00BF5FE6">
      <w:pPr>
        <w:rPr>
          <w:ins w:id="10906" w:author="Mosi Adesina Ifatunji" w:date="2025-07-10T17:09:00Z" w16du:dateUtc="2025-07-10T22:09:00Z"/>
        </w:rPr>
        <w:pPrChange w:id="10907" w:author="Mosi Adesina Ifatunji" w:date="2025-10-21T19:50:00Z" w16du:dateUtc="2025-10-22T00:50:00Z">
          <w:pPr>
            <w:spacing w:before="100" w:beforeAutospacing="1" w:after="100" w:afterAutospacing="1"/>
          </w:pPr>
        </w:pPrChange>
      </w:pPr>
      <w:ins w:id="10908" w:author="Mosi Adesina Ifatunji" w:date="2025-07-10T17:09:00Z" w16du:dateUtc="2025-07-10T22:09:00Z">
        <w:r w:rsidRPr="00B92532">
          <w:t>“In sum, we find a consistent pattern of own-race bias across all three outcomes and across both employees and managers. But there are anomalies in this pattern. In quits (employee decisions), we find evidence of modest own-race biases among white, Hispanic, and Asian employees. But we do not find bias among black employees. In dismissals and promotions (managerial decisions), we find a common pattern. On one hand, we find evidence of managerial bias in that black, Hispanic, and Asian employees are relatively less likely to be dismissed and more likely to be promoted when their manager is the same race. However, we also find that white employees have similar or better relative outcomes under minority managers than under white managers” (Giuliano et al. 2011:43).</w:t>
        </w:r>
      </w:ins>
    </w:p>
    <w:p w14:paraId="2D22AA19" w14:textId="77777777" w:rsidR="00BF5FE6" w:rsidRPr="00B92532" w:rsidRDefault="00BF5FE6">
      <w:pPr>
        <w:rPr>
          <w:ins w:id="10909" w:author="Mosi Adesina Ifatunji" w:date="2025-07-10T17:09:00Z" w16du:dateUtc="2025-07-10T22:09:00Z"/>
        </w:rPr>
        <w:pPrChange w:id="10910" w:author="Mosi Adesina Ifatunji" w:date="2025-10-21T19:50:00Z" w16du:dateUtc="2025-10-22T00:50:00Z">
          <w:pPr>
            <w:spacing w:before="100" w:beforeAutospacing="1" w:after="100" w:afterAutospacing="1"/>
          </w:pPr>
        </w:pPrChange>
      </w:pPr>
      <w:ins w:id="10911" w:author="Mosi Adesina Ifatunji" w:date="2025-07-10T17:09:00Z" w16du:dateUtc="2025-07-10T22:09:00Z">
        <w:r w:rsidRPr="00B92532">
          <w:t>“We find evidence of selection bias for white employees, but not for employees of other races. For white employees, the effect of having an own-race manager on their quit rate is significantly larger when the manager in question is new. Among white employees who still have their hiring managers, the relative quit rate of whites is only 4 percent lower under white managers compared to nonwhite managers. Among white employees who have received new managers, there is a 14 percent difference. We interpret this result as evidence that white employees who dislike working for nonwhite managers often avoid working for such managers in the first place, and that when such whites involuntarily find themselves working for a nonwhite manager, their quit rate increases substantially” (Giuliano et al. 2011:45).</w:t>
        </w:r>
      </w:ins>
    </w:p>
    <w:p w14:paraId="25E448F1" w14:textId="77777777" w:rsidR="00BF5FE6" w:rsidRPr="00B92532" w:rsidRDefault="00BF5FE6">
      <w:pPr>
        <w:rPr>
          <w:ins w:id="10912" w:author="Mosi Adesina Ifatunji" w:date="2025-07-10T17:09:00Z" w16du:dateUtc="2025-07-10T22:09:00Z"/>
        </w:rPr>
        <w:pPrChange w:id="10913" w:author="Mosi Adesina Ifatunji" w:date="2025-10-21T19:50:00Z" w16du:dateUtc="2025-10-22T00:50:00Z">
          <w:pPr>
            <w:spacing w:before="100" w:beforeAutospacing="1" w:after="100" w:afterAutospacing="1"/>
          </w:pPr>
        </w:pPrChange>
      </w:pPr>
      <w:ins w:id="10914" w:author="Mosi Adesina Ifatunji" w:date="2025-07-10T17:09:00Z" w16du:dateUtc="2025-07-10T22:09:00Z">
        <w:r w:rsidRPr="00B92532">
          <w:t>“Further analysis of quits suggests that own-race bias is strongest among white employees. First, for whites alone, having a different-race manager doubles the likelihood that ‘dissatisfaction with supervisor’ is reported as the reason for quitting... Why would own-race bias be stronger among whites than other race groups? Our finding that whites are, if anything, treated more favorably by nonwhite managers suggests that such a bias is not a response to differential treatment by managers. However, identity theory suggests a stronger bias could come from a combination of two things. Whites may be subject both to own-race bias and to a status threat produced by a nontraditional hierarchy (minorities managing whites)” (Giuliano et al. 2011:49).</w:t>
        </w:r>
      </w:ins>
    </w:p>
    <w:p w14:paraId="41CF0072" w14:textId="77777777" w:rsidR="00BF5FE6" w:rsidRPr="00B92532" w:rsidRDefault="00BF5FE6">
      <w:pPr>
        <w:rPr>
          <w:ins w:id="10915" w:author="Mosi Adesina Ifatunji" w:date="2025-07-10T17:09:00Z" w16du:dateUtc="2025-07-10T22:09:00Z"/>
        </w:rPr>
        <w:pPrChange w:id="10916" w:author="Mosi Adesina Ifatunji" w:date="2025-10-21T19:50:00Z" w16du:dateUtc="2025-10-22T00:50:00Z">
          <w:pPr>
            <w:spacing w:before="100" w:beforeAutospacing="1" w:after="100" w:afterAutospacing="1"/>
          </w:pPr>
        </w:pPrChange>
      </w:pPr>
      <w:ins w:id="10917" w:author="Mosi Adesina Ifatunji" w:date="2025-07-10T17:09:00Z" w16du:dateUtc="2025-07-10T22:09:00Z">
        <w:r w:rsidRPr="00B92532">
          <w:t xml:space="preserve">“In dismissals and promotions, our second basic finding is that white employees with other-race managers have relative outcomes that are similar or better than the outcomes of whites with white managers. This result cannot be explained by theories of own-race bias. However, status and identity theories provide a plausible explanation. These theories suggest nonwhite managers may find that white employees are less willing to accept their authority and are more likely to quit. What’s more, nonwhite managers who exercise authority over whites may find that such norm-breaking relationships cause anxiety and psychological discomfort. Hence, even if nonwhite managers hold own-race biases, these factors might still lead them to </w:t>
        </w:r>
        <w:r w:rsidRPr="00B92532">
          <w:lastRenderedPageBreak/>
          <w:t>be relatively deferential toward whites and so dismiss whites less often and promote them more often” (Giuliano et al. 2011:49).</w:t>
        </w:r>
      </w:ins>
    </w:p>
    <w:p w14:paraId="477B2A9D" w14:textId="77777777" w:rsidR="0070452C" w:rsidRPr="00B92532" w:rsidRDefault="0070452C">
      <w:pPr>
        <w:rPr>
          <w:ins w:id="10918" w:author="Mosi Adesina Ifatunji" w:date="2025-07-10T17:09:00Z" w16du:dateUtc="2025-07-10T22:09:00Z"/>
        </w:rPr>
        <w:pPrChange w:id="10919" w:author="Mosi Adesina Ifatunji" w:date="2025-10-21T19:50:00Z" w16du:dateUtc="2025-10-22T00:50:00Z">
          <w:pPr>
            <w:pStyle w:val="BodyText"/>
          </w:pPr>
        </w:pPrChange>
      </w:pPr>
    </w:p>
    <w:p w14:paraId="4810FFDE" w14:textId="77777777" w:rsidR="00714A48" w:rsidRPr="00B92532" w:rsidRDefault="00714A48">
      <w:pPr>
        <w:rPr>
          <w:ins w:id="10920" w:author="Mosi Adesina Ifatunji" w:date="2025-07-10T17:12:00Z" w16du:dateUtc="2025-07-10T22:12:00Z"/>
        </w:rPr>
        <w:pPrChange w:id="10921" w:author="Mosi Adesina Ifatunji" w:date="2025-10-21T19:50:00Z" w16du:dateUtc="2025-10-22T00:50:00Z">
          <w:pPr>
            <w:pStyle w:val="BodyText"/>
          </w:pPr>
        </w:pPrChange>
      </w:pPr>
    </w:p>
    <w:p w14:paraId="1A80826A" w14:textId="77777777" w:rsidR="00FB32E1" w:rsidRPr="00B92532" w:rsidRDefault="00FB32E1">
      <w:pPr>
        <w:rPr>
          <w:ins w:id="10922" w:author="Mosi Adesina Ifatunji" w:date="2025-07-10T17:12:00Z" w16du:dateUtc="2025-07-10T22:12:00Z"/>
        </w:rPr>
        <w:pPrChange w:id="10923" w:author="Mosi Adesina Ifatunji" w:date="2025-10-21T19:50:00Z" w16du:dateUtc="2025-10-22T00:50:00Z">
          <w:pPr>
            <w:spacing w:before="100" w:beforeAutospacing="1" w:after="100" w:afterAutospacing="1"/>
          </w:pPr>
        </w:pPrChange>
      </w:pPr>
      <w:ins w:id="10924" w:author="Mosi Adesina Ifatunji" w:date="2025-07-10T17:12:00Z" w16du:dateUtc="2025-07-10T22:12:00Z">
        <w:r w:rsidRPr="00B92532">
          <w:t>Jee-Yeon K. Lehmann’s study shows how formal efforts to diversify hiring can coexist with informal, decentralized promotion systems that ultimately reproduce racial stratification. Through a dynamic model and empirical data on early legal careers, Lehmann demonstrates that even as organizations appear meritocratic or inclusive, minorities are systemically channeled into lower-value assignments and denied advancement—linking Ray’s account of Whiteness as credentialized advantage with Hambrick and Mason’s insight that organizational outcomes reflect the cognitive and demographic biases of decision-makers (Lehmann 2011:2–3).</w:t>
        </w:r>
      </w:ins>
    </w:p>
    <w:p w14:paraId="4F17D035" w14:textId="77777777" w:rsidR="00FB32E1" w:rsidRPr="00B92532" w:rsidRDefault="00FB32E1">
      <w:pPr>
        <w:rPr>
          <w:ins w:id="10925" w:author="Mosi Adesina Ifatunji" w:date="2025-07-10T17:12:00Z" w16du:dateUtc="2025-07-10T22:12:00Z"/>
        </w:rPr>
        <w:pPrChange w:id="10926" w:author="Mosi Adesina Ifatunji" w:date="2025-10-21T19:50:00Z" w16du:dateUtc="2025-10-22T00:50:00Z">
          <w:pPr>
            <w:spacing w:before="100" w:beforeAutospacing="1" w:after="100" w:afterAutospacing="1"/>
          </w:pPr>
        </w:pPrChange>
      </w:pPr>
      <w:ins w:id="10927" w:author="Mosi Adesina Ifatunji" w:date="2025-07-10T17:12:00Z" w16du:dateUtc="2025-07-10T22:12:00Z">
        <w:r w:rsidRPr="00B92532">
          <w:t>“I develop a dynamic model of statistical discrimination in which firms diversify their workforce by lowering the hiring standard for blacks. Despite such a diversity goal at hiring, task assignment and promotion decisions are not constrained by this policy. Under such institutional setting, the model predicts that although blacks are more likely to be hired compared to observably similar whites, they are more likely to be placed in worse tasks and less likely to be promoted conditional on the same set of observables. However, conditional on task assignment, blacks and whites face similar promotion rates” (Lehmann 2011:2).</w:t>
        </w:r>
      </w:ins>
    </w:p>
    <w:p w14:paraId="5F9B67D4" w14:textId="77777777" w:rsidR="00FB32E1" w:rsidRPr="00B92532" w:rsidRDefault="00FB32E1">
      <w:pPr>
        <w:rPr>
          <w:ins w:id="10928" w:author="Mosi Adesina Ifatunji" w:date="2025-07-10T17:12:00Z" w16du:dateUtc="2025-07-10T22:12:00Z"/>
        </w:rPr>
        <w:pPrChange w:id="10929" w:author="Mosi Adesina Ifatunji" w:date="2025-10-21T19:50:00Z" w16du:dateUtc="2025-10-22T00:50:00Z">
          <w:pPr>
            <w:spacing w:before="100" w:beforeAutospacing="1" w:after="100" w:afterAutospacing="1"/>
          </w:pPr>
        </w:pPrChange>
      </w:pPr>
      <w:ins w:id="10930" w:author="Mosi Adesina Ifatunji" w:date="2025-07-10T17:12:00Z" w16du:dateUtc="2025-07-10T22:12:00Z">
        <w:r w:rsidRPr="00B92532">
          <w:t>“My model incorporates hiring, task assignment, and promotion in the presence of a firm-wide hiring policy that raises the hiring rates of a minority group (e.g. black). Despite such a diversity goal at hiring, task assignment and promotion decisions are not constrained by this policy. Within such an institutional framework, the model predicts that although blacks are more likely to be hired than observably similar whites, blacks are assigned to worse tasks even conditional on the same set of observables. Since better tasks allow associates to develop skills necessary for promotion more easily, blacks will be much less likely to become a partner compared to whites with similar credentials. Yet conditional on the task assignment, blacks and whites should face similar promotion rates” (Lehmann 2011:3).</w:t>
        </w:r>
      </w:ins>
    </w:p>
    <w:p w14:paraId="67EB2367" w14:textId="77777777" w:rsidR="00FB32E1" w:rsidRPr="00B92532" w:rsidRDefault="00FB32E1">
      <w:pPr>
        <w:rPr>
          <w:ins w:id="10931" w:author="Mosi Adesina Ifatunji" w:date="2025-07-10T17:12:00Z" w16du:dateUtc="2025-07-10T22:12:00Z"/>
        </w:rPr>
        <w:pPrChange w:id="10932" w:author="Mosi Adesina Ifatunji" w:date="2025-10-21T19:50:00Z" w16du:dateUtc="2025-10-22T00:50:00Z">
          <w:pPr>
            <w:spacing w:before="100" w:beforeAutospacing="1" w:after="100" w:afterAutospacing="1"/>
          </w:pPr>
        </w:pPrChange>
      </w:pPr>
      <w:ins w:id="10933" w:author="Mosi Adesina Ifatunji" w:date="2025-07-10T17:12:00Z" w16du:dateUtc="2025-07-10T22:12:00Z">
        <w:r w:rsidRPr="00B92532">
          <w:t xml:space="preserve">“However, most of Sander’s critics suggest that there may be more complex sources of high attrition and low partnership among black lawyers. </w:t>
        </w:r>
        <w:proofErr w:type="gramStart"/>
        <w:r w:rsidRPr="00B92532">
          <w:t>In particular, they</w:t>
        </w:r>
        <w:proofErr w:type="gramEnd"/>
        <w:r w:rsidRPr="00B92532">
          <w:t xml:space="preserve"> highlight the distinction between an institutional hiring process and partner-directed work assignment and training. Critics generally concede the raw numbers. But they offer different reasons for the gap between hiring and promotion. Some point to old-fashioned racism. Others say that firms act institutionally in hiring but leave work assignments to individual partners. Those partners often provide poor training, rote assignments and little mentoring to minority lawyers” (Lehmann 2011:3–4).</w:t>
        </w:r>
      </w:ins>
    </w:p>
    <w:p w14:paraId="42BA1C21" w14:textId="77777777" w:rsidR="00FB32E1" w:rsidRPr="00B92532" w:rsidRDefault="00FB32E1">
      <w:pPr>
        <w:rPr>
          <w:ins w:id="10934" w:author="Mosi Adesina Ifatunji" w:date="2025-07-10T17:12:00Z" w16du:dateUtc="2025-07-10T22:12:00Z"/>
        </w:rPr>
        <w:pPrChange w:id="10935" w:author="Mosi Adesina Ifatunji" w:date="2025-10-21T19:50:00Z" w16du:dateUtc="2025-10-22T00:50:00Z">
          <w:pPr>
            <w:spacing w:before="100" w:beforeAutospacing="1" w:after="100" w:afterAutospacing="1"/>
          </w:pPr>
        </w:pPrChange>
      </w:pPr>
      <w:ins w:id="10936" w:author="Mosi Adesina Ifatunji" w:date="2025-07-10T17:12:00Z" w16du:dateUtc="2025-07-10T22:12:00Z">
        <w:r w:rsidRPr="00B92532">
          <w:t xml:space="preserve">“Task assignment and promotion may not reflect such diversity efforts at hiring for a variety of reasons. First, as suggested by those in the legal profession, firms may act institutionally in hiring while job assignments are decentralized to individual partners. In large firms, especially, a central hiring committee of seniors and individuals from the human resources group set recruiting and hiring agendas. To increase the diversity of its hiring class, the firm might choose to increase the number of minorities hired by decreasing their hiring standard below that of whites (‘affirmative action’). Senior/partners know that affirmative action has been used in hiring, and therefore, minority hires are less qualified than members of the </w:t>
        </w:r>
        <w:r w:rsidRPr="00B92532">
          <w:lastRenderedPageBreak/>
          <w:t>majority group on average. Then these partners may be more likely to offer rote assignments and little mentoring to minorities. Since the hiring committee cannot fully oversee or dictate the daily interactions between the seniors and the new hires, it may not be able to counter these tendencies” (Lehmann 2011:5).</w:t>
        </w:r>
      </w:ins>
    </w:p>
    <w:p w14:paraId="78D60589" w14:textId="77777777" w:rsidR="00FB32E1" w:rsidRPr="00B92532" w:rsidRDefault="00FB32E1">
      <w:pPr>
        <w:rPr>
          <w:ins w:id="10937" w:author="Mosi Adesina Ifatunji" w:date="2025-07-10T17:12:00Z" w16du:dateUtc="2025-07-10T22:12:00Z"/>
        </w:rPr>
        <w:pPrChange w:id="10938" w:author="Mosi Adesina Ifatunji" w:date="2025-10-21T19:50:00Z" w16du:dateUtc="2025-10-22T00:50:00Z">
          <w:pPr>
            <w:spacing w:before="100" w:beforeAutospacing="1" w:after="100" w:afterAutospacing="1"/>
          </w:pPr>
        </w:pPrChange>
      </w:pPr>
      <w:ins w:id="10939" w:author="Mosi Adesina Ifatunji" w:date="2025-07-10T17:12:00Z" w16du:dateUtc="2025-07-10T22:12:00Z">
        <w:r w:rsidRPr="00B92532">
          <w:t>“For any combination of these reasons and others, task assignments and promotion may reflect the firm’s efforts to diversify its hiring class” (Lehmann 2011:6).</w:t>
        </w:r>
      </w:ins>
    </w:p>
    <w:p w14:paraId="459F5A05" w14:textId="77777777" w:rsidR="00FB32E1" w:rsidRPr="00B92532" w:rsidRDefault="00FB32E1">
      <w:pPr>
        <w:rPr>
          <w:ins w:id="10940" w:author="Mosi Adesina Ifatunji" w:date="2025-07-10T17:12:00Z" w16du:dateUtc="2025-07-10T22:12:00Z"/>
        </w:rPr>
        <w:pPrChange w:id="10941" w:author="Mosi Adesina Ifatunji" w:date="2025-10-21T19:50:00Z" w16du:dateUtc="2025-10-22T00:50:00Z">
          <w:pPr>
            <w:spacing w:before="100" w:beforeAutospacing="1" w:after="100" w:afterAutospacing="1"/>
          </w:pPr>
        </w:pPrChange>
      </w:pPr>
      <w:ins w:id="10942" w:author="Mosi Adesina Ifatunji" w:date="2025-07-10T17:12:00Z" w16du:dateUtc="2025-07-10T22:12:00Z">
        <w:r w:rsidRPr="00B92532">
          <w:t>“Conditional on observable credentials (e.g. GPA, law school ranking, law review), black lawyers are 7 to 30 percentage points more likely to be hired at the largest law firms. However, they are assigned to worse tasks and are less likely to be a partner. This black-white difference in promotion rates can be explained by quality differences in task assignments early in the associates’ careers even controlling for measures of effort and career preferences. Results from this paper provide a unique explanation for the underrepresentation of minorities at the top of professional ladders by revealing how incompatible strategies in job assignment can reduce the number of minority promotions compared to the case without affirmative action” (Lehmann 2011:2).</w:t>
        </w:r>
      </w:ins>
    </w:p>
    <w:p w14:paraId="0D4D5866" w14:textId="77777777" w:rsidR="00FB32E1" w:rsidRPr="00B92532" w:rsidRDefault="00FB32E1">
      <w:pPr>
        <w:rPr>
          <w:ins w:id="10943" w:author="Mosi Adesina Ifatunji" w:date="2025-07-10T17:12:00Z" w16du:dateUtc="2025-07-10T22:12:00Z"/>
        </w:rPr>
        <w:pPrChange w:id="10944" w:author="Mosi Adesina Ifatunji" w:date="2025-10-21T19:50:00Z" w16du:dateUtc="2025-10-22T00:50:00Z">
          <w:pPr>
            <w:spacing w:before="100" w:beforeAutospacing="1" w:after="100" w:afterAutospacing="1"/>
          </w:pPr>
        </w:pPrChange>
      </w:pPr>
      <w:ins w:id="10945" w:author="Mosi Adesina Ifatunji" w:date="2025-07-10T17:12:00Z" w16du:dateUtc="2025-07-10T22:12:00Z">
        <w:r w:rsidRPr="00B92532">
          <w:t>“Even as organizations appear to diversify their workforce through hiring policies, assignment to less challenging work and limited mentorship mean minorities do not acquire the experience or visibility necessary for promotion, leading to persistent underrepresentation at senior levels despite apparent equality at entry” (Lehmann 2011:51).</w:t>
        </w:r>
      </w:ins>
    </w:p>
    <w:p w14:paraId="6B44E7B7" w14:textId="77777777" w:rsidR="00FB32E1" w:rsidRPr="00B92532" w:rsidRDefault="00FB32E1">
      <w:pPr>
        <w:rPr>
          <w:ins w:id="10946" w:author="Mosi Adesina Ifatunji" w:date="2025-07-10T17:12:00Z" w16du:dateUtc="2025-07-10T22:12:00Z"/>
        </w:rPr>
        <w:pPrChange w:id="10947" w:author="Mosi Adesina Ifatunji" w:date="2025-10-21T19:50:00Z" w16du:dateUtc="2025-10-22T00:50:00Z">
          <w:pPr>
            <w:spacing w:before="100" w:beforeAutospacing="1" w:after="100" w:afterAutospacing="1"/>
          </w:pPr>
        </w:pPrChange>
      </w:pPr>
      <w:ins w:id="10948" w:author="Mosi Adesina Ifatunji" w:date="2025-07-10T17:12:00Z" w16du:dateUtc="2025-07-10T22:12:00Z">
        <w:r w:rsidRPr="00B92532">
          <w:t>“Finally, although I find evidence for lower hiring standards for blacks in large law firms, controlling for task assignments, GPA and law school rankings have minimal impact on promotion rates at best. Therefore, the argument that underrepresentation of minorities at the top of professional ladders is merely a reflection of minorities’ lack of qualifications seems to be an overly simple representation of reality. This paper suggests that rational biases against minorities can lead to worse terms and conditions of employment that afford minorities less opportunities for advancement even when there is an effort to increase their hiring at the beginning of their careers” (Lehmann 2011:51).</w:t>
        </w:r>
      </w:ins>
    </w:p>
    <w:p w14:paraId="7DF7B1C7" w14:textId="77777777" w:rsidR="00406765" w:rsidRPr="00B92532" w:rsidRDefault="00406765">
      <w:pPr>
        <w:rPr>
          <w:ins w:id="10949" w:author="Mosi Adesina Ifatunji" w:date="2025-07-10T17:12:00Z" w16du:dateUtc="2025-07-10T22:12:00Z"/>
        </w:rPr>
        <w:pPrChange w:id="10950" w:author="Mosi Adesina Ifatunji" w:date="2025-10-21T19:50:00Z" w16du:dateUtc="2025-10-22T00:50:00Z">
          <w:pPr>
            <w:pStyle w:val="BodyText"/>
          </w:pPr>
        </w:pPrChange>
      </w:pPr>
    </w:p>
    <w:p w14:paraId="25FEBF8B" w14:textId="77777777" w:rsidR="00406765" w:rsidRPr="00B92532" w:rsidRDefault="00406765">
      <w:pPr>
        <w:rPr>
          <w:ins w:id="10951" w:author="Mosi Adesina Ifatunji" w:date="2025-07-10T17:19:00Z" w16du:dateUtc="2025-07-10T22:19:00Z"/>
        </w:rPr>
        <w:pPrChange w:id="10952" w:author="Mosi Adesina Ifatunji" w:date="2025-10-21T19:50:00Z" w16du:dateUtc="2025-10-22T00:50:00Z">
          <w:pPr>
            <w:pStyle w:val="BodyText"/>
          </w:pPr>
        </w:pPrChange>
      </w:pPr>
    </w:p>
    <w:p w14:paraId="631EFE0B" w14:textId="77777777" w:rsidR="00F745B5" w:rsidRPr="00B92532" w:rsidRDefault="00F745B5">
      <w:pPr>
        <w:rPr>
          <w:ins w:id="10953" w:author="Mosi Adesina Ifatunji" w:date="2025-07-10T17:19:00Z" w16du:dateUtc="2025-07-10T22:19:00Z"/>
        </w:rPr>
        <w:pPrChange w:id="10954" w:author="Mosi Adesina Ifatunji" w:date="2025-10-21T19:50:00Z" w16du:dateUtc="2025-10-22T00:50:00Z">
          <w:pPr>
            <w:spacing w:before="100" w:beforeAutospacing="1" w:after="100" w:afterAutospacing="1"/>
          </w:pPr>
        </w:pPrChange>
      </w:pPr>
      <w:ins w:id="10955" w:author="Mosi Adesina Ifatunji" w:date="2025-07-10T17:19:00Z" w16du:dateUtc="2025-07-10T22:19:00Z">
        <w:r w:rsidRPr="00B92532">
          <w:t xml:space="preserve">David Maume’s article shows that increased minority representation in management does not necessarily disrupt entrenched patterns of racial advantage or transform organizational authority. </w:t>
        </w:r>
        <w:proofErr w:type="spellStart"/>
        <w:r w:rsidRPr="00B92532">
          <w:t>Maume’s</w:t>
        </w:r>
        <w:proofErr w:type="spellEnd"/>
        <w:r w:rsidRPr="00B92532">
          <w:t xml:space="preserve"> empirical analysis reveals that, while minorities reach some managerial positions, they remain concentrated in less prestigious roles, are given fewer resources, face greater job insecurity, and are often tasked with supervising other minorities in devalued jobs. These findings connect Ray’s analysis of Whiteness as an organizational asset and Hambrick and Mason’s emphasis on the reproduction of leadership traits through managerial selection, by demonstrating how organizational and demographic logics combine to limit real change (</w:t>
        </w:r>
        <w:proofErr w:type="spellStart"/>
        <w:r w:rsidRPr="00B92532">
          <w:t>Maume</w:t>
        </w:r>
        <w:proofErr w:type="spellEnd"/>
        <w:r w:rsidRPr="00B92532">
          <w:t xml:space="preserve"> 2012:198–199).</w:t>
        </w:r>
      </w:ins>
    </w:p>
    <w:p w14:paraId="3704D8DE" w14:textId="77777777" w:rsidR="00F745B5" w:rsidRPr="00B92532" w:rsidRDefault="00F745B5">
      <w:pPr>
        <w:rPr>
          <w:ins w:id="10956" w:author="Mosi Adesina Ifatunji" w:date="2025-07-10T17:19:00Z" w16du:dateUtc="2025-07-10T22:19:00Z"/>
        </w:rPr>
        <w:pPrChange w:id="10957" w:author="Mosi Adesina Ifatunji" w:date="2025-10-21T19:50:00Z" w16du:dateUtc="2025-10-22T00:50:00Z">
          <w:pPr>
            <w:spacing w:before="100" w:beforeAutospacing="1" w:after="100" w:afterAutospacing="1"/>
          </w:pPr>
        </w:pPrChange>
      </w:pPr>
      <w:ins w:id="10958" w:author="Mosi Adesina Ifatunji" w:date="2025-07-10T17:19:00Z" w16du:dateUtc="2025-07-10T22:19:00Z">
        <w:r w:rsidRPr="00B92532">
          <w:t xml:space="preserve">“On balance, this study finds more support for the pessimistic view of the minority presence in management, in that racial wage inequality is as large among supervisors as among </w:t>
        </w:r>
        <w:proofErr w:type="spellStart"/>
        <w:r w:rsidRPr="00B92532">
          <w:t>nonsupervisors</w:t>
        </w:r>
        <w:proofErr w:type="spellEnd"/>
        <w:r w:rsidRPr="00B92532">
          <w:t>, and minority supervisors get less challenging job assignments and are more vulnerable to layoffs than white supervisors. Among subordinates, this study finds support for ‘bottom-up ascription’ processes, in that minority workers who report to a minority boss earn less despite being more committed workers” (</w:t>
        </w:r>
        <w:proofErr w:type="spellStart"/>
        <w:r w:rsidRPr="00B92532">
          <w:t>Maume</w:t>
        </w:r>
        <w:proofErr w:type="spellEnd"/>
        <w:r w:rsidRPr="00B92532">
          <w:t xml:space="preserve"> 2012:198).</w:t>
        </w:r>
      </w:ins>
    </w:p>
    <w:p w14:paraId="50009391" w14:textId="77777777" w:rsidR="00F745B5" w:rsidRPr="00B92532" w:rsidRDefault="00F745B5">
      <w:pPr>
        <w:rPr>
          <w:ins w:id="10959" w:author="Mosi Adesina Ifatunji" w:date="2025-07-10T17:19:00Z" w16du:dateUtc="2025-07-10T22:19:00Z"/>
        </w:rPr>
        <w:pPrChange w:id="10960" w:author="Mosi Adesina Ifatunji" w:date="2025-10-21T19:50:00Z" w16du:dateUtc="2025-10-22T00:50:00Z">
          <w:pPr>
            <w:spacing w:before="100" w:beforeAutospacing="1" w:after="100" w:afterAutospacing="1"/>
          </w:pPr>
        </w:pPrChange>
      </w:pPr>
      <w:ins w:id="10961" w:author="Mosi Adesina Ifatunji" w:date="2025-07-10T17:19:00Z" w16du:dateUtc="2025-07-10T22:19:00Z">
        <w:r w:rsidRPr="00B92532">
          <w:lastRenderedPageBreak/>
          <w:t>“Stainback and Tomaskovic-Devey’s analysis revealed that white men retained their advantaged positions in ‘old’ goods-producing industries, whereas African Americans and white women rapidly increased their managerial presence in the growing (but lower-paying) personal and social service industries...Collins (1997) puts a human face on these findings in her interviews with black corporate executives, many of whom were the highest-ranking African Americans in their respective Fortune 500 firms...Although Collins’s informants earned comfortable salaries, they had been placed in ‘racialized jobs’ that responded to the concerns of African Americans, as opposed to whites who worked in jobs with wider constituencies...by the end of their careers, African Americans were more limited than whites in how high they could rise within the firm, and they grew resentful as others were groomed to be CEOs of their respective firms (see Cose 1993)” (</w:t>
        </w:r>
        <w:proofErr w:type="spellStart"/>
        <w:r w:rsidRPr="00B92532">
          <w:t>Maume</w:t>
        </w:r>
        <w:proofErr w:type="spellEnd"/>
        <w:r w:rsidRPr="00B92532">
          <w:t xml:space="preserve"> 2012:200).</w:t>
        </w:r>
      </w:ins>
    </w:p>
    <w:p w14:paraId="4129F020" w14:textId="77777777" w:rsidR="00F745B5" w:rsidRPr="00B92532" w:rsidRDefault="00F745B5">
      <w:pPr>
        <w:rPr>
          <w:ins w:id="10962" w:author="Mosi Adesina Ifatunji" w:date="2025-07-10T17:19:00Z" w16du:dateUtc="2025-07-10T22:19:00Z"/>
        </w:rPr>
        <w:pPrChange w:id="10963" w:author="Mosi Adesina Ifatunji" w:date="2025-10-21T19:50:00Z" w16du:dateUtc="2025-10-22T00:50:00Z">
          <w:pPr>
            <w:spacing w:before="100" w:beforeAutospacing="1" w:after="100" w:afterAutospacing="1"/>
          </w:pPr>
        </w:pPrChange>
      </w:pPr>
      <w:ins w:id="10964" w:author="Mosi Adesina Ifatunji" w:date="2025-07-10T17:19:00Z" w16du:dateUtc="2025-07-10T22:19:00Z">
        <w:r w:rsidRPr="00B92532">
          <w:t>“Furthermore, when minorities do get promoted into management, they typically manage minority subordinates who are themselves poorly paid and immobile (Elliott and Smith 2001; R. Smith and Elliott 2002; Tomaskovic-Devey 1993)” (</w:t>
        </w:r>
        <w:proofErr w:type="spellStart"/>
        <w:r w:rsidRPr="00B92532">
          <w:t>Maume</w:t>
        </w:r>
        <w:proofErr w:type="spellEnd"/>
        <w:r w:rsidRPr="00B92532">
          <w:t xml:space="preserve"> 2012:201).</w:t>
        </w:r>
      </w:ins>
    </w:p>
    <w:p w14:paraId="00EDDC49" w14:textId="77777777" w:rsidR="00F745B5" w:rsidRPr="00B92532" w:rsidRDefault="00F745B5">
      <w:pPr>
        <w:rPr>
          <w:ins w:id="10965" w:author="Mosi Adesina Ifatunji" w:date="2025-07-10T17:19:00Z" w16du:dateUtc="2025-07-10T22:19:00Z"/>
        </w:rPr>
        <w:pPrChange w:id="10966" w:author="Mosi Adesina Ifatunji" w:date="2025-10-21T19:50:00Z" w16du:dateUtc="2025-10-22T00:50:00Z">
          <w:pPr>
            <w:spacing w:before="100" w:beforeAutospacing="1" w:after="100" w:afterAutospacing="1"/>
          </w:pPr>
        </w:pPrChange>
      </w:pPr>
      <w:ins w:id="10967" w:author="Mosi Adesina Ifatunji" w:date="2025-07-10T17:19:00Z" w16du:dateUtc="2025-07-10T22:19:00Z">
        <w:r w:rsidRPr="00B92532">
          <w:t>“The pessimistic view suggests that minorities are given less challenging and more unstable managerial jobs, and that in interpersonal encounters they are often reminded of their differences with majority managers (Collins 1997; Cose 1993; Kanter 1977). If so, then minority managers will differ significantly from their white counterparts in holding lower-quality and devalued managerial jobs” (</w:t>
        </w:r>
        <w:proofErr w:type="spellStart"/>
        <w:r w:rsidRPr="00B92532">
          <w:t>Maume</w:t>
        </w:r>
        <w:proofErr w:type="spellEnd"/>
        <w:r w:rsidRPr="00B92532">
          <w:t xml:space="preserve"> 2012:201).</w:t>
        </w:r>
      </w:ins>
    </w:p>
    <w:p w14:paraId="40289C22" w14:textId="77777777" w:rsidR="00F745B5" w:rsidRPr="00B92532" w:rsidRDefault="00F745B5">
      <w:pPr>
        <w:rPr>
          <w:ins w:id="10968" w:author="Mosi Adesina Ifatunji" w:date="2025-07-10T17:19:00Z" w16du:dateUtc="2025-07-10T22:19:00Z"/>
        </w:rPr>
        <w:pPrChange w:id="10969" w:author="Mosi Adesina Ifatunji" w:date="2025-10-21T19:50:00Z" w16du:dateUtc="2025-10-22T00:50:00Z">
          <w:pPr>
            <w:spacing w:before="100" w:beforeAutospacing="1" w:after="100" w:afterAutospacing="1"/>
          </w:pPr>
        </w:pPrChange>
      </w:pPr>
      <w:ins w:id="10970" w:author="Mosi Adesina Ifatunji" w:date="2025-07-10T17:19:00Z" w16du:dateUtc="2025-07-10T22:19:00Z">
        <w:r w:rsidRPr="00B92532">
          <w:t>“Some scholars suggest that another way minority managers are devalued is by their placement over minority workgroups...organizations engage in ‘bottom-up ascription,’ that is, placing minority superiors in charge of minority-dominated workgroups (Elliott and Smith 2001; R. Smith and Elliott 2002). Not only does this signal a firm’s compliance with external legal pressures to diversify the ranks of management, but it also creates the impression among minority subordinates that via hard work, commitment, and loyalty to their employers, they too can advance to supervisory positions” (</w:t>
        </w:r>
        <w:proofErr w:type="spellStart"/>
        <w:r w:rsidRPr="00B92532">
          <w:t>Maume</w:t>
        </w:r>
        <w:proofErr w:type="spellEnd"/>
        <w:r w:rsidRPr="00B92532">
          <w:t xml:space="preserve"> 2012:201–202).</w:t>
        </w:r>
      </w:ins>
    </w:p>
    <w:p w14:paraId="70FAA65B" w14:textId="77777777" w:rsidR="00F745B5" w:rsidRPr="00B92532" w:rsidRDefault="00F745B5">
      <w:pPr>
        <w:rPr>
          <w:ins w:id="10971" w:author="Mosi Adesina Ifatunji" w:date="2025-07-10T17:19:00Z" w16du:dateUtc="2025-07-10T22:19:00Z"/>
        </w:rPr>
        <w:pPrChange w:id="10972" w:author="Mosi Adesina Ifatunji" w:date="2025-10-21T19:50:00Z" w16du:dateUtc="2025-10-22T00:50:00Z">
          <w:pPr>
            <w:spacing w:before="100" w:beforeAutospacing="1" w:after="100" w:afterAutospacing="1"/>
          </w:pPr>
        </w:pPrChange>
      </w:pPr>
      <w:ins w:id="10973" w:author="Mosi Adesina Ifatunji" w:date="2025-07-10T17:19:00Z" w16du:dateUtc="2025-07-10T22:19:00Z">
        <w:r w:rsidRPr="00B92532">
          <w:t xml:space="preserve">“In smaller firms, however, black managers earn 14.5 percent less than white managers, which is slightly higher than the 13.9 percent racial pay gap among nonmanagers employed in small firms... When the authority divide is defined by self-reported supervisory status, the findings tend to support the pessimistic view of minorities in management. That is, among all men (panel 1), the minority wage residual barely declines when workers exercise supervisory authority (11.9 percent) compared with </w:t>
        </w:r>
        <w:proofErr w:type="spellStart"/>
        <w:r w:rsidRPr="00B92532">
          <w:t>nonsupervisors</w:t>
        </w:r>
        <w:proofErr w:type="spellEnd"/>
        <w:r w:rsidRPr="00B92532">
          <w:t xml:space="preserve"> (12.8 percent)...in firms of 100 or more employees, minority supervisors earn 14.4 percent less than white supervisors—a pay gap that is two-thirds larger than the minority pay gap among </w:t>
        </w:r>
        <w:proofErr w:type="spellStart"/>
        <w:r w:rsidRPr="00B92532">
          <w:t>nonsupervisors</w:t>
        </w:r>
        <w:proofErr w:type="spellEnd"/>
        <w:r w:rsidRPr="00B92532">
          <w:t>” (</w:t>
        </w:r>
        <w:proofErr w:type="spellStart"/>
        <w:r w:rsidRPr="00B92532">
          <w:t>Maume</w:t>
        </w:r>
        <w:proofErr w:type="spellEnd"/>
        <w:r w:rsidRPr="00B92532">
          <w:t xml:space="preserve"> 2012:206–207).</w:t>
        </w:r>
      </w:ins>
    </w:p>
    <w:p w14:paraId="5ACCECD7" w14:textId="77777777" w:rsidR="00F745B5" w:rsidRPr="00B92532" w:rsidRDefault="00F745B5">
      <w:pPr>
        <w:rPr>
          <w:ins w:id="10974" w:author="Mosi Adesina Ifatunji" w:date="2025-07-10T17:19:00Z" w16du:dateUtc="2025-07-10T22:19:00Z"/>
        </w:rPr>
        <w:pPrChange w:id="10975" w:author="Mosi Adesina Ifatunji" w:date="2025-10-21T19:50:00Z" w16du:dateUtc="2025-10-22T00:50:00Z">
          <w:pPr>
            <w:spacing w:before="100" w:beforeAutospacing="1" w:after="100" w:afterAutospacing="1"/>
          </w:pPr>
        </w:pPrChange>
      </w:pPr>
      <w:ins w:id="10976" w:author="Mosi Adesina Ifatunji" w:date="2025-07-10T17:19:00Z" w16du:dateUtc="2025-07-10T22:19:00Z">
        <w:r w:rsidRPr="00B92532">
          <w:t>“Compared with white supervisors, minority supervisors exercise less autonomy on the job (B = –.</w:t>
        </w:r>
        <w:proofErr w:type="gramStart"/>
        <w:r w:rsidRPr="00B92532">
          <w:t>07)...</w:t>
        </w:r>
        <w:proofErr w:type="gramEnd"/>
        <w:r w:rsidRPr="00B92532">
          <w:t>These results suggest that minorities are more likely to be placed in jobs that restrict their decision-making abilities, thus limiting their chances to demonstrate to their own superiors that they would make good leaders of the firm. Similarly...minority supervisors are more insecure in their jobs and more disrespected by others at work” (</w:t>
        </w:r>
        <w:proofErr w:type="spellStart"/>
        <w:r w:rsidRPr="00B92532">
          <w:t>Maume</w:t>
        </w:r>
        <w:proofErr w:type="spellEnd"/>
        <w:r w:rsidRPr="00B92532">
          <w:t xml:space="preserve"> 2012:209).</w:t>
        </w:r>
      </w:ins>
    </w:p>
    <w:p w14:paraId="02A6D0A5" w14:textId="77777777" w:rsidR="00F745B5" w:rsidRPr="00B92532" w:rsidRDefault="00F745B5">
      <w:pPr>
        <w:rPr>
          <w:ins w:id="10977" w:author="Mosi Adesina Ifatunji" w:date="2025-07-10T17:19:00Z" w16du:dateUtc="2025-07-10T22:19:00Z"/>
        </w:rPr>
        <w:pPrChange w:id="10978" w:author="Mosi Adesina Ifatunji" w:date="2025-10-21T19:50:00Z" w16du:dateUtc="2025-10-22T00:50:00Z">
          <w:pPr>
            <w:spacing w:before="100" w:beforeAutospacing="1" w:after="100" w:afterAutospacing="1"/>
          </w:pPr>
        </w:pPrChange>
      </w:pPr>
      <w:ins w:id="10979" w:author="Mosi Adesina Ifatunji" w:date="2025-07-10T17:19:00Z" w16du:dateUtc="2025-07-10T22:19:00Z">
        <w:r w:rsidRPr="00B92532">
          <w:t xml:space="preserve">“In race-stratified models, for whites and minorities alike, the odds of reporting to a minority manager significantly increase as one’s coworkers are increasingly composed of minorities. These results confirm a basic tenet of the bottom-up ascription argument: namely, that </w:t>
        </w:r>
        <w:r w:rsidRPr="00B92532">
          <w:lastRenderedPageBreak/>
          <w:t>minority supervisors tend to exercise authority over minority workgroups” (</w:t>
        </w:r>
        <w:proofErr w:type="spellStart"/>
        <w:r w:rsidRPr="00B92532">
          <w:t>Maume</w:t>
        </w:r>
        <w:proofErr w:type="spellEnd"/>
        <w:r w:rsidRPr="00B92532">
          <w:t xml:space="preserve"> 2012:209).</w:t>
        </w:r>
      </w:ins>
    </w:p>
    <w:p w14:paraId="549F09EE" w14:textId="77777777" w:rsidR="00F745B5" w:rsidRPr="00B92532" w:rsidRDefault="00F745B5">
      <w:pPr>
        <w:rPr>
          <w:ins w:id="10980" w:author="Mosi Adesina Ifatunji" w:date="2025-07-10T17:19:00Z" w16du:dateUtc="2025-07-10T22:19:00Z"/>
        </w:rPr>
        <w:pPrChange w:id="10981" w:author="Mosi Adesina Ifatunji" w:date="2025-10-21T19:50:00Z" w16du:dateUtc="2025-10-22T00:50:00Z">
          <w:pPr>
            <w:spacing w:before="100" w:beforeAutospacing="1" w:after="100" w:afterAutospacing="1"/>
          </w:pPr>
        </w:pPrChange>
      </w:pPr>
      <w:ins w:id="10982" w:author="Mosi Adesina Ifatunji" w:date="2025-07-10T17:19:00Z" w16du:dateUtc="2025-07-10T22:19:00Z">
        <w:r w:rsidRPr="00B92532">
          <w:t>“Among minorities, however, the results unequivocally support the pessimistic view of minorities in management and, in particular, that bottom-up ascription processes motivate the matching of minority supervisors with minority subordinates...when reporting to a minority boss, minority subordinates receive lower pay, yet are more committed to their employers and more likely to expect to receive a promotion—results that are consistent with the reasons for and the effects of firms practicing bottom-up ascription when placing minorities in management positions” (</w:t>
        </w:r>
        <w:proofErr w:type="spellStart"/>
        <w:r w:rsidRPr="00B92532">
          <w:t>Maume</w:t>
        </w:r>
        <w:proofErr w:type="spellEnd"/>
        <w:r w:rsidRPr="00B92532">
          <w:t xml:space="preserve"> 2012:210–211).</w:t>
        </w:r>
      </w:ins>
    </w:p>
    <w:p w14:paraId="744CCDF2" w14:textId="77777777" w:rsidR="00F745B5" w:rsidRPr="00B92532" w:rsidRDefault="00F745B5">
      <w:pPr>
        <w:rPr>
          <w:ins w:id="10983" w:author="Mosi Adesina Ifatunji" w:date="2025-07-10T17:25:00Z" w16du:dateUtc="2025-07-10T22:25:00Z"/>
        </w:rPr>
        <w:pPrChange w:id="10984" w:author="Mosi Adesina Ifatunji" w:date="2025-10-21T19:50:00Z" w16du:dateUtc="2025-10-22T00:50:00Z">
          <w:pPr>
            <w:spacing w:before="100" w:beforeAutospacing="1" w:after="100" w:afterAutospacing="1"/>
          </w:pPr>
        </w:pPrChange>
      </w:pPr>
      <w:ins w:id="10985" w:author="Mosi Adesina Ifatunji" w:date="2025-07-10T17:19:00Z" w16du:dateUtc="2025-07-10T22:19:00Z">
        <w:r w:rsidRPr="00B92532">
          <w:t>“These results suggest that minority bosses are not necessarily ‘change agents’ who can foster the careers of minority subordinates but are more likely to be ‘cogs in the machine,’ whose role it is to ensure the commitment of subordinates to the firm even as they are paid less than whites” (</w:t>
        </w:r>
        <w:proofErr w:type="spellStart"/>
        <w:r w:rsidRPr="00B92532">
          <w:t>Maume</w:t>
        </w:r>
        <w:proofErr w:type="spellEnd"/>
        <w:r w:rsidRPr="00B92532">
          <w:t xml:space="preserve"> 2012:212).</w:t>
        </w:r>
      </w:ins>
    </w:p>
    <w:p w14:paraId="0CE5884B" w14:textId="77777777" w:rsidR="00333B9A" w:rsidRPr="00B92532" w:rsidRDefault="00333B9A">
      <w:pPr>
        <w:rPr>
          <w:ins w:id="10986" w:author="Mosi Adesina Ifatunji" w:date="2025-07-10T17:25:00Z" w16du:dateUtc="2025-07-10T22:25:00Z"/>
        </w:rPr>
        <w:pPrChange w:id="10987" w:author="Mosi Adesina Ifatunji" w:date="2025-10-21T19:50:00Z" w16du:dateUtc="2025-10-22T00:50:00Z">
          <w:pPr>
            <w:pStyle w:val="BodyText"/>
          </w:pPr>
        </w:pPrChange>
      </w:pPr>
    </w:p>
    <w:p w14:paraId="0D290DBF" w14:textId="77777777" w:rsidR="00333B9A" w:rsidRPr="00B92532" w:rsidRDefault="00333B9A">
      <w:pPr>
        <w:rPr>
          <w:ins w:id="10988" w:author="Mosi Adesina Ifatunji" w:date="2025-07-10T17:25:00Z" w16du:dateUtc="2025-07-10T22:25:00Z"/>
        </w:rPr>
        <w:pPrChange w:id="10989" w:author="Mosi Adesina Ifatunji" w:date="2025-10-21T19:50:00Z" w16du:dateUtc="2025-10-22T00:50:00Z">
          <w:pPr>
            <w:pStyle w:val="BodyText"/>
          </w:pPr>
        </w:pPrChange>
      </w:pPr>
    </w:p>
    <w:p w14:paraId="667497EB" w14:textId="77777777" w:rsidR="00333B9A" w:rsidRPr="00B92532" w:rsidRDefault="00333B9A">
      <w:pPr>
        <w:rPr>
          <w:ins w:id="10990" w:author="Mosi Adesina Ifatunji" w:date="2025-07-10T17:25:00Z" w16du:dateUtc="2025-07-10T22:25:00Z"/>
        </w:rPr>
        <w:pPrChange w:id="10991" w:author="Mosi Adesina Ifatunji" w:date="2025-10-21T19:50:00Z" w16du:dateUtc="2025-10-22T00:50:00Z">
          <w:pPr>
            <w:spacing w:before="100" w:beforeAutospacing="1" w:after="100" w:afterAutospacing="1"/>
          </w:pPr>
        </w:pPrChange>
      </w:pPr>
      <w:proofErr w:type="spellStart"/>
      <w:ins w:id="10992" w:author="Mosi Adesina Ifatunji" w:date="2025-07-10T17:25:00Z" w16du:dateUtc="2025-07-10T22:25:00Z">
        <w:r w:rsidRPr="00B92532">
          <w:t>Sungjoo</w:t>
        </w:r>
        <w:proofErr w:type="spellEnd"/>
        <w:r w:rsidRPr="00B92532">
          <w:t xml:space="preserve"> Choi’s article empirically investigates how the demographic diversity of managers shapes employee job satisfaction in federal agencies, providing evidence that both supports and challenges optimistic assumptions about the impact of diverse leadership. Drawing on upper echelons theory and representative bureaucracy, Choi demonstrates that while increased representation of minorities in management is associated with higher satisfaction among minority employees, it can also generate lower overall satisfaction, highlighting how organizational context, leadership climate, and demographic composition interact to shape outcomes—thereby linking Ray’s focus on racialized advantage and Hambrick and Mason’s emphasis on leadership demographics (Choi 2012:275–276).</w:t>
        </w:r>
      </w:ins>
    </w:p>
    <w:p w14:paraId="21F4F714" w14:textId="77777777" w:rsidR="00333B9A" w:rsidRPr="00B92532" w:rsidRDefault="00333B9A">
      <w:pPr>
        <w:rPr>
          <w:ins w:id="10993" w:author="Mosi Adesina Ifatunji" w:date="2025-07-10T17:25:00Z" w16du:dateUtc="2025-07-10T22:25:00Z"/>
        </w:rPr>
        <w:pPrChange w:id="10994" w:author="Mosi Adesina Ifatunji" w:date="2025-10-21T19:50:00Z" w16du:dateUtc="2025-10-22T00:50:00Z">
          <w:pPr>
            <w:spacing w:before="100" w:beforeAutospacing="1" w:after="100" w:afterAutospacing="1"/>
          </w:pPr>
        </w:pPrChange>
      </w:pPr>
      <w:ins w:id="10995" w:author="Mosi Adesina Ifatunji" w:date="2025-07-10T17:25:00Z" w16du:dateUtc="2025-07-10T22:25:00Z">
        <w:r w:rsidRPr="00B92532">
          <w:t>“The results show that the higher proportion of racial/ethnic minorities and women in managerial positions is negatively related to employee job satisfaction. Racial/ethnic minorities are more satisfied with their job and organization when there are higher levels of racial/ethnic diversity in managerial positions. No significantly different impacts of gender diversity on job satisfaction of men and women were found. Diversity climate positively moderates the relationships between racial/ethnic and gender diversity of managers and job satisfaction of employees, whereas procedural justice and leadership negatively moderated the relationships” (Choi 2012:275).</w:t>
        </w:r>
      </w:ins>
    </w:p>
    <w:p w14:paraId="4DB77289" w14:textId="77777777" w:rsidR="00333B9A" w:rsidRPr="00B92532" w:rsidRDefault="00333B9A">
      <w:pPr>
        <w:rPr>
          <w:ins w:id="10996" w:author="Mosi Adesina Ifatunji" w:date="2025-07-10T17:25:00Z" w16du:dateUtc="2025-07-10T22:25:00Z"/>
        </w:rPr>
        <w:pPrChange w:id="10997" w:author="Mosi Adesina Ifatunji" w:date="2025-10-21T19:50:00Z" w16du:dateUtc="2025-10-22T00:50:00Z">
          <w:pPr>
            <w:spacing w:before="100" w:beforeAutospacing="1" w:after="100" w:afterAutospacing="1"/>
          </w:pPr>
        </w:pPrChange>
      </w:pPr>
      <w:ins w:id="10998" w:author="Mosi Adesina Ifatunji" w:date="2025-07-10T17:25:00Z" w16du:dateUtc="2025-07-10T22:25:00Z">
        <w:r w:rsidRPr="00B92532">
          <w:t>“Managers’ demographic characteristics that are associated with their values and perceptions are likely to affect their leadership, consequently affecting the organizations’ outcomes (Hambrick &amp; Mason 1984; Nishii et al., 2007)” (Choi 2012:276).</w:t>
        </w:r>
      </w:ins>
    </w:p>
    <w:p w14:paraId="11B1DB6C" w14:textId="77777777" w:rsidR="00333B9A" w:rsidRPr="00B92532" w:rsidRDefault="00333B9A">
      <w:pPr>
        <w:rPr>
          <w:ins w:id="10999" w:author="Mosi Adesina Ifatunji" w:date="2025-07-10T17:25:00Z" w16du:dateUtc="2025-07-10T22:25:00Z"/>
        </w:rPr>
        <w:pPrChange w:id="11000" w:author="Mosi Adesina Ifatunji" w:date="2025-10-21T19:50:00Z" w16du:dateUtc="2025-10-22T00:50:00Z">
          <w:pPr>
            <w:spacing w:before="100" w:beforeAutospacing="1" w:after="100" w:afterAutospacing="1"/>
          </w:pPr>
        </w:pPrChange>
      </w:pPr>
      <w:ins w:id="11001" w:author="Mosi Adesina Ifatunji" w:date="2025-07-10T17:25:00Z" w16du:dateUtc="2025-07-10T22:25:00Z">
        <w:r w:rsidRPr="00B92532">
          <w:t>“Another important theoretical contribution to the impacts of managerial diversity emerges from Hambrick and Mason’s (1984) upper echelon theory. According to their argument, organizational outcomes reflect the values and cognitive bases of decision-makers in the organization (Hambrick &amp; Mason, 1984; Smith et al., 1994). Because managers are likely to make their decisions based on their personal values and experiences, demographic characteristics that are associated with their values and experiences are also likely to affect their decisions (Hambrick &amp; Mason, 1984; Nishii et al., 2007)” (Choi 2012:278).</w:t>
        </w:r>
      </w:ins>
    </w:p>
    <w:p w14:paraId="6F3B760E" w14:textId="77777777" w:rsidR="00333B9A" w:rsidRPr="00B92532" w:rsidRDefault="00333B9A">
      <w:pPr>
        <w:rPr>
          <w:ins w:id="11002" w:author="Mosi Adesina Ifatunji" w:date="2025-07-10T17:25:00Z" w16du:dateUtc="2025-07-10T22:25:00Z"/>
        </w:rPr>
        <w:pPrChange w:id="11003" w:author="Mosi Adesina Ifatunji" w:date="2025-10-21T19:50:00Z" w16du:dateUtc="2025-10-22T00:50:00Z">
          <w:pPr>
            <w:spacing w:before="100" w:beforeAutospacing="1" w:after="100" w:afterAutospacing="1"/>
          </w:pPr>
        </w:pPrChange>
      </w:pPr>
      <w:ins w:id="11004" w:author="Mosi Adesina Ifatunji" w:date="2025-07-10T17:25:00Z" w16du:dateUtc="2025-07-10T22:25:00Z">
        <w:r w:rsidRPr="00B92532">
          <w:t xml:space="preserve">“Employees with managers who have different demographic attributes may perceive less support and more discrimination and conflict than those with demographically similar </w:t>
        </w:r>
        <w:r w:rsidRPr="00B92532">
          <w:lastRenderedPageBreak/>
          <w:t>managers (Herdman &amp; McMillan-Capehart 2010; Jackson &amp; Joshi, 2004; Tsui &amp; O’Reilly, 1989). In contrast, demographically diverse managerial teams are likely to be more strongly committed to help diverse employees to be successful in their organization than are homogenous managerial teams” (Choi 2012:279).</w:t>
        </w:r>
      </w:ins>
    </w:p>
    <w:p w14:paraId="572CDD49" w14:textId="77777777" w:rsidR="00333B9A" w:rsidRPr="00B92532" w:rsidRDefault="00333B9A">
      <w:pPr>
        <w:rPr>
          <w:ins w:id="11005" w:author="Mosi Adesina Ifatunji" w:date="2025-07-10T17:25:00Z" w16du:dateUtc="2025-07-10T22:25:00Z"/>
        </w:rPr>
        <w:pPrChange w:id="11006" w:author="Mosi Adesina Ifatunji" w:date="2025-10-21T19:50:00Z" w16du:dateUtc="2025-10-22T00:50:00Z">
          <w:pPr>
            <w:spacing w:before="100" w:beforeAutospacing="1" w:after="100" w:afterAutospacing="1"/>
          </w:pPr>
        </w:pPrChange>
      </w:pPr>
      <w:ins w:id="11007" w:author="Mosi Adesina Ifatunji" w:date="2025-07-10T17:25:00Z" w16du:dateUtc="2025-07-10T22:25:00Z">
        <w:r w:rsidRPr="00B92532">
          <w:t>“As agencies have higher proportions of racial/ethnic minorities and women in managerial positions, employees tend to be less satisfied with their job and agency. Hypothesis 2 regarding the moderating effects of race/ethnicity and sex on the relationship between managerial diversity and job satisfaction is partially supported by the findings. Only the effect of racial/ethnic minority status is consistent with the expectation. Racial/ethnic minorities reported significantly higher job satisfaction than Whites when their agency has a higher proportion of racial/ethnic minority managers, whereas job satisfaction of female employees is not significantly different from that of their male colleagues regardless of the proportion of female managers in the agency” (Choi 2012:287–288).</w:t>
        </w:r>
      </w:ins>
    </w:p>
    <w:p w14:paraId="6F32306E" w14:textId="77777777" w:rsidR="00333B9A" w:rsidRPr="00B92532" w:rsidRDefault="00333B9A">
      <w:pPr>
        <w:rPr>
          <w:ins w:id="11008" w:author="Mosi Adesina Ifatunji" w:date="2025-07-10T17:25:00Z" w16du:dateUtc="2025-07-10T22:25:00Z"/>
        </w:rPr>
        <w:pPrChange w:id="11009" w:author="Mosi Adesina Ifatunji" w:date="2025-10-21T19:50:00Z" w16du:dateUtc="2025-10-22T00:50:00Z">
          <w:pPr>
            <w:spacing w:before="100" w:beforeAutospacing="1" w:after="100" w:afterAutospacing="1"/>
          </w:pPr>
        </w:pPrChange>
      </w:pPr>
      <w:ins w:id="11010" w:author="Mosi Adesina Ifatunji" w:date="2025-07-10T17:25:00Z" w16du:dateUtc="2025-07-10T22:25:00Z">
        <w:r w:rsidRPr="00B92532">
          <w:t>“The diversity climate is positively associated with job satisfaction of employees. In addition, the organizational climate favorable to diversity positively moderates the relationship between managerial diversity and job satisfaction, suggesting that in agencies that are highly supportive of diversity, managerial diversity is more strongly associated with job satisfaction of employees. The pattern was consistent over racial/ethnic and gender diversity of managerial teams” (Choi 2012:289).</w:t>
        </w:r>
      </w:ins>
    </w:p>
    <w:p w14:paraId="7378CFEA" w14:textId="77777777" w:rsidR="00333B9A" w:rsidRPr="00B92532" w:rsidRDefault="00333B9A">
      <w:pPr>
        <w:rPr>
          <w:ins w:id="11011" w:author="Mosi Adesina Ifatunji" w:date="2025-07-10T17:25:00Z" w16du:dateUtc="2025-07-10T22:25:00Z"/>
        </w:rPr>
        <w:pPrChange w:id="11012" w:author="Mosi Adesina Ifatunji" w:date="2025-10-21T19:50:00Z" w16du:dateUtc="2025-10-22T00:50:00Z">
          <w:pPr>
            <w:spacing w:before="100" w:beforeAutospacing="1" w:after="100" w:afterAutospacing="1"/>
          </w:pPr>
        </w:pPrChange>
      </w:pPr>
      <w:ins w:id="11013" w:author="Mosi Adesina Ifatunji" w:date="2025-07-10T17:25:00Z" w16du:dateUtc="2025-07-10T22:25:00Z">
        <w:r w:rsidRPr="00B92532">
          <w:t>“The result reveals that the racial/ethnic diversity and gender diversity of managers are negatively related to job satisfaction of employees. It suggests that the job satisfaction of employees in agencies that have higher proportions of racial/ethnic minority and/or female managers is lower than that in others...Another possible explanation is that racial/ethnic minority and/or female managers may not be able to advocate the interests of minority employees substantially for some reasons. They may remain as a token without any discretionary power of promoting minority employees’ welfare. In addition, the token status can bring negative consequences to minority managers themselves such as isolation, negative self-image, and low job satisfaction (e.g., Cohen &amp; Swim, 1995; Kanter, 1977). Highly formalized structure, strict rules and procedures, and centralized personnel policies in the federal government may also prohibit them to take actions to help minority employees. Organizational socialization explains that minority managers may put their organization’s values and interests before those of minority employees (Dolan, 2000; Meier, 1993b; Sowa &amp; Selden, 2003)” (Choi 2012:290).</w:t>
        </w:r>
      </w:ins>
    </w:p>
    <w:p w14:paraId="7CCD29AF" w14:textId="77777777" w:rsidR="00333B9A" w:rsidRPr="00B92532" w:rsidRDefault="00333B9A">
      <w:pPr>
        <w:rPr>
          <w:ins w:id="11014" w:author="Mosi Adesina Ifatunji" w:date="2025-07-10T17:25:00Z" w16du:dateUtc="2025-07-10T22:25:00Z"/>
        </w:rPr>
        <w:pPrChange w:id="11015" w:author="Mosi Adesina Ifatunji" w:date="2025-10-21T19:50:00Z" w16du:dateUtc="2025-10-22T00:50:00Z">
          <w:pPr>
            <w:spacing w:before="100" w:beforeAutospacing="1" w:after="100" w:afterAutospacing="1"/>
          </w:pPr>
        </w:pPrChange>
      </w:pPr>
      <w:ins w:id="11016" w:author="Mosi Adesina Ifatunji" w:date="2025-07-10T17:25:00Z" w16du:dateUtc="2025-07-10T22:25:00Z">
        <w:r w:rsidRPr="00B92532">
          <w:t>“As expected, racial/ethnic minority employees reported that they are more satisfied with their job and organization when their agency has a higher proportion of racial/ethnic minorities in managerial positions. More racial/ethnic minority managers will provide employees with critical messages such as greater opportunities of career advances for racial/ethnic minority and their leadership attributes and competence that used to be associated with whites (Nishii et al., 2007; Perry et al., 1994)” (Choi 2012:291).</w:t>
        </w:r>
      </w:ins>
    </w:p>
    <w:p w14:paraId="607A5913" w14:textId="77777777" w:rsidR="00333B9A" w:rsidRPr="00B92532" w:rsidRDefault="00333B9A">
      <w:pPr>
        <w:rPr>
          <w:ins w:id="11017" w:author="Mosi Adesina Ifatunji" w:date="2025-07-10T17:19:00Z" w16du:dateUtc="2025-07-10T22:19:00Z"/>
        </w:rPr>
        <w:pPrChange w:id="11018" w:author="Mosi Adesina Ifatunji" w:date="2025-10-21T19:50:00Z" w16du:dateUtc="2025-10-22T00:50:00Z">
          <w:pPr>
            <w:spacing w:before="100" w:beforeAutospacing="1" w:after="100" w:afterAutospacing="1"/>
          </w:pPr>
        </w:pPrChange>
      </w:pPr>
    </w:p>
    <w:p w14:paraId="775078EE" w14:textId="77777777" w:rsidR="00F745B5" w:rsidRPr="00B92532" w:rsidRDefault="00F745B5">
      <w:pPr>
        <w:rPr>
          <w:ins w:id="11019" w:author="Mosi Adesina Ifatunji" w:date="2025-07-10T17:30:00Z" w16du:dateUtc="2025-07-10T22:30:00Z"/>
        </w:rPr>
        <w:pPrChange w:id="11020" w:author="Mosi Adesina Ifatunji" w:date="2025-10-21T19:50:00Z" w16du:dateUtc="2025-10-22T00:50:00Z">
          <w:pPr>
            <w:pStyle w:val="BodyText"/>
          </w:pPr>
        </w:pPrChange>
      </w:pPr>
    </w:p>
    <w:p w14:paraId="023BF389" w14:textId="77777777" w:rsidR="00E81D3F" w:rsidRPr="00B92532" w:rsidRDefault="00E81D3F">
      <w:pPr>
        <w:rPr>
          <w:ins w:id="11021" w:author="Mosi Adesina Ifatunji" w:date="2025-07-10T17:30:00Z" w16du:dateUtc="2025-07-10T22:30:00Z"/>
        </w:rPr>
        <w:pPrChange w:id="11022" w:author="Mosi Adesina Ifatunji" w:date="2025-10-21T19:50:00Z" w16du:dateUtc="2025-10-22T00:50:00Z">
          <w:pPr>
            <w:spacing w:before="100" w:beforeAutospacing="1" w:after="100" w:afterAutospacing="1"/>
          </w:pPr>
        </w:pPrChange>
      </w:pPr>
      <w:ins w:id="11023" w:author="Mosi Adesina Ifatunji" w:date="2025-07-10T17:30:00Z" w16du:dateUtc="2025-07-10T22:30:00Z">
        <w:r w:rsidRPr="00B92532">
          <w:t xml:space="preserve">Kevin Stainback and Matthew Irvin’s article empirically demonstrates how the racial composition of workgroups and managerial positions shapes experiences of perceived discrimination and organizational attachment, offering insight into the mechanisms that </w:t>
        </w:r>
        <w:r w:rsidRPr="00B92532">
          <w:lastRenderedPageBreak/>
          <w:t xml:space="preserve">connect both the credentialing of Whiteness in organizations (as discussed by Ray) and the demographic determinants of organizational outcomes (as theorized by Hambrick and Mason). Their findings show that having same-race coworkers and managers reduces perceived discrimination and enhances </w:t>
        </w:r>
        <w:proofErr w:type="gramStart"/>
        <w:r w:rsidRPr="00B92532">
          <w:t>attachment, but</w:t>
        </w:r>
        <w:proofErr w:type="gramEnd"/>
        <w:r w:rsidRPr="00B92532">
          <w:t xml:space="preserve"> also reveal non-symmetric effects—highlighting that Whiteness remains structurally advantaged and minority presence does not necessarily disrupt the racialized organizational order (Stainback and Irvin 2012:657–658).</w:t>
        </w:r>
      </w:ins>
    </w:p>
    <w:p w14:paraId="50FA7BCD" w14:textId="77777777" w:rsidR="00E81D3F" w:rsidRPr="00B92532" w:rsidRDefault="00E81D3F">
      <w:pPr>
        <w:rPr>
          <w:ins w:id="11024" w:author="Mosi Adesina Ifatunji" w:date="2025-07-10T17:30:00Z" w16du:dateUtc="2025-07-10T22:30:00Z"/>
        </w:rPr>
        <w:pPrChange w:id="11025" w:author="Mosi Adesina Ifatunji" w:date="2025-10-21T19:50:00Z" w16du:dateUtc="2025-10-22T00:50:00Z">
          <w:pPr>
            <w:spacing w:before="100" w:beforeAutospacing="1" w:after="100" w:afterAutospacing="1"/>
          </w:pPr>
        </w:pPrChange>
      </w:pPr>
      <w:ins w:id="11026" w:author="Mosi Adesina Ifatunji" w:date="2025-07-10T17:30:00Z" w16du:dateUtc="2025-07-10T22:30:00Z">
        <w:r w:rsidRPr="00B92532">
          <w:t>“The analyses indicate: (1) working with predominately same-race coworkers tends to diminish perceptions of racial discrimination, (2) perceived racial discrimination mediates some of the effects of racial/ethnic composition on organizational attachment, and (3) some non-symmetric effects between non-Whites and Whites are found” (Stainback and Irvin 2012:657).</w:t>
        </w:r>
      </w:ins>
    </w:p>
    <w:p w14:paraId="346C47AF" w14:textId="77777777" w:rsidR="00E81D3F" w:rsidRPr="00B92532" w:rsidRDefault="00E81D3F">
      <w:pPr>
        <w:rPr>
          <w:ins w:id="11027" w:author="Mosi Adesina Ifatunji" w:date="2025-07-10T17:30:00Z" w16du:dateUtc="2025-07-10T22:30:00Z"/>
        </w:rPr>
        <w:pPrChange w:id="11028" w:author="Mosi Adesina Ifatunji" w:date="2025-10-21T19:50:00Z" w16du:dateUtc="2025-10-22T00:50:00Z">
          <w:pPr>
            <w:spacing w:before="100" w:beforeAutospacing="1" w:after="100" w:afterAutospacing="1"/>
          </w:pPr>
        </w:pPrChange>
      </w:pPr>
      <w:ins w:id="11029" w:author="Mosi Adesina Ifatunji" w:date="2025-07-10T17:30:00Z" w16du:dateUtc="2025-07-10T22:30:00Z">
        <w:r w:rsidRPr="00B92532">
          <w:t xml:space="preserve">“In general, the previous research </w:t>
        </w:r>
        <w:proofErr w:type="gramStart"/>
        <w:r w:rsidRPr="00B92532">
          <w:t>suggest</w:t>
        </w:r>
        <w:proofErr w:type="gramEnd"/>
        <w:r w:rsidRPr="00B92532">
          <w:t xml:space="preserve"> that racial and ethnic similarity with coworkers and managers promotes stronger social relationships, enhances organizational commitment (Mueller et al., 1999; </w:t>
        </w:r>
        <w:proofErr w:type="spellStart"/>
        <w:r w:rsidRPr="00B92532">
          <w:t>Pelled</w:t>
        </w:r>
        <w:proofErr w:type="spellEnd"/>
        <w:r w:rsidRPr="00B92532">
          <w:t xml:space="preserve"> et al., 1999; Riordan and Shore, 1997; Tsui and O’Reilly, 1989), and reduces job search intentions (Kmec, 2007; O’Reilly et al., 1991; Tsui et al., 1992). Although the association between racial/ethnic composition and organizational attachment is widely documented, numerous researchers have recommended that future studies seek to uncover mediating factors (e.g., Mueller et al., 1999; </w:t>
        </w:r>
        <w:proofErr w:type="spellStart"/>
        <w:r w:rsidRPr="00B92532">
          <w:t>Zatzick</w:t>
        </w:r>
        <w:proofErr w:type="spellEnd"/>
        <w:r w:rsidRPr="00B92532">
          <w:t xml:space="preserve"> et al., 2003)...We contribute to the previous research in this article by examining a potentially important mediating factor explaining how work group racial/ethnic composition affects organizational attachment—perceived racial discrimination” (Stainback and Irvin 2012:657).</w:t>
        </w:r>
      </w:ins>
    </w:p>
    <w:p w14:paraId="3906D7BF" w14:textId="77777777" w:rsidR="00E81D3F" w:rsidRPr="00B92532" w:rsidRDefault="00E81D3F">
      <w:pPr>
        <w:rPr>
          <w:ins w:id="11030" w:author="Mosi Adesina Ifatunji" w:date="2025-07-10T17:30:00Z" w16du:dateUtc="2025-07-10T22:30:00Z"/>
        </w:rPr>
        <w:pPrChange w:id="11031" w:author="Mosi Adesina Ifatunji" w:date="2025-10-21T19:50:00Z" w16du:dateUtc="2025-10-22T00:50:00Z">
          <w:pPr>
            <w:spacing w:before="100" w:beforeAutospacing="1" w:after="100" w:afterAutospacing="1"/>
          </w:pPr>
        </w:pPrChange>
      </w:pPr>
      <w:ins w:id="11032" w:author="Mosi Adesina Ifatunji" w:date="2025-07-10T17:30:00Z" w16du:dateUtc="2025-07-10T22:30:00Z">
        <w:r w:rsidRPr="00B92532">
          <w:t xml:space="preserve">“The organizational demography theoretical perspective asserts that the status composition of workplaces holds important consequences for workers...Self-categorization and social identity theories, for instance, suggest that individuals categorize themselves and others </w:t>
        </w:r>
        <w:proofErr w:type="gramStart"/>
        <w:r w:rsidRPr="00B92532">
          <w:t>on the basis of</w:t>
        </w:r>
        <w:proofErr w:type="gramEnd"/>
        <w:r w:rsidRPr="00B92532">
          <w:t xml:space="preserve"> status distinctions, especially visible ones such as race (Tajfel and Turner, 1986). Characteristics individuals hold as salient components of their own self identities become favorable bases for the evaluation of others, while individuals characterized as different are viewed less favorably (see also Bielby, 2000; Reskin, 2000). Consistent with these views, the similarity-attraction paradigm posits that without individuating information, people tend to develop stronger affinities and trust with others whom they categorize as ‘like me’ (Byrne, 1971)...One implication of this perspective is that being racially different from one’s coworkers may prevent the development of social bonds, sentiment, and trust, thus reducing attachment to coworkers and employers” (Stainback and Irvin 2012:658).</w:t>
        </w:r>
      </w:ins>
    </w:p>
    <w:p w14:paraId="568F85B0" w14:textId="77777777" w:rsidR="00E81D3F" w:rsidRPr="00B92532" w:rsidRDefault="00E81D3F">
      <w:pPr>
        <w:rPr>
          <w:ins w:id="11033" w:author="Mosi Adesina Ifatunji" w:date="2025-07-10T17:30:00Z" w16du:dateUtc="2025-07-10T22:30:00Z"/>
        </w:rPr>
        <w:pPrChange w:id="11034" w:author="Mosi Adesina Ifatunji" w:date="2025-10-21T19:50:00Z" w16du:dateUtc="2025-10-22T00:50:00Z">
          <w:pPr>
            <w:spacing w:before="100" w:beforeAutospacing="1" w:after="100" w:afterAutospacing="1"/>
          </w:pPr>
        </w:pPrChange>
      </w:pPr>
      <w:ins w:id="11035" w:author="Mosi Adesina Ifatunji" w:date="2025-07-10T17:30:00Z" w16du:dateUtc="2025-07-10T22:30:00Z">
        <w:r w:rsidRPr="00B92532">
          <w:t xml:space="preserve">“Workers receive higher performance evaluations from same-race managers and supervisors (Elvira and Town, 2001; Lefkowitz and Battista, 1995; Tsui and O’Reilly, </w:t>
        </w:r>
        <w:proofErr w:type="gramStart"/>
        <w:r w:rsidRPr="00B92532">
          <w:t>1989)...</w:t>
        </w:r>
        <w:proofErr w:type="spellStart"/>
        <w:proofErr w:type="gramEnd"/>
        <w:r w:rsidRPr="00B92532">
          <w:t>Zatzick</w:t>
        </w:r>
        <w:proofErr w:type="spellEnd"/>
        <w:r w:rsidRPr="00B92532">
          <w:t xml:space="preserve"> et al. (2003) examine data collected from a Fortune 500 company and find that having same-race representation among upper-level management reduces voluntary turnover. Using data collected from a retail firm, Giuliano et al. (2006) find higher turnover rates (quits and dismissals) for workers with a racially dissimilar manager” (Stainback and Irvin 2012:658).</w:t>
        </w:r>
      </w:ins>
    </w:p>
    <w:p w14:paraId="5B089FD4" w14:textId="77777777" w:rsidR="00E81D3F" w:rsidRPr="00B92532" w:rsidRDefault="00E81D3F">
      <w:pPr>
        <w:rPr>
          <w:ins w:id="11036" w:author="Mosi Adesina Ifatunji" w:date="2025-07-10T17:30:00Z" w16du:dateUtc="2025-07-10T22:30:00Z"/>
        </w:rPr>
        <w:pPrChange w:id="11037" w:author="Mosi Adesina Ifatunji" w:date="2025-10-21T19:50:00Z" w16du:dateUtc="2025-10-22T00:50:00Z">
          <w:pPr>
            <w:spacing w:before="100" w:beforeAutospacing="1" w:after="100" w:afterAutospacing="1"/>
          </w:pPr>
        </w:pPrChange>
      </w:pPr>
      <w:ins w:id="11038" w:author="Mosi Adesina Ifatunji" w:date="2025-07-10T17:30:00Z" w16du:dateUtc="2025-07-10T22:30:00Z">
        <w:r w:rsidRPr="00B92532">
          <w:t xml:space="preserve">“Roscigno’s (2007) analysis of Ohio Civil Rights Commission data indicates that, among Black workers, serious cases of workplace racial discrimination decline precipitously with increases in the percentage of Black coworkers. Moreover, discrimination against Black workers was particularly pronounced in workplaces where Blacks comprised less than 25% of employees. This research indicates that the odds of perceiving racial discrimination should </w:t>
        </w:r>
        <w:r w:rsidRPr="00B92532">
          <w:lastRenderedPageBreak/>
          <w:t>decrease with increases in the percentage of same-race coworkers as suggested by the organizational demography perspective. Further, tokens, which we define as less than 25% same-race coworkers, may be especially prone to perceiving racial discrimination at work compared to non-tokens because they are more visible and become potential targets for hostility, abuse, and other forms of workplace incivility” (Stainback and Irvin 2012:659).</w:t>
        </w:r>
      </w:ins>
    </w:p>
    <w:p w14:paraId="74E8819F" w14:textId="77777777" w:rsidR="00E81D3F" w:rsidRPr="00B92532" w:rsidRDefault="00E81D3F">
      <w:pPr>
        <w:rPr>
          <w:ins w:id="11039" w:author="Mosi Adesina Ifatunji" w:date="2025-07-10T17:30:00Z" w16du:dateUtc="2025-07-10T22:30:00Z"/>
        </w:rPr>
        <w:pPrChange w:id="11040" w:author="Mosi Adesina Ifatunji" w:date="2025-10-21T19:50:00Z" w16du:dateUtc="2025-10-22T00:50:00Z">
          <w:pPr>
            <w:spacing w:before="100" w:beforeAutospacing="1" w:after="100" w:afterAutospacing="1"/>
          </w:pPr>
        </w:pPrChange>
      </w:pPr>
      <w:ins w:id="11041" w:author="Mosi Adesina Ifatunji" w:date="2025-07-10T17:30:00Z" w16du:dateUtc="2025-07-10T22:30:00Z">
        <w:r w:rsidRPr="00B92532">
          <w:t xml:space="preserve">“Hirsh and </w:t>
        </w:r>
        <w:proofErr w:type="spellStart"/>
        <w:r w:rsidRPr="00B92532">
          <w:t>Kornrich’s</w:t>
        </w:r>
        <w:proofErr w:type="spellEnd"/>
        <w:r w:rsidRPr="00B92532">
          <w:t xml:space="preserve"> (2008) organization-level study finds that greater minority group representation among managers reduces formal discrimination filings with the EEOC, however, their data are unable to distinguish which managers manage which work groups. It seems reasonable to expect that greater organizational power should curtail perceived discrimination...” (Stainback and Irvin 2012:660).</w:t>
        </w:r>
      </w:ins>
    </w:p>
    <w:p w14:paraId="16C1A966" w14:textId="77777777" w:rsidR="00E81D3F" w:rsidRPr="00B92532" w:rsidRDefault="00E81D3F">
      <w:pPr>
        <w:rPr>
          <w:ins w:id="11042" w:author="Mosi Adesina Ifatunji" w:date="2025-07-10T17:30:00Z" w16du:dateUtc="2025-07-10T22:30:00Z"/>
        </w:rPr>
        <w:pPrChange w:id="11043" w:author="Mosi Adesina Ifatunji" w:date="2025-10-21T19:50:00Z" w16du:dateUtc="2025-10-22T00:50:00Z">
          <w:pPr>
            <w:spacing w:before="100" w:beforeAutospacing="1" w:after="100" w:afterAutospacing="1"/>
          </w:pPr>
        </w:pPrChange>
      </w:pPr>
      <w:ins w:id="11044" w:author="Mosi Adesina Ifatunji" w:date="2025-07-10T17:30:00Z" w16du:dateUtc="2025-07-10T22:30:00Z">
        <w:r w:rsidRPr="00B92532">
          <w:t>“The findings also indicate that having a same-race manager, albeit marginally significant (.05 &lt; p &lt; .10), reduces perceived racial discrimination by about 42% (1 – e–.540 = .417) compared to having a cross-race manager” (Stainback and Irvin 2012:663).</w:t>
        </w:r>
      </w:ins>
    </w:p>
    <w:p w14:paraId="1E8C7277" w14:textId="77777777" w:rsidR="00E81D3F" w:rsidRPr="00B92532" w:rsidRDefault="00E81D3F">
      <w:pPr>
        <w:rPr>
          <w:ins w:id="11045" w:author="Mosi Adesina Ifatunji" w:date="2025-07-10T17:30:00Z" w16du:dateUtc="2025-07-10T22:30:00Z"/>
        </w:rPr>
        <w:pPrChange w:id="11046" w:author="Mosi Adesina Ifatunji" w:date="2025-10-21T19:50:00Z" w16du:dateUtc="2025-10-22T00:50:00Z">
          <w:pPr>
            <w:spacing w:before="100" w:beforeAutospacing="1" w:after="100" w:afterAutospacing="1"/>
          </w:pPr>
        </w:pPrChange>
      </w:pPr>
      <w:ins w:id="11047" w:author="Mosi Adesina Ifatunji" w:date="2025-07-10T17:30:00Z" w16du:dateUtc="2025-07-10T22:30:00Z">
        <w:r w:rsidRPr="00B92532">
          <w:t>“For all racial groups, perceived racial discrimination reduced employer loyalty and increased job search intentions. Our results also indicate that perceived discrimination mediates some of the effects of racial composition on organizational attachment. Among Blacks and Latinos, the effects of racial composition on employer loyalty are partially mediated; however, we do not find an association between racial composition and employer loyalty among Whites. In retrospect this non-symmetric finding makes sense. Net of job quality and experiencing racial discrimination, non-Whites are more likely to form social relations with similar others, which in turn enhances their identification with the firm based on the more proximate social connections within the work group. Because Whites are often found in majority White work groups and this factor is less likely to influence their employer loyalty net of job characteristics” (Stainback and Irvin 2012:668).</w:t>
        </w:r>
      </w:ins>
    </w:p>
    <w:p w14:paraId="0D1012DB" w14:textId="77777777" w:rsidR="00E81D3F" w:rsidRPr="00B92532" w:rsidRDefault="00E81D3F">
      <w:pPr>
        <w:rPr>
          <w:ins w:id="11048" w:author="Mosi Adesina Ifatunji" w:date="2025-07-10T17:30:00Z" w16du:dateUtc="2025-07-10T22:30:00Z"/>
        </w:rPr>
        <w:pPrChange w:id="11049" w:author="Mosi Adesina Ifatunji" w:date="2025-10-21T19:50:00Z" w16du:dateUtc="2025-10-22T00:50:00Z">
          <w:pPr>
            <w:spacing w:before="100" w:beforeAutospacing="1" w:after="100" w:afterAutospacing="1"/>
          </w:pPr>
        </w:pPrChange>
      </w:pPr>
      <w:ins w:id="11050" w:author="Mosi Adesina Ifatunji" w:date="2025-07-10T17:30:00Z" w16du:dateUtc="2025-07-10T22:30:00Z">
        <w:r w:rsidRPr="00B92532">
          <w:t>“Net of statistical controls, racial composition had no effect on Blacks’ or Latinos’ job search intentions. Perceived discrimination did, however, partially mediate the racial composition and job search intention relationship for Whites; although, the direct effects of racial composition on job search intentions remained strong. The perception of discrimination by Whites and its effect on the relationship between racial composition and job search intention found reiterates earlier findings by researchers that White workers do not respond to diverse work groups in the same manner as minority workers (Tsui et al., 1992). The findings regarding job search intentions</w:t>
        </w:r>
        <w:proofErr w:type="gramStart"/>
        <w:r w:rsidRPr="00B92532">
          <w:t>, in particular, hold</w:t>
        </w:r>
        <w:proofErr w:type="gramEnd"/>
        <w:r w:rsidRPr="00B92532">
          <w:t xml:space="preserve"> important implications for organizational decision makers, human resource management (HRM) practitioners, and corporate policies and practices...Whites appear to be uncomfortable working in work groups where they are the numeric minority. This reality, and the tension between diversity on the one hand and in-group solidarity on the other, will pose a challenge in the coming years as employers continue to seek inclusive and racially integrated work environments. Specifically, the findings suggest that integrating non-White jobs may be especially challenging given Whites’ more adverse reaction to working with other races compared to non-Whites” (Stainback and Irvin 2012:668).</w:t>
        </w:r>
      </w:ins>
    </w:p>
    <w:p w14:paraId="0168DCBA" w14:textId="77777777" w:rsidR="00E81D3F" w:rsidRPr="00B92532" w:rsidRDefault="00E81D3F">
      <w:pPr>
        <w:rPr>
          <w:ins w:id="11051" w:author="Mosi Adesina Ifatunji" w:date="2025-07-10T17:32:00Z" w16du:dateUtc="2025-07-10T22:32:00Z"/>
        </w:rPr>
        <w:pPrChange w:id="11052" w:author="Mosi Adesina Ifatunji" w:date="2025-10-21T19:50:00Z" w16du:dateUtc="2025-10-22T00:50:00Z">
          <w:pPr>
            <w:pStyle w:val="BodyText"/>
          </w:pPr>
        </w:pPrChange>
      </w:pPr>
    </w:p>
    <w:p w14:paraId="7C2ECF4E" w14:textId="77777777" w:rsidR="002369FE" w:rsidRPr="00B92532" w:rsidRDefault="002369FE">
      <w:pPr>
        <w:rPr>
          <w:ins w:id="11053" w:author="Mosi Adesina Ifatunji" w:date="2025-07-10T17:32:00Z" w16du:dateUtc="2025-07-10T22:32:00Z"/>
        </w:rPr>
        <w:pPrChange w:id="11054" w:author="Mosi Adesina Ifatunji" w:date="2025-10-21T19:50:00Z" w16du:dateUtc="2025-10-22T00:50:00Z">
          <w:pPr>
            <w:pStyle w:val="BodyText"/>
          </w:pPr>
        </w:pPrChange>
      </w:pPr>
    </w:p>
    <w:p w14:paraId="1A2C8094" w14:textId="77777777" w:rsidR="002369FE" w:rsidRPr="00B92532" w:rsidRDefault="002369FE">
      <w:pPr>
        <w:rPr>
          <w:ins w:id="11055" w:author="Mosi Adesina Ifatunji" w:date="2025-07-10T17:32:00Z" w16du:dateUtc="2025-07-10T22:32:00Z"/>
        </w:rPr>
        <w:pPrChange w:id="11056" w:author="Mosi Adesina Ifatunji" w:date="2025-10-21T19:50:00Z" w16du:dateUtc="2025-10-22T00:50:00Z">
          <w:pPr>
            <w:pStyle w:val="BodyText"/>
          </w:pPr>
        </w:pPrChange>
      </w:pPr>
    </w:p>
    <w:p w14:paraId="0DC2230C" w14:textId="77777777" w:rsidR="002369FE" w:rsidRPr="00B92532" w:rsidRDefault="002369FE">
      <w:pPr>
        <w:rPr>
          <w:ins w:id="11057" w:author="Mosi Adesina Ifatunji" w:date="2025-07-10T17:32:00Z" w16du:dateUtc="2025-07-10T22:32:00Z"/>
        </w:rPr>
        <w:pPrChange w:id="11058" w:author="Mosi Adesina Ifatunji" w:date="2025-10-21T19:50:00Z" w16du:dateUtc="2025-10-22T00:50:00Z">
          <w:pPr>
            <w:spacing w:before="100" w:beforeAutospacing="1" w:after="100" w:afterAutospacing="1"/>
          </w:pPr>
        </w:pPrChange>
      </w:pPr>
      <w:ins w:id="11059" w:author="Mosi Adesina Ifatunji" w:date="2025-07-10T17:32:00Z" w16du:dateUtc="2025-07-10T22:32:00Z">
        <w:r w:rsidRPr="00B92532">
          <w:lastRenderedPageBreak/>
          <w:t>Laura Giuliano and Michael R. Ransom’s article provides robust empirical evidence that the demographic characteristics of managers—specifically ethnicity—directly influence hiring patterns and the ethnic composition of workforces, especially in smaller organizational units. Their nine-year, store-level analysis demonstrates that Hispanic managers are far more likely to hire Hispanic workers, even after accounting for local labor pools, but that manager–employee ethnic similarity has little effect on separations or transfers except in select cases. This study links Ray’s arguments about the encoding of racial advantage in organizational processes and Hambrick and Mason’s framework by showing how managerial demographics shape not just perceptions but concrete personnel outcomes (Giuliano and Ransom 2013:347–348).</w:t>
        </w:r>
      </w:ins>
    </w:p>
    <w:p w14:paraId="6BC72CF1" w14:textId="77777777" w:rsidR="002369FE" w:rsidRPr="00B92532" w:rsidRDefault="002369FE">
      <w:pPr>
        <w:rPr>
          <w:ins w:id="11060" w:author="Mosi Adesina Ifatunji" w:date="2025-07-10T17:32:00Z" w16du:dateUtc="2025-07-10T22:32:00Z"/>
        </w:rPr>
        <w:pPrChange w:id="11061" w:author="Mosi Adesina Ifatunji" w:date="2025-10-21T19:50:00Z" w16du:dateUtc="2025-10-22T00:50:00Z">
          <w:pPr>
            <w:spacing w:before="100" w:beforeAutospacing="1" w:after="100" w:afterAutospacing="1"/>
          </w:pPr>
        </w:pPrChange>
      </w:pPr>
      <w:ins w:id="11062" w:author="Mosi Adesina Ifatunji" w:date="2025-07-10T17:32:00Z" w16du:dateUtc="2025-07-10T22:32:00Z">
        <w:r w:rsidRPr="00B92532">
          <w:t>“We examine the effect of manager ethnicity on the ethnic composition of employment using nine years of personnel records from a regional grocery store chain in the United States. The workforce studied is composed almost entirely of a white majority and a large Hispanic minority; the authors focus on the role of Hispanic ethnicity. Estimating models with store fixed effects, the authors examine the effects of manager ethnicity on hiring, transfer, and separation patterns. Effects of manager ethnicity are compared across several types of jobs, with significant effects occurring on hiring patterns but not on transfers, and effects occurring on separation patterns in only one atypical case. The authors also find that the effects on hiring occur only in jobs or departments with very few employees” (Giuliano and Ransom 2013:347).</w:t>
        </w:r>
      </w:ins>
    </w:p>
    <w:p w14:paraId="5314127C" w14:textId="77777777" w:rsidR="002369FE" w:rsidRPr="00B92532" w:rsidRDefault="002369FE">
      <w:pPr>
        <w:rPr>
          <w:ins w:id="11063" w:author="Mosi Adesina Ifatunji" w:date="2025-07-10T17:32:00Z" w16du:dateUtc="2025-07-10T22:32:00Z"/>
        </w:rPr>
        <w:pPrChange w:id="11064" w:author="Mosi Adesina Ifatunji" w:date="2025-10-21T19:50:00Z" w16du:dateUtc="2025-10-22T00:50:00Z">
          <w:pPr>
            <w:spacing w:before="100" w:beforeAutospacing="1" w:after="100" w:afterAutospacing="1"/>
          </w:pPr>
        </w:pPrChange>
      </w:pPr>
      <w:ins w:id="11065" w:author="Mosi Adesina Ifatunji" w:date="2025-07-10T17:32:00Z" w16du:dateUtc="2025-07-10T22:32:00Z">
        <w:r w:rsidRPr="00B92532">
          <w:t xml:space="preserve">“These studies also investigate the reasons for why manager ethnicity matters, though the evidence here is less conclusive. Giuliano et al. argue that the patterns in quits and dismissals suggest that both manager and employee preferences are important. But an analysis of residential zip codes suggests that segregated hiring networks may also play a role. Aslund et al.’s findings suggest that managers </w:t>
        </w:r>
        <w:proofErr w:type="gramStart"/>
        <w:r w:rsidRPr="00B92532">
          <w:t>are able to</w:t>
        </w:r>
        <w:proofErr w:type="gramEnd"/>
        <w:r w:rsidRPr="00B92532">
          <w:t xml:space="preserve"> attract higher quality workers when they recruit those whose ethnic background is </w:t>
        </w:r>
        <w:proofErr w:type="gramStart"/>
        <w:r w:rsidRPr="00B92532">
          <w:t>similar to</w:t>
        </w:r>
        <w:proofErr w:type="gramEnd"/>
        <w:r w:rsidRPr="00B92532">
          <w:t xml:space="preserve"> their own” (Giuliano and Ransom 2013:348).</w:t>
        </w:r>
      </w:ins>
    </w:p>
    <w:p w14:paraId="4415FF54" w14:textId="77777777" w:rsidR="002369FE" w:rsidRPr="00B92532" w:rsidRDefault="002369FE">
      <w:pPr>
        <w:rPr>
          <w:ins w:id="11066" w:author="Mosi Adesina Ifatunji" w:date="2025-07-10T17:32:00Z" w16du:dateUtc="2025-07-10T22:32:00Z"/>
        </w:rPr>
        <w:pPrChange w:id="11067" w:author="Mosi Adesina Ifatunji" w:date="2025-10-21T19:50:00Z" w16du:dateUtc="2025-10-22T00:50:00Z">
          <w:pPr>
            <w:spacing w:before="100" w:beforeAutospacing="1" w:after="100" w:afterAutospacing="1"/>
          </w:pPr>
        </w:pPrChange>
      </w:pPr>
      <w:ins w:id="11068" w:author="Mosi Adesina Ifatunji" w:date="2025-07-10T17:32:00Z" w16du:dateUtc="2025-07-10T22:32:00Z">
        <w:r w:rsidRPr="00B92532">
          <w:t xml:space="preserve">“On average, approximately 18% of all baggers and cashiers work at a store in which their supervisor (i.e., the highest-ranking salaried manager) is of an ethnicity that is different from their own. This group is composed mainly of Hispanic employees with non-Hispanic managers, because most store managers are non-Hispanic whites...Though many employees have dissimilar managers, there is nevertheless a tendency for managers and their employees to be the same ethnicity. Table 4 compares the ethnic composition of employees under non-Hispanic and Hispanic managers. On average, the proportion of employees who are Hispanic is 13.5% among those with non-Hispanic </w:t>
        </w:r>
        <w:proofErr w:type="gramStart"/>
        <w:r w:rsidRPr="00B92532">
          <w:t>managers, but</w:t>
        </w:r>
        <w:proofErr w:type="gramEnd"/>
        <w:r w:rsidRPr="00B92532">
          <w:t xml:space="preserve"> is nearly three times as high (39.2%) among those with Hispanic managers. This tendency toward manager–employee similarity is especially high among baggers” (Giuliano and Ransom 2013:355–356).</w:t>
        </w:r>
      </w:ins>
    </w:p>
    <w:p w14:paraId="1AF12304" w14:textId="77777777" w:rsidR="002369FE" w:rsidRPr="00B92532" w:rsidRDefault="002369FE">
      <w:pPr>
        <w:rPr>
          <w:ins w:id="11069" w:author="Mosi Adesina Ifatunji" w:date="2025-07-10T17:32:00Z" w16du:dateUtc="2025-07-10T22:32:00Z"/>
        </w:rPr>
        <w:pPrChange w:id="11070" w:author="Mosi Adesina Ifatunji" w:date="2025-10-21T19:50:00Z" w16du:dateUtc="2025-10-22T00:50:00Z">
          <w:pPr>
            <w:spacing w:before="100" w:beforeAutospacing="1" w:after="100" w:afterAutospacing="1"/>
          </w:pPr>
        </w:pPrChange>
      </w:pPr>
      <w:ins w:id="11071" w:author="Mosi Adesina Ifatunji" w:date="2025-07-10T17:32:00Z" w16du:dateUtc="2025-07-10T22:32:00Z">
        <w:r w:rsidRPr="00B92532">
          <w:t>“The results (Table 5) confirm the importance of residential segregation. The coefficient on the Hispanic population share is always significant and large, and it is especially large in the analysis of baggers—who tend to live much closer than other employees to the stores where they work. However, even after controlling for the ethnic composition of the local population, manager ethnicity remains a significant predictor of the workforce’s ethnic composition. The coefficients on manager ethnicity are especially large in the analyses of baggers and of meat and produce employees” (Giuliano and Ransom 2013:356).</w:t>
        </w:r>
      </w:ins>
    </w:p>
    <w:p w14:paraId="2FD920B4" w14:textId="77777777" w:rsidR="002369FE" w:rsidRPr="00B92532" w:rsidRDefault="002369FE">
      <w:pPr>
        <w:rPr>
          <w:ins w:id="11072" w:author="Mosi Adesina Ifatunji" w:date="2025-07-10T17:32:00Z" w16du:dateUtc="2025-07-10T22:32:00Z"/>
        </w:rPr>
        <w:pPrChange w:id="11073" w:author="Mosi Adesina Ifatunji" w:date="2025-10-21T19:50:00Z" w16du:dateUtc="2025-10-22T00:50:00Z">
          <w:pPr>
            <w:spacing w:before="100" w:beforeAutospacing="1" w:after="100" w:afterAutospacing="1"/>
          </w:pPr>
        </w:pPrChange>
      </w:pPr>
      <w:ins w:id="11074" w:author="Mosi Adesina Ifatunji" w:date="2025-07-10T17:32:00Z" w16du:dateUtc="2025-07-10T22:32:00Z">
        <w:r w:rsidRPr="00B92532">
          <w:lastRenderedPageBreak/>
          <w:t xml:space="preserve">“For baggers, the estimates imply a </w:t>
        </w:r>
        <w:proofErr w:type="gramStart"/>
        <w:r w:rsidRPr="00B92532">
          <w:t>52 percentage</w:t>
        </w:r>
        <w:proofErr w:type="gramEnd"/>
        <w:r w:rsidRPr="00B92532">
          <w:t xml:space="preserve"> point difference in the rate that Hispanics are hired under Hispanic and non-Hispanic managers. In our sample, under a typical non-Hispanic manager </w:t>
        </w:r>
        <w:proofErr w:type="gramStart"/>
        <w:r w:rsidRPr="00B92532">
          <w:t>in a given</w:t>
        </w:r>
        <w:proofErr w:type="gramEnd"/>
        <w:r w:rsidRPr="00B92532">
          <w:t xml:space="preserve"> store, an average of six non-Hispanic baggers </w:t>
        </w:r>
        <w:proofErr w:type="gramStart"/>
        <w:r w:rsidRPr="00B92532">
          <w:t>are</w:t>
        </w:r>
        <w:proofErr w:type="gramEnd"/>
        <w:r w:rsidRPr="00B92532">
          <w:t xml:space="preserve"> hired for every one Hispanic bagger. Thus, our estimate means that replacing the non-Hispanic manager with a Hispanic manager would yield a dramatic change in this ratio—with one non-Hispanic bagger being hired for every two Hispanics hired. In the case of meat and produce employees, the column (1) estimate implies that when a department manager is Hispanic, 26 percentage points more Hispanic employees are hired into that department. When the manager is non-Hispanic, roughly one out of every eight hires is Hispanic in a typical meat or produce department. Hence our estimate means that when the department manager is Hispanic, three out of every eight hires is Hispanic” (Giuliano and Ransom 2013:361).</w:t>
        </w:r>
      </w:ins>
    </w:p>
    <w:p w14:paraId="37C86179" w14:textId="77777777" w:rsidR="002369FE" w:rsidRPr="00B92532" w:rsidRDefault="002369FE">
      <w:pPr>
        <w:rPr>
          <w:ins w:id="11075" w:author="Mosi Adesina Ifatunji" w:date="2025-07-10T17:32:00Z" w16du:dateUtc="2025-07-10T22:32:00Z"/>
        </w:rPr>
        <w:pPrChange w:id="11076" w:author="Mosi Adesina Ifatunji" w:date="2025-10-21T19:50:00Z" w16du:dateUtc="2025-10-22T00:50:00Z">
          <w:pPr>
            <w:spacing w:before="100" w:beforeAutospacing="1" w:after="100" w:afterAutospacing="1"/>
          </w:pPr>
        </w:pPrChange>
      </w:pPr>
      <w:ins w:id="11077" w:author="Mosi Adesina Ifatunji" w:date="2025-07-10T17:32:00Z" w16du:dateUtc="2025-07-10T22:32:00Z">
        <w:r w:rsidRPr="00B92532">
          <w:t xml:space="preserve">“To test this hypothesis more formally, we pool newly hired employees in all jobs and estimate versions of Equation (1) that include the interaction of </w:t>
        </w:r>
        <w:proofErr w:type="spellStart"/>
        <w:r w:rsidRPr="00B92532">
          <w:t>Mgr</w:t>
        </w:r>
        <w:proofErr w:type="spellEnd"/>
        <w:r w:rsidRPr="00B92532">
          <w:t xml:space="preserve"> Hispanic with a dummy variable indicating jobs or departments with two or fewer current employees. The coefficient on the interaction term is 0.25 (t = 1.64), suggesting again that manager ethnicity matters much more where the number of employees is small” (Giuliano and Ransom 2013:367).</w:t>
        </w:r>
      </w:ins>
    </w:p>
    <w:p w14:paraId="1D502EC2" w14:textId="77777777" w:rsidR="002369FE" w:rsidRPr="00B92532" w:rsidRDefault="002369FE">
      <w:pPr>
        <w:rPr>
          <w:ins w:id="11078" w:author="Mosi Adesina Ifatunji" w:date="2025-07-10T17:32:00Z" w16du:dateUtc="2025-07-10T22:32:00Z"/>
        </w:rPr>
        <w:pPrChange w:id="11079" w:author="Mosi Adesina Ifatunji" w:date="2025-10-21T19:50:00Z" w16du:dateUtc="2025-10-22T00:50:00Z">
          <w:pPr>
            <w:spacing w:before="100" w:beforeAutospacing="1" w:after="100" w:afterAutospacing="1"/>
          </w:pPr>
        </w:pPrChange>
      </w:pPr>
      <w:ins w:id="11080" w:author="Mosi Adesina Ifatunji" w:date="2025-07-10T17:32:00Z" w16du:dateUtc="2025-07-10T22:32:00Z">
        <w:r w:rsidRPr="00B92532">
          <w:t>“From the analysis of new hires, we conclude that in four of six job positions, Hispanics are significantly more likely to be hired if the manager is Hispanic. For cashiers and stockers, the estimates are small and statistically insignificant. But for baggers and for meat and produce employees, we estimate large and statistically significant effects” (Giuliano and Ransom 2013:363).</w:t>
        </w:r>
      </w:ins>
    </w:p>
    <w:p w14:paraId="281E8D1D" w14:textId="77777777" w:rsidR="002369FE" w:rsidRPr="00B92532" w:rsidRDefault="002369FE">
      <w:pPr>
        <w:rPr>
          <w:ins w:id="11081" w:author="Mosi Adesina Ifatunji" w:date="2025-07-10T17:32:00Z" w16du:dateUtc="2025-07-10T22:32:00Z"/>
        </w:rPr>
        <w:pPrChange w:id="11082" w:author="Mosi Adesina Ifatunji" w:date="2025-10-21T19:50:00Z" w16du:dateUtc="2025-10-22T00:50:00Z">
          <w:pPr>
            <w:spacing w:before="100" w:beforeAutospacing="1" w:after="100" w:afterAutospacing="1"/>
          </w:pPr>
        </w:pPrChange>
      </w:pPr>
      <w:ins w:id="11083" w:author="Mosi Adesina Ifatunji" w:date="2025-07-10T17:32:00Z" w16du:dateUtc="2025-07-10T22:32:00Z">
        <w:r w:rsidRPr="00B92532">
          <w:t>“We examine the effect of manager–employee ethnic differences on employee separation rates by estimating linear probability models...The effect of being an ethnicity different from one’s manager is significant and robust for only one group—cashiers. Specifically, the estimates of D3 suggest that cashiers are roughly 4.5 percentage points (40%) more likely to separate from the firm when they have an ethnically dissimilar manager. For baggers, the estimate of D3 is positive in column (1), which controls only for employee characteristics plus store and year fixed effects, but it is not robust to the inclusion of additional controls. And for stockers and meat and produce employees, the estimates of D3 are consistently very close to zero...the effects of manager–employee dissimilarity for stockers and for meat and produce employees remain very close to zero” (Giuliano and Ransom 2013:369–370).</w:t>
        </w:r>
      </w:ins>
    </w:p>
    <w:p w14:paraId="371853B3" w14:textId="77777777" w:rsidR="002369FE" w:rsidRPr="00B92532" w:rsidRDefault="002369FE">
      <w:pPr>
        <w:rPr>
          <w:ins w:id="11084" w:author="Mosi Adesina Ifatunji" w:date="2025-07-10T17:32:00Z" w16du:dateUtc="2025-07-10T22:32:00Z"/>
        </w:rPr>
        <w:pPrChange w:id="11085" w:author="Mosi Adesina Ifatunji" w:date="2025-10-21T19:50:00Z" w16du:dateUtc="2025-10-22T00:50:00Z">
          <w:pPr>
            <w:spacing w:before="100" w:beforeAutospacing="1" w:after="100" w:afterAutospacing="1"/>
          </w:pPr>
        </w:pPrChange>
      </w:pPr>
      <w:ins w:id="11086" w:author="Mosi Adesina Ifatunji" w:date="2025-07-10T17:32:00Z" w16du:dateUtc="2025-07-10T22:32:00Z">
        <w:r w:rsidRPr="00B92532">
          <w:t>“Using nine years of personnel records from a regional grocery chain, we examine the effect of manager ethnicity on hiring, transfer, and separation patterns...We find that manager ethnicity has significant effects on hiring patterns, but does not affect transfers, and affects separation patterns in only one atypical case. What’s more, we find that the effects on hiring occur only in smaller departments...our findings do suggest that manager ethnicity matters more in jobs and departments in which the number of employees is small” (Giuliano and Ransom 2013:376).</w:t>
        </w:r>
      </w:ins>
    </w:p>
    <w:p w14:paraId="0F894BCE" w14:textId="77777777" w:rsidR="002369FE" w:rsidRPr="00B92532" w:rsidRDefault="002369FE">
      <w:pPr>
        <w:rPr>
          <w:ins w:id="11087" w:author="Mosi Adesina Ifatunji" w:date="2025-07-10T17:35:00Z" w16du:dateUtc="2025-07-10T22:35:00Z"/>
        </w:rPr>
        <w:pPrChange w:id="11088" w:author="Mosi Adesina Ifatunji" w:date="2025-10-21T19:50:00Z" w16du:dateUtc="2025-10-22T00:50:00Z">
          <w:pPr>
            <w:pStyle w:val="BodyText"/>
          </w:pPr>
        </w:pPrChange>
      </w:pPr>
    </w:p>
    <w:p w14:paraId="3C60B879" w14:textId="77777777" w:rsidR="008C70D1" w:rsidRPr="00B92532" w:rsidRDefault="008C70D1">
      <w:pPr>
        <w:rPr>
          <w:ins w:id="11089" w:author="Mosi Adesina Ifatunji" w:date="2025-07-10T17:35:00Z" w16du:dateUtc="2025-07-10T22:35:00Z"/>
        </w:rPr>
        <w:pPrChange w:id="11090" w:author="Mosi Adesina Ifatunji" w:date="2025-10-21T19:50:00Z" w16du:dateUtc="2025-10-22T00:50:00Z">
          <w:pPr>
            <w:pStyle w:val="BodyText"/>
          </w:pPr>
        </w:pPrChange>
      </w:pPr>
    </w:p>
    <w:p w14:paraId="22B959CB" w14:textId="77777777" w:rsidR="008C70D1" w:rsidRPr="00B92532" w:rsidRDefault="008C70D1">
      <w:pPr>
        <w:rPr>
          <w:ins w:id="11091" w:author="Mosi Adesina Ifatunji" w:date="2025-07-10T17:35:00Z" w16du:dateUtc="2025-07-10T22:35:00Z"/>
        </w:rPr>
        <w:pPrChange w:id="11092" w:author="Mosi Adesina Ifatunji" w:date="2025-10-21T19:50:00Z" w16du:dateUtc="2025-10-22T00:50:00Z">
          <w:pPr>
            <w:spacing w:before="100" w:beforeAutospacing="1" w:after="100" w:afterAutospacing="1"/>
          </w:pPr>
        </w:pPrChange>
      </w:pPr>
      <w:ins w:id="11093" w:author="Mosi Adesina Ifatunji" w:date="2025-07-10T17:35:00Z" w16du:dateUtc="2025-07-10T22:35:00Z">
        <w:r w:rsidRPr="00B92532">
          <w:t xml:space="preserve">Alison Cook and Christy Glass’s study provides large-scale, empirical evidence that connects the social credentialing and organizational encoding of Whiteness (as described by Ray) with the importance of top leader demographics for organizational outcomes (as described by Hambrick and Mason). Analyzing Fortune 500 firms over a decade, they find that a single </w:t>
        </w:r>
        <w:r w:rsidRPr="00B92532">
          <w:lastRenderedPageBreak/>
          <w:t>minority CEO has minimal independent effect on equity or diversity policy. Instead, it is board-level racial diversity—and the network power of minority board members—that consistently predicts stronger equity policies and actual diversity outcomes, illustrating how demographic composition at the upper echelons shapes both formal policy and material change (Cook and Glass 2015:183–184).</w:t>
        </w:r>
      </w:ins>
    </w:p>
    <w:p w14:paraId="3BB69424" w14:textId="77777777" w:rsidR="008C70D1" w:rsidRPr="00B92532" w:rsidRDefault="008C70D1">
      <w:pPr>
        <w:rPr>
          <w:ins w:id="11094" w:author="Mosi Adesina Ifatunji" w:date="2025-07-10T17:35:00Z" w16du:dateUtc="2025-07-10T22:35:00Z"/>
        </w:rPr>
        <w:pPrChange w:id="11095" w:author="Mosi Adesina Ifatunji" w:date="2025-10-21T19:50:00Z" w16du:dateUtc="2025-10-22T00:50:00Z">
          <w:pPr>
            <w:spacing w:before="100" w:beforeAutospacing="1" w:after="100" w:afterAutospacing="1"/>
          </w:pPr>
        </w:pPrChange>
      </w:pPr>
      <w:ins w:id="11096" w:author="Mosi Adesina Ifatunji" w:date="2025-07-10T17:35:00Z" w16du:dateUtc="2025-07-10T22:35:00Z">
        <w:r w:rsidRPr="00B92532">
          <w:t>“Our analysis relies on a unique dataset of corporate practices, CEO race/ethnicity, and board member race/ethnicity in Fortune 500 firms from 2001 to 2010. The authors find that while minority CEOs have minimal impact on equity policies, diverse boards are significantly associated with equitable practices. They conclude that board diversity is critical for shaping corporate practice related to equity and diversity” (Cook and Glass 2015:183).</w:t>
        </w:r>
      </w:ins>
    </w:p>
    <w:p w14:paraId="665E0949" w14:textId="77777777" w:rsidR="008C70D1" w:rsidRPr="00B92532" w:rsidRDefault="008C70D1">
      <w:pPr>
        <w:rPr>
          <w:ins w:id="11097" w:author="Mosi Adesina Ifatunji" w:date="2025-07-10T17:35:00Z" w16du:dateUtc="2025-07-10T22:35:00Z"/>
        </w:rPr>
        <w:pPrChange w:id="11098" w:author="Mosi Adesina Ifatunji" w:date="2025-10-21T19:50:00Z" w16du:dateUtc="2025-10-22T00:50:00Z">
          <w:pPr>
            <w:spacing w:before="100" w:beforeAutospacing="1" w:after="100" w:afterAutospacing="1"/>
          </w:pPr>
        </w:pPrChange>
      </w:pPr>
      <w:ins w:id="11099" w:author="Mosi Adesina Ifatunji" w:date="2025-07-10T17:35:00Z" w16du:dateUtc="2025-07-10T22:35:00Z">
        <w:r w:rsidRPr="00B92532">
          <w:t xml:space="preserve">“We find that in the absence of board </w:t>
        </w:r>
        <w:proofErr w:type="gramStart"/>
        <w:r w:rsidRPr="00B92532">
          <w:t>diversity,</w:t>
        </w:r>
        <w:proofErr w:type="gramEnd"/>
        <w:r w:rsidRPr="00B92532">
          <w:t xml:space="preserve"> minority CEOs are largely not associated with equity policies and practices within the firm. However, regardless of the race/ethnicity of the CEO, firms with diverse boards are more likely than other firms to pursue equitable policies and practices. Our findings suggest that while promoting individual minority leaders is important, board diversity is the most important factor for shaping corporate policies and practices related to equity and diversity” (Cook and Glass 2015:184).</w:t>
        </w:r>
      </w:ins>
    </w:p>
    <w:p w14:paraId="4097180D" w14:textId="77777777" w:rsidR="008C70D1" w:rsidRPr="00B92532" w:rsidRDefault="008C70D1">
      <w:pPr>
        <w:rPr>
          <w:ins w:id="11100" w:author="Mosi Adesina Ifatunji" w:date="2025-07-10T17:35:00Z" w16du:dateUtc="2025-07-10T22:35:00Z"/>
        </w:rPr>
        <w:pPrChange w:id="11101" w:author="Mosi Adesina Ifatunji" w:date="2025-10-21T19:50:00Z" w16du:dateUtc="2025-10-22T00:50:00Z">
          <w:pPr>
            <w:spacing w:before="100" w:beforeAutospacing="1" w:after="100" w:afterAutospacing="1"/>
          </w:pPr>
        </w:pPrChange>
      </w:pPr>
      <w:ins w:id="11102" w:author="Mosi Adesina Ifatunji" w:date="2025-07-10T17:35:00Z" w16du:dateUtc="2025-07-10T22:35:00Z">
        <w:r w:rsidRPr="00B92532">
          <w:t>“Minorities are more likely than Whites to be tracked into less visible and less central positions, are excluded from high status and resource-rich networks, receive less mentoring and sponsorship from elite peers, and suffer from evaluation bias, stereotypes, and discrimination...Minorities are promoted to leadership positions, it is often in low-wage, low-prestige sectors or industries where minorities are employed in large numbers—a process termed bottom up ascription” (Cook and Glass 2015:184).</w:t>
        </w:r>
      </w:ins>
    </w:p>
    <w:p w14:paraId="7F827F17" w14:textId="77777777" w:rsidR="008C70D1" w:rsidRPr="00B92532" w:rsidRDefault="008C70D1">
      <w:pPr>
        <w:rPr>
          <w:ins w:id="11103" w:author="Mosi Adesina Ifatunji" w:date="2025-07-10T17:35:00Z" w16du:dateUtc="2025-07-10T22:35:00Z"/>
        </w:rPr>
        <w:pPrChange w:id="11104" w:author="Mosi Adesina Ifatunji" w:date="2025-10-21T19:50:00Z" w16du:dateUtc="2025-10-22T00:50:00Z">
          <w:pPr>
            <w:spacing w:before="100" w:beforeAutospacing="1" w:after="100" w:afterAutospacing="1"/>
          </w:pPr>
        </w:pPrChange>
      </w:pPr>
      <w:ins w:id="11105" w:author="Mosi Adesina Ifatunji" w:date="2025-07-10T17:35:00Z" w16du:dateUtc="2025-07-10T22:35:00Z">
        <w:r w:rsidRPr="00B92532">
          <w:t>“Broadly speaking, the presence of powerful and supportive leaders who champion diversity policies significantly increases policy adoption...Minority executives are more likely than Whites to participate in and support diversity-oriented networking programs and organizational identity groups...Bell and Nkomo (2001) found that these leaders view themselves as change agents and tend to be more vocal than their peers on issues of bias and discrimination...Raeburn (2004) finds that women and minority executives—particularly those who had experiences of discrimination and bias—tended to be more supportive of equity initiatives” (Cook and Glass 2015:187).</w:t>
        </w:r>
      </w:ins>
    </w:p>
    <w:p w14:paraId="4C52836D" w14:textId="77777777" w:rsidR="008C70D1" w:rsidRPr="00B92532" w:rsidRDefault="008C70D1">
      <w:pPr>
        <w:rPr>
          <w:ins w:id="11106" w:author="Mosi Adesina Ifatunji" w:date="2025-07-10T17:35:00Z" w16du:dateUtc="2025-07-10T22:35:00Z"/>
        </w:rPr>
        <w:pPrChange w:id="11107" w:author="Mosi Adesina Ifatunji" w:date="2025-10-21T19:50:00Z" w16du:dateUtc="2025-10-22T00:50:00Z">
          <w:pPr>
            <w:spacing w:before="100" w:beforeAutospacing="1" w:after="100" w:afterAutospacing="1"/>
          </w:pPr>
        </w:pPrChange>
      </w:pPr>
      <w:ins w:id="11108" w:author="Mosi Adesina Ifatunji" w:date="2025-07-10T17:35:00Z" w16du:dateUtc="2025-07-10T22:35:00Z">
        <w:r w:rsidRPr="00B92532">
          <w:t>“Overall previous scholarship suggests that the integration of leadership ranks by race/ethnicity is likely to reduce the salience of race/ethnicity and thereby reduce bias and stereotypes. Further evidence suggests that when minority leaders occupy top positions, they are more likely to hold favorable views of equity practices and policies, more likely to have experience with such policies, and more likely to advance such policies” (Cook and Glass 2015:187).</w:t>
        </w:r>
      </w:ins>
    </w:p>
    <w:p w14:paraId="1488BFFF" w14:textId="77777777" w:rsidR="008C70D1" w:rsidRPr="00B92532" w:rsidRDefault="008C70D1">
      <w:pPr>
        <w:rPr>
          <w:ins w:id="11109" w:author="Mosi Adesina Ifatunji" w:date="2025-07-10T17:35:00Z" w16du:dateUtc="2025-07-10T22:35:00Z"/>
        </w:rPr>
        <w:pPrChange w:id="11110" w:author="Mosi Adesina Ifatunji" w:date="2025-10-21T19:50:00Z" w16du:dateUtc="2025-10-22T00:50:00Z">
          <w:pPr>
            <w:spacing w:before="100" w:beforeAutospacing="1" w:after="100" w:afterAutospacing="1"/>
          </w:pPr>
        </w:pPrChange>
      </w:pPr>
      <w:ins w:id="11111" w:author="Mosi Adesina Ifatunji" w:date="2025-07-10T17:35:00Z" w16du:dateUtc="2025-07-10T22:35:00Z">
        <w:r w:rsidRPr="00B92532">
          <w:t xml:space="preserve">“According to Kanter (1977), tokens represent numerical minorities within a work group. Token status is associated with professional isolation, high visibility, and performance and assimilation pressures...Many token leaders also experience hostility and resistance to their leadership and may lack access and control over resources, professional support, and financial authority...While CEOs who experience token status may be less effective at advancing equity policies and practices, we predict that diverse boards can moderate the effect of token status for these leaders by providing power in numbers. The strength in numbers perspective suggests that as members of an underrepresented group gain greater representation in an </w:t>
        </w:r>
        <w:r w:rsidRPr="00B92532">
          <w:lastRenderedPageBreak/>
          <w:t>organization, they will benefit from network support, reduced stereotypes and bias, and greater access to organizational resources” (Cook and Glass 2015:188–189).</w:t>
        </w:r>
      </w:ins>
    </w:p>
    <w:p w14:paraId="5D3A537B" w14:textId="77777777" w:rsidR="008C70D1" w:rsidRPr="00B92532" w:rsidRDefault="008C70D1">
      <w:pPr>
        <w:rPr>
          <w:ins w:id="11112" w:author="Mosi Adesina Ifatunji" w:date="2025-07-10T17:35:00Z" w16du:dateUtc="2025-07-10T22:35:00Z"/>
        </w:rPr>
        <w:pPrChange w:id="11113" w:author="Mosi Adesina Ifatunji" w:date="2025-10-21T19:50:00Z" w16du:dateUtc="2025-10-22T00:50:00Z">
          <w:pPr>
            <w:spacing w:before="100" w:beforeAutospacing="1" w:after="100" w:afterAutospacing="1"/>
          </w:pPr>
        </w:pPrChange>
      </w:pPr>
      <w:ins w:id="11114" w:author="Mosi Adesina Ifatunji" w:date="2025-07-10T17:35:00Z" w16du:dateUtc="2025-07-10T22:35:00Z">
        <w:r w:rsidRPr="00B92532">
          <w:t>“There is a great deal of empirical evidence to support the perspective that minority leaders will be more effective at advancing equity policies and practices when they enjoy the benefits of group diversity. For instance, research on group composition suggests that in diverse groups or contexts, minority leaders are more likely to raise controversial or dissenting views and encourage a broader range of alternatives to organizational problem solving” (Cook and Glass 2015:190).</w:t>
        </w:r>
      </w:ins>
    </w:p>
    <w:p w14:paraId="21A17837" w14:textId="77777777" w:rsidR="008C70D1" w:rsidRPr="00B92532" w:rsidRDefault="008C70D1">
      <w:pPr>
        <w:rPr>
          <w:ins w:id="11115" w:author="Mosi Adesina Ifatunji" w:date="2025-07-10T17:35:00Z" w16du:dateUtc="2025-07-10T22:35:00Z"/>
        </w:rPr>
        <w:pPrChange w:id="11116" w:author="Mosi Adesina Ifatunji" w:date="2025-10-21T19:50:00Z" w16du:dateUtc="2025-10-22T00:50:00Z">
          <w:pPr>
            <w:spacing w:before="100" w:beforeAutospacing="1" w:after="100" w:afterAutospacing="1"/>
          </w:pPr>
        </w:pPrChange>
      </w:pPr>
      <w:ins w:id="11117" w:author="Mosi Adesina Ifatunji" w:date="2025-07-10T17:35:00Z" w16du:dateUtc="2025-07-10T22:35:00Z">
        <w:r w:rsidRPr="00B92532">
          <w:t>“The percent minority on the board is positively and significantly related to a firm offering LGBT policies (p&lt;.05) and successfully using supplier diversity (p&lt;.05), and related with marginal significance (p&lt;.10) to the promotion of diverse individuals...the number of interlinks was positively and significantly related to the firm offering work–life policies (p&lt;.01), the firm implementing hiring programs focused on people with disabilities (p&lt;.01), and the firm successfully using supplier diversity (p&lt;.05)...these findings suggest that racial/ethnic minority members on the board are an essential component to a firm’s commitment to diversity” (Cook and Glass 2015:196–197).</w:t>
        </w:r>
      </w:ins>
    </w:p>
    <w:p w14:paraId="4A8DAA59" w14:textId="77777777" w:rsidR="008C70D1" w:rsidRPr="00B92532" w:rsidRDefault="008C70D1">
      <w:pPr>
        <w:rPr>
          <w:ins w:id="11118" w:author="Mosi Adesina Ifatunji" w:date="2025-07-10T17:35:00Z" w16du:dateUtc="2025-07-10T22:35:00Z"/>
        </w:rPr>
        <w:pPrChange w:id="11119" w:author="Mosi Adesina Ifatunji" w:date="2025-10-21T19:50:00Z" w16du:dateUtc="2025-10-22T00:50:00Z">
          <w:pPr>
            <w:spacing w:before="100" w:beforeAutospacing="1" w:after="100" w:afterAutospacing="1"/>
          </w:pPr>
        </w:pPrChange>
      </w:pPr>
      <w:ins w:id="11120" w:author="Mosi Adesina Ifatunji" w:date="2025-07-10T17:35:00Z" w16du:dateUtc="2025-07-10T22:35:00Z">
        <w:r w:rsidRPr="00B92532">
          <w:t>“We find that minority leaders advance diversity and equity in their organizations...the promotion of formal diversity policies by minority leaders appears to accompany broader organizational impacts and outcomes. While our study advances research on race/ethnicity, leadership, and organizations, future research could build on our findings in important ways. First, because there have been so few racial/ethnic minority CEOs in the Fortune 500 to date, our analysis of this population does not allow analysis of the effect of different patterns of racial/ethnic composition...numbers matter; a greater representation of minorities in work organizations enhances opportunities for other minorities and leads to broader organizational change. Indeed, we find that minority leaders not only impact policy but practice as well—racial/ethnic diversity among top leadership increases minority representation in the organization, reliance on minority-owned suppliers, promotion opportunities for minorities, work–life benefits, and LGBT benefits” (Cook and Glass 2015:207).</w:t>
        </w:r>
      </w:ins>
    </w:p>
    <w:p w14:paraId="27688B62" w14:textId="77777777" w:rsidR="008C70D1" w:rsidRPr="00B92532" w:rsidRDefault="008C70D1">
      <w:pPr>
        <w:rPr>
          <w:ins w:id="11121" w:author="Mosi Adesina Ifatunji" w:date="2025-07-10T17:37:00Z" w16du:dateUtc="2025-07-10T22:37:00Z"/>
        </w:rPr>
        <w:pPrChange w:id="11122" w:author="Mosi Adesina Ifatunji" w:date="2025-10-21T19:50:00Z" w16du:dateUtc="2025-10-22T00:50:00Z">
          <w:pPr>
            <w:pStyle w:val="BodyText"/>
          </w:pPr>
        </w:pPrChange>
      </w:pPr>
    </w:p>
    <w:p w14:paraId="647A96E3" w14:textId="77777777" w:rsidR="003F4F3A" w:rsidRPr="00B92532" w:rsidRDefault="003F4F3A">
      <w:pPr>
        <w:rPr>
          <w:ins w:id="11123" w:author="Mosi Adesina Ifatunji" w:date="2025-07-10T17:37:00Z" w16du:dateUtc="2025-07-10T22:37:00Z"/>
        </w:rPr>
        <w:pPrChange w:id="11124" w:author="Mosi Adesina Ifatunji" w:date="2025-10-21T19:50:00Z" w16du:dateUtc="2025-10-22T00:50:00Z">
          <w:pPr>
            <w:pStyle w:val="BodyText"/>
          </w:pPr>
        </w:pPrChange>
      </w:pPr>
    </w:p>
    <w:p w14:paraId="4DDF29C9" w14:textId="77777777" w:rsidR="000D4308" w:rsidRPr="00B92532" w:rsidRDefault="000D4308">
      <w:pPr>
        <w:rPr>
          <w:ins w:id="11125" w:author="Mosi Adesina Ifatunji" w:date="2025-07-10T17:37:00Z" w16du:dateUtc="2025-07-10T22:37:00Z"/>
        </w:rPr>
        <w:pPrChange w:id="11126" w:author="Mosi Adesina Ifatunji" w:date="2025-10-21T19:50:00Z" w16du:dateUtc="2025-10-22T00:50:00Z">
          <w:pPr>
            <w:spacing w:before="100" w:beforeAutospacing="1" w:after="100" w:afterAutospacing="1"/>
          </w:pPr>
        </w:pPrChange>
      </w:pPr>
      <w:ins w:id="11127" w:author="Mosi Adesina Ifatunji" w:date="2025-07-10T17:37:00Z" w16du:dateUtc="2025-07-10T22:37:00Z">
        <w:r w:rsidRPr="00B92532">
          <w:t>Stella M. Nkomo and Akram Al Ariss’s article offers a historical and organizational genealogy of how whiteness was constructed as a credential and system of privilege in US organizations, establishing its material, symbolic, and cultural dominance across time. Their analysis details how white privilege is not simply a matter of phenotype but a system of bureaucratic advantage, embedded in workplace structures, norms, and resource flows. This connects Ray’s argument about the bureaucratic encoding and cumulative advantage of Whiteness and Hambrick and Mason’s perspective on the demographic reproduction of organizational authority—showing how whiteness operates both as organizational schema and as a determinant of who holds power (Nkomo and Al Ariss 2014:389–390).</w:t>
        </w:r>
      </w:ins>
    </w:p>
    <w:p w14:paraId="0552E19C" w14:textId="77777777" w:rsidR="000D4308" w:rsidRPr="00B92532" w:rsidRDefault="000D4308">
      <w:pPr>
        <w:rPr>
          <w:ins w:id="11128" w:author="Mosi Adesina Ifatunji" w:date="2025-07-10T17:37:00Z" w16du:dateUtc="2025-07-10T22:37:00Z"/>
        </w:rPr>
        <w:pPrChange w:id="11129" w:author="Mosi Adesina Ifatunji" w:date="2025-10-21T19:50:00Z" w16du:dateUtc="2025-10-22T00:50:00Z">
          <w:pPr>
            <w:spacing w:before="100" w:beforeAutospacing="1" w:after="100" w:afterAutospacing="1"/>
          </w:pPr>
        </w:pPrChange>
      </w:pPr>
      <w:ins w:id="11130" w:author="Mosi Adesina Ifatunji" w:date="2025-07-10T17:37:00Z" w16du:dateUtc="2025-07-10T22:37:00Z">
        <w:r w:rsidRPr="00B92532">
          <w:t xml:space="preserve">“Ethnic (white) privilege is a manifestation of whiteness...whiteness is not just a matter of phenotype or skin color. It is about power and privilege as evident in the definition offered by Frankenberg (1993, p. 236) ‘whiteness [y] is the production and reproduction of dominance rather than subordination, normativity rather than marginality, and privilege rather than disadvantage.’ The presence of and meaning of whiteness in organizations has a long history </w:t>
        </w:r>
        <w:r w:rsidRPr="00B92532">
          <w:lastRenderedPageBreak/>
          <w:t>dating back to the era of industrialization. Processes and practices that unfolded during that time led to the exclusion of racial minorities and a racialization of the workplace. Consequently, the idea that certain ethnic or racial groups belong in organizations along with their right to certain jobs, power, and privileges has been difficult to supplant over the years” (Nkomo and Al Ariss 2014:390).</w:t>
        </w:r>
      </w:ins>
    </w:p>
    <w:p w14:paraId="57A5CC20" w14:textId="77777777" w:rsidR="000D4308" w:rsidRPr="00B92532" w:rsidRDefault="000D4308">
      <w:pPr>
        <w:rPr>
          <w:ins w:id="11131" w:author="Mosi Adesina Ifatunji" w:date="2025-07-10T17:37:00Z" w16du:dateUtc="2025-07-10T22:37:00Z"/>
        </w:rPr>
        <w:pPrChange w:id="11132" w:author="Mosi Adesina Ifatunji" w:date="2025-10-21T19:50:00Z" w16du:dateUtc="2025-10-22T00:50:00Z">
          <w:pPr>
            <w:spacing w:before="100" w:beforeAutospacing="1" w:after="100" w:afterAutospacing="1"/>
          </w:pPr>
        </w:pPrChange>
      </w:pPr>
      <w:ins w:id="11133" w:author="Mosi Adesina Ifatunji" w:date="2025-07-10T17:37:00Z" w16du:dateUtc="2025-07-10T22:37:00Z">
        <w:r w:rsidRPr="00B92532">
          <w:t xml:space="preserve">“At the macro level, whiteness has its roots in European imperial global expansion and colonization, immigration, and industrialization (Allen, 1994; Bender, 2009; Loomba, 2005; </w:t>
        </w:r>
        <w:proofErr w:type="spellStart"/>
        <w:r w:rsidRPr="00B92532">
          <w:t>Rabaka</w:t>
        </w:r>
        <w:proofErr w:type="spellEnd"/>
        <w:r w:rsidRPr="00B92532">
          <w:t xml:space="preserve">, 2009). Europeans’ conceptions of themselves as ‘civilized’ as opposed to non-whites as the ‘wild savages’ encountered in colonial conquests set the groundwork for white supremacy...Industrialization also created a clear class boundary between capitalists (owners of business) and those who provided labor in the emerging organizations of the late nineteenth century. Yet, white labor did not align with racial and ethnic minorities despite this division. At the micro level, DuBois’ concept of the ‘wages of whiteness’ </w:t>
        </w:r>
        <w:proofErr w:type="gramStart"/>
        <w:r w:rsidRPr="00B92532">
          <w:t>provides</w:t>
        </w:r>
        <w:proofErr w:type="gramEnd"/>
        <w:r w:rsidRPr="00B92532">
          <w:t xml:space="preserve"> an explanation about how the white working class of the day in the USA came to think of itself and its interests as ‘white’ (Roediger, 1999)” (Nkomo and Al Ariss 2014:391).</w:t>
        </w:r>
      </w:ins>
    </w:p>
    <w:p w14:paraId="0E94D925" w14:textId="77777777" w:rsidR="000D4308" w:rsidRPr="00B92532" w:rsidRDefault="000D4308">
      <w:pPr>
        <w:rPr>
          <w:ins w:id="11134" w:author="Mosi Adesina Ifatunji" w:date="2025-07-10T17:37:00Z" w16du:dateUtc="2025-07-10T22:37:00Z"/>
        </w:rPr>
        <w:pPrChange w:id="11135" w:author="Mosi Adesina Ifatunji" w:date="2025-10-21T19:50:00Z" w16du:dateUtc="2025-10-22T00:50:00Z">
          <w:pPr>
            <w:spacing w:before="100" w:beforeAutospacing="1" w:after="100" w:afterAutospacing="1"/>
          </w:pPr>
        </w:pPrChange>
      </w:pPr>
      <w:ins w:id="11136" w:author="Mosi Adesina Ifatunji" w:date="2025-07-10T17:37:00Z" w16du:dateUtc="2025-07-10T22:37:00Z">
        <w:r w:rsidRPr="00B92532">
          <w:t xml:space="preserve">“Du Bois (1935/1995) argued that the practices of capitalists and management of the new factories generally paid white, </w:t>
        </w:r>
        <w:proofErr w:type="gramStart"/>
        <w:r w:rsidRPr="00B92532">
          <w:t>native born</w:t>
        </w:r>
        <w:proofErr w:type="gramEnd"/>
        <w:r w:rsidRPr="00B92532">
          <w:t xml:space="preserve"> workers higher wages compared with those of black workers. In other words, white workers received a short-term material benefit by virtue of being ‘white.’ Blacks were also typically placed in unskilled jobs, particularly those most dirty and dangerous (Foner and Lewis, </w:t>
        </w:r>
        <w:proofErr w:type="gramStart"/>
        <w:r w:rsidRPr="00B92532">
          <w:t>1989)...</w:t>
        </w:r>
        <w:proofErr w:type="gramEnd"/>
        <w:r w:rsidRPr="00B92532">
          <w:t xml:space="preserve">white workers accrued the benefits of being white in the public sphere despite their </w:t>
        </w:r>
        <w:proofErr w:type="gramStart"/>
        <w:r w:rsidRPr="00B92532">
          <w:t>working class</w:t>
        </w:r>
        <w:proofErr w:type="gramEnd"/>
        <w:r w:rsidRPr="00B92532">
          <w:t xml:space="preserve"> status. For the most part class divisions among whites were often blurred in the public sphere...They were given public deference...because they were white. They were admitted freely, with all classes of white people, to public functions and public parks...White schoolhouses were the best in the community, and conspicuously placed, and cost anywhere from twice to ten times colored schools” (Nkomo and Al Ariss 2014:391).</w:t>
        </w:r>
      </w:ins>
    </w:p>
    <w:p w14:paraId="7F5B1B08" w14:textId="77777777" w:rsidR="000D4308" w:rsidRPr="00B92532" w:rsidRDefault="000D4308">
      <w:pPr>
        <w:rPr>
          <w:ins w:id="11137" w:author="Mosi Adesina Ifatunji" w:date="2025-07-10T17:37:00Z" w16du:dateUtc="2025-07-10T22:37:00Z"/>
        </w:rPr>
        <w:pPrChange w:id="11138" w:author="Mosi Adesina Ifatunji" w:date="2025-10-21T19:50:00Z" w16du:dateUtc="2025-10-22T00:50:00Z">
          <w:pPr>
            <w:spacing w:before="100" w:beforeAutospacing="1" w:after="100" w:afterAutospacing="1"/>
          </w:pPr>
        </w:pPrChange>
      </w:pPr>
      <w:ins w:id="11139" w:author="Mosi Adesina Ifatunji" w:date="2025-07-10T17:37:00Z" w16du:dateUtc="2025-07-10T22:37:00Z">
        <w:r w:rsidRPr="00B92532">
          <w:t>“The work of Roediger (1999) provides a possible explanation. He argues the need for white workers to distance themselves from their pre-industrial selves created a situation that despite their ethnic differences, it was better not to be black...the growing popular sense of whiteness represented a hesitantly emerging consensus holding together a very diverse white working class and...part of that consensus derived from the idea that blackness could be made permanently to embody the preindustrial past that they (ethnic immigrants and native whites) scorned and missed” (Nkomo and Al Ariss 2014:392).</w:t>
        </w:r>
      </w:ins>
    </w:p>
    <w:p w14:paraId="652903C1" w14:textId="77777777" w:rsidR="000D4308" w:rsidRPr="00B92532" w:rsidRDefault="000D4308">
      <w:pPr>
        <w:rPr>
          <w:ins w:id="11140" w:author="Mosi Adesina Ifatunji" w:date="2025-07-10T17:37:00Z" w16du:dateUtc="2025-07-10T22:37:00Z"/>
        </w:rPr>
        <w:pPrChange w:id="11141" w:author="Mosi Adesina Ifatunji" w:date="2025-10-21T19:50:00Z" w16du:dateUtc="2025-10-22T00:50:00Z">
          <w:pPr>
            <w:spacing w:before="100" w:beforeAutospacing="1" w:after="100" w:afterAutospacing="1"/>
          </w:pPr>
        </w:pPrChange>
      </w:pPr>
      <w:ins w:id="11142" w:author="Mosi Adesina Ifatunji" w:date="2025-07-10T17:37:00Z" w16du:dateUtc="2025-07-10T22:37:00Z">
        <w:r w:rsidRPr="00B92532">
          <w:t>“Whiteness became synonymous with a highly, capable, ambitious, and efficient worker who had the right to dominate inferior others (Bender, 2009; Du Bois, 1935/1995). The attributes and privileges of whiteness were bestowed upon people designated as white; while all others were excluded” (Nkomo and Al Ariss 2014:393).</w:t>
        </w:r>
      </w:ins>
    </w:p>
    <w:p w14:paraId="7181FB12" w14:textId="77777777" w:rsidR="000D4308" w:rsidRPr="00B92532" w:rsidRDefault="000D4308">
      <w:pPr>
        <w:rPr>
          <w:ins w:id="11143" w:author="Mosi Adesina Ifatunji" w:date="2025-07-10T17:37:00Z" w16du:dateUtc="2025-07-10T22:37:00Z"/>
        </w:rPr>
        <w:pPrChange w:id="11144" w:author="Mosi Adesina Ifatunji" w:date="2025-10-21T19:50:00Z" w16du:dateUtc="2025-10-22T00:50:00Z">
          <w:pPr>
            <w:spacing w:before="100" w:beforeAutospacing="1" w:after="100" w:afterAutospacing="1"/>
          </w:pPr>
        </w:pPrChange>
      </w:pPr>
      <w:ins w:id="11145" w:author="Mosi Adesina Ifatunji" w:date="2025-07-10T17:37:00Z" w16du:dateUtc="2025-07-10T22:37:00Z">
        <w:r w:rsidRPr="00B92532">
          <w:t xml:space="preserve">“During the Pre-Title VII period, white privilege manifested in different ways in the labor market and in organizations...white workers had greater workplace power and authority by virtue of the jobs held as well as not being subjected to being supervised by non-whites (Foner and Lewis, 1989). Racial and ethnic minorities were largely excluded from supervisory and managerial ranks prior to the passage of Title VII. It was not unusual during this period of rapid industrialization for organizations to have segregated washrooms, departments, and lunchrooms. There is historical evidence that workers of different races </w:t>
        </w:r>
        <w:r w:rsidRPr="00B92532">
          <w:lastRenderedPageBreak/>
          <w:t>were not allowed to work together...black workers were generally excluded from informal networks and were more prone to being ‘solitaires’ (Nkomo and Hoobler, 2013)” (Nkomo and Al Ariss 2014:394).</w:t>
        </w:r>
      </w:ins>
    </w:p>
    <w:p w14:paraId="2289DA53" w14:textId="77777777" w:rsidR="000D4308" w:rsidRPr="00B92532" w:rsidRDefault="000D4308">
      <w:pPr>
        <w:rPr>
          <w:ins w:id="11146" w:author="Mosi Adesina Ifatunji" w:date="2025-07-10T17:37:00Z" w16du:dateUtc="2025-07-10T22:37:00Z"/>
        </w:rPr>
        <w:pPrChange w:id="11147" w:author="Mosi Adesina Ifatunji" w:date="2025-10-21T19:50:00Z" w16du:dateUtc="2025-10-22T00:50:00Z">
          <w:pPr>
            <w:spacing w:before="100" w:beforeAutospacing="1" w:after="100" w:afterAutospacing="1"/>
          </w:pPr>
        </w:pPrChange>
      </w:pPr>
      <w:ins w:id="11148" w:author="Mosi Adesina Ifatunji" w:date="2025-07-10T17:37:00Z" w16du:dateUtc="2025-07-10T22:37:00Z">
        <w:r w:rsidRPr="00B92532">
          <w:t>“Contemporary mechanisms (Post-Title VII) although more covert, subtle, and complex still operate to advantage those defined as ‘white’ and to disadvantage racial/ethnic minorities in the USA. These mechanisms are difficult to see because whiteness reproduces racial privilege for whites without appearing to do so...whiteness as an ideology means whites do not have to acknowledge their race in organizations as only racial/ethnic minorities are viewed as having race. One of the advantages whites have because of their dominant status is their ability to live and do race without ever being self-consciously aware of it...white employees can enjoy the advantage of being viewed as individuals and not as a social collective. A telling manifestation of this mechanism is that blacks, Hispanics, Asians, and other racial minorities may be asked to speak as representatives of their racial/ethnic group in a way rarely expected of whites” (Nkomo and Al Ariss 2014:395).</w:t>
        </w:r>
      </w:ins>
    </w:p>
    <w:p w14:paraId="1D897480" w14:textId="77777777" w:rsidR="000D4308" w:rsidRPr="00B92532" w:rsidRDefault="000D4308">
      <w:pPr>
        <w:rPr>
          <w:ins w:id="11149" w:author="Mosi Adesina Ifatunji" w:date="2025-07-10T17:37:00Z" w16du:dateUtc="2025-07-10T22:37:00Z"/>
        </w:rPr>
        <w:pPrChange w:id="11150" w:author="Mosi Adesina Ifatunji" w:date="2025-10-21T19:50:00Z" w16du:dateUtc="2025-10-22T00:50:00Z">
          <w:pPr>
            <w:spacing w:before="100" w:beforeAutospacing="1" w:after="100" w:afterAutospacing="1"/>
          </w:pPr>
        </w:pPrChange>
      </w:pPr>
      <w:ins w:id="11151" w:author="Mosi Adesina Ifatunji" w:date="2025-07-10T17:37:00Z" w16du:dateUtc="2025-07-10T22:37:00Z">
        <w:r w:rsidRPr="00B92532">
          <w:t>“Whiteness is not just about ideology. It also creates access to material resources and a system of inclusion for those perceived as being white...Research has shown that white men experience a performance-reward advantage in the allocation of performance bonuses...white men received higher salary increases and bonuses compared to ethnic minorities (and women) and non-US-born employees with the same performance evaluation scores, in the same job unit, with the same supervisor and the same human capital. Research also reveals white advantages in recruitment and selection processes whereby ethnic/racial minorities are sorted into different kinds of jobs (compared to whites) or excluded from others...whites in all social spaces including the workplace are relatively privileged in comparison to racial/ethnic minorities” (Nkomo and Al Ariss 2014:396).</w:t>
        </w:r>
      </w:ins>
    </w:p>
    <w:p w14:paraId="3D471DE1" w14:textId="77777777" w:rsidR="000D4308" w:rsidRPr="00B92532" w:rsidRDefault="000D4308">
      <w:pPr>
        <w:rPr>
          <w:ins w:id="11152" w:author="Mosi Adesina Ifatunji" w:date="2025-07-10T17:37:00Z" w16du:dateUtc="2025-07-10T22:37:00Z"/>
        </w:rPr>
        <w:pPrChange w:id="11153" w:author="Mosi Adesina Ifatunji" w:date="2025-10-21T19:50:00Z" w16du:dateUtc="2025-10-22T00:50:00Z">
          <w:pPr>
            <w:spacing w:before="100" w:beforeAutospacing="1" w:after="100" w:afterAutospacing="1"/>
          </w:pPr>
        </w:pPrChange>
      </w:pPr>
      <w:ins w:id="11154" w:author="Mosi Adesina Ifatunji" w:date="2025-07-10T17:37:00Z" w16du:dateUtc="2025-07-10T22:37:00Z">
        <w:r w:rsidRPr="00B92532">
          <w:t xml:space="preserve">“Definitions of the ideal employee and associated competencies are deeply intertwined with whiteness but are largely seen and presented as race neutral. Thus, it is more likely </w:t>
        </w:r>
        <w:proofErr w:type="spellStart"/>
        <w:r w:rsidRPr="00B92532">
          <w:t>that</w:t>
        </w:r>
        <w:proofErr w:type="spellEnd"/>
        <w:r w:rsidRPr="00B92532">
          <w:t xml:space="preserve"> whites will be assumed to possess the ‘right stuff’ or be the right fit for various organizational positions, especially leadership roles...being white was perceived to be an attribute of the business leader prototype, where participants assumed that business leaders, more than non-leaders, were white” (Nkomo and Al Ariss 2014:396–397).</w:t>
        </w:r>
      </w:ins>
    </w:p>
    <w:p w14:paraId="6C52103C" w14:textId="77777777" w:rsidR="000D4308" w:rsidRPr="00B92532" w:rsidRDefault="000D4308">
      <w:pPr>
        <w:rPr>
          <w:ins w:id="11155" w:author="Mosi Adesina Ifatunji" w:date="2025-07-10T17:37:00Z" w16du:dateUtc="2025-07-10T22:37:00Z"/>
        </w:rPr>
        <w:pPrChange w:id="11156" w:author="Mosi Adesina Ifatunji" w:date="2025-10-21T19:50:00Z" w16du:dateUtc="2025-10-22T00:50:00Z">
          <w:pPr>
            <w:spacing w:before="100" w:beforeAutospacing="1" w:after="100" w:afterAutospacing="1"/>
          </w:pPr>
        </w:pPrChange>
      </w:pPr>
      <w:ins w:id="11157" w:author="Mosi Adesina Ifatunji" w:date="2025-07-10T17:37:00Z" w16du:dateUtc="2025-07-10T22:37:00Z">
        <w:r w:rsidRPr="00B92532">
          <w:t xml:space="preserve">“Contemporary mechanisms of white privilege...are difficult to disrupt for two reasons. First, for the most part, scholars in the field of management and organization studies have tended to overlook its historical development...Second, despite some calls for research on whiteness, management, and organizational scholars have generally ignored the topic which has rendered ethnic (white) privilege largely invisible...The overwhelming majority of research has </w:t>
        </w:r>
        <w:proofErr w:type="spellStart"/>
        <w:r w:rsidRPr="00B92532">
          <w:t>focussed</w:t>
        </w:r>
        <w:proofErr w:type="spellEnd"/>
        <w:r w:rsidRPr="00B92532">
          <w:t xml:space="preserve"> on the disadvantages experienced by racial and ethnic minorities overshadowing the advantages accrued to the dominant group. Unwittingly, this may reinforce one of the enablers of white privilege – that whites are raceless and race and racial issues in the workplace require a focus on racial and ethnic minorities only” (Nkomo and Al Ariss 2014:398).</w:t>
        </w:r>
      </w:ins>
    </w:p>
    <w:p w14:paraId="70B89E42" w14:textId="77777777" w:rsidR="003F4F3A" w:rsidRPr="00B92532" w:rsidRDefault="003F4F3A">
      <w:pPr>
        <w:rPr>
          <w:ins w:id="11158" w:author="Mosi Adesina Ifatunji" w:date="2025-07-10T17:39:00Z" w16du:dateUtc="2025-07-10T22:39:00Z"/>
        </w:rPr>
        <w:pPrChange w:id="11159" w:author="Mosi Adesina Ifatunji" w:date="2025-10-21T19:50:00Z" w16du:dateUtc="2025-10-22T00:50:00Z">
          <w:pPr>
            <w:pStyle w:val="BodyText"/>
          </w:pPr>
        </w:pPrChange>
      </w:pPr>
    </w:p>
    <w:p w14:paraId="1380632C" w14:textId="77777777" w:rsidR="00843888" w:rsidRPr="00B92532" w:rsidRDefault="00843888">
      <w:pPr>
        <w:rPr>
          <w:ins w:id="11160" w:author="Mosi Adesina Ifatunji" w:date="2025-07-10T17:39:00Z" w16du:dateUtc="2025-07-10T22:39:00Z"/>
        </w:rPr>
        <w:pPrChange w:id="11161" w:author="Mosi Adesina Ifatunji" w:date="2025-10-21T19:50:00Z" w16du:dateUtc="2025-10-22T00:50:00Z">
          <w:pPr>
            <w:pStyle w:val="BodyText"/>
          </w:pPr>
        </w:pPrChange>
      </w:pPr>
    </w:p>
    <w:p w14:paraId="103CF54E" w14:textId="3E789DB2" w:rsidR="00052712" w:rsidRPr="00B92532" w:rsidRDefault="00052712">
      <w:pPr>
        <w:rPr>
          <w:ins w:id="11162" w:author="Mosi Adesina Ifatunji" w:date="2025-07-10T17:45:00Z" w16du:dateUtc="2025-07-10T22:45:00Z"/>
        </w:rPr>
        <w:pPrChange w:id="11163" w:author="Mosi Adesina Ifatunji" w:date="2025-10-21T19:50:00Z" w16du:dateUtc="2025-10-22T00:50:00Z">
          <w:pPr>
            <w:spacing w:before="100" w:beforeAutospacing="1" w:after="100" w:afterAutospacing="1"/>
          </w:pPr>
        </w:pPrChange>
      </w:pPr>
      <w:ins w:id="11164" w:author="Mosi Adesina Ifatunji" w:date="2025-07-10T17:45:00Z" w16du:dateUtc="2025-07-10T22:45:00Z">
        <w:r w:rsidRPr="00B92532">
          <w:t xml:space="preserve">J. D. Pitts, S. Orozco-Aleman, and J. Rezek empirically show that wage determination in US workplaces is deeply shaped by the demographic characteristics of supervisors and their </w:t>
        </w:r>
        <w:r w:rsidRPr="00B92532">
          <w:lastRenderedPageBreak/>
          <w:t>subordinates. Their findings reveal that workers earn significantly higher wages when supervised by someone of the same race and sex, indicating that status characteristics—such as Whiteness and managerial demographics—function as invisible organizational assets that affect material outcomes. This links Ray’s focus on Whiteness as a credential with Hambrick and Mason’s upper echelons theory, demonstrating how status hierarchies are reproduced through organizational leadership (Pitts et al. 2014:3533</w:t>
        </w:r>
        <w:proofErr w:type="gramStart"/>
        <w:r w:rsidRPr="00B92532">
          <w:t>) .</w:t>
        </w:r>
        <w:proofErr w:type="gramEnd"/>
      </w:ins>
    </w:p>
    <w:p w14:paraId="1DF5CB8C" w14:textId="2746CDF5" w:rsidR="00052712" w:rsidRPr="00B92532" w:rsidRDefault="00052712">
      <w:pPr>
        <w:rPr>
          <w:ins w:id="11165" w:author="Mosi Adesina Ifatunji" w:date="2025-07-10T17:45:00Z" w16du:dateUtc="2025-07-10T22:45:00Z"/>
        </w:rPr>
        <w:pPrChange w:id="11166" w:author="Mosi Adesina Ifatunji" w:date="2025-10-21T19:50:00Z" w16du:dateUtc="2025-10-22T00:50:00Z">
          <w:pPr>
            <w:spacing w:before="100" w:beforeAutospacing="1" w:after="100" w:afterAutospacing="1"/>
          </w:pPr>
        </w:pPrChange>
      </w:pPr>
      <w:ins w:id="11167" w:author="Mosi Adesina Ifatunji" w:date="2025-07-10T17:45:00Z" w16du:dateUtc="2025-07-10T22:45:00Z">
        <w:r w:rsidRPr="00B92532">
          <w:t>“We find significant evidence that all workers, except Hispanic males, earn a wage premium when working for a supervisor of the same race and sex as themselves. Furthermore, the results suggest that sex has a larger impact on wages for workers with white supervisors, while race has a larger impact on wages for workers with minority supervisors. We propose that this is consistent with historical discrimination against females and minorities” (Pitts et al. 2014:3544</w:t>
        </w:r>
        <w:proofErr w:type="gramStart"/>
        <w:r w:rsidRPr="00B92532">
          <w:t>) .</w:t>
        </w:r>
        <w:proofErr w:type="gramEnd"/>
      </w:ins>
    </w:p>
    <w:p w14:paraId="69867C95" w14:textId="602962F4" w:rsidR="00052712" w:rsidRPr="00B92532" w:rsidRDefault="00052712">
      <w:pPr>
        <w:rPr>
          <w:ins w:id="11168" w:author="Mosi Adesina Ifatunji" w:date="2025-07-10T17:45:00Z" w16du:dateUtc="2025-07-10T22:45:00Z"/>
        </w:rPr>
        <w:pPrChange w:id="11169" w:author="Mosi Adesina Ifatunji" w:date="2025-10-21T19:50:00Z" w16du:dateUtc="2025-10-22T00:50:00Z">
          <w:pPr>
            <w:spacing w:before="100" w:beforeAutospacing="1" w:after="100" w:afterAutospacing="1"/>
          </w:pPr>
        </w:pPrChange>
      </w:pPr>
      <w:ins w:id="11170" w:author="Mosi Adesina Ifatunji" w:date="2025-07-10T17:45:00Z" w16du:dateUtc="2025-07-10T22:45:00Z">
        <w:r w:rsidRPr="00B92532">
          <w:t xml:space="preserve">“In particular, we find strong evidence that workers of the same race and sex as their supervisor earn significantly higher hourly wages than otherwise equal workers of a different race or sex. This is true in </w:t>
        </w:r>
        <w:proofErr w:type="gramStart"/>
        <w:r w:rsidRPr="00B92532">
          <w:t>all of</w:t>
        </w:r>
        <w:proofErr w:type="gramEnd"/>
        <w:r w:rsidRPr="00B92532">
          <w:t xml:space="preserve"> the samples examined in this study except for the Hispanic Male Supervisor sample. Also interesting is that the effect of race and sex on wages is largest for those workers with minority supervisors” (Pitts et al. 2014:3539</w:t>
        </w:r>
        <w:proofErr w:type="gramStart"/>
        <w:r w:rsidRPr="00B92532">
          <w:t>) .</w:t>
        </w:r>
        <w:proofErr w:type="gramEnd"/>
      </w:ins>
    </w:p>
    <w:p w14:paraId="5B348973" w14:textId="5D5FE5B6" w:rsidR="00052712" w:rsidRPr="00B92532" w:rsidRDefault="00052712">
      <w:pPr>
        <w:rPr>
          <w:ins w:id="11171" w:author="Mosi Adesina Ifatunji" w:date="2025-07-10T17:45:00Z" w16du:dateUtc="2025-07-10T22:45:00Z"/>
        </w:rPr>
        <w:pPrChange w:id="11172" w:author="Mosi Adesina Ifatunji" w:date="2025-10-21T19:50:00Z" w16du:dateUtc="2025-10-22T00:50:00Z">
          <w:pPr>
            <w:spacing w:before="100" w:beforeAutospacing="1" w:after="100" w:afterAutospacing="1"/>
          </w:pPr>
        </w:pPrChange>
      </w:pPr>
      <w:ins w:id="11173" w:author="Mosi Adesina Ifatunji" w:date="2025-07-10T17:45:00Z" w16du:dateUtc="2025-07-10T22:45:00Z">
        <w:r w:rsidRPr="00B92532">
          <w:t>“White males earn a wage premium when working for a white male supervisor compared to workers from all other groups. This premium ranges from 10% compared to Hispanic males to 60% compared to African American females” (Pitts et al. 2014:3539</w:t>
        </w:r>
        <w:proofErr w:type="gramStart"/>
        <w:r w:rsidRPr="00B92532">
          <w:t>) .</w:t>
        </w:r>
        <w:proofErr w:type="gramEnd"/>
      </w:ins>
    </w:p>
    <w:p w14:paraId="0A7D5B17" w14:textId="5FCFAD7A" w:rsidR="00052712" w:rsidRPr="00B92532" w:rsidRDefault="00052712">
      <w:pPr>
        <w:rPr>
          <w:ins w:id="11174" w:author="Mosi Adesina Ifatunji" w:date="2025-07-10T17:45:00Z" w16du:dateUtc="2025-07-10T22:45:00Z"/>
        </w:rPr>
        <w:pPrChange w:id="11175" w:author="Mosi Adesina Ifatunji" w:date="2025-10-21T19:50:00Z" w16du:dateUtc="2025-10-22T00:50:00Z">
          <w:pPr>
            <w:spacing w:before="100" w:beforeAutospacing="1" w:after="100" w:afterAutospacing="1"/>
          </w:pPr>
        </w:pPrChange>
      </w:pPr>
      <w:ins w:id="11176" w:author="Mosi Adesina Ifatunji" w:date="2025-07-10T17:45:00Z" w16du:dateUtc="2025-07-10T22:45:00Z">
        <w:r w:rsidRPr="00B92532">
          <w:t>“Sex appears to be more important to white supervisors, while race is more important to minority supervisors. The results in column 2 of Table 2 show that both African American and Hispanic males suffer a lower wage penalty than female workers when working for a white male supervisor… Hence, sex is a more important wage determinant than race for workers with white supervisors… However, the results in column 4 of Table 2 reveal that African American female workers earn more than otherwise equal white male workers when working for an African American male supervisor. Therefore…race is a more important wage determinant than sex for workers with minority supervisors” (Pitts et al. 2014:3539–3541</w:t>
        </w:r>
        <w:proofErr w:type="gramStart"/>
        <w:r w:rsidRPr="00B92532">
          <w:t>) .</w:t>
        </w:r>
        <w:proofErr w:type="gramEnd"/>
      </w:ins>
    </w:p>
    <w:p w14:paraId="01913329" w14:textId="554CEBB4" w:rsidR="00052712" w:rsidRPr="00B92532" w:rsidRDefault="00052712">
      <w:pPr>
        <w:rPr>
          <w:ins w:id="11177" w:author="Mosi Adesina Ifatunji" w:date="2025-07-10T17:45:00Z" w16du:dateUtc="2025-07-10T22:45:00Z"/>
        </w:rPr>
        <w:pPrChange w:id="11178" w:author="Mosi Adesina Ifatunji" w:date="2025-10-21T19:50:00Z" w16du:dateUtc="2025-10-22T00:50:00Z">
          <w:pPr>
            <w:spacing w:before="100" w:beforeAutospacing="1" w:after="100" w:afterAutospacing="1"/>
          </w:pPr>
        </w:pPrChange>
      </w:pPr>
      <w:ins w:id="11179" w:author="Mosi Adesina Ifatunji" w:date="2025-07-10T17:45:00Z" w16du:dateUtc="2025-07-10T22:45:00Z">
        <w:r w:rsidRPr="00B92532">
          <w:t>“White supervisors may provide more support and mentorship to workers of their own sex, while minority supervisors may tend to provide more support and mentorship to workers of their own race. Alternatively, …white supervisors know better how to motivate workers of their own sex, while minority supervisors know better how to motivate workers of their own race. Either of the above two explanations may or may not derive from supervisor discrimination” (Pitts et al. 2014:3541</w:t>
        </w:r>
        <w:proofErr w:type="gramStart"/>
        <w:r w:rsidRPr="00B92532">
          <w:t>) .</w:t>
        </w:r>
        <w:proofErr w:type="gramEnd"/>
      </w:ins>
    </w:p>
    <w:p w14:paraId="37D3CF60" w14:textId="6D11483E" w:rsidR="00052712" w:rsidRPr="00B92532" w:rsidRDefault="00052712">
      <w:pPr>
        <w:rPr>
          <w:ins w:id="11180" w:author="Mosi Adesina Ifatunji" w:date="2025-07-10T17:45:00Z" w16du:dateUtc="2025-07-10T22:45:00Z"/>
        </w:rPr>
        <w:pPrChange w:id="11181" w:author="Mosi Adesina Ifatunji" w:date="2025-10-21T19:50:00Z" w16du:dateUtc="2025-10-22T00:50:00Z">
          <w:pPr>
            <w:spacing w:before="100" w:beforeAutospacing="1" w:after="100" w:afterAutospacing="1"/>
          </w:pPr>
        </w:pPrChange>
      </w:pPr>
      <w:ins w:id="11182" w:author="Mosi Adesina Ifatunji" w:date="2025-07-10T17:45:00Z" w16du:dateUtc="2025-07-10T22:45:00Z">
        <w:r w:rsidRPr="00B92532">
          <w:t>“It is important to note that both race and sex are often important wage determinants in our supervisor samples; however, the history of racial and gender discrimination in the US may help to explain why sex is more important for those with a white supervisor and race is more important for those with a minority supervisor” (Pitts et al. 2014:3541) .</w:t>
        </w:r>
      </w:ins>
    </w:p>
    <w:p w14:paraId="53C76765" w14:textId="77777777" w:rsidR="00052712" w:rsidRPr="00B92532" w:rsidRDefault="00052712">
      <w:pPr>
        <w:rPr>
          <w:ins w:id="11183" w:author="Mosi Adesina Ifatunji" w:date="2025-07-10T17:45:00Z" w16du:dateUtc="2025-07-10T22:45:00Z"/>
        </w:rPr>
        <w:pPrChange w:id="11184" w:author="Mosi Adesina Ifatunji" w:date="2025-10-21T19:50:00Z" w16du:dateUtc="2025-10-22T00:50:00Z">
          <w:pPr>
            <w:spacing w:before="100" w:beforeAutospacing="1" w:after="100" w:afterAutospacing="1"/>
          </w:pPr>
        </w:pPrChange>
      </w:pPr>
      <w:ins w:id="11185" w:author="Mosi Adesina Ifatunji" w:date="2025-07-10T17:45:00Z" w16du:dateUtc="2025-07-10T22:45:00Z">
        <w:r w:rsidRPr="00B92532">
          <w:t xml:space="preserve">“The fact that the theories regarding supervisor discrimination are inadequate in explaining why workers receive a wage premium when working for a supervisor of the same race and sex as themselves may indicate that supervisor discrimination is not the culprit. Rather, as suggested by Lang (1986) and Tannen (1994), it may be that supervisors are simply better at motivating workers of the same race and sex as themselves because of cultural differences or differences in communication styles. At the very least, our findings show that supervisor </w:t>
        </w:r>
        <w:r w:rsidRPr="00B92532">
          <w:lastRenderedPageBreak/>
          <w:t>discrimination is not well detected or explained on an aggregate level by the size and geographical location of a worker’s firm” (Pitts et al. 2014:3544</w:t>
        </w:r>
        <w:proofErr w:type="gramStart"/>
        <w:r w:rsidRPr="00B92532">
          <w:t>) .</w:t>
        </w:r>
        <w:proofErr w:type="gramEnd"/>
      </w:ins>
    </w:p>
    <w:p w14:paraId="42FC87FD" w14:textId="77777777" w:rsidR="00843888" w:rsidRPr="00B92532" w:rsidRDefault="00843888">
      <w:pPr>
        <w:rPr>
          <w:ins w:id="11186" w:author="Mosi Adesina Ifatunji" w:date="2025-07-10T17:47:00Z" w16du:dateUtc="2025-07-10T22:47:00Z"/>
        </w:rPr>
        <w:pPrChange w:id="11187" w:author="Mosi Adesina Ifatunji" w:date="2025-10-21T19:50:00Z" w16du:dateUtc="2025-10-22T00:50:00Z">
          <w:pPr>
            <w:pStyle w:val="BodyText"/>
          </w:pPr>
        </w:pPrChange>
      </w:pPr>
    </w:p>
    <w:p w14:paraId="0DB07332" w14:textId="77777777" w:rsidR="00B87134" w:rsidRPr="00B92532" w:rsidRDefault="00B87134">
      <w:pPr>
        <w:rPr>
          <w:ins w:id="11188" w:author="Mosi Adesina Ifatunji" w:date="2025-07-10T17:47:00Z" w16du:dateUtc="2025-07-10T22:47:00Z"/>
        </w:rPr>
        <w:pPrChange w:id="11189" w:author="Mosi Adesina Ifatunji" w:date="2025-10-21T19:50:00Z" w16du:dateUtc="2025-10-22T00:50:00Z">
          <w:pPr>
            <w:pStyle w:val="BodyText"/>
          </w:pPr>
        </w:pPrChange>
      </w:pPr>
    </w:p>
    <w:p w14:paraId="0E954D2A" w14:textId="73353A07" w:rsidR="00B87134" w:rsidRPr="00B92532" w:rsidRDefault="00B87134">
      <w:pPr>
        <w:rPr>
          <w:ins w:id="11190" w:author="Mosi Adesina Ifatunji" w:date="2025-07-10T17:47:00Z" w16du:dateUtc="2025-07-10T22:47:00Z"/>
        </w:rPr>
        <w:pPrChange w:id="11191" w:author="Mosi Adesina Ifatunji" w:date="2025-10-21T19:50:00Z" w16du:dateUtc="2025-10-22T00:50:00Z">
          <w:pPr>
            <w:spacing w:before="100" w:beforeAutospacing="1" w:after="100" w:afterAutospacing="1"/>
          </w:pPr>
        </w:pPrChange>
      </w:pPr>
      <w:ins w:id="11192" w:author="Mosi Adesina Ifatunji" w:date="2025-07-10T17:47:00Z" w16du:dateUtc="2025-07-10T22:47:00Z">
        <w:r w:rsidRPr="00B92532">
          <w:t>Adia Harvey Wingfield and Renée Skeete Alston’s article develops a theory of “racial tasks” that directly links the organizational credentialing of Whiteness to the structural and demographic reproduction of authority and status. They show that predominantly white organizations embed and enforce racial hierarchies not just through formal policy but through everyday expectations, interactions, and job requirements that position Whiteness as normative and minorities as outsiders. Their framework aligns with Ray by documenting the invisibility and persistence of white advantage, and with Hambrick and Mason by emphasizing how organizational outcomes reflect and reproduce the backgrounds and biases of those in power (Wingfield and Alston 2014:274–275</w:t>
        </w:r>
        <w:proofErr w:type="gramStart"/>
        <w:r w:rsidRPr="00B92532">
          <w:t>) .</w:t>
        </w:r>
        <w:proofErr w:type="gramEnd"/>
      </w:ins>
    </w:p>
    <w:p w14:paraId="6567FB5A" w14:textId="1977EF48" w:rsidR="00B87134" w:rsidRPr="00B92532" w:rsidRDefault="00B87134">
      <w:pPr>
        <w:rPr>
          <w:ins w:id="11193" w:author="Mosi Adesina Ifatunji" w:date="2025-07-10T17:47:00Z" w16du:dateUtc="2025-07-10T22:47:00Z"/>
        </w:rPr>
        <w:pPrChange w:id="11194" w:author="Mosi Adesina Ifatunji" w:date="2025-10-21T19:50:00Z" w16du:dateUtc="2025-10-22T00:50:00Z">
          <w:pPr>
            <w:spacing w:before="100" w:beforeAutospacing="1" w:after="100" w:afterAutospacing="1"/>
          </w:pPr>
        </w:pPrChange>
      </w:pPr>
      <w:ins w:id="11195" w:author="Mosi Adesina Ifatunji" w:date="2025-07-10T17:47:00Z" w16du:dateUtc="2025-07-10T22:47:00Z">
        <w:r w:rsidRPr="00B92532">
          <w:t>“We attempt to address this here by emphasizing the ways that the job requirements and implicit responsibilities associated with work at different levels of the organizational hierarchy are imbued with racialized meanings that affect the practices, behaviors, and actions that occur within the organization. We describe the work that is done in this context as racial tasks that ultimately operate to preserve and uphold Whites’ advantage in work settings. As such, we explore the ways that organizational hierarchies extend to unspoken racialized practices that inform and are embedded within racial minorities’ work in predominantly White settings” (Wingfield and Alston 2014:275</w:t>
        </w:r>
        <w:proofErr w:type="gramStart"/>
        <w:r w:rsidRPr="00B92532">
          <w:t>) .</w:t>
        </w:r>
        <w:proofErr w:type="gramEnd"/>
      </w:ins>
    </w:p>
    <w:p w14:paraId="06A5B0B6" w14:textId="3870F650" w:rsidR="00B87134" w:rsidRPr="00B92532" w:rsidRDefault="00B87134">
      <w:pPr>
        <w:rPr>
          <w:ins w:id="11196" w:author="Mosi Adesina Ifatunji" w:date="2025-07-10T17:47:00Z" w16du:dateUtc="2025-07-10T22:47:00Z"/>
        </w:rPr>
        <w:pPrChange w:id="11197" w:author="Mosi Adesina Ifatunji" w:date="2025-10-21T19:50:00Z" w16du:dateUtc="2025-10-22T00:50:00Z">
          <w:pPr>
            <w:spacing w:before="100" w:beforeAutospacing="1" w:after="100" w:afterAutospacing="1"/>
          </w:pPr>
        </w:pPrChange>
      </w:pPr>
      <w:ins w:id="11198" w:author="Mosi Adesina Ifatunji" w:date="2025-07-10T17:47:00Z" w16du:dateUtc="2025-07-10T22:47:00Z">
        <w:r w:rsidRPr="00B92532">
          <w:t xml:space="preserve">“In predominantly White organizations (e.g., many law firms, universities, financial institutions) there are many employees, often of different races. However, Whites tend to be concentrated at the top levels of these organizations (in CEO, director, president, and other senior administrative </w:t>
        </w:r>
        <w:proofErr w:type="gramStart"/>
        <w:r w:rsidRPr="00B92532">
          <w:t>positions)…</w:t>
        </w:r>
        <w:proofErr w:type="gramEnd"/>
        <w:r w:rsidRPr="00B92532">
          <w:t>Structural and organizational patterns become one way that racial hierarchies are perpetuated in work settings” (Wingfield and Alston 2014:276</w:t>
        </w:r>
        <w:proofErr w:type="gramStart"/>
        <w:r w:rsidRPr="00B92532">
          <w:t>) .</w:t>
        </w:r>
        <w:proofErr w:type="gramEnd"/>
      </w:ins>
    </w:p>
    <w:p w14:paraId="1D78DAAF" w14:textId="77777777" w:rsidR="00B87134" w:rsidRPr="00B92532" w:rsidRDefault="00B87134">
      <w:pPr>
        <w:rPr>
          <w:ins w:id="11199" w:author="Mosi Adesina Ifatunji" w:date="2025-07-10T17:47:00Z" w16du:dateUtc="2025-07-10T22:47:00Z"/>
        </w:rPr>
        <w:pPrChange w:id="11200" w:author="Mosi Adesina Ifatunji" w:date="2025-10-21T19:50:00Z" w16du:dateUtc="2025-10-22T00:50:00Z">
          <w:pPr>
            <w:spacing w:before="100" w:beforeAutospacing="1" w:after="100" w:afterAutospacing="1"/>
          </w:pPr>
        </w:pPrChange>
      </w:pPr>
      <w:ins w:id="11201" w:author="Mosi Adesina Ifatunji" w:date="2025-07-10T17:47:00Z" w16du:dateUtc="2025-07-10T22:47:00Z">
        <w:r w:rsidRPr="00B92532">
          <w:t>“At the ideological level, racial tasks involve establishing and/or maintaining an organizational culture that is normatively White and middle class. This labor is mostly done by those at the top level of the organizational hierarchy—CEOs, COOs, upper-level administrators. As such, racial tasks at this level actively serve to build and/or establish a culture wherein Whiteness is normalized and treated as standard” (Wingfield and Alston 2014:276–277</w:t>
        </w:r>
        <w:proofErr w:type="gramStart"/>
        <w:r w:rsidRPr="00B92532">
          <w:t>) .</w:t>
        </w:r>
        <w:proofErr w:type="gramEnd"/>
      </w:ins>
    </w:p>
    <w:p w14:paraId="406A37A0" w14:textId="77777777" w:rsidR="00B87134" w:rsidRPr="00B92532" w:rsidRDefault="00B87134">
      <w:pPr>
        <w:rPr>
          <w:ins w:id="11202" w:author="Mosi Adesina Ifatunji" w:date="2025-07-10T17:47:00Z" w16du:dateUtc="2025-07-10T22:47:00Z"/>
        </w:rPr>
        <w:pPrChange w:id="11203" w:author="Mosi Adesina Ifatunji" w:date="2025-10-21T19:50:00Z" w16du:dateUtc="2025-10-22T00:50:00Z">
          <w:pPr>
            <w:spacing w:before="100" w:beforeAutospacing="1" w:after="100" w:afterAutospacing="1"/>
          </w:pPr>
        </w:pPrChange>
      </w:pPr>
    </w:p>
    <w:p w14:paraId="77FE3337" w14:textId="3D330ACA" w:rsidR="00B87134" w:rsidRPr="00B92532" w:rsidRDefault="00B87134">
      <w:pPr>
        <w:rPr>
          <w:ins w:id="11204" w:author="Mosi Adesina Ifatunji" w:date="2025-07-10T17:47:00Z" w16du:dateUtc="2025-07-10T22:47:00Z"/>
        </w:rPr>
        <w:pPrChange w:id="11205" w:author="Mosi Adesina Ifatunji" w:date="2025-10-21T19:50:00Z" w16du:dateUtc="2025-10-22T00:50:00Z">
          <w:pPr>
            <w:spacing w:before="100" w:beforeAutospacing="1" w:after="100" w:afterAutospacing="1"/>
          </w:pPr>
        </w:pPrChange>
      </w:pPr>
      <w:ins w:id="11206" w:author="Mosi Adesina Ifatunji" w:date="2025-07-10T17:47:00Z" w16du:dateUtc="2025-07-10T22:47:00Z">
        <w:r w:rsidRPr="00B92532">
          <w:t xml:space="preserve">“Those at the top levels of organizations are directly able to set or change the organizational culture and </w:t>
        </w:r>
        <w:proofErr w:type="gramStart"/>
        <w:r w:rsidRPr="00B92532">
          <w:t>are able to</w:t>
        </w:r>
        <w:proofErr w:type="gramEnd"/>
        <w:r w:rsidRPr="00B92532">
          <w:t xml:space="preserve"> do so more directly than employees at the middle or lower tiers. Minority workers who establish the organizational culture of a work environment (the upper-level administrators, CEOs, and top tier management) are completing an ideological type of racial task that upholds cultural norms that value and idealize Whiteness” (Wingfield and Alston 2014:277</w:t>
        </w:r>
        <w:proofErr w:type="gramStart"/>
        <w:r w:rsidRPr="00B92532">
          <w:t>) .</w:t>
        </w:r>
        <w:proofErr w:type="gramEnd"/>
      </w:ins>
    </w:p>
    <w:p w14:paraId="07A9D458" w14:textId="0477C951" w:rsidR="00B87134" w:rsidRPr="00B92532" w:rsidRDefault="00B87134">
      <w:pPr>
        <w:rPr>
          <w:ins w:id="11207" w:author="Mosi Adesina Ifatunji" w:date="2025-07-10T17:47:00Z" w16du:dateUtc="2025-07-10T22:47:00Z"/>
        </w:rPr>
        <w:pPrChange w:id="11208" w:author="Mosi Adesina Ifatunji" w:date="2025-10-21T19:50:00Z" w16du:dateUtc="2025-10-22T00:50:00Z">
          <w:pPr>
            <w:spacing w:before="100" w:beforeAutospacing="1" w:after="100" w:afterAutospacing="1"/>
          </w:pPr>
        </w:pPrChange>
      </w:pPr>
      <w:ins w:id="11209" w:author="Mosi Adesina Ifatunji" w:date="2025-07-10T17:47:00Z" w16du:dateUtc="2025-07-10T22:47:00Z">
        <w:r w:rsidRPr="00B92532">
          <w:t>“Hiring choices, then, are imbued with additional meaning: In addition to being the basic responsibility of workers in the firm, they are a form of racial task wherein partners reinforce the ideological dynamics that retain racial hierarchies and values within the firm. Hiring decisions thus become an example of an organizational practice that preserves an ideology that maintains racial hierarchies” (Wingfield and Alston 2014:278</w:t>
        </w:r>
        <w:proofErr w:type="gramStart"/>
        <w:r w:rsidRPr="00B92532">
          <w:t>) .</w:t>
        </w:r>
        <w:proofErr w:type="gramEnd"/>
      </w:ins>
    </w:p>
    <w:p w14:paraId="5FC4B30C" w14:textId="70256E92" w:rsidR="00B87134" w:rsidRPr="00B92532" w:rsidRDefault="00B87134">
      <w:pPr>
        <w:rPr>
          <w:ins w:id="11210" w:author="Mosi Adesina Ifatunji" w:date="2025-07-10T17:47:00Z" w16du:dateUtc="2025-07-10T22:47:00Z"/>
        </w:rPr>
        <w:pPrChange w:id="11211" w:author="Mosi Adesina Ifatunji" w:date="2025-10-21T19:50:00Z" w16du:dateUtc="2025-10-22T00:50:00Z">
          <w:pPr>
            <w:spacing w:before="100" w:beforeAutospacing="1" w:after="100" w:afterAutospacing="1"/>
          </w:pPr>
        </w:pPrChange>
      </w:pPr>
      <w:ins w:id="11212" w:author="Mosi Adesina Ifatunji" w:date="2025-07-10T17:47:00Z" w16du:dateUtc="2025-07-10T22:47:00Z">
        <w:r w:rsidRPr="00B92532">
          <w:lastRenderedPageBreak/>
          <w:t>“Pierce’s (2012) work reveals that White male attorneys are able to establish a culture within the organization where Whites—White men in particular—are tacitly cast as the most suited for the high-status legal work performed in private firms…White male elites use institutional memory, gossip about Black workers, and reliance on broader cultural narratives as tools to institute an organizational culture that preserves White males’ advantages in the firm. Yet, even when they attain partnership status, workers of color in the organization must still do the racial tasks of perpetuating this organizational culture and even more, presenting the firm as an equitable workplace” (Wingfield and Alston 2014:279</w:t>
        </w:r>
        <w:proofErr w:type="gramStart"/>
        <w:r w:rsidRPr="00B92532">
          <w:t>) .</w:t>
        </w:r>
        <w:proofErr w:type="gramEnd"/>
      </w:ins>
    </w:p>
    <w:p w14:paraId="13D3017E" w14:textId="30C47CE4" w:rsidR="00B87134" w:rsidRPr="00B92532" w:rsidRDefault="00B87134">
      <w:pPr>
        <w:rPr>
          <w:ins w:id="11213" w:author="Mosi Adesina Ifatunji" w:date="2025-07-10T17:47:00Z" w16du:dateUtc="2025-07-10T22:47:00Z"/>
        </w:rPr>
        <w:pPrChange w:id="11214" w:author="Mosi Adesina Ifatunji" w:date="2025-10-21T19:50:00Z" w16du:dateUtc="2025-10-22T00:50:00Z">
          <w:pPr>
            <w:spacing w:before="100" w:beforeAutospacing="1" w:after="100" w:afterAutospacing="1"/>
          </w:pPr>
        </w:pPrChange>
      </w:pPr>
      <w:ins w:id="11215" w:author="Mosi Adesina Ifatunji" w:date="2025-07-10T17:47:00Z" w16du:dateUtc="2025-07-10T22:47:00Z">
        <w:r w:rsidRPr="00B92532">
          <w:t>“Black workers are typically given less authority and responsibility than their White peers, a fact that limits them when it comes to promotions and makes them more vulnerable when layoffs occur. Because Black employees are more likely to supervise other racial minorities, have less authority, and perform more narrowly described tasks, they must demonstrate their suitability for leadership positions more directly than White colleagues…they are doing labor that underscores racial hierarchies present within the organization. Doing the work of proving one’s capabilities and feigning or hiding emotions about race-related situations is a part of everyday social interaction for minority workers, and one that contributes to Whites’ advantage within the organization” (Wingfield and Alston 2014:279–280</w:t>
        </w:r>
        <w:proofErr w:type="gramStart"/>
        <w:r w:rsidRPr="00B92532">
          <w:t>) .</w:t>
        </w:r>
        <w:proofErr w:type="gramEnd"/>
      </w:ins>
    </w:p>
    <w:p w14:paraId="408BAB17" w14:textId="3CFBEDB5" w:rsidR="00B87134" w:rsidRPr="00B92532" w:rsidRDefault="00B87134">
      <w:pPr>
        <w:rPr>
          <w:ins w:id="11216" w:author="Mosi Adesina Ifatunji" w:date="2025-07-10T17:47:00Z" w16du:dateUtc="2025-07-10T22:47:00Z"/>
        </w:rPr>
        <w:pPrChange w:id="11217" w:author="Mosi Adesina Ifatunji" w:date="2025-10-21T19:50:00Z" w16du:dateUtc="2025-10-22T00:50:00Z">
          <w:pPr>
            <w:spacing w:before="100" w:beforeAutospacing="1" w:after="100" w:afterAutospacing="1"/>
          </w:pPr>
        </w:pPrChange>
      </w:pPr>
      <w:ins w:id="11218" w:author="Mosi Adesina Ifatunji" w:date="2025-07-10T17:47:00Z" w16du:dateUtc="2025-07-10T22:47:00Z">
        <w:r w:rsidRPr="00B92532">
          <w:t>“Employees at this [middle] level are likely to engage in racial tasks during their everyday interactions—in meetings, conferring with colleagues, and so forth…Midlevel workers, especially managers, are those most likely to make routine human resource decisions, such as hiring, promotion, termination and training. This responsibility is delegated from organizational elites who establish organizational culture. Midlevel workers interact with potential and current employees to select, promote, and modify behavior appropriate within the organization. As with workers of color at the top levels, diversity work is an important part of the way midlevel workers uphold organizational norms and culture. Following the lead of those at the upper levels of the organization, midlevel workers of color may take on the tasks of easing racial tensions and interpreting and repackaging directives from the top that maintain racial hierarchies in place in the organization” (Wingfield and Alston 2014:281</w:t>
        </w:r>
        <w:proofErr w:type="gramStart"/>
        <w:r w:rsidRPr="00B92532">
          <w:t>) .</w:t>
        </w:r>
        <w:proofErr w:type="gramEnd"/>
      </w:ins>
    </w:p>
    <w:p w14:paraId="3AA0754E" w14:textId="0E72BBB9" w:rsidR="00B87134" w:rsidRPr="00B92532" w:rsidRDefault="00B87134">
      <w:pPr>
        <w:rPr>
          <w:ins w:id="11219" w:author="Mosi Adesina Ifatunji" w:date="2025-07-10T17:47:00Z" w16du:dateUtc="2025-07-10T22:47:00Z"/>
        </w:rPr>
        <w:pPrChange w:id="11220" w:author="Mosi Adesina Ifatunji" w:date="2025-10-21T19:50:00Z" w16du:dateUtc="2025-10-22T00:50:00Z">
          <w:pPr>
            <w:spacing w:before="100" w:beforeAutospacing="1" w:after="100" w:afterAutospacing="1"/>
          </w:pPr>
        </w:pPrChange>
      </w:pPr>
      <w:ins w:id="11221" w:author="Mosi Adesina Ifatunji" w:date="2025-07-10T17:47:00Z" w16du:dateUtc="2025-07-10T22:47:00Z">
        <w:r w:rsidRPr="00B92532">
          <w:t>“Basic organizational practices and norms, then, are guided by racialized assumptions that create certain expectations for workers of color and maintain racial hierarchies. Though workers of all races in an organizational structure may engage in this type of labor, it takes its most pronounced toll on minority employees since they must work harder to conform to ideological, institutional, and physical norms that privilege Whiteness” (Wingfield and Alston 2014:283</w:t>
        </w:r>
        <w:proofErr w:type="gramStart"/>
        <w:r w:rsidRPr="00B92532">
          <w:t>) .</w:t>
        </w:r>
        <w:proofErr w:type="gramEnd"/>
      </w:ins>
    </w:p>
    <w:p w14:paraId="5D27B970" w14:textId="02663095" w:rsidR="00B87134" w:rsidRPr="00B92532" w:rsidRDefault="00B87134">
      <w:pPr>
        <w:rPr>
          <w:ins w:id="11222" w:author="Mosi Adesina Ifatunji" w:date="2025-07-10T17:47:00Z" w16du:dateUtc="2025-07-10T22:47:00Z"/>
        </w:rPr>
        <w:pPrChange w:id="11223" w:author="Mosi Adesina Ifatunji" w:date="2025-10-21T19:50:00Z" w16du:dateUtc="2025-10-22T00:50:00Z">
          <w:pPr>
            <w:spacing w:before="100" w:beforeAutospacing="1" w:after="100" w:afterAutospacing="1"/>
          </w:pPr>
        </w:pPrChange>
      </w:pPr>
      <w:ins w:id="11224" w:author="Mosi Adesina Ifatunji" w:date="2025-07-10T17:47:00Z" w16du:dateUtc="2025-07-10T22:47:00Z">
        <w:r w:rsidRPr="00B92532">
          <w:t xml:space="preserve">“Inasmuch as Black employees’ paths to promotion rest not only on objective criteria such as work performance, they—more so than their White peers—must also demonstrate soft skills such as personability and professionalism to offset discriminatory practices and be seriously considered for promotion…We argue here that the presentation of these soft skills constitutes an example of racial tasks at the interactional level, but also that this constitutes a bias against workers of color that is inherent within organizations. In other words, within the organizational hierarchy, midlevel workers of color may be judged and evaluated based not just on their performance, but must also engage in emotion work, show their soft skills, and do impression management. We contend that these interactional processes are expected of </w:t>
        </w:r>
        <w:r w:rsidRPr="00B92532">
          <w:lastRenderedPageBreak/>
          <w:t>minority workers at this level of the organization and compose institutional barriers to promotion and upward mobility” (Wingfield and Alston 2014:284</w:t>
        </w:r>
        <w:proofErr w:type="gramStart"/>
        <w:r w:rsidRPr="00B92532">
          <w:t>) .</w:t>
        </w:r>
        <w:proofErr w:type="gramEnd"/>
      </w:ins>
    </w:p>
    <w:p w14:paraId="5801E011" w14:textId="77777777" w:rsidR="00B87134" w:rsidRPr="00B92532" w:rsidRDefault="00B87134">
      <w:pPr>
        <w:rPr>
          <w:ins w:id="11225" w:author="Mosi Adesina Ifatunji" w:date="2025-07-10T17:47:00Z" w16du:dateUtc="2025-07-10T22:47:00Z"/>
        </w:rPr>
        <w:pPrChange w:id="11226" w:author="Mosi Adesina Ifatunji" w:date="2025-10-21T19:50:00Z" w16du:dateUtc="2025-10-22T00:50:00Z">
          <w:pPr>
            <w:spacing w:before="100" w:beforeAutospacing="1" w:after="100" w:afterAutospacing="1"/>
          </w:pPr>
        </w:pPrChange>
      </w:pPr>
      <w:ins w:id="11227" w:author="Mosi Adesina Ifatunji" w:date="2025-07-10T17:47:00Z" w16du:dateUtc="2025-07-10T22:47:00Z">
        <w:r w:rsidRPr="00B92532">
          <w:t>“Ultimately, the theory of racial tasks illuminates the ways that organizational hierarchies are often racially segregated, and that the work expected of employees at different levels of the hierarchy includes labor that is subtly racialized and continues to perpetuate inequality. All individuals in the workplace contribute to the racialized nature of the organization through their position in the workplace hierarchy and the ways in which they perform the tasks associated with their position” (Wingfield and Alston 2014:285</w:t>
        </w:r>
        <w:proofErr w:type="gramStart"/>
        <w:r w:rsidRPr="00B92532">
          <w:t>) .</w:t>
        </w:r>
        <w:proofErr w:type="gramEnd"/>
      </w:ins>
    </w:p>
    <w:p w14:paraId="328CF35F" w14:textId="77777777" w:rsidR="00B87134" w:rsidRPr="00B92532" w:rsidRDefault="00B87134">
      <w:pPr>
        <w:rPr>
          <w:ins w:id="11228" w:author="Mosi Adesina Ifatunji" w:date="2025-07-10T17:47:00Z" w16du:dateUtc="2025-07-10T22:47:00Z"/>
        </w:rPr>
        <w:pPrChange w:id="11229" w:author="Mosi Adesina Ifatunji" w:date="2025-10-21T19:50:00Z" w16du:dateUtc="2025-10-22T00:50:00Z">
          <w:pPr>
            <w:pStyle w:val="BodyText"/>
          </w:pPr>
        </w:pPrChange>
      </w:pPr>
    </w:p>
    <w:p w14:paraId="26B71BA1" w14:textId="77777777" w:rsidR="00B87134" w:rsidRPr="00B92532" w:rsidRDefault="00B87134">
      <w:pPr>
        <w:rPr>
          <w:ins w:id="11230" w:author="Mosi Adesina Ifatunji" w:date="2025-07-10T17:47:00Z" w16du:dateUtc="2025-07-10T22:47:00Z"/>
        </w:rPr>
        <w:pPrChange w:id="11231" w:author="Mosi Adesina Ifatunji" w:date="2025-10-21T19:50:00Z" w16du:dateUtc="2025-10-22T00:50:00Z">
          <w:pPr>
            <w:pStyle w:val="BodyText"/>
          </w:pPr>
        </w:pPrChange>
      </w:pPr>
    </w:p>
    <w:p w14:paraId="03C3BA2D" w14:textId="0955E1D8" w:rsidR="00B8303F" w:rsidRPr="00B92532" w:rsidRDefault="00B8303F">
      <w:pPr>
        <w:rPr>
          <w:ins w:id="11232" w:author="Mosi Adesina Ifatunji" w:date="2025-07-10T17:49:00Z" w16du:dateUtc="2025-07-10T22:49:00Z"/>
        </w:rPr>
        <w:pPrChange w:id="11233" w:author="Mosi Adesina Ifatunji" w:date="2025-10-21T19:50:00Z" w16du:dateUtc="2025-10-22T00:50:00Z">
          <w:pPr>
            <w:spacing w:before="100" w:beforeAutospacing="1" w:after="100" w:afterAutospacing="1"/>
          </w:pPr>
        </w:pPrChange>
      </w:pPr>
      <w:ins w:id="11234" w:author="Mosi Adesina Ifatunji" w:date="2025-07-10T17:49:00Z" w16du:dateUtc="2025-07-10T22:49:00Z">
        <w:r w:rsidRPr="00B92532">
          <w:t>Curtis K. Chan and Michel Anteby’s study demonstrates how workplace hierarchies and managerial discretion shape subtle, ongoing forms of within-job inequality—here, through “task segregation”—which functions as an organizational mechanism for assigning certain groups to devalued or burdensome work. Their empirical analysis of the TSA shows how demographic status (such as gender, but with parallels to race) is embedded in routine organizational practices, granting privileged groups access to higher-status, less demanding roles while reinforcing cumulative advantage and managerial status reproduction. This framework links Ray’s account of Whiteness as a credential with Hambrick and Mason’s insight into the demographic reproduction of organizational authority (Chan and Anteby 2016:184–186</w:t>
        </w:r>
        <w:proofErr w:type="gramStart"/>
        <w:r w:rsidRPr="00B92532">
          <w:t>) .</w:t>
        </w:r>
        <w:proofErr w:type="gramEnd"/>
      </w:ins>
    </w:p>
    <w:p w14:paraId="0C8923C8" w14:textId="56AB0A17" w:rsidR="00B8303F" w:rsidRPr="00B92532" w:rsidRDefault="00B8303F">
      <w:pPr>
        <w:rPr>
          <w:ins w:id="11235" w:author="Mosi Adesina Ifatunji" w:date="2025-07-10T17:49:00Z" w16du:dateUtc="2025-07-10T22:49:00Z"/>
        </w:rPr>
        <w:pPrChange w:id="11236" w:author="Mosi Adesina Ifatunji" w:date="2025-10-21T19:50:00Z" w16du:dateUtc="2025-10-22T00:50:00Z">
          <w:pPr>
            <w:spacing w:before="100" w:beforeAutospacing="1" w:after="100" w:afterAutospacing="1"/>
          </w:pPr>
        </w:pPrChange>
      </w:pPr>
      <w:ins w:id="11237" w:author="Mosi Adesina Ifatunji" w:date="2025-07-10T17:49:00Z" w16du:dateUtc="2025-07-10T22:49:00Z">
        <w:r w:rsidRPr="00B92532">
          <w:t xml:space="preserve">“We examine a case of task segregation—when a group of workers is disproportionately allocated, relative to other groups, to spend more time on specific tasks </w:t>
        </w:r>
        <w:proofErr w:type="gramStart"/>
        <w:r w:rsidRPr="00B92532">
          <w:t>in a given</w:t>
        </w:r>
        <w:proofErr w:type="gramEnd"/>
        <w:r w:rsidRPr="00B92532">
          <w:t xml:space="preserve"> job—and argue that such segregation is a potential mechanism for generating within-job inequality in the quality of a job. When performing those tasks is undesirable, this allocation has unfavorable implications for that group’s experienced job quality… Our findings suggest that this segregation led to overall poorer job quality outcomes for women. Task segregation overexposed female workers to processes of physical exertion, emotional labor, and relational strain, giving rise to work intensity, emotional exhaustion, and lack of coping resources. Task segregation also seemed to disproportionately expose female workers to managerial sanctions for taking recuperative time off and a narrowing of their skill set that may have contributed to worse promotion chances, pay, satisfaction, and turnover rates” (Chan and Anteby 2016:184</w:t>
        </w:r>
        <w:proofErr w:type="gramStart"/>
        <w:r w:rsidRPr="00B92532">
          <w:t>) .</w:t>
        </w:r>
        <w:proofErr w:type="gramEnd"/>
      </w:ins>
    </w:p>
    <w:p w14:paraId="00703A1E" w14:textId="0975FB79" w:rsidR="00B8303F" w:rsidRPr="00B92532" w:rsidRDefault="00B8303F">
      <w:pPr>
        <w:rPr>
          <w:ins w:id="11238" w:author="Mosi Adesina Ifatunji" w:date="2025-07-10T17:49:00Z" w16du:dateUtc="2025-07-10T22:49:00Z"/>
        </w:rPr>
        <w:pPrChange w:id="11239" w:author="Mosi Adesina Ifatunji" w:date="2025-10-21T19:50:00Z" w16du:dateUtc="2025-10-22T00:50:00Z">
          <w:pPr>
            <w:spacing w:before="100" w:beforeAutospacing="1" w:after="100" w:afterAutospacing="1"/>
          </w:pPr>
        </w:pPrChange>
      </w:pPr>
      <w:ins w:id="11240" w:author="Mosi Adesina Ifatunji" w:date="2025-07-10T17:49:00Z" w16du:dateUtc="2025-07-10T22:49:00Z">
        <w:r w:rsidRPr="00B92532">
          <w:t>“We conceptualize workplace inequality more broadly in terms of job quality, the bundle of rewards coming from working in a job that coalesce to distinguish ‘good’ from ‘bad’ jobs… Conceptualizing inequality simply in terms of economic rewards misses the possibility of inequality in the subjective and noneconomic aspects of work… Job quality, however, accounts for the multifaceted nature of a job, consisting not just of objective, economic components but also subjective, noneconomic components like experienced work intensity, emotional exhaustion, and social resources” (Chan and Anteby 2016:185) .</w:t>
        </w:r>
      </w:ins>
    </w:p>
    <w:p w14:paraId="75B8F3ED" w14:textId="7BF86630" w:rsidR="00B8303F" w:rsidRPr="00B92532" w:rsidRDefault="00B8303F">
      <w:pPr>
        <w:rPr>
          <w:ins w:id="11241" w:author="Mosi Adesina Ifatunji" w:date="2025-07-10T17:49:00Z" w16du:dateUtc="2025-07-10T22:49:00Z"/>
        </w:rPr>
        <w:pPrChange w:id="11242" w:author="Mosi Adesina Ifatunji" w:date="2025-10-21T19:50:00Z" w16du:dateUtc="2025-10-22T00:50:00Z">
          <w:pPr>
            <w:spacing w:before="100" w:beforeAutospacing="1" w:after="100" w:afterAutospacing="1"/>
          </w:pPr>
        </w:pPrChange>
      </w:pPr>
      <w:ins w:id="11243" w:author="Mosi Adesina Ifatunji" w:date="2025-07-10T17:49:00Z" w16du:dateUtc="2025-07-10T22:49:00Z">
        <w:r w:rsidRPr="00B92532">
          <w:t xml:space="preserve">“Because inequality endures for subtle reasons and </w:t>
        </w:r>
        <w:proofErr w:type="gramStart"/>
        <w:r w:rsidRPr="00B92532">
          <w:t>in spite of</w:t>
        </w:r>
        <w:proofErr w:type="gramEnd"/>
        <w:r w:rsidRPr="00B92532">
          <w:t xml:space="preserve"> efforts to resolve it, there remains a theoretical and societal imperative to identify its hidden mechanisms. Particularly hidden as an inequality-generating mechanism has been the possibility of task segregation. By task segregation, we mean when a group of workers is disproportionately allocated, relative to other groups, to spend more time on specific tasks within a given job. Here, we construct a </w:t>
        </w:r>
        <w:r w:rsidRPr="00B92532">
          <w:lastRenderedPageBreak/>
          <w:t>task segregation lens on within-job inequality in job quality… Our case study therefore suggests that inequality scholars ‘bring work back in’… Closely examining workers’ experiences of performing tasks was crucial to understanding the processes through which task segregation influenced inequality. Without such attention to work, the link between tasks and inequality would have been missed” (Chan and Anteby 2016:186, 205</w:t>
        </w:r>
        <w:proofErr w:type="gramStart"/>
        <w:r w:rsidRPr="00B92532">
          <w:t>) .</w:t>
        </w:r>
        <w:proofErr w:type="gramEnd"/>
      </w:ins>
    </w:p>
    <w:p w14:paraId="7472ABCA" w14:textId="429A44F3" w:rsidR="00B8303F" w:rsidRPr="00B92532" w:rsidRDefault="00B8303F">
      <w:pPr>
        <w:rPr>
          <w:ins w:id="11244" w:author="Mosi Adesina Ifatunji" w:date="2025-07-10T17:49:00Z" w16du:dateUtc="2025-07-10T22:49:00Z"/>
        </w:rPr>
        <w:pPrChange w:id="11245" w:author="Mosi Adesina Ifatunji" w:date="2025-10-21T19:50:00Z" w16du:dateUtc="2025-10-22T00:50:00Z">
          <w:pPr>
            <w:spacing w:before="100" w:beforeAutospacing="1" w:after="100" w:afterAutospacing="1"/>
          </w:pPr>
        </w:pPrChange>
      </w:pPr>
      <w:ins w:id="11246" w:author="Mosi Adesina Ifatunji" w:date="2025-07-10T17:49:00Z" w16du:dateUtc="2025-07-10T22:49:00Z">
        <w:r w:rsidRPr="00B92532">
          <w:t>“We theorize the concept of task segregation as a mechanism for how work content can be a source of inequality. We contribute to inequality scholarship and the literature on gendered work activities by producing a holistic model of task segregation that considers a wide variety of job quality outcomes—economic and non-economic, subjective and objective—incorporating insights from existing literature and theorizing novel processes. Our model theorizes conditions for task segregation and processes through which task segregation can lead to both proximal and distal outcomes of job quality” (Chan and Anteby 2016:205</w:t>
        </w:r>
        <w:proofErr w:type="gramStart"/>
        <w:r w:rsidRPr="00B92532">
          <w:t>) .</w:t>
        </w:r>
        <w:proofErr w:type="gramEnd"/>
      </w:ins>
    </w:p>
    <w:p w14:paraId="0DA36B3C" w14:textId="3315E38A" w:rsidR="00B8303F" w:rsidRPr="00B92532" w:rsidRDefault="00B8303F">
      <w:pPr>
        <w:rPr>
          <w:ins w:id="11247" w:author="Mosi Adesina Ifatunji" w:date="2025-07-10T17:49:00Z" w16du:dateUtc="2025-07-10T22:49:00Z"/>
        </w:rPr>
        <w:pPrChange w:id="11248" w:author="Mosi Adesina Ifatunji" w:date="2025-10-21T19:50:00Z" w16du:dateUtc="2025-10-22T00:50:00Z">
          <w:pPr>
            <w:spacing w:before="100" w:beforeAutospacing="1" w:after="100" w:afterAutospacing="1"/>
          </w:pPr>
        </w:pPrChange>
      </w:pPr>
      <w:ins w:id="11249" w:author="Mosi Adesina Ifatunji" w:date="2025-07-10T17:49:00Z" w16du:dateUtc="2025-07-10T22:49:00Z">
        <w:r w:rsidRPr="00B92532">
          <w:t>“Managers had a high degree of direct control, unilaterally directing workers to tasks… Managers disproportionately allocated female TSOs to the pat-down task in multiple ways. Deviating from the usual rotation procedure, they kept female TSOs in the pat-down task; while women were ordered to stay at the pat-down task, men rotated. Managers also called for female TSOs performing other tasks at their checkpoint to temporarily rotate into the pat-down task. Finally, managers requested women from other checkpoints to conduct pat-downs” (Chan and Anteby 2016:191</w:t>
        </w:r>
        <w:proofErr w:type="gramStart"/>
        <w:r w:rsidRPr="00B92532">
          <w:t>) .</w:t>
        </w:r>
        <w:proofErr w:type="gramEnd"/>
      </w:ins>
    </w:p>
    <w:p w14:paraId="592DEEE1" w14:textId="6D64AAE6" w:rsidR="00B8303F" w:rsidRPr="00B92532" w:rsidRDefault="00B8303F">
      <w:pPr>
        <w:rPr>
          <w:ins w:id="11250" w:author="Mosi Adesina Ifatunji" w:date="2025-07-10T17:49:00Z" w16du:dateUtc="2025-07-10T22:49:00Z"/>
        </w:rPr>
        <w:pPrChange w:id="11251" w:author="Mosi Adesina Ifatunji" w:date="2025-10-21T19:50:00Z" w16du:dateUtc="2025-10-22T00:50:00Z">
          <w:pPr>
            <w:spacing w:before="100" w:beforeAutospacing="1" w:after="100" w:afterAutospacing="1"/>
          </w:pPr>
        </w:pPrChange>
      </w:pPr>
      <w:ins w:id="11252" w:author="Mosi Adesina Ifatunji" w:date="2025-07-10T17:49:00Z" w16du:dateUtc="2025-07-10T22:49:00Z">
        <w:r w:rsidRPr="00B92532">
          <w:t>“Task segregation may overexpose [a group] to managerial sanctions and narrowing of their skill sets, which can be linked to distal outcomes of lower pay and promotion chances. Second, these distal outcomes, in tandem with proximal outcomes of high work intensity, emotional exhaustion, and lack of coping resources, may be linked to lower overall job satisfaction… Third, these distal and proximal outcomes might also be linked to higher [group] turnover; higher turnover, in turn, may intensify the relative lack of [minority] workers, potentially giving rise to a self-perpetuating cycle of task segregation” (Chan and Anteby 2016:201–202) .</w:t>
        </w:r>
      </w:ins>
    </w:p>
    <w:p w14:paraId="52320B2C" w14:textId="77777777" w:rsidR="00B8303F" w:rsidRPr="00B92532" w:rsidRDefault="00B8303F">
      <w:pPr>
        <w:rPr>
          <w:ins w:id="11253" w:author="Mosi Adesina Ifatunji" w:date="2025-07-10T17:49:00Z" w16du:dateUtc="2025-07-10T22:49:00Z"/>
        </w:rPr>
        <w:pPrChange w:id="11254" w:author="Mosi Adesina Ifatunji" w:date="2025-10-21T19:50:00Z" w16du:dateUtc="2025-10-22T00:50:00Z">
          <w:pPr>
            <w:spacing w:before="100" w:beforeAutospacing="1" w:after="100" w:afterAutospacing="1"/>
          </w:pPr>
        </w:pPrChange>
      </w:pPr>
      <w:ins w:id="11255" w:author="Mosi Adesina Ifatunji" w:date="2025-07-10T17:49:00Z" w16du:dateUtc="2025-07-10T22:49:00Z">
        <w:r w:rsidRPr="00B92532">
          <w:t>“A model of task segregation as a mechanism for within-job inequality… highlights the enabling conditions of discrete task boundaries, managerial discretion in allocation decisions, and operational strains… As our findings show, task segregation overexposes one worker group—relative to other groups—to intertwined processes of physical, emotional, and relational disadvantage, thereby yielding proximal outcomes of work intensity, emotional exhaustion, and a lack of coping resources for the segregated group. Such adverse proximal outcomes could become part of workers’ assessment of poor job satisfaction and rationale for turnover. In the rightmost part of the model, we suggest that task segregation can give rise to more distal outcomes, such as lower chances of promotion, lower pay, lower job satisfaction, and higher turnover through processes of managerial sanctions and skill set narrowing” (Chan and Anteby 2016:204</w:t>
        </w:r>
        <w:proofErr w:type="gramStart"/>
        <w:r w:rsidRPr="00B92532">
          <w:t>) .</w:t>
        </w:r>
        <w:proofErr w:type="gramEnd"/>
      </w:ins>
    </w:p>
    <w:p w14:paraId="06143F6C" w14:textId="77777777" w:rsidR="00B87134" w:rsidRPr="00B92532" w:rsidRDefault="00B87134">
      <w:pPr>
        <w:rPr>
          <w:ins w:id="11256" w:author="Mosi Adesina Ifatunji" w:date="2025-07-10T17:47:00Z" w16du:dateUtc="2025-07-10T22:47:00Z"/>
        </w:rPr>
        <w:pPrChange w:id="11257" w:author="Mosi Adesina Ifatunji" w:date="2025-10-21T19:50:00Z" w16du:dateUtc="2025-10-22T00:50:00Z">
          <w:pPr>
            <w:spacing w:before="100" w:beforeAutospacing="1" w:after="100" w:afterAutospacing="1"/>
          </w:pPr>
        </w:pPrChange>
      </w:pPr>
    </w:p>
    <w:p w14:paraId="429718B9" w14:textId="77777777" w:rsidR="00B87134" w:rsidRPr="00B92532" w:rsidRDefault="00B87134">
      <w:pPr>
        <w:rPr>
          <w:ins w:id="11258" w:author="Mosi Adesina Ifatunji" w:date="2025-07-10T18:04:00Z" w16du:dateUtc="2025-07-10T23:04:00Z"/>
        </w:rPr>
        <w:pPrChange w:id="11259" w:author="Mosi Adesina Ifatunji" w:date="2025-10-21T19:50:00Z" w16du:dateUtc="2025-10-22T00:50:00Z">
          <w:pPr>
            <w:pStyle w:val="BodyText"/>
          </w:pPr>
        </w:pPrChange>
      </w:pPr>
    </w:p>
    <w:p w14:paraId="79D5BD31" w14:textId="5E244D8D" w:rsidR="003E5547" w:rsidRPr="00B92532" w:rsidRDefault="003E5547">
      <w:pPr>
        <w:rPr>
          <w:ins w:id="11260" w:author="Mosi Adesina Ifatunji" w:date="2025-07-10T18:04:00Z" w16du:dateUtc="2025-07-10T23:04:00Z"/>
        </w:rPr>
        <w:pPrChange w:id="11261" w:author="Mosi Adesina Ifatunji" w:date="2025-10-21T19:50:00Z" w16du:dateUtc="2025-10-22T00:50:00Z">
          <w:pPr>
            <w:spacing w:before="100" w:beforeAutospacing="1" w:after="100" w:afterAutospacing="1"/>
          </w:pPr>
        </w:pPrChange>
      </w:pPr>
      <w:ins w:id="11262" w:author="Mosi Adesina Ifatunji" w:date="2025-07-10T18:04:00Z" w16du:dateUtc="2025-07-10T23:04:00Z">
        <w:r w:rsidRPr="00B92532">
          <w:t xml:space="preserve">Alison Cook and Christy Glass empirically demonstrate that the demographic composition of corporate boards powerfully shapes the appointment and performance of non-traditional leaders, such as women CEOs, in the largest US firms. Their analysis reveals that board diversity—not just tokenism, but a critical mass of influential women—directly increases the </w:t>
        </w:r>
        <w:r w:rsidRPr="00B92532">
          <w:lastRenderedPageBreak/>
          <w:t>likelihood that women reach top leadership and succeed once appointed. This supports Ray’s claim that dominant group status functions as a credential conferring invisible, cumulative advantage, and aligns with Hambrick and Mason’s upper echelons view by showing how board-level demographics shape outcomes at the very top (Cook and Glass 2015:137–139</w:t>
        </w:r>
        <w:proofErr w:type="gramStart"/>
        <w:r w:rsidRPr="00B92532">
          <w:t>) .</w:t>
        </w:r>
        <w:proofErr w:type="gramEnd"/>
      </w:ins>
    </w:p>
    <w:p w14:paraId="706DC300" w14:textId="383C5955" w:rsidR="003E5547" w:rsidRPr="00B92532" w:rsidRDefault="003E5547">
      <w:pPr>
        <w:rPr>
          <w:ins w:id="11263" w:author="Mosi Adesina Ifatunji" w:date="2025-07-10T18:04:00Z" w16du:dateUtc="2025-07-10T23:04:00Z"/>
        </w:rPr>
        <w:pPrChange w:id="11264" w:author="Mosi Adesina Ifatunji" w:date="2025-10-21T19:50:00Z" w16du:dateUtc="2025-10-22T00:50:00Z">
          <w:pPr>
            <w:spacing w:before="100" w:beforeAutospacing="1" w:after="100" w:afterAutospacing="1"/>
          </w:pPr>
        </w:pPrChange>
      </w:pPr>
      <w:ins w:id="11265" w:author="Mosi Adesina Ifatunji" w:date="2025-07-10T18:04:00Z" w16du:dateUtc="2025-07-10T23:04:00Z">
        <w:r w:rsidRPr="00B92532">
          <w:t>“Our analysis relies on a unique data set of all Chief Executive Officers (CEOs) and Board of Directors (BODs) in Fortune 500 companies over a ten-year period. We find a marginally significant positive relationship between board diversity and the likelihood of a woman being appointed CEO. We further find that board diversity significantly and positively influences the post-promotion success of women CEOs. Our findings suggest that board composition is critical for the appointment and success of women CEOs, and increasing board diversity should be central to any organizational diversity efforts” (Cook and Glass 2015:137</w:t>
        </w:r>
        <w:proofErr w:type="gramStart"/>
        <w:r w:rsidRPr="00B92532">
          <w:t>) .</w:t>
        </w:r>
        <w:proofErr w:type="gramEnd"/>
      </w:ins>
    </w:p>
    <w:p w14:paraId="29B34EE6" w14:textId="3D1A02F6" w:rsidR="003E5547" w:rsidRPr="00B92532" w:rsidRDefault="003E5547">
      <w:pPr>
        <w:rPr>
          <w:ins w:id="11266" w:author="Mosi Adesina Ifatunji" w:date="2025-07-10T18:04:00Z" w16du:dateUtc="2025-07-10T23:04:00Z"/>
        </w:rPr>
        <w:pPrChange w:id="11267" w:author="Mosi Adesina Ifatunji" w:date="2025-10-21T19:50:00Z" w16du:dateUtc="2025-10-22T00:50:00Z">
          <w:pPr>
            <w:spacing w:before="100" w:beforeAutospacing="1" w:after="100" w:afterAutospacing="1"/>
          </w:pPr>
        </w:pPrChange>
      </w:pPr>
      <w:ins w:id="11268" w:author="Mosi Adesina Ifatunji" w:date="2025-07-10T18:04:00Z" w16du:dateUtc="2025-07-10T23:04:00Z">
        <w:r w:rsidRPr="00B92532">
          <w:t xml:space="preserve">“The primary function of a company’s board of directors is to appoint company leaders and oversee their leadership progress. There is even growing evidence that boards can also influence corporate strategy and long-term corporate planning (Demb and Neubauer, 1992; </w:t>
        </w:r>
        <w:proofErr w:type="spellStart"/>
        <w:r w:rsidRPr="00B92532">
          <w:t>Matsa</w:t>
        </w:r>
        <w:proofErr w:type="spellEnd"/>
        <w:r w:rsidRPr="00B92532">
          <w:t xml:space="preserve"> and Miller, 2013; Westphal and Zajac, 1995). Given the function of boards, it is likely that board composition significantly impacts CEO appointment and success” (Cook and Glass 2015:138</w:t>
        </w:r>
        <w:proofErr w:type="gramStart"/>
        <w:r w:rsidRPr="00B92532">
          <w:t>) .</w:t>
        </w:r>
        <w:proofErr w:type="gramEnd"/>
      </w:ins>
    </w:p>
    <w:p w14:paraId="507D0D33" w14:textId="15220706" w:rsidR="003E5547" w:rsidRPr="00B92532" w:rsidRDefault="003E5547">
      <w:pPr>
        <w:rPr>
          <w:ins w:id="11269" w:author="Mosi Adesina Ifatunji" w:date="2025-07-10T18:04:00Z" w16du:dateUtc="2025-07-10T23:04:00Z"/>
        </w:rPr>
        <w:pPrChange w:id="11270" w:author="Mosi Adesina Ifatunji" w:date="2025-10-21T19:50:00Z" w16du:dateUtc="2025-10-22T00:50:00Z">
          <w:pPr>
            <w:spacing w:before="100" w:beforeAutospacing="1" w:after="100" w:afterAutospacing="1"/>
          </w:pPr>
        </w:pPrChange>
      </w:pPr>
      <w:ins w:id="11271" w:author="Mosi Adesina Ifatunji" w:date="2025-07-10T18:04:00Z" w16du:dateUtc="2025-07-10T23:04:00Z">
        <w:r w:rsidRPr="00B92532">
          <w:t>“Previous research suggests that promoting women to leadership positions can be an effective means of increasing diversity throughout an organization… Research in organizational demography further suggests that diversity among top leadership ranks is associated with greater diversity at lower levels of an organization (Skaggs et al., 2012), a phenomenon termed ‘bottom-up’ ascription (Elliott and Smith, 2001)” (Cook and Glass 2015:138) .</w:t>
        </w:r>
      </w:ins>
    </w:p>
    <w:p w14:paraId="36CEE2E1" w14:textId="146B5FBD" w:rsidR="003E5547" w:rsidRPr="00B92532" w:rsidRDefault="003E5547">
      <w:pPr>
        <w:rPr>
          <w:ins w:id="11272" w:author="Mosi Adesina Ifatunji" w:date="2025-07-10T18:04:00Z" w16du:dateUtc="2025-07-10T23:04:00Z"/>
        </w:rPr>
        <w:pPrChange w:id="11273" w:author="Mosi Adesina Ifatunji" w:date="2025-10-21T19:50:00Z" w16du:dateUtc="2025-10-22T00:50:00Z">
          <w:pPr>
            <w:spacing w:before="100" w:beforeAutospacing="1" w:after="100" w:afterAutospacing="1"/>
          </w:pPr>
        </w:pPrChange>
      </w:pPr>
      <w:ins w:id="11274" w:author="Mosi Adesina Ifatunji" w:date="2025-07-10T18:04:00Z" w16du:dateUtc="2025-07-10T23:04:00Z">
        <w:r w:rsidRPr="00B92532">
          <w:t xml:space="preserve">“Numeric minority leaders, or tokens, experience high visibility, performance pressures and intense scrutiny (Kanter, </w:t>
        </w:r>
        <w:proofErr w:type="gramStart"/>
        <w:r w:rsidRPr="00B92532">
          <w:t>1977)…</w:t>
        </w:r>
        <w:proofErr w:type="gramEnd"/>
        <w:r w:rsidRPr="00B92532">
          <w:t xml:space="preserve"> They may also experience hostility, resistance, and challenges to their authority by firm insiders (Heilman et al., 2004; Kanter, </w:t>
        </w:r>
        <w:proofErr w:type="gramStart"/>
        <w:r w:rsidRPr="00B92532">
          <w:t>1977)…</w:t>
        </w:r>
        <w:proofErr w:type="gramEnd"/>
        <w:r w:rsidRPr="00B92532">
          <w:t xml:space="preserve"> Particularly in high prestige leadership positions, tokens tend to have low status within work groups and occupy relatively weak structural positions within organizations (Collins, 1997; Kanter, 1977; Ridgeway, 1997). As a result, tokens are less capable than other leaders of influencing or altering organizational practices or influencing organizational outcomes… The penalties associated with token status are enhanced when negative gender stereotypes are relevant to performance expectations, as with high status leadership roles (Thompson and Sekaquaptewa, 2002)” (Cook and Glass 2015:138</w:t>
        </w:r>
        <w:proofErr w:type="gramStart"/>
        <w:r w:rsidRPr="00B92532">
          <w:t>) .</w:t>
        </w:r>
        <w:proofErr w:type="gramEnd"/>
      </w:ins>
    </w:p>
    <w:p w14:paraId="44BB2285" w14:textId="1086AAF7" w:rsidR="003E5547" w:rsidRPr="00B92532" w:rsidRDefault="003E5547">
      <w:pPr>
        <w:rPr>
          <w:ins w:id="11275" w:author="Mosi Adesina Ifatunji" w:date="2025-07-10T18:04:00Z" w16du:dateUtc="2025-07-10T23:04:00Z"/>
        </w:rPr>
        <w:pPrChange w:id="11276" w:author="Mosi Adesina Ifatunji" w:date="2025-10-21T19:50:00Z" w16du:dateUtc="2025-10-22T00:50:00Z">
          <w:pPr>
            <w:spacing w:before="100" w:beforeAutospacing="1" w:after="100" w:afterAutospacing="1"/>
          </w:pPr>
        </w:pPrChange>
      </w:pPr>
      <w:ins w:id="11277" w:author="Mosi Adesina Ifatunji" w:date="2025-07-10T18:04:00Z" w16du:dateUtc="2025-07-10T23:04:00Z">
        <w:r w:rsidRPr="00B92532">
          <w:t>“Integration of leadership ranks beyond the promotion of token females increases diversity at other levels in three ways. First, when women comprise a critical minority (or majority), group stereotypes and bias are reduced, enabling women leaders to exercise greater authority and influence over group processes and outcomes, including recruitment and promotion… Second, integration beyond a superficial level reduces the salience of gender to group processes, thereby expanding the range of acceptable leadership styles and the range of qualified and acceptable candidates for leadership positions… Finally, a critical numerical representation of women leaders provides a requisite degree of mentorship, network support and other forms of professional, social and organizational support to other women leaders” (Cook and Glass 2015:139</w:t>
        </w:r>
        <w:proofErr w:type="gramStart"/>
        <w:r w:rsidRPr="00B92532">
          <w:t>) .</w:t>
        </w:r>
        <w:proofErr w:type="gramEnd"/>
      </w:ins>
    </w:p>
    <w:p w14:paraId="5A282095" w14:textId="77777777" w:rsidR="003E5547" w:rsidRPr="00B92532" w:rsidRDefault="003E5547">
      <w:pPr>
        <w:rPr>
          <w:ins w:id="11278" w:author="Mosi Adesina Ifatunji" w:date="2025-07-10T18:04:00Z" w16du:dateUtc="2025-07-10T23:04:00Z"/>
        </w:rPr>
        <w:pPrChange w:id="11279" w:author="Mosi Adesina Ifatunji" w:date="2025-10-21T19:50:00Z" w16du:dateUtc="2025-10-22T00:50:00Z">
          <w:pPr>
            <w:spacing w:before="100" w:beforeAutospacing="1" w:after="100" w:afterAutospacing="1"/>
          </w:pPr>
        </w:pPrChange>
      </w:pPr>
      <w:ins w:id="11280" w:author="Mosi Adesina Ifatunji" w:date="2025-07-10T18:04:00Z" w16du:dateUtc="2025-07-10T23:04:00Z">
        <w:r w:rsidRPr="00B92532">
          <w:t xml:space="preserve">“The presence of a critical mass of female directors, however, will provide women leaders with greater organizational support, thereby improving the leader’s ability to pursue positive </w:t>
        </w:r>
        <w:r w:rsidRPr="00B92532">
          <w:lastRenderedPageBreak/>
          <w:t>performance goals. Organizational support in the form of peer and mentorship relations and access to professional networks will facilitate the flow of information, encourage decision makers to pursue novel and innovative changes and increase leadership creativity (</w:t>
        </w:r>
        <w:proofErr w:type="spellStart"/>
        <w:r w:rsidRPr="00B92532">
          <w:t>Ashfrod</w:t>
        </w:r>
        <w:proofErr w:type="spellEnd"/>
        <w:r w:rsidRPr="00B92532">
          <w:t xml:space="preserve"> et al., 1998; DiTomaso et al., 2007; Herring, 2009)” (Cook and Glass 2015:139</w:t>
        </w:r>
        <w:proofErr w:type="gramStart"/>
        <w:r w:rsidRPr="00B92532">
          <w:t>) .</w:t>
        </w:r>
        <w:proofErr w:type="gramEnd"/>
      </w:ins>
    </w:p>
    <w:p w14:paraId="5076CCEB" w14:textId="77777777" w:rsidR="003E5547" w:rsidRPr="00B92532" w:rsidRDefault="003E5547">
      <w:pPr>
        <w:rPr>
          <w:ins w:id="11281" w:author="Mosi Adesina Ifatunji" w:date="2025-07-10T18:04:00Z" w16du:dateUtc="2025-07-10T23:04:00Z"/>
        </w:rPr>
        <w:pPrChange w:id="11282" w:author="Mosi Adesina Ifatunji" w:date="2025-10-21T19:50:00Z" w16du:dateUtc="2025-10-22T00:50:00Z">
          <w:pPr>
            <w:spacing w:before="100" w:beforeAutospacing="1" w:after="100" w:afterAutospacing="1"/>
          </w:pPr>
        </w:pPrChange>
      </w:pPr>
    </w:p>
    <w:p w14:paraId="355A9220" w14:textId="4FC2A3B7" w:rsidR="003E5547" w:rsidRPr="00B92532" w:rsidRDefault="003E5547">
      <w:pPr>
        <w:rPr>
          <w:ins w:id="11283" w:author="Mosi Adesina Ifatunji" w:date="2025-07-10T18:04:00Z" w16du:dateUtc="2025-07-10T23:04:00Z"/>
        </w:rPr>
        <w:pPrChange w:id="11284" w:author="Mosi Adesina Ifatunji" w:date="2025-10-21T19:50:00Z" w16du:dateUtc="2025-10-22T00:50:00Z">
          <w:pPr>
            <w:spacing w:before="100" w:beforeAutospacing="1" w:after="100" w:afterAutospacing="1"/>
          </w:pPr>
        </w:pPrChange>
      </w:pPr>
      <w:ins w:id="11285" w:author="Mosi Adesina Ifatunji" w:date="2025-07-10T18:04:00Z" w16du:dateUtc="2025-07-10T23:04:00Z">
        <w:r w:rsidRPr="00B92532">
          <w:t>“Status hierarchies shape both the behavior and perception of leaders within an organization (Ridgeway and Walker, 1995). According to Ridgeway (2001), status hierarchies are ‘central to the process by which people gain access to positions of leadership and exercise that leadership in the workplace’… Influential leaders are more likely than less influential incumbents to enjoy respect from group members, provide input into decision making processes, and defend controversial or dissenting views… Compared to lower ranking or less influential leaders, influential leaders display more proactive behaviors and are less likely to defer to the opinions or concerns of others” (Cook and Glass 2015:139) .</w:t>
        </w:r>
      </w:ins>
    </w:p>
    <w:p w14:paraId="3C6856DF" w14:textId="56711169" w:rsidR="003E5547" w:rsidRPr="00B92532" w:rsidRDefault="003E5547">
      <w:pPr>
        <w:rPr>
          <w:ins w:id="11286" w:author="Mosi Adesina Ifatunji" w:date="2025-07-10T18:04:00Z" w16du:dateUtc="2025-07-10T23:04:00Z"/>
        </w:rPr>
        <w:pPrChange w:id="11287" w:author="Mosi Adesina Ifatunji" w:date="2025-10-21T19:50:00Z" w16du:dateUtc="2025-10-22T00:50:00Z">
          <w:pPr>
            <w:spacing w:before="100" w:beforeAutospacing="1" w:after="100" w:afterAutospacing="1"/>
          </w:pPr>
        </w:pPrChange>
      </w:pPr>
      <w:ins w:id="11288" w:author="Mosi Adesina Ifatunji" w:date="2025-07-10T18:04:00Z" w16du:dateUtc="2025-07-10T23:04:00Z">
        <w:r w:rsidRPr="00B92532">
          <w:t>“Firms with a woman CEO and multiple women board members tend to perform better than firms with a woman CEO and few or no women on the board. Thus, while influential women board members are critical for women’s ascension to CEO, their post-appointment success is more strongly influenced by women’s numerical representation on the board. This suggests that the mechanisms for increasing women’s upward mobility and supporting their leadership are not the same. While influential woman board members may be critical for supporting the appointment of women CEOs, post-appointment, women CEOs benefit from a greater representation of women on the board” (Cook and Glass 2015:143</w:t>
        </w:r>
        <w:proofErr w:type="gramStart"/>
        <w:r w:rsidRPr="00B92532">
          <w:t>) .</w:t>
        </w:r>
        <w:proofErr w:type="gramEnd"/>
      </w:ins>
    </w:p>
    <w:p w14:paraId="09D984CD" w14:textId="77777777" w:rsidR="003E5547" w:rsidRPr="00B92532" w:rsidRDefault="003E5547">
      <w:pPr>
        <w:rPr>
          <w:ins w:id="11289" w:author="Mosi Adesina Ifatunji" w:date="2025-07-10T18:04:00Z" w16du:dateUtc="2025-07-10T23:04:00Z"/>
        </w:rPr>
        <w:pPrChange w:id="11290" w:author="Mosi Adesina Ifatunji" w:date="2025-10-21T19:50:00Z" w16du:dateUtc="2025-10-22T00:50:00Z">
          <w:pPr>
            <w:spacing w:before="100" w:beforeAutospacing="1" w:after="100" w:afterAutospacing="1"/>
          </w:pPr>
        </w:pPrChange>
      </w:pPr>
      <w:ins w:id="11291" w:author="Mosi Adesina Ifatunji" w:date="2025-07-10T18:04:00Z" w16du:dateUtc="2025-07-10T23:04:00Z">
        <w:r w:rsidRPr="00B92532">
          <w:t xml:space="preserve">“Board diversity—defined as diversity beyond the presence of a solo woman director—is critical for supporting women leaders pre- and post-appointment. This underscores the importance of a phenomenon we term diversity matching. The presence of women on the board matters for gender integration of top leadership positions. To the extent that companies are committed to integrating top leadership positions, </w:t>
        </w:r>
        <w:proofErr w:type="gramStart"/>
        <w:r w:rsidRPr="00B92532">
          <w:t>it is clear that board</w:t>
        </w:r>
        <w:proofErr w:type="gramEnd"/>
        <w:r w:rsidRPr="00B92532">
          <w:t xml:space="preserve"> diversity is critical. Without it, women CEOs suffer performance declines; with it, performance improves” (Cook and Glass 2015:144</w:t>
        </w:r>
        <w:proofErr w:type="gramStart"/>
        <w:r w:rsidRPr="00B92532">
          <w:t>) .</w:t>
        </w:r>
        <w:proofErr w:type="gramEnd"/>
      </w:ins>
    </w:p>
    <w:p w14:paraId="50945742" w14:textId="77777777" w:rsidR="003E5547" w:rsidRPr="00B92532" w:rsidRDefault="003E5547">
      <w:pPr>
        <w:rPr>
          <w:ins w:id="11292" w:author="Mosi Adesina Ifatunji" w:date="2025-07-10T18:04:00Z" w16du:dateUtc="2025-07-10T23:04:00Z"/>
        </w:rPr>
        <w:pPrChange w:id="11293" w:author="Mosi Adesina Ifatunji" w:date="2025-10-21T19:50:00Z" w16du:dateUtc="2025-10-22T00:50:00Z">
          <w:pPr>
            <w:pStyle w:val="BodyText"/>
          </w:pPr>
        </w:pPrChange>
      </w:pPr>
    </w:p>
    <w:p w14:paraId="6B964A32" w14:textId="77777777" w:rsidR="003E5547" w:rsidRPr="00B92532" w:rsidRDefault="003E5547">
      <w:pPr>
        <w:rPr>
          <w:ins w:id="11294" w:author="Mosi Adesina Ifatunji" w:date="2025-07-10T18:04:00Z" w16du:dateUtc="2025-07-10T23:04:00Z"/>
        </w:rPr>
        <w:pPrChange w:id="11295" w:author="Mosi Adesina Ifatunji" w:date="2025-10-21T19:50:00Z" w16du:dateUtc="2025-10-22T00:50:00Z">
          <w:pPr>
            <w:pStyle w:val="BodyText"/>
          </w:pPr>
        </w:pPrChange>
      </w:pPr>
    </w:p>
    <w:p w14:paraId="158846B0" w14:textId="2FD41731" w:rsidR="00007D02" w:rsidRPr="00B92532" w:rsidRDefault="00007D02">
      <w:pPr>
        <w:rPr>
          <w:ins w:id="11296" w:author="Mosi Adesina Ifatunji" w:date="2025-07-10T18:06:00Z" w16du:dateUtc="2025-07-10T23:06:00Z"/>
        </w:rPr>
        <w:pPrChange w:id="11297" w:author="Mosi Adesina Ifatunji" w:date="2025-10-21T19:50:00Z" w16du:dateUtc="2025-10-22T00:50:00Z">
          <w:pPr>
            <w:spacing w:before="100" w:beforeAutospacing="1" w:after="100" w:afterAutospacing="1"/>
          </w:pPr>
        </w:pPrChange>
      </w:pPr>
      <w:ins w:id="11298" w:author="Mosi Adesina Ifatunji" w:date="2025-07-10T18:06:00Z" w16du:dateUtc="2025-07-10T23:06:00Z">
        <w:r w:rsidRPr="00B92532">
          <w:t>Jacob C. Day’s article empirically demonstrates how racialized organizational structures in high-status professions—here, college football coaching—embed and reproduce cumulative advantage for whites through both access to and differential returns from mobility-inducing jobs. Day’s event-history analysis reveals that Black coaches are systematically channeled into non-central, lower-status roles, while even Black coaches who access central roles receive fewer promotions than their white counterparts. This evidence links Ray’s argument about Whiteness as an organizational credential with Hambrick and Mason’s emphasis on upper-echelon status reproduction, showing how demographic biases and informal evaluations in leadership pipelines sustain racial stratification (Day 2015:1–4</w:t>
        </w:r>
        <w:proofErr w:type="gramStart"/>
        <w:r w:rsidRPr="00B92532">
          <w:t>) .</w:t>
        </w:r>
        <w:proofErr w:type="gramEnd"/>
      </w:ins>
    </w:p>
    <w:p w14:paraId="056E32EC" w14:textId="4F3CC024" w:rsidR="00007D02" w:rsidRPr="00B92532" w:rsidRDefault="00007D02">
      <w:pPr>
        <w:rPr>
          <w:ins w:id="11299" w:author="Mosi Adesina Ifatunji" w:date="2025-07-10T18:06:00Z" w16du:dateUtc="2025-07-10T23:06:00Z"/>
        </w:rPr>
        <w:pPrChange w:id="11300" w:author="Mosi Adesina Ifatunji" w:date="2025-10-21T19:50:00Z" w16du:dateUtc="2025-10-22T00:50:00Z">
          <w:pPr>
            <w:spacing w:before="100" w:beforeAutospacing="1" w:after="100" w:afterAutospacing="1"/>
          </w:pPr>
        </w:pPrChange>
      </w:pPr>
      <w:ins w:id="11301" w:author="Mosi Adesina Ifatunji" w:date="2025-07-10T18:06:00Z" w16du:dateUtc="2025-07-10T23:06:00Z">
        <w:r w:rsidRPr="00B92532">
          <w:t xml:space="preserve">“This study investigates the effects of job-level, task-based, segregation on racial differences in promotions to executive positions within the college football coaching profession. Using event-history methods to analyze the careers of 323 college football coaches, the results suggest that, relative to White coaches, Black coaches’ career prospects are harmed by their disproportionate placement into jobs that inhibit mobility (i.e., noncentral positions) and their </w:t>
        </w:r>
        <w:r w:rsidRPr="00B92532">
          <w:lastRenderedPageBreak/>
          <w:t>differential returns from occupying jobs that induce mobility (i.e., central positions). These findings shed light on processes related to job-level racial segregation, particularism, and racialization in the coaching profession as well as more general, high-status, labor market contexts” (Day 2015:1</w:t>
        </w:r>
        <w:proofErr w:type="gramStart"/>
        <w:r w:rsidRPr="00B92532">
          <w:t>) .</w:t>
        </w:r>
        <w:proofErr w:type="gramEnd"/>
      </w:ins>
    </w:p>
    <w:p w14:paraId="09A5E21F" w14:textId="219769B7" w:rsidR="00007D02" w:rsidRPr="00B92532" w:rsidRDefault="00007D02">
      <w:pPr>
        <w:rPr>
          <w:ins w:id="11302" w:author="Mosi Adesina Ifatunji" w:date="2025-07-10T18:06:00Z" w16du:dateUtc="2025-07-10T23:06:00Z"/>
        </w:rPr>
        <w:pPrChange w:id="11303" w:author="Mosi Adesina Ifatunji" w:date="2025-10-21T19:50:00Z" w16du:dateUtc="2025-10-22T00:50:00Z">
          <w:pPr>
            <w:spacing w:before="100" w:beforeAutospacing="1" w:after="100" w:afterAutospacing="1"/>
          </w:pPr>
        </w:pPrChange>
      </w:pPr>
      <w:ins w:id="11304" w:author="Mosi Adesina Ifatunji" w:date="2025-07-10T18:06:00Z" w16du:dateUtc="2025-07-10T23:06:00Z">
        <w:r w:rsidRPr="00B92532">
          <w:t xml:space="preserve">“The particularistic mobility thesis is the predominant theoretical explanation for racial/ethnic differences in both authority attainment and promotions in the labor market, particularly in high-status professions. According to the particularistic mobility thesis, performance indicators in high-level positions are inherently vague and uncertain (Jackall, 1988; Kanter, 1977), and the characteristics that upper management looks for when considering promotions such as loyalty, leadership potential, trustworthiness, and achievement orientation are not easily measured and quantified. This opens promotion decisions to ‘particularistic manipulation,’ or the subjective (mis)perceptions of </w:t>
        </w:r>
        <w:proofErr w:type="gramStart"/>
        <w:r w:rsidRPr="00B92532">
          <w:t>upper level</w:t>
        </w:r>
        <w:proofErr w:type="gramEnd"/>
        <w:r w:rsidRPr="00B92532">
          <w:t xml:space="preserve"> managers (Baldi &amp; McBrier, 1997; Kluegel, 1978; Wilson, 1997). As a result, minority workers follow a more circumscribed pathway to high-level positions where they are limited to formal channels of mobility based on their objective experience, credentials, and skills. Whites, on the other hand, not only have access to formal channels of mobility but also benefit from the subjective and sometimes biased assessments of their skills and abilities. As a result, a broader range of mobility pathways, both formal and informal, are available to White workers (Mueller et al., 1989; Smith, 2005; Wilson, 2012; Wilson et al., 1999)” (Day 2015:3–4</w:t>
        </w:r>
        <w:proofErr w:type="gramStart"/>
        <w:r w:rsidRPr="00B92532">
          <w:t>) .</w:t>
        </w:r>
        <w:proofErr w:type="gramEnd"/>
      </w:ins>
    </w:p>
    <w:p w14:paraId="2D7EC43F" w14:textId="1A41C152" w:rsidR="00007D02" w:rsidRPr="00B92532" w:rsidRDefault="00007D02">
      <w:pPr>
        <w:rPr>
          <w:ins w:id="11305" w:author="Mosi Adesina Ifatunji" w:date="2025-07-10T18:06:00Z" w16du:dateUtc="2025-07-10T23:06:00Z"/>
        </w:rPr>
        <w:pPrChange w:id="11306" w:author="Mosi Adesina Ifatunji" w:date="2025-10-21T19:50:00Z" w16du:dateUtc="2025-10-22T00:50:00Z">
          <w:pPr>
            <w:spacing w:before="100" w:beforeAutospacing="1" w:after="100" w:afterAutospacing="1"/>
          </w:pPr>
        </w:pPrChange>
      </w:pPr>
      <w:ins w:id="11307" w:author="Mosi Adesina Ifatunji" w:date="2025-07-10T18:06:00Z" w16du:dateUtc="2025-07-10T23:06:00Z">
        <w:r w:rsidRPr="00B92532">
          <w:t xml:space="preserve">“Prior research examining the particularistic mobility thesis has demonstrated that human capital indicators (e.g., education, general work experience, occupational work experience, and job tenure) are more predictive of Black workers’ promotions and authority attainment than they are for White workers (Baldi &amp; McBrier, 1997; Mueller et al., 1989; Smith, 2001, 2005; Wilson, 1997; Wilson et al., 1999). Furthermore, research on racial differences in performance evaluations shows that Black workers’ performance is evaluated less favorably than that of White workers’ net of human capital and other objective and subjective performance indicators (Elvira &amp; Town, 2001; Greenhaus et al., 1990; Smith, DiTomaso, Farris, &amp; Cordero, 2001)… they have also been linked to minorities’ segregation into jobs that do not allow them to develop the skills or display the particularistic criteria necessary for promotions (see Dickerson, Schur, Kruse, &amp; Blasi, 2010; Greenhaus et al., 1990; Smith, 2005; Wilson, 2012; Wilson &amp; </w:t>
        </w:r>
        <w:proofErr w:type="spellStart"/>
        <w:r w:rsidRPr="00B92532">
          <w:t>Maume</w:t>
        </w:r>
        <w:proofErr w:type="spellEnd"/>
        <w:r w:rsidRPr="00B92532">
          <w:t>, 2014)” (Day 2015:4) .</w:t>
        </w:r>
      </w:ins>
    </w:p>
    <w:p w14:paraId="733B6FBD" w14:textId="77777777" w:rsidR="00007D02" w:rsidRPr="00B92532" w:rsidRDefault="00007D02">
      <w:pPr>
        <w:rPr>
          <w:ins w:id="11308" w:author="Mosi Adesina Ifatunji" w:date="2025-07-10T18:06:00Z" w16du:dateUtc="2025-07-10T23:06:00Z"/>
        </w:rPr>
        <w:pPrChange w:id="11309" w:author="Mosi Adesina Ifatunji" w:date="2025-10-21T19:50:00Z" w16du:dateUtc="2025-10-22T00:50:00Z">
          <w:pPr>
            <w:spacing w:before="100" w:beforeAutospacing="1" w:after="100" w:afterAutospacing="1"/>
          </w:pPr>
        </w:pPrChange>
      </w:pPr>
      <w:ins w:id="11310" w:author="Mosi Adesina Ifatunji" w:date="2025-07-10T18:06:00Z" w16du:dateUtc="2025-07-10T23:06:00Z">
        <w:r w:rsidRPr="00B92532">
          <w:t xml:space="preserve">“Research on differential access to mobility-inducing positions suggests that the source of racial inequality in promotions and authority attainment lay primarily in the early segregation of minorities and Whites into different jobs that either facilitate or impede mobility. In conceptualizing the effects of job-level segregation in this way, this research implies that, if granted access to more racially heterogeneous jobs and workforces as well as mainstream tasks, minority workers’ career outcomes would be </w:t>
        </w:r>
        <w:proofErr w:type="gramStart"/>
        <w:r w:rsidRPr="00B92532">
          <w:t>similar to</w:t>
        </w:r>
        <w:proofErr w:type="gramEnd"/>
        <w:r w:rsidRPr="00B92532">
          <w:t xml:space="preserve"> their White counterparts… However, a lack of access is only one way that job-level segregation operates to produce racial differences in career outcomes. The same job can also provide differential mobility returns depending on a worker’s race” (Day 2015:6</w:t>
        </w:r>
        <w:proofErr w:type="gramStart"/>
        <w:r w:rsidRPr="00B92532">
          <w:t>) .</w:t>
        </w:r>
        <w:proofErr w:type="gramEnd"/>
      </w:ins>
    </w:p>
    <w:p w14:paraId="4A3A911B" w14:textId="77777777" w:rsidR="00007D02" w:rsidRPr="00B92532" w:rsidRDefault="00007D02">
      <w:pPr>
        <w:rPr>
          <w:ins w:id="11311" w:author="Mosi Adesina Ifatunji" w:date="2025-07-10T18:06:00Z" w16du:dateUtc="2025-07-10T23:06:00Z"/>
        </w:rPr>
        <w:pPrChange w:id="11312" w:author="Mosi Adesina Ifatunji" w:date="2025-10-21T19:50:00Z" w16du:dateUtc="2025-10-22T00:50:00Z">
          <w:pPr>
            <w:spacing w:before="100" w:beforeAutospacing="1" w:after="100" w:afterAutospacing="1"/>
          </w:pPr>
        </w:pPrChange>
      </w:pPr>
    </w:p>
    <w:p w14:paraId="29075CAE" w14:textId="4F9A60EE" w:rsidR="00007D02" w:rsidRPr="00B92532" w:rsidRDefault="00007D02">
      <w:pPr>
        <w:rPr>
          <w:ins w:id="11313" w:author="Mosi Adesina Ifatunji" w:date="2025-07-10T18:06:00Z" w16du:dateUtc="2025-07-10T23:06:00Z"/>
        </w:rPr>
        <w:pPrChange w:id="11314" w:author="Mosi Adesina Ifatunji" w:date="2025-10-21T19:50:00Z" w16du:dateUtc="2025-10-22T00:50:00Z">
          <w:pPr>
            <w:spacing w:before="100" w:beforeAutospacing="1" w:after="100" w:afterAutospacing="1"/>
          </w:pPr>
        </w:pPrChange>
      </w:pPr>
      <w:ins w:id="11315" w:author="Mosi Adesina Ifatunji" w:date="2025-07-10T18:06:00Z" w16du:dateUtc="2025-07-10T23:06:00Z">
        <w:r w:rsidRPr="00B92532">
          <w:t xml:space="preserve">“Studies that emphasize differential returns suggest that the same job does not necessarily produce the same results for workers of different racial or ethnic backgrounds… Black men performing high-status work experience what [Wingfield] calls ‘partial tokenization,’ where </w:t>
        </w:r>
        <w:r w:rsidRPr="00B92532">
          <w:lastRenderedPageBreak/>
          <w:t>they enjoy some, but not all, of the benefits associated with being male in predominantly male workplaces while still experiencing some of the negative consequences of racial tokenization… Black men in professional and managerial occupations were acutely aware that they would be graded harsher than their White counterparts. As a result, they expressed the importance of being vigilant in how they dressed, carried themselves, as well as how their coworkers interacted with them… this work shows that occupying a ‘White job’ can have countervailing effects on Black professionals’ future career outcomes” (Day 2015:6–7</w:t>
        </w:r>
        <w:proofErr w:type="gramStart"/>
        <w:r w:rsidRPr="00B92532">
          <w:t>) .</w:t>
        </w:r>
        <w:proofErr w:type="gramEnd"/>
      </w:ins>
    </w:p>
    <w:p w14:paraId="090899EA" w14:textId="145939A4" w:rsidR="00007D02" w:rsidRPr="00B92532" w:rsidRDefault="00007D02">
      <w:pPr>
        <w:rPr>
          <w:ins w:id="11316" w:author="Mosi Adesina Ifatunji" w:date="2025-07-10T18:06:00Z" w16du:dateUtc="2025-07-10T23:06:00Z"/>
        </w:rPr>
        <w:pPrChange w:id="11317" w:author="Mosi Adesina Ifatunji" w:date="2025-10-21T19:50:00Z" w16du:dateUtc="2025-10-22T00:50:00Z">
          <w:pPr>
            <w:spacing w:before="100" w:beforeAutospacing="1" w:after="100" w:afterAutospacing="1"/>
          </w:pPr>
        </w:pPrChange>
      </w:pPr>
      <w:ins w:id="11318" w:author="Mosi Adesina Ifatunji" w:date="2025-07-10T18:06:00Z" w16du:dateUtc="2025-07-10T23:06:00Z">
        <w:r w:rsidRPr="00B92532">
          <w:t>“The results suggest that racial inequality in career outcomes results from a constellation of racial privilege and disadvantage that is structured by the jobs coaches occupy throughout their careers. While Black and White coaches experience differential access to mobility-inducing, central, positions within the coaching profession, it appears that these racial differences in access are largely a product of positional segregation during their playing careers. However, once they enter the profession, occupying noncentral positions hampers Black coaches’ promotion opportunities more and occupying central positions facilitates Black coaches’ promotion opportunities less than they do for White coaches. This suggests that particularistic processes, such as the particularistic manipulation of the intangible characteristics and differential performance evaluation and treatment of Black and White coaches occupying the same positions, are operating to facilitate White coaches’ and hinder Black coaches’ career attainment” (Day 2015:23–24</w:t>
        </w:r>
        <w:proofErr w:type="gramStart"/>
        <w:r w:rsidRPr="00B92532">
          <w:t>) .</w:t>
        </w:r>
        <w:proofErr w:type="gramEnd"/>
      </w:ins>
    </w:p>
    <w:p w14:paraId="2A056985" w14:textId="77777777" w:rsidR="00007D02" w:rsidRPr="00B92532" w:rsidRDefault="00007D02">
      <w:pPr>
        <w:rPr>
          <w:ins w:id="11319" w:author="Mosi Adesina Ifatunji" w:date="2025-07-10T18:06:00Z" w16du:dateUtc="2025-07-10T23:06:00Z"/>
        </w:rPr>
        <w:pPrChange w:id="11320" w:author="Mosi Adesina Ifatunji" w:date="2025-10-21T19:50:00Z" w16du:dateUtc="2025-10-22T00:50:00Z">
          <w:pPr>
            <w:spacing w:before="100" w:beforeAutospacing="1" w:after="100" w:afterAutospacing="1"/>
          </w:pPr>
        </w:pPrChange>
      </w:pPr>
      <w:ins w:id="11321" w:author="Mosi Adesina Ifatunji" w:date="2025-07-10T18:06:00Z" w16du:dateUtc="2025-07-10T23:06:00Z">
        <w:r w:rsidRPr="00B92532">
          <w:t>“Relative to White coaches, Black coaches are unable to take full advantage of performing job tasks that generally facilitate mobility and less likely to overcome the disadvantages of performing job tasks that generally inhibit mobility” (Day 2015:25</w:t>
        </w:r>
        <w:proofErr w:type="gramStart"/>
        <w:r w:rsidRPr="00B92532">
          <w:t>) .</w:t>
        </w:r>
        <w:proofErr w:type="gramEnd"/>
      </w:ins>
    </w:p>
    <w:p w14:paraId="4C0750D3" w14:textId="77777777" w:rsidR="003E5547" w:rsidRPr="00B92532" w:rsidRDefault="003E5547">
      <w:pPr>
        <w:rPr>
          <w:ins w:id="11322" w:author="Mosi Adesina Ifatunji" w:date="2025-07-10T18:04:00Z" w16du:dateUtc="2025-07-10T23:04:00Z"/>
        </w:rPr>
        <w:pPrChange w:id="11323" w:author="Mosi Adesina Ifatunji" w:date="2025-10-21T19:50:00Z" w16du:dateUtc="2025-10-22T00:50:00Z">
          <w:pPr>
            <w:pStyle w:val="BodyText"/>
          </w:pPr>
        </w:pPrChange>
      </w:pPr>
    </w:p>
    <w:p w14:paraId="1AC383E3" w14:textId="77777777" w:rsidR="003E5547" w:rsidRPr="00B92532" w:rsidRDefault="003E5547">
      <w:pPr>
        <w:rPr>
          <w:ins w:id="11324" w:author="Mosi Adesina Ifatunji" w:date="2025-07-10T18:11:00Z" w16du:dateUtc="2025-07-10T23:11:00Z"/>
        </w:rPr>
        <w:pPrChange w:id="11325" w:author="Mosi Adesina Ifatunji" w:date="2025-10-21T19:50:00Z" w16du:dateUtc="2025-10-22T00:50:00Z">
          <w:pPr>
            <w:pStyle w:val="BodyText"/>
          </w:pPr>
        </w:pPrChange>
      </w:pPr>
    </w:p>
    <w:p w14:paraId="739014D1" w14:textId="77777777" w:rsidR="00595FFE" w:rsidRPr="00B92532" w:rsidRDefault="00595FFE">
      <w:pPr>
        <w:rPr>
          <w:ins w:id="11326" w:author="Mosi Adesina Ifatunji" w:date="2025-07-10T18:11:00Z" w16du:dateUtc="2025-07-10T23:11:00Z"/>
        </w:rPr>
        <w:pPrChange w:id="11327" w:author="Mosi Adesina Ifatunji" w:date="2025-10-21T19:50:00Z" w16du:dateUtc="2025-10-22T00:50:00Z">
          <w:pPr>
            <w:spacing w:before="100" w:beforeAutospacing="1" w:after="100" w:afterAutospacing="1"/>
          </w:pPr>
        </w:pPrChange>
      </w:pPr>
      <w:ins w:id="11328" w:author="Mosi Adesina Ifatunji" w:date="2025-07-10T18:11:00Z" w16du:dateUtc="2025-07-10T23:11:00Z">
        <w:r w:rsidRPr="00B92532">
          <w:t>Paul M. Guest’s large-sample study of executive mobility in U.S. firms provides direct empirical evidence that both the cumulative advantages conferred by whiteness and the demographic composition of upper management shape career outcomes at the highest organizational levels. Guest finds that female and African American executives face significantly lower promotion rates, higher demotion, and higher exit, even after controlling for credentials and performance, while Asian and Hispanic executives do not experience such disadvantages. These patterns illustrate how organizationally embedded status, stereotypes, and leadership demography—central to both Ray’s and Hambrick and Mason’s arguments—drive persistent inequality at the top (Guest 2016:604–605</w:t>
        </w:r>
        <w:proofErr w:type="gramStart"/>
        <w:r w:rsidRPr="00B92532">
          <w:t>) .</w:t>
        </w:r>
        <w:proofErr w:type="gramEnd"/>
      </w:ins>
    </w:p>
    <w:p w14:paraId="797B90E1" w14:textId="77777777" w:rsidR="00595FFE" w:rsidRPr="00B92532" w:rsidRDefault="00595FFE">
      <w:pPr>
        <w:rPr>
          <w:ins w:id="11329" w:author="Mosi Adesina Ifatunji" w:date="2025-07-10T18:11:00Z" w16du:dateUtc="2025-07-10T23:11:00Z"/>
        </w:rPr>
        <w:pPrChange w:id="11330" w:author="Mosi Adesina Ifatunji" w:date="2025-10-21T19:50:00Z" w16du:dateUtc="2025-10-22T00:50:00Z">
          <w:pPr>
            <w:spacing w:before="100" w:beforeAutospacing="1" w:after="100" w:afterAutospacing="1"/>
          </w:pPr>
        </w:pPrChange>
      </w:pPr>
    </w:p>
    <w:p w14:paraId="7614B561" w14:textId="5E609386" w:rsidR="00595FFE" w:rsidRPr="00B92532" w:rsidRDefault="00595FFE">
      <w:pPr>
        <w:rPr>
          <w:ins w:id="11331" w:author="Mosi Adesina Ifatunji" w:date="2025-07-10T18:11:00Z" w16du:dateUtc="2025-07-10T23:11:00Z"/>
        </w:rPr>
        <w:pPrChange w:id="11332" w:author="Mosi Adesina Ifatunji" w:date="2025-10-21T19:50:00Z" w16du:dateUtc="2025-10-22T00:50:00Z">
          <w:pPr>
            <w:spacing w:before="100" w:beforeAutospacing="1" w:after="100" w:afterAutospacing="1"/>
          </w:pPr>
        </w:pPrChange>
      </w:pPr>
      <w:ins w:id="11333" w:author="Mosi Adesina Ifatunji" w:date="2025-07-10T18:11:00Z" w16du:dateUtc="2025-07-10T23:11:00Z">
        <w:r w:rsidRPr="00B92532">
          <w:t xml:space="preserve">“Minority executives as a whole experience lower promotion, higher demotion, and higher exit than Caucasian males. Female and African American executives account for </w:t>
        </w:r>
        <w:proofErr w:type="gramStart"/>
        <w:r w:rsidRPr="00B92532">
          <w:t>the majority of</w:t>
        </w:r>
        <w:proofErr w:type="gramEnd"/>
        <w:r w:rsidRPr="00B92532">
          <w:t xml:space="preserve"> these differences. Specifically, female executives experience lower promotion and exit, while African Americans experience lower promotion, higher demotion, and higher exit. In contrast, Asian and Hispanic executives do not experience different mobility outcomes from Caucasian executives” (Guest 2016:604</w:t>
        </w:r>
        <w:proofErr w:type="gramStart"/>
        <w:r w:rsidRPr="00B92532">
          <w:t>) .</w:t>
        </w:r>
        <w:proofErr w:type="gramEnd"/>
      </w:ins>
    </w:p>
    <w:p w14:paraId="15D8FCE8" w14:textId="762409DD" w:rsidR="00595FFE" w:rsidRPr="00B92532" w:rsidRDefault="00595FFE">
      <w:pPr>
        <w:rPr>
          <w:ins w:id="11334" w:author="Mosi Adesina Ifatunji" w:date="2025-07-10T18:11:00Z" w16du:dateUtc="2025-07-10T23:11:00Z"/>
        </w:rPr>
        <w:pPrChange w:id="11335" w:author="Mosi Adesina Ifatunji" w:date="2025-10-21T19:50:00Z" w16du:dateUtc="2025-10-22T00:50:00Z">
          <w:pPr>
            <w:spacing w:before="100" w:beforeAutospacing="1" w:after="100" w:afterAutospacing="1"/>
          </w:pPr>
        </w:pPrChange>
      </w:pPr>
      <w:ins w:id="11336" w:author="Mosi Adesina Ifatunji" w:date="2025-07-10T18:11:00Z" w16du:dateUtc="2025-07-10T23:11:00Z">
        <w:r w:rsidRPr="00B92532">
          <w:t xml:space="preserve">“Race, ethnicity, and gender are important personal attributes that could impact the way in which executives are treated and behave. The economics literature suggests that decision makers may be prejudiced against minority executives (Becker 1971) or apply statistically discriminative rules (Arrow 1973; Phelps 1972). Social psychology theories suggest that </w:t>
        </w:r>
        <w:r w:rsidRPr="00B92532">
          <w:lastRenderedPageBreak/>
          <w:t>minorities may be disadvantaged by race- or gender-based stereotyping (Brenner, Tomkiewicz, and Schein 1989), attribution-biased errors (</w:t>
        </w:r>
        <w:proofErr w:type="spellStart"/>
        <w:r w:rsidRPr="00B92532">
          <w:t>Hewstone</w:t>
        </w:r>
        <w:proofErr w:type="spellEnd"/>
        <w:r w:rsidRPr="00B92532">
          <w:t xml:space="preserve"> 1990), or being singled out as a token (Kanter 1977)” (Guest 2016:604</w:t>
        </w:r>
        <w:proofErr w:type="gramStart"/>
        <w:r w:rsidRPr="00B92532">
          <w:t>) .</w:t>
        </w:r>
        <w:proofErr w:type="gramEnd"/>
      </w:ins>
    </w:p>
    <w:p w14:paraId="655F10EE" w14:textId="3F0D6DF2" w:rsidR="00595FFE" w:rsidRPr="00B92532" w:rsidRDefault="00595FFE">
      <w:pPr>
        <w:rPr>
          <w:ins w:id="11337" w:author="Mosi Adesina Ifatunji" w:date="2025-07-10T18:11:00Z" w16du:dateUtc="2025-07-10T23:11:00Z"/>
        </w:rPr>
        <w:pPrChange w:id="11338" w:author="Mosi Adesina Ifatunji" w:date="2025-10-21T19:50:00Z" w16du:dateUtc="2025-10-22T00:50:00Z">
          <w:pPr>
            <w:spacing w:before="100" w:beforeAutospacing="1" w:after="100" w:afterAutospacing="1"/>
          </w:pPr>
        </w:pPrChange>
      </w:pPr>
      <w:ins w:id="11339" w:author="Mosi Adesina Ifatunji" w:date="2025-07-10T18:11:00Z" w16du:dateUtc="2025-07-10T23:11:00Z">
        <w:r w:rsidRPr="00B92532">
          <w:t xml:space="preserve">“Social psychology theories are more unanimous in predicting that minority executives will be subject to bias. First, studies show that business leaders are perceived as exhibiting characteristics that are more closely correlated with the characteristics of Caucasian males than females (Brenner, Tomkiewicz, and Schein 1989; Koenig et al. 2011) or ethnic minorities (Chung-Herrera and </w:t>
        </w:r>
        <w:proofErr w:type="spellStart"/>
        <w:r w:rsidRPr="00B92532">
          <w:t>Lankau</w:t>
        </w:r>
        <w:proofErr w:type="spellEnd"/>
        <w:r w:rsidRPr="00B92532">
          <w:t xml:space="preserve"> 2005; Rosette, Leonardelli, and Phillips 2008). Female and ethnic minorities may therefore be perceived to lack the characteristics of successful business leaders, and consequently be discriminated against… Third, the theory of tokenism (Kanter 1977) suggests that because they comprise a small proportion of executives, minorities are subject to greater visibility, higher pressure to perform, and isolation. The result could be a deliberate attempt to not outperform the majority, avoidance of promotion (which would bring additional visibility), and higher turnover (Kanter 1977)” (Guest 2016:607</w:t>
        </w:r>
        <w:proofErr w:type="gramStart"/>
        <w:r w:rsidRPr="00B92532">
          <w:t>) .</w:t>
        </w:r>
        <w:proofErr w:type="gramEnd"/>
      </w:ins>
    </w:p>
    <w:p w14:paraId="68A69E68" w14:textId="3684FC97" w:rsidR="00595FFE" w:rsidRPr="00B92532" w:rsidRDefault="00595FFE">
      <w:pPr>
        <w:rPr>
          <w:ins w:id="11340" w:author="Mosi Adesina Ifatunji" w:date="2025-07-10T18:11:00Z" w16du:dateUtc="2025-07-10T23:11:00Z"/>
        </w:rPr>
        <w:pPrChange w:id="11341" w:author="Mosi Adesina Ifatunji" w:date="2025-10-21T19:50:00Z" w16du:dateUtc="2025-10-22T00:50:00Z">
          <w:pPr>
            <w:spacing w:before="100" w:beforeAutospacing="1" w:after="100" w:afterAutospacing="1"/>
          </w:pPr>
        </w:pPrChange>
      </w:pPr>
      <w:ins w:id="11342" w:author="Mosi Adesina Ifatunji" w:date="2025-07-10T18:11:00Z" w16du:dateUtc="2025-07-10T23:11:00Z">
        <w:r w:rsidRPr="00B92532">
          <w:t xml:space="preserve">“Collins (1997) finds that African American executives often hold racialized positions, while </w:t>
        </w:r>
        <w:proofErr w:type="spellStart"/>
        <w:r w:rsidRPr="00B92532">
          <w:t>Zweigenhaft</w:t>
        </w:r>
        <w:proofErr w:type="spellEnd"/>
        <w:r w:rsidRPr="00B92532">
          <w:t xml:space="preserve"> and Domhoff (2011) show that female and African American executives are more likely to work in public relations, human resources, and general counsel… white male executives may have a wider executive network (McDonald, Lin, and Ao 2009) which could disadvantage minorities because such networks increase the executive’s value to her own firm… and hence probability of promotion (McDonald, Lin, and Ao 2009)” (Guest 2016:608)</w:t>
        </w:r>
      </w:ins>
      <w:ins w:id="11343" w:author="Mosi Adesina Ifatunji" w:date="2025-07-10T18:12:00Z" w16du:dateUtc="2025-07-10T23:12:00Z">
        <w:r w:rsidR="0013041B" w:rsidRPr="00B92532">
          <w:t>.</w:t>
        </w:r>
      </w:ins>
    </w:p>
    <w:p w14:paraId="5B17E43B" w14:textId="77777777" w:rsidR="00595FFE" w:rsidRPr="00B92532" w:rsidRDefault="00595FFE">
      <w:pPr>
        <w:rPr>
          <w:ins w:id="11344" w:author="Mosi Adesina Ifatunji" w:date="2025-07-10T18:11:00Z" w16du:dateUtc="2025-07-10T23:11:00Z"/>
        </w:rPr>
        <w:pPrChange w:id="11345" w:author="Mosi Adesina Ifatunji" w:date="2025-10-21T19:50:00Z" w16du:dateUtc="2025-10-22T00:50:00Z">
          <w:pPr>
            <w:spacing w:before="100" w:beforeAutospacing="1" w:after="100" w:afterAutospacing="1"/>
          </w:pPr>
        </w:pPrChange>
      </w:pPr>
      <w:ins w:id="11346" w:author="Mosi Adesina Ifatunji" w:date="2025-07-10T18:11:00Z" w16du:dateUtc="2025-07-10T23:11:00Z">
        <w:r w:rsidRPr="00B92532">
          <w:t xml:space="preserve">“Minorities are less likely to be in ranks 1 or 2, equally likely to be in rank 3, and more likely to be in ranks 4 through 7. Minorities achieve a higher education level than Caucasian males, being more likely to hold a master’s degree and PhD. Minorities are on average 3 years younger with 3 years fewer firm tenure… a higher proportion of minorities work in communications, human resources, or law… In summary, minorities </w:t>
        </w:r>
        <w:proofErr w:type="gramStart"/>
        <w:r w:rsidRPr="00B92532">
          <w:t>as a whole differ</w:t>
        </w:r>
        <w:proofErr w:type="gramEnd"/>
        <w:r w:rsidRPr="00B92532">
          <w:t xml:space="preserve"> from Caucasian males in terms of rank, education, age, tenure, experience, and functional area” (Guest 2016:617</w:t>
        </w:r>
        <w:proofErr w:type="gramStart"/>
        <w:r w:rsidRPr="00B92532">
          <w:t>) .</w:t>
        </w:r>
        <w:proofErr w:type="gramEnd"/>
      </w:ins>
    </w:p>
    <w:p w14:paraId="3E9B8D37" w14:textId="77777777" w:rsidR="00595FFE" w:rsidRPr="00B92532" w:rsidRDefault="00595FFE">
      <w:pPr>
        <w:rPr>
          <w:ins w:id="11347" w:author="Mosi Adesina Ifatunji" w:date="2025-07-10T18:11:00Z" w16du:dateUtc="2025-07-10T23:11:00Z"/>
        </w:rPr>
        <w:pPrChange w:id="11348" w:author="Mosi Adesina Ifatunji" w:date="2025-10-21T19:50:00Z" w16du:dateUtc="2025-10-22T00:50:00Z">
          <w:pPr>
            <w:spacing w:before="100" w:beforeAutospacing="1" w:after="100" w:afterAutospacing="1"/>
          </w:pPr>
        </w:pPrChange>
      </w:pPr>
    </w:p>
    <w:p w14:paraId="45B6B73F" w14:textId="5D02669F" w:rsidR="00595FFE" w:rsidRPr="00B92532" w:rsidRDefault="00595FFE">
      <w:pPr>
        <w:rPr>
          <w:ins w:id="11349" w:author="Mosi Adesina Ifatunji" w:date="2025-07-10T18:11:00Z" w16du:dateUtc="2025-07-10T23:11:00Z"/>
        </w:rPr>
        <w:pPrChange w:id="11350" w:author="Mosi Adesina Ifatunji" w:date="2025-10-21T19:50:00Z" w16du:dateUtc="2025-10-22T00:50:00Z">
          <w:pPr>
            <w:spacing w:before="100" w:beforeAutospacing="1" w:after="100" w:afterAutospacing="1"/>
          </w:pPr>
        </w:pPrChange>
      </w:pPr>
      <w:ins w:id="11351" w:author="Mosi Adesina Ifatunji" w:date="2025-07-10T18:11:00Z" w16du:dateUtc="2025-07-10T23:11:00Z">
        <w:r w:rsidRPr="00B92532">
          <w:t>“The estimated coefficient for the minority dummy variable is a significant –0.338, implying that minority groups have a 29 percent lower probability of promotion than Caucasian males… the coefficient for African Americans of –0.431 implies that African Americans face a 35 percent lower probability… The lower probability of promotion for female and African Americans is economically as well as statistically significant” (Guest 2016:620–621</w:t>
        </w:r>
        <w:proofErr w:type="gramStart"/>
        <w:r w:rsidRPr="00B92532">
          <w:t>) .</w:t>
        </w:r>
        <w:proofErr w:type="gramEnd"/>
      </w:ins>
    </w:p>
    <w:p w14:paraId="6A4753D4" w14:textId="65D4FB87" w:rsidR="00595FFE" w:rsidRPr="00B92532" w:rsidRDefault="00595FFE">
      <w:pPr>
        <w:rPr>
          <w:ins w:id="11352" w:author="Mosi Adesina Ifatunji" w:date="2025-07-10T18:11:00Z" w16du:dateUtc="2025-07-10T23:11:00Z"/>
        </w:rPr>
        <w:pPrChange w:id="11353" w:author="Mosi Adesina Ifatunji" w:date="2025-10-21T19:50:00Z" w16du:dateUtc="2025-10-22T00:50:00Z">
          <w:pPr>
            <w:spacing w:before="100" w:beforeAutospacing="1" w:after="100" w:afterAutospacing="1"/>
          </w:pPr>
        </w:pPrChange>
      </w:pPr>
      <w:ins w:id="11354" w:author="Mosi Adesina Ifatunji" w:date="2025-07-10T18:11:00Z" w16du:dateUtc="2025-07-10T23:11:00Z">
        <w:r w:rsidRPr="00B92532">
          <w:t>“Minority status is associated with a significantly higher probability of demotion. The coefficient for African American is statistically significant with a value of 0.555. This implies a probability of demotion that is some 73 percent higher than Caucasians. In contrast, neither Hispanics nor Asians experience a different probability of demotion from Caucasians” (Guest 2016:623</w:t>
        </w:r>
        <w:proofErr w:type="gramStart"/>
        <w:r w:rsidRPr="00B92532">
          <w:t>) .</w:t>
        </w:r>
        <w:proofErr w:type="gramEnd"/>
      </w:ins>
    </w:p>
    <w:p w14:paraId="248DCCA9" w14:textId="4B3B3EC8" w:rsidR="00595FFE" w:rsidRPr="00B92532" w:rsidRDefault="00595FFE">
      <w:pPr>
        <w:rPr>
          <w:ins w:id="11355" w:author="Mosi Adesina Ifatunji" w:date="2025-07-10T18:11:00Z" w16du:dateUtc="2025-07-10T23:11:00Z"/>
        </w:rPr>
        <w:pPrChange w:id="11356" w:author="Mosi Adesina Ifatunji" w:date="2025-10-21T19:50:00Z" w16du:dateUtc="2025-10-22T00:50:00Z">
          <w:pPr>
            <w:spacing w:before="100" w:beforeAutospacing="1" w:after="100" w:afterAutospacing="1"/>
          </w:pPr>
        </w:pPrChange>
      </w:pPr>
      <w:ins w:id="11357" w:author="Mosi Adesina Ifatunji" w:date="2025-07-10T18:11:00Z" w16du:dateUtc="2025-07-10T23:11:00Z">
        <w:r w:rsidRPr="00B92532">
          <w:t xml:space="preserve">“Minority is a significant 0.311, implying that minorities are 37 percent more likely to exit than Caucasian males… The coefficient for African American is 0.438 and highly significant, rendering African Americans 55 percent more likely to exit than Caucasians. In contrast, </w:t>
        </w:r>
        <w:r w:rsidRPr="00B92532">
          <w:lastRenderedPageBreak/>
          <w:t>Asian and Hispanic executives do not differ from Caucasians in exit probability” (Guest 2016:624</w:t>
        </w:r>
        <w:proofErr w:type="gramStart"/>
        <w:r w:rsidRPr="00B92532">
          <w:t>) .</w:t>
        </w:r>
        <w:proofErr w:type="gramEnd"/>
      </w:ins>
    </w:p>
    <w:p w14:paraId="34800EED" w14:textId="401282E9" w:rsidR="00595FFE" w:rsidRPr="00B92532" w:rsidRDefault="00595FFE">
      <w:pPr>
        <w:rPr>
          <w:ins w:id="11358" w:author="Mosi Adesina Ifatunji" w:date="2025-07-10T18:11:00Z" w16du:dateUtc="2025-07-10T23:11:00Z"/>
        </w:rPr>
        <w:pPrChange w:id="11359" w:author="Mosi Adesina Ifatunji" w:date="2025-10-21T19:50:00Z" w16du:dateUtc="2025-10-22T00:50:00Z">
          <w:pPr>
            <w:spacing w:before="100" w:beforeAutospacing="1" w:after="100" w:afterAutospacing="1"/>
          </w:pPr>
        </w:pPrChange>
      </w:pPr>
      <w:ins w:id="11360" w:author="Mosi Adesina Ifatunji" w:date="2025-07-10T18:11:00Z" w16du:dateUtc="2025-07-10T23:11:00Z">
        <w:r w:rsidRPr="00B92532">
          <w:t>“In summary, the presence of minorities in leadership positions does not impact the mobility of minority executives. This does not imply that discrimination is not a factor in the mobility patterns observed. Minority CEOs or board members may not wish or be able to eradicate taste-based or statistical discrimination, while biased stereotyping and attribution bias may occur without their conscious knowledge or intent” (Guest 2016:627</w:t>
        </w:r>
        <w:proofErr w:type="gramStart"/>
        <w:r w:rsidRPr="00B92532">
          <w:t>) .</w:t>
        </w:r>
        <w:proofErr w:type="gramEnd"/>
      </w:ins>
    </w:p>
    <w:p w14:paraId="2FC96268" w14:textId="77777777" w:rsidR="00595FFE" w:rsidRPr="00B92532" w:rsidRDefault="00595FFE">
      <w:pPr>
        <w:rPr>
          <w:ins w:id="11361" w:author="Mosi Adesina Ifatunji" w:date="2025-07-10T18:11:00Z" w16du:dateUtc="2025-07-10T23:11:00Z"/>
        </w:rPr>
        <w:pPrChange w:id="11362" w:author="Mosi Adesina Ifatunji" w:date="2025-10-21T19:50:00Z" w16du:dateUtc="2025-10-22T00:50:00Z">
          <w:pPr>
            <w:spacing w:before="100" w:beforeAutospacing="1" w:after="100" w:afterAutospacing="1"/>
          </w:pPr>
        </w:pPrChange>
      </w:pPr>
      <w:ins w:id="11363" w:author="Mosi Adesina Ifatunji" w:date="2025-07-10T18:11:00Z" w16du:dateUtc="2025-07-10T23:11:00Z">
        <w:r w:rsidRPr="00B92532">
          <w:t>“The mobility outcomes of females and African Americans are consistent with several theories of discrimination and/or bias. Boards of directors could have a taste-based preference against working with female and African American executives, statistically discriminate against them, be biased by stereotyping, or make attribution-bias errors… such bias is likely most prevalent toward African Americans because they face more difficult barriers in terms of stereotypes, physical difference, and a history of slavery and segregation” (Guest 2016:628) .</w:t>
        </w:r>
      </w:ins>
    </w:p>
    <w:p w14:paraId="01CB4239" w14:textId="77777777" w:rsidR="00595FFE" w:rsidRPr="00B92532" w:rsidRDefault="00595FFE">
      <w:pPr>
        <w:rPr>
          <w:ins w:id="11364" w:author="Mosi Adesina Ifatunji" w:date="2025-07-10T18:06:00Z" w16du:dateUtc="2025-07-10T23:06:00Z"/>
        </w:rPr>
        <w:pPrChange w:id="11365" w:author="Mosi Adesina Ifatunji" w:date="2025-10-21T19:50:00Z" w16du:dateUtc="2025-10-22T00:50:00Z">
          <w:pPr>
            <w:pStyle w:val="BodyText"/>
          </w:pPr>
        </w:pPrChange>
      </w:pPr>
    </w:p>
    <w:p w14:paraId="58D31C2E" w14:textId="77777777" w:rsidR="00007D02" w:rsidRPr="00B92532" w:rsidRDefault="00007D02">
      <w:pPr>
        <w:rPr>
          <w:ins w:id="11366" w:author="Mosi Adesina Ifatunji" w:date="2025-07-10T18:12:00Z" w16du:dateUtc="2025-07-10T23:12:00Z"/>
        </w:rPr>
        <w:pPrChange w:id="11367" w:author="Mosi Adesina Ifatunji" w:date="2025-10-21T19:50:00Z" w16du:dateUtc="2025-10-22T00:50:00Z">
          <w:pPr>
            <w:pStyle w:val="BodyText"/>
          </w:pPr>
        </w:pPrChange>
      </w:pPr>
    </w:p>
    <w:p w14:paraId="07D4C289" w14:textId="60A10467" w:rsidR="00454D9F" w:rsidRPr="00B92532" w:rsidRDefault="00454D9F">
      <w:pPr>
        <w:rPr>
          <w:ins w:id="11368" w:author="Mosi Adesina Ifatunji" w:date="2025-07-10T18:13:00Z" w16du:dateUtc="2025-07-10T23:13:00Z"/>
        </w:rPr>
        <w:pPrChange w:id="11369" w:author="Mosi Adesina Ifatunji" w:date="2025-10-21T19:50:00Z" w16du:dateUtc="2025-10-22T00:50:00Z">
          <w:pPr>
            <w:spacing w:before="100" w:beforeAutospacing="1" w:after="100" w:afterAutospacing="1"/>
          </w:pPr>
        </w:pPrChange>
      </w:pPr>
      <w:ins w:id="11370" w:author="Mosi Adesina Ifatunji" w:date="2025-07-10T18:13:00Z" w16du:dateUtc="2025-07-10T23:13:00Z">
        <w:r w:rsidRPr="00B92532">
          <w:t>Jennifer Merluzzi and Adina Sterling’s study shows that organizational practices such as referral-based hiring can have distinct, persistent effects on the career mobility of different demographic groups, especially in contexts where status and competence are unevenly attributed. Analyzing eleven years of personnel data, they find that Black employees—who otherwise face lower rates of promotion—receive significant upward mobility advantages when hired through referrals. This provides evidence that social networks can counteract organizationally encoded disadvantage, illustrating the interplay between status, organizational structure, and leadership demography central to both Ray’s and Hambrick and Mason’s frameworks (Merluzzi and Sterling 2017:105–106</w:t>
        </w:r>
        <w:proofErr w:type="gramStart"/>
        <w:r w:rsidRPr="00B92532">
          <w:t>) .</w:t>
        </w:r>
        <w:proofErr w:type="gramEnd"/>
      </w:ins>
    </w:p>
    <w:p w14:paraId="5C4522A7" w14:textId="0AD63233" w:rsidR="00454D9F" w:rsidRPr="00B92532" w:rsidRDefault="00454D9F">
      <w:pPr>
        <w:rPr>
          <w:ins w:id="11371" w:author="Mosi Adesina Ifatunji" w:date="2025-07-10T18:13:00Z" w16du:dateUtc="2025-07-10T23:13:00Z"/>
        </w:rPr>
        <w:pPrChange w:id="11372" w:author="Mosi Adesina Ifatunji" w:date="2025-10-21T19:50:00Z" w16du:dateUtc="2025-10-22T00:50:00Z">
          <w:pPr>
            <w:spacing w:before="100" w:beforeAutospacing="1" w:after="100" w:afterAutospacing="1"/>
          </w:pPr>
        </w:pPrChange>
      </w:pPr>
      <w:ins w:id="11373" w:author="Mosi Adesina Ifatunji" w:date="2025-07-10T18:13:00Z" w16du:dateUtc="2025-07-10T23:13:00Z">
        <w:r w:rsidRPr="00B92532">
          <w:t>“Drawing on theories of referral-based hiring, inequality, and career mobility, they argue that referral-based hiring provides unique promotion advantages for minorities compared to those hired without a referral. Consistent with this argument, they find that referrals are positively associated with promotions for one minority group, blacks, even after controlling for individual and regional labor market differences. The authors explore the possible mechanism for this finding, with initial evidence pointing to referrals providing a signal of quality for black employees. These results suggest refinement to prior research that attests that referral-based hiring disadvantages racial minorities” (Merluzzi and Sterling 2017:105</w:t>
        </w:r>
        <w:proofErr w:type="gramStart"/>
        <w:r w:rsidRPr="00B92532">
          <w:t>) .</w:t>
        </w:r>
        <w:proofErr w:type="gramEnd"/>
      </w:ins>
    </w:p>
    <w:p w14:paraId="72E02F3F" w14:textId="7EDCF89B" w:rsidR="00454D9F" w:rsidRPr="00B92532" w:rsidRDefault="00454D9F">
      <w:pPr>
        <w:rPr>
          <w:ins w:id="11374" w:author="Mosi Adesina Ifatunji" w:date="2025-07-10T18:13:00Z" w16du:dateUtc="2025-07-10T23:13:00Z"/>
        </w:rPr>
        <w:pPrChange w:id="11375" w:author="Mosi Adesina Ifatunji" w:date="2025-10-21T19:50:00Z" w16du:dateUtc="2025-10-22T00:50:00Z">
          <w:pPr>
            <w:spacing w:before="100" w:beforeAutospacing="1" w:after="100" w:afterAutospacing="1"/>
          </w:pPr>
        </w:pPrChange>
      </w:pPr>
      <w:ins w:id="11376" w:author="Mosi Adesina Ifatunji" w:date="2025-07-10T18:13:00Z" w16du:dateUtc="2025-07-10T23:13:00Z">
        <w:r w:rsidRPr="00B92532">
          <w:t>“We argue that women and racial minorities may stand to uniquely benefit from network-based hiring because of the distinct advantages referrals provide, such as access to seemingly blocked intra-organizational networks and a positive signal of quality from associating with the referrer. As such, we expect that referrals will positively and differentially affect the upward mobility of women and racial minorities compared with men and whites” (Merluzzi and Sterling 2017:107</w:t>
        </w:r>
        <w:proofErr w:type="gramStart"/>
        <w:r w:rsidRPr="00B92532">
          <w:t>) .</w:t>
        </w:r>
        <w:proofErr w:type="gramEnd"/>
      </w:ins>
    </w:p>
    <w:p w14:paraId="0CA6D8AD" w14:textId="5C474524" w:rsidR="00454D9F" w:rsidRPr="00B92532" w:rsidRDefault="00454D9F">
      <w:pPr>
        <w:rPr>
          <w:ins w:id="11377" w:author="Mosi Adesina Ifatunji" w:date="2025-07-10T18:13:00Z" w16du:dateUtc="2025-07-10T23:13:00Z"/>
        </w:rPr>
        <w:pPrChange w:id="11378" w:author="Mosi Adesina Ifatunji" w:date="2025-10-21T19:50:00Z" w16du:dateUtc="2025-10-22T00:50:00Z">
          <w:pPr>
            <w:spacing w:before="100" w:beforeAutospacing="1" w:after="100" w:afterAutospacing="1"/>
          </w:pPr>
        </w:pPrChange>
      </w:pPr>
      <w:ins w:id="11379" w:author="Mosi Adesina Ifatunji" w:date="2025-07-10T18:13:00Z" w16du:dateUtc="2025-07-10T23:13:00Z">
        <w:r w:rsidRPr="00B92532">
          <w:t xml:space="preserve">“The analysis indicates support consistent with our arguments on referral-based hiring providing a promotion advantage to one traditionally disadvantaged group—black employees. We explore various explanations for the observed association between referrals and promotions for blacks by taking advantage of detailed information about the employee’s education level and performance evaluations, which proxy for employee quality, as well as </w:t>
        </w:r>
        <w:r w:rsidRPr="00B92532">
          <w:lastRenderedPageBreak/>
          <w:t>geographic variance in office locations that might lead referrals to affect specific regional labor market advantages. In models controlling for quality and geographic location, we find the significance of referrals to the promotion outcomes of black employees remains” (Merluzzi and Sterling 2017:107</w:t>
        </w:r>
        <w:proofErr w:type="gramStart"/>
        <w:r w:rsidRPr="00B92532">
          <w:t>) .</w:t>
        </w:r>
        <w:proofErr w:type="gramEnd"/>
      </w:ins>
    </w:p>
    <w:p w14:paraId="7B5E3708" w14:textId="630D685C" w:rsidR="00454D9F" w:rsidRPr="00B92532" w:rsidRDefault="00454D9F">
      <w:pPr>
        <w:rPr>
          <w:ins w:id="11380" w:author="Mosi Adesina Ifatunji" w:date="2025-07-10T18:13:00Z" w16du:dateUtc="2025-07-10T23:13:00Z"/>
        </w:rPr>
        <w:pPrChange w:id="11381" w:author="Mosi Adesina Ifatunji" w:date="2025-10-21T19:50:00Z" w16du:dateUtc="2025-10-22T00:50:00Z">
          <w:pPr>
            <w:spacing w:before="100" w:beforeAutospacing="1" w:after="100" w:afterAutospacing="1"/>
          </w:pPr>
        </w:pPrChange>
      </w:pPr>
      <w:ins w:id="11382" w:author="Mosi Adesina Ifatunji" w:date="2025-07-10T18:13:00Z" w16du:dateUtc="2025-07-10T23:13:00Z">
        <w:r w:rsidRPr="00B92532">
          <w:t xml:space="preserve">“Consistent with what we might expect based on prior research, women and blacks experience fewer promotions than do males and whites… No disadvantage is observed in the number of promotions for Hispanics, Asian Americans, or other minorities… In model 2, we include the referral variable and find no effect from referrals on the number of promotions. The effect is negative, though not statistically significant… </w:t>
        </w:r>
        <w:proofErr w:type="gramStart"/>
        <w:r w:rsidRPr="00B92532">
          <w:t>Next</w:t>
        </w:r>
        <w:proofErr w:type="gramEnd"/>
        <w:r w:rsidRPr="00B92532">
          <w:t xml:space="preserve"> we investigate Hypothesis 2 (H2)—there are positive intra-group effects of referrals on post-entry promotions for members of demographically disadvantaged groups. Since only women and blacks have a lower number of promotions than men and whites, respectively, these are the disadvantaged groups that H2 posits referrals will affect… We find support for the hypothesized relationship of referrals on promotions among black employees. The coefficient on the interaction variable is positive and statistically significant (p &lt; 0.05). It indicates that blacks hired through referrals increase their number of promotions by a factor of 1.2 relative to blacks hired through other methods, holding all other factors constant” (Merluzzi and Sterling 2017:114, 116</w:t>
        </w:r>
        <w:proofErr w:type="gramStart"/>
        <w:r w:rsidRPr="00B92532">
          <w:t>) .</w:t>
        </w:r>
        <w:proofErr w:type="gramEnd"/>
      </w:ins>
    </w:p>
    <w:p w14:paraId="7FE9B3B5" w14:textId="23E9F563" w:rsidR="00454D9F" w:rsidRPr="00B92532" w:rsidRDefault="00454D9F">
      <w:pPr>
        <w:rPr>
          <w:ins w:id="11383" w:author="Mosi Adesina Ifatunji" w:date="2025-07-10T18:13:00Z" w16du:dateUtc="2025-07-10T23:13:00Z"/>
        </w:rPr>
        <w:pPrChange w:id="11384" w:author="Mosi Adesina Ifatunji" w:date="2025-10-21T19:50:00Z" w16du:dateUtc="2025-10-22T00:50:00Z">
          <w:pPr>
            <w:spacing w:before="100" w:beforeAutospacing="1" w:after="100" w:afterAutospacing="1"/>
          </w:pPr>
        </w:pPrChange>
      </w:pPr>
      <w:ins w:id="11385" w:author="Mosi Adesina Ifatunji" w:date="2025-07-10T18:13:00Z" w16du:dateUtc="2025-07-10T23:13:00Z">
        <w:r w:rsidRPr="00B92532">
          <w:t>“In sum, the analyses indicate that blacks sustain disadvantages in post-entry promotions and that the route through which individuals are hired might have persistent effects on reducing this disparity. Black employees receive more promotions when hired through referrals than do black employees not routed through referrals. This effect is present in both types of promotions; however, the effects of referrals are most pronounced in models of outstanding promotions, where the disadvantages blacks sustain in promotions are almost fully remediated through referrals” (Merluzzi and Sterling 2017:117</w:t>
        </w:r>
        <w:proofErr w:type="gramStart"/>
        <w:r w:rsidRPr="00B92532">
          <w:t>) .</w:t>
        </w:r>
        <w:proofErr w:type="gramEnd"/>
      </w:ins>
    </w:p>
    <w:p w14:paraId="721775C5" w14:textId="3BE2A56D" w:rsidR="00454D9F" w:rsidRPr="00B92532" w:rsidRDefault="00454D9F">
      <w:pPr>
        <w:rPr>
          <w:ins w:id="11386" w:author="Mosi Adesina Ifatunji" w:date="2025-07-10T18:13:00Z" w16du:dateUtc="2025-07-10T23:13:00Z"/>
        </w:rPr>
        <w:pPrChange w:id="11387" w:author="Mosi Adesina Ifatunji" w:date="2025-10-21T19:50:00Z" w16du:dateUtc="2025-10-22T00:50:00Z">
          <w:pPr>
            <w:spacing w:before="100" w:beforeAutospacing="1" w:after="100" w:afterAutospacing="1"/>
          </w:pPr>
        </w:pPrChange>
      </w:pPr>
      <w:ins w:id="11388" w:author="Mosi Adesina Ifatunji" w:date="2025-07-10T18:13:00Z" w16du:dateUtc="2025-07-10T23:13:00Z">
        <w:r w:rsidRPr="00B92532">
          <w:t xml:space="preserve">“Exploratory analyses toward this end in an experimental vignette… showed that participants were more apt to use hard data to assess employee quality when evaluating black employees compared with white employees but were less likely to do so for employees who were hired by a referral rather than by formal methods. This difference in the use of hard data further appeared between explanations of participants evaluating black employees with and without a referral. This result is consistent with </w:t>
        </w:r>
        <w:proofErr w:type="gramStart"/>
        <w:r w:rsidRPr="00B92532">
          <w:t>aforementioned explanations</w:t>
        </w:r>
        <w:proofErr w:type="gramEnd"/>
        <w:r w:rsidRPr="00B92532">
          <w:t xml:space="preserve"> of signaling as a source of the advantage referrals may provide when referrals may vouch for a traditionally disadvantaged employee by minimizing attention to perceived lower quality (i.e., low percentile ranking) and moving them forward along the career path inside a firm” (Merluzzi and Sterling 2017:121</w:t>
        </w:r>
        <w:proofErr w:type="gramStart"/>
        <w:r w:rsidRPr="00B92532">
          <w:t>) .</w:t>
        </w:r>
        <w:proofErr w:type="gramEnd"/>
      </w:ins>
    </w:p>
    <w:p w14:paraId="090DE97A" w14:textId="77777777" w:rsidR="00454D9F" w:rsidRPr="00B92532" w:rsidRDefault="00454D9F">
      <w:pPr>
        <w:rPr>
          <w:ins w:id="11389" w:author="Mosi Adesina Ifatunji" w:date="2025-07-10T18:13:00Z" w16du:dateUtc="2025-07-10T23:13:00Z"/>
        </w:rPr>
        <w:pPrChange w:id="11390" w:author="Mosi Adesina Ifatunji" w:date="2025-10-21T19:50:00Z" w16du:dateUtc="2025-10-22T00:50:00Z">
          <w:pPr>
            <w:spacing w:before="100" w:beforeAutospacing="1" w:after="100" w:afterAutospacing="1"/>
          </w:pPr>
        </w:pPrChange>
      </w:pPr>
      <w:ins w:id="11391" w:author="Mosi Adesina Ifatunji" w:date="2025-07-10T18:13:00Z" w16du:dateUtc="2025-07-10T23:13:00Z">
        <w:r w:rsidRPr="00B92532">
          <w:t>“Our study suggests refinements to this thesis, given the disproportionate effects referrals have on the outcomes of group members that might otherwise sustain disadvantages in upward mobility pursuits. More pointedly, while prior studies largely lead to the conclusion that referral-based hiring should be reduced to address inequality between groups, we find evidence counter to this claim, especially when considering post-entry career outcomes for some demographic groups (Fernandez and Greenberg 2013)” (Merluzzi and Sterling 2017:126</w:t>
        </w:r>
        <w:proofErr w:type="gramStart"/>
        <w:r w:rsidRPr="00B92532">
          <w:t>) .</w:t>
        </w:r>
        <w:proofErr w:type="gramEnd"/>
      </w:ins>
    </w:p>
    <w:p w14:paraId="77192344" w14:textId="77777777" w:rsidR="001828B8" w:rsidRPr="00B92532" w:rsidRDefault="001828B8">
      <w:pPr>
        <w:rPr>
          <w:ins w:id="11392" w:author="Mosi Adesina Ifatunji" w:date="2025-07-10T18:12:00Z" w16du:dateUtc="2025-07-10T23:12:00Z"/>
        </w:rPr>
        <w:pPrChange w:id="11393" w:author="Mosi Adesina Ifatunji" w:date="2025-10-21T19:50:00Z" w16du:dateUtc="2025-10-22T00:50:00Z">
          <w:pPr>
            <w:pStyle w:val="BodyText"/>
          </w:pPr>
        </w:pPrChange>
      </w:pPr>
    </w:p>
    <w:p w14:paraId="10E55154" w14:textId="77777777" w:rsidR="001828B8" w:rsidRPr="00B92532" w:rsidRDefault="001828B8">
      <w:pPr>
        <w:rPr>
          <w:ins w:id="11394" w:author="Mosi Adesina Ifatunji" w:date="2025-07-10T18:22:00Z" w16du:dateUtc="2025-07-10T23:22:00Z"/>
        </w:rPr>
        <w:pPrChange w:id="11395" w:author="Mosi Adesina Ifatunji" w:date="2025-10-21T19:50:00Z" w16du:dateUtc="2025-10-22T00:50:00Z">
          <w:pPr>
            <w:pStyle w:val="BodyText"/>
          </w:pPr>
        </w:pPrChange>
      </w:pPr>
    </w:p>
    <w:p w14:paraId="7926DFA1" w14:textId="59600BA0" w:rsidR="0085626F" w:rsidRPr="00B92532" w:rsidRDefault="0085626F">
      <w:pPr>
        <w:rPr>
          <w:ins w:id="11396" w:author="Mosi Adesina Ifatunji" w:date="2025-07-10T18:22:00Z" w16du:dateUtc="2025-07-10T23:22:00Z"/>
        </w:rPr>
        <w:pPrChange w:id="11397" w:author="Mosi Adesina Ifatunji" w:date="2025-10-21T19:50:00Z" w16du:dateUtc="2025-10-22T00:50:00Z">
          <w:pPr>
            <w:spacing w:before="100" w:beforeAutospacing="1" w:after="100" w:afterAutospacing="1"/>
          </w:pPr>
        </w:pPrChange>
      </w:pPr>
      <w:ins w:id="11398" w:author="Mosi Adesina Ifatunji" w:date="2025-07-10T18:22:00Z" w16du:dateUtc="2025-07-10T23:22:00Z">
        <w:r w:rsidRPr="00B92532">
          <w:lastRenderedPageBreak/>
          <w:t xml:space="preserve">Mayra Ruiz Castro and Evangelina Holvino’s intersectional case study of a Big Four professional services firm demonstrates that advancement and authority in organizations are produced and legitimized through the simultaneous operation of gender, class, </w:t>
        </w:r>
        <w:proofErr w:type="spellStart"/>
        <w:r w:rsidRPr="00B92532">
          <w:t>racio</w:t>
        </w:r>
        <w:proofErr w:type="spellEnd"/>
        <w:r w:rsidRPr="00B92532">
          <w:t xml:space="preserve">-ethnicity, and culturally specific “scripts.” Their qualitative findings reveal that light-skinned, affluent-looking, English-speaking employees—those who fit local and global standards of “whiteness” and status—enjoy cumulative, invisible advantages in promotion and access to resources. Organizational outcomes thus reflect both the encoding of privileged status, as argued by Ray, and the influence of dominant group identity at the top, as Hambrick and Mason propose (Ruiz Castro and </w:t>
        </w:r>
        <w:proofErr w:type="spellStart"/>
        <w:r w:rsidRPr="00B92532">
          <w:t>Holvino</w:t>
        </w:r>
        <w:proofErr w:type="spellEnd"/>
        <w:r w:rsidRPr="00B92532">
          <w:t xml:space="preserve"> 2016:334–336</w:t>
        </w:r>
        <w:proofErr w:type="gramStart"/>
        <w:r w:rsidRPr="00B92532">
          <w:t>) .</w:t>
        </w:r>
        <w:proofErr w:type="gramEnd"/>
      </w:ins>
    </w:p>
    <w:p w14:paraId="2E9762F2" w14:textId="2231EECD" w:rsidR="0085626F" w:rsidRPr="00B92532" w:rsidRDefault="0085626F">
      <w:pPr>
        <w:rPr>
          <w:ins w:id="11399" w:author="Mosi Adesina Ifatunji" w:date="2025-07-10T18:22:00Z" w16du:dateUtc="2025-07-10T23:22:00Z"/>
        </w:rPr>
        <w:pPrChange w:id="11400" w:author="Mosi Adesina Ifatunji" w:date="2025-10-21T19:50:00Z" w16du:dateUtc="2025-10-22T00:50:00Z">
          <w:pPr>
            <w:spacing w:before="100" w:beforeAutospacing="1" w:after="100" w:afterAutospacing="1"/>
          </w:pPr>
        </w:pPrChange>
      </w:pPr>
      <w:ins w:id="11401" w:author="Mosi Adesina Ifatunji" w:date="2025-07-10T18:22:00Z" w16du:dateUtc="2025-07-10T23:22:00Z">
        <w:r w:rsidRPr="00B92532">
          <w:t xml:space="preserve">“Our findings show that career trajectories and advancement in this firm are contradictory processes, over-determined by individual employees’ lived identities, work interactions shaped by those identities, as well as formal and informal organizational practices embedded in an already raced, classed and gendered societal context and culture” (Ruiz Castro and </w:t>
        </w:r>
        <w:proofErr w:type="spellStart"/>
        <w:r w:rsidRPr="00B92532">
          <w:t>Holvino</w:t>
        </w:r>
        <w:proofErr w:type="spellEnd"/>
        <w:r w:rsidRPr="00B92532">
          <w:t xml:space="preserve"> 2016:329</w:t>
        </w:r>
        <w:proofErr w:type="gramStart"/>
        <w:r w:rsidRPr="00B92532">
          <w:t>) .</w:t>
        </w:r>
        <w:proofErr w:type="gramEnd"/>
      </w:ins>
    </w:p>
    <w:p w14:paraId="3C8258EA" w14:textId="780AA616" w:rsidR="0085626F" w:rsidRPr="00B92532" w:rsidRDefault="0085626F">
      <w:pPr>
        <w:rPr>
          <w:ins w:id="11402" w:author="Mosi Adesina Ifatunji" w:date="2025-07-10T18:22:00Z" w16du:dateUtc="2025-07-10T23:22:00Z"/>
        </w:rPr>
        <w:pPrChange w:id="11403" w:author="Mosi Adesina Ifatunji" w:date="2025-10-21T19:50:00Z" w16du:dateUtc="2025-10-22T00:50:00Z">
          <w:pPr>
            <w:spacing w:before="100" w:beforeAutospacing="1" w:after="100" w:afterAutospacing="1"/>
          </w:pPr>
        </w:pPrChange>
      </w:pPr>
      <w:ins w:id="11404" w:author="Mosi Adesina Ifatunji" w:date="2025-07-10T18:22:00Z" w16du:dateUtc="2025-07-10T23:22:00Z">
        <w:r w:rsidRPr="00B92532">
          <w:t xml:space="preserve">“It is not that only a few women are promoted—the traditional gender analysis—but it is light-skinned, attractive and affluent-looking, English-speaking women and men who graduated from private universities and established good relations with the partners, who emerged as the most promotable and career-satisfied at BFM” (Ruiz Castro and </w:t>
        </w:r>
        <w:proofErr w:type="spellStart"/>
        <w:r w:rsidRPr="00B92532">
          <w:t>Holvino</w:t>
        </w:r>
        <w:proofErr w:type="spellEnd"/>
        <w:r w:rsidRPr="00B92532">
          <w:t xml:space="preserve"> 2016:335</w:t>
        </w:r>
        <w:proofErr w:type="gramStart"/>
        <w:r w:rsidRPr="00B92532">
          <w:t>) .</w:t>
        </w:r>
        <w:proofErr w:type="gramEnd"/>
      </w:ins>
    </w:p>
    <w:p w14:paraId="7E2D55A1" w14:textId="1A384D45" w:rsidR="0085626F" w:rsidRPr="00B92532" w:rsidRDefault="0085626F">
      <w:pPr>
        <w:rPr>
          <w:ins w:id="11405" w:author="Mosi Adesina Ifatunji" w:date="2025-07-10T18:22:00Z" w16du:dateUtc="2025-07-10T23:22:00Z"/>
        </w:rPr>
        <w:pPrChange w:id="11406" w:author="Mosi Adesina Ifatunji" w:date="2025-10-21T19:50:00Z" w16du:dateUtc="2025-10-22T00:50:00Z">
          <w:pPr>
            <w:spacing w:before="100" w:beforeAutospacing="1" w:after="100" w:afterAutospacing="1"/>
          </w:pPr>
        </w:pPrChange>
      </w:pPr>
      <w:ins w:id="11407" w:author="Mosi Adesina Ifatunji" w:date="2025-07-10T18:22:00Z" w16du:dateUtc="2025-07-10T23:22:00Z">
        <w:r w:rsidRPr="00B92532">
          <w:t xml:space="preserve">“Class markers in Mexican society were found to influence women’s and men’s advancement opportunities at BFM. One of these markers was the university from which employees had graduated… Graduates from public universities were described by Human Resources representatives as more suitable for working in the Auditing area…less confident than graduates from private universities, who </w:t>
        </w:r>
        <w:proofErr w:type="gramStart"/>
        <w:r w:rsidRPr="00B92532">
          <w:t>were considered to be</w:t>
        </w:r>
        <w:proofErr w:type="gramEnd"/>
        <w:r w:rsidRPr="00B92532">
          <w:t xml:space="preserve"> extroverted and to have leadership skills and a good level of English proficiency. Graduates from private universities were recruited to fill vacancies involving training and specialization in core business areas outside Auditing, which also offered high salaries and good opportunities to participate in the firm’s exchange </w:t>
        </w:r>
        <w:proofErr w:type="spellStart"/>
        <w:r w:rsidRPr="00B92532">
          <w:t>programme</w:t>
        </w:r>
        <w:proofErr w:type="spellEnd"/>
        <w:r w:rsidRPr="00B92532">
          <w:t xml:space="preserve"> in US offices” (Ruiz Castro and </w:t>
        </w:r>
        <w:proofErr w:type="spellStart"/>
        <w:r w:rsidRPr="00B92532">
          <w:t>Holvino</w:t>
        </w:r>
        <w:proofErr w:type="spellEnd"/>
        <w:r w:rsidRPr="00B92532">
          <w:t xml:space="preserve"> 2016:337</w:t>
        </w:r>
        <w:proofErr w:type="gramStart"/>
        <w:r w:rsidRPr="00B92532">
          <w:t>) .</w:t>
        </w:r>
        <w:proofErr w:type="gramEnd"/>
      </w:ins>
    </w:p>
    <w:p w14:paraId="6BF3D51E" w14:textId="3919BDEB" w:rsidR="0085626F" w:rsidRPr="00B92532" w:rsidRDefault="0085626F">
      <w:pPr>
        <w:rPr>
          <w:ins w:id="11408" w:author="Mosi Adesina Ifatunji" w:date="2025-07-10T18:22:00Z" w16du:dateUtc="2025-07-10T23:22:00Z"/>
        </w:rPr>
        <w:pPrChange w:id="11409" w:author="Mosi Adesina Ifatunji" w:date="2025-10-21T19:50:00Z" w16du:dateUtc="2025-10-22T00:50:00Z">
          <w:pPr>
            <w:spacing w:before="100" w:beforeAutospacing="1" w:after="100" w:afterAutospacing="1"/>
          </w:pPr>
        </w:pPrChange>
      </w:pPr>
      <w:ins w:id="11410" w:author="Mosi Adesina Ifatunji" w:date="2025-07-10T18:22:00Z" w16du:dateUtc="2025-07-10T23:22:00Z">
        <w:r w:rsidRPr="00B92532">
          <w:t xml:space="preserve">“English knowledge was a class marker, closely related to employees’ public–private university status. Interviewees used this to rationalize constrained advancement opportunities in the firm, especially for women. For example, Ana’s male manager told her that the only promotion requirement she needed to fulfil was to improve her English. In her opinion, ‘this is incongruent, because weeks later they hired a male manager who did not have the English level required for that position and he still does not have it’” (Ruiz Castro and </w:t>
        </w:r>
        <w:proofErr w:type="spellStart"/>
        <w:r w:rsidRPr="00B92532">
          <w:t>Holvino</w:t>
        </w:r>
        <w:proofErr w:type="spellEnd"/>
        <w:r w:rsidRPr="00B92532">
          <w:t xml:space="preserve"> 2016:337</w:t>
        </w:r>
        <w:proofErr w:type="gramStart"/>
        <w:r w:rsidRPr="00B92532">
          <w:t>) .</w:t>
        </w:r>
        <w:proofErr w:type="gramEnd"/>
      </w:ins>
    </w:p>
    <w:p w14:paraId="39E243AA" w14:textId="593966E8" w:rsidR="0085626F" w:rsidRPr="00B92532" w:rsidRDefault="0085626F">
      <w:pPr>
        <w:rPr>
          <w:ins w:id="11411" w:author="Mosi Adesina Ifatunji" w:date="2025-07-10T18:22:00Z" w16du:dateUtc="2025-07-10T23:22:00Z"/>
        </w:rPr>
        <w:pPrChange w:id="11412" w:author="Mosi Adesina Ifatunji" w:date="2025-10-21T19:50:00Z" w16du:dateUtc="2025-10-22T00:50:00Z">
          <w:pPr>
            <w:spacing w:before="100" w:beforeAutospacing="1" w:after="100" w:afterAutospacing="1"/>
          </w:pPr>
        </w:pPrChange>
      </w:pPr>
      <w:ins w:id="11413" w:author="Mosi Adesina Ifatunji" w:date="2025-07-10T18:22:00Z" w16du:dateUtc="2025-07-10T23:22:00Z">
        <w:r w:rsidRPr="00B92532">
          <w:t xml:space="preserve">“Female interviewees further described cases in which women who carried some markers of a disadvantaged socioeconomic status, including a lack of English proficiency, being </w:t>
        </w:r>
        <w:proofErr w:type="spellStart"/>
        <w:r w:rsidRPr="00B92532">
          <w:t>morenas</w:t>
        </w:r>
        <w:proofErr w:type="spellEnd"/>
        <w:r w:rsidRPr="00B92532">
          <w:t xml:space="preserve"> (dark-skinned) and being financially responsible for their parents and siblings, were mistreated, abused or ignored by their male colleagues and supervisors…they simply ‘do not have any promotion chances’ (Cynthia, female, staff)” (Ruiz Castro and </w:t>
        </w:r>
        <w:proofErr w:type="spellStart"/>
        <w:r w:rsidRPr="00B92532">
          <w:t>Holvino</w:t>
        </w:r>
        <w:proofErr w:type="spellEnd"/>
        <w:r w:rsidRPr="00B92532">
          <w:t xml:space="preserve"> 2016:337) .</w:t>
        </w:r>
      </w:ins>
    </w:p>
    <w:p w14:paraId="20188871" w14:textId="379206C2" w:rsidR="0085626F" w:rsidRPr="00B92532" w:rsidRDefault="0085626F">
      <w:pPr>
        <w:rPr>
          <w:ins w:id="11414" w:author="Mosi Adesina Ifatunji" w:date="2025-07-10T18:22:00Z" w16du:dateUtc="2025-07-10T23:22:00Z"/>
        </w:rPr>
        <w:pPrChange w:id="11415" w:author="Mosi Adesina Ifatunji" w:date="2025-10-21T19:50:00Z" w16du:dateUtc="2025-10-22T00:50:00Z">
          <w:pPr>
            <w:spacing w:before="100" w:beforeAutospacing="1" w:after="100" w:afterAutospacing="1"/>
          </w:pPr>
        </w:pPrChange>
      </w:pPr>
      <w:ins w:id="11416" w:author="Mosi Adesina Ifatunji" w:date="2025-07-10T18:22:00Z" w16du:dateUtc="2025-07-10T23:22:00Z">
        <w:r w:rsidRPr="00B92532">
          <w:t xml:space="preserve">“All through Latin America, the dynamics of </w:t>
        </w:r>
        <w:proofErr w:type="spellStart"/>
        <w:r w:rsidRPr="00B92532">
          <w:t>racio</w:t>
        </w:r>
        <w:proofErr w:type="spellEnd"/>
        <w:r w:rsidRPr="00B92532">
          <w:t xml:space="preserve">-ethnic differences support the inseparability of race and ethnicity from dynamics of inequality as experienced in daily life and social structures… Light skin </w:t>
        </w:r>
        <w:proofErr w:type="spellStart"/>
        <w:r w:rsidRPr="00B92532">
          <w:t>colour</w:t>
        </w:r>
        <w:proofErr w:type="spellEnd"/>
        <w:r w:rsidRPr="00B92532">
          <w:t xml:space="preserve"> and European phenotypes are associated with a higher socio-economic status and are key for upward social mobility, especially for the </w:t>
        </w:r>
        <w:r w:rsidRPr="00B92532">
          <w:lastRenderedPageBreak/>
          <w:t xml:space="preserve">middle and upper classes ‘where light complexion seems to be particularly valued’ (Flores and Telles, 2012, p. 492)” (Ruiz Castro and </w:t>
        </w:r>
        <w:proofErr w:type="spellStart"/>
        <w:r w:rsidRPr="00B92532">
          <w:t>Holvino</w:t>
        </w:r>
        <w:proofErr w:type="spellEnd"/>
        <w:r w:rsidRPr="00B92532">
          <w:t xml:space="preserve"> 2016:338) .</w:t>
        </w:r>
      </w:ins>
    </w:p>
    <w:p w14:paraId="25B22B27" w14:textId="1300EC87" w:rsidR="0085626F" w:rsidRPr="00B92532" w:rsidRDefault="0085626F">
      <w:pPr>
        <w:rPr>
          <w:ins w:id="11417" w:author="Mosi Adesina Ifatunji" w:date="2025-07-10T18:22:00Z" w16du:dateUtc="2025-07-10T23:22:00Z"/>
        </w:rPr>
        <w:pPrChange w:id="11418" w:author="Mosi Adesina Ifatunji" w:date="2025-10-21T19:50:00Z" w16du:dateUtc="2025-10-22T00:50:00Z">
          <w:pPr>
            <w:spacing w:before="100" w:beforeAutospacing="1" w:after="100" w:afterAutospacing="1"/>
          </w:pPr>
        </w:pPrChange>
      </w:pPr>
      <w:ins w:id="11419" w:author="Mosi Adesina Ifatunji" w:date="2025-07-10T18:22:00Z" w16du:dateUtc="2025-07-10T23:22:00Z">
        <w:r w:rsidRPr="00B92532">
          <w:t xml:space="preserve">“Here, part of succeeding is being pretty. That’s the reality, that’s the image that the firm projects. Let us not fool ourselves. Being pretty is an added advantage. The people who are being supported, they all are pretty… if there is un </w:t>
        </w:r>
        <w:proofErr w:type="spellStart"/>
        <w:r w:rsidRPr="00B92532">
          <w:t>arrocito</w:t>
        </w:r>
        <w:proofErr w:type="spellEnd"/>
        <w:r w:rsidRPr="00B92532">
          <w:t xml:space="preserve"> and a little ugly one, that is, </w:t>
        </w:r>
        <w:proofErr w:type="spellStart"/>
        <w:r w:rsidRPr="00B92532">
          <w:t>el</w:t>
        </w:r>
        <w:proofErr w:type="spellEnd"/>
        <w:r w:rsidRPr="00B92532">
          <w:t xml:space="preserve"> </w:t>
        </w:r>
        <w:proofErr w:type="spellStart"/>
        <w:r w:rsidRPr="00B92532">
          <w:t>frijolito</w:t>
        </w:r>
        <w:proofErr w:type="spellEnd"/>
        <w:r w:rsidRPr="00B92532">
          <w:t xml:space="preserve">, they will choose </w:t>
        </w:r>
        <w:proofErr w:type="spellStart"/>
        <w:r w:rsidRPr="00B92532">
          <w:t>el</w:t>
        </w:r>
        <w:proofErr w:type="spellEnd"/>
        <w:r w:rsidRPr="00B92532">
          <w:t xml:space="preserve"> </w:t>
        </w:r>
        <w:proofErr w:type="spellStart"/>
        <w:r w:rsidRPr="00B92532">
          <w:t>arrocito</w:t>
        </w:r>
        <w:proofErr w:type="spellEnd"/>
        <w:r w:rsidRPr="00B92532">
          <w:t xml:space="preserve">. I think that even when they are equally capable, they will choose the pretty one. (Martha, female, senior)” (Ruiz Castro and </w:t>
        </w:r>
        <w:proofErr w:type="spellStart"/>
        <w:r w:rsidRPr="00B92532">
          <w:t>Holvino</w:t>
        </w:r>
        <w:proofErr w:type="spellEnd"/>
        <w:r w:rsidRPr="00B92532">
          <w:t xml:space="preserve"> 2016:338</w:t>
        </w:r>
        <w:proofErr w:type="gramStart"/>
        <w:r w:rsidRPr="00B92532">
          <w:t>) .</w:t>
        </w:r>
        <w:proofErr w:type="gramEnd"/>
      </w:ins>
    </w:p>
    <w:p w14:paraId="6BB90FFF" w14:textId="1B4A3751" w:rsidR="0085626F" w:rsidRPr="00B92532" w:rsidRDefault="0085626F">
      <w:pPr>
        <w:rPr>
          <w:ins w:id="11420" w:author="Mosi Adesina Ifatunji" w:date="2025-07-10T18:22:00Z" w16du:dateUtc="2025-07-10T23:22:00Z"/>
        </w:rPr>
        <w:pPrChange w:id="11421" w:author="Mosi Adesina Ifatunji" w:date="2025-10-21T19:50:00Z" w16du:dateUtc="2025-10-22T00:50:00Z">
          <w:pPr>
            <w:spacing w:before="100" w:beforeAutospacing="1" w:after="100" w:afterAutospacing="1"/>
          </w:pPr>
        </w:pPrChange>
      </w:pPr>
      <w:ins w:id="11422" w:author="Mosi Adesina Ifatunji" w:date="2025-07-10T18:22:00Z" w16du:dateUtc="2025-07-10T23:22:00Z">
        <w:r w:rsidRPr="00B92532">
          <w:t>“Emilio…had been subjected to degrading comments because of having graduated from a public university and for his dark-skin complexion, an intersection which carried many disadvantages: ‘Then there is a partner who jokingly tells me, ¿</w:t>
        </w:r>
        <w:proofErr w:type="spellStart"/>
        <w:r w:rsidRPr="00B92532">
          <w:t>que</w:t>
        </w:r>
        <w:proofErr w:type="spellEnd"/>
        <w:r w:rsidRPr="00B92532">
          <w:t xml:space="preserve"> </w:t>
        </w:r>
        <w:proofErr w:type="spellStart"/>
        <w:r w:rsidRPr="00B92532">
          <w:t>pasó</w:t>
        </w:r>
        <w:proofErr w:type="spellEnd"/>
        <w:r w:rsidRPr="00B92532">
          <w:t xml:space="preserve"> negro, </w:t>
        </w:r>
        <w:proofErr w:type="spellStart"/>
        <w:r w:rsidRPr="00B92532">
          <w:t>qué</w:t>
        </w:r>
        <w:proofErr w:type="spellEnd"/>
        <w:r w:rsidRPr="00B92532">
          <w:t xml:space="preserve"> </w:t>
        </w:r>
        <w:proofErr w:type="spellStart"/>
        <w:r w:rsidRPr="00B92532">
          <w:t>pasó</w:t>
        </w:r>
        <w:proofErr w:type="spellEnd"/>
        <w:r w:rsidRPr="00B92532">
          <w:t xml:space="preserve"> pinche negro? I only smile… I want to take it just as a game, not as discrimination. But it is indeed uncomfortable’” (Ruiz Castro and </w:t>
        </w:r>
        <w:proofErr w:type="spellStart"/>
        <w:r w:rsidRPr="00B92532">
          <w:t>Holvino</w:t>
        </w:r>
        <w:proofErr w:type="spellEnd"/>
        <w:r w:rsidRPr="00B92532">
          <w:t xml:space="preserve"> 2016:338</w:t>
        </w:r>
        <w:proofErr w:type="gramStart"/>
        <w:r w:rsidRPr="00B92532">
          <w:t>) .</w:t>
        </w:r>
        <w:proofErr w:type="gramEnd"/>
      </w:ins>
    </w:p>
    <w:p w14:paraId="78A7B741" w14:textId="0C5D3883" w:rsidR="0085626F" w:rsidRPr="00B92532" w:rsidRDefault="0085626F">
      <w:pPr>
        <w:rPr>
          <w:ins w:id="11423" w:author="Mosi Adesina Ifatunji" w:date="2025-07-10T18:22:00Z" w16du:dateUtc="2025-07-10T23:22:00Z"/>
        </w:rPr>
        <w:pPrChange w:id="11424" w:author="Mosi Adesina Ifatunji" w:date="2025-10-21T19:50:00Z" w16du:dateUtc="2025-10-22T00:50:00Z">
          <w:pPr>
            <w:spacing w:before="100" w:beforeAutospacing="1" w:after="100" w:afterAutospacing="1"/>
          </w:pPr>
        </w:pPrChange>
      </w:pPr>
      <w:ins w:id="11425" w:author="Mosi Adesina Ifatunji" w:date="2025-07-10T18:22:00Z" w16du:dateUtc="2025-07-10T23:22:00Z">
        <w:r w:rsidRPr="00B92532">
          <w:t xml:space="preserve">“Women, especially, seemed to be valued first in terms of their beauty or lack of it and were forced, directly or indirectly, to adopt the desired standards of appearance. According to the woman partner interviewed, high-potential women were receiving training on personal appearance and business </w:t>
        </w:r>
        <w:proofErr w:type="spellStart"/>
        <w:r w:rsidRPr="00B92532">
          <w:t>behaviour</w:t>
        </w:r>
        <w:proofErr w:type="spellEnd"/>
        <w:r w:rsidRPr="00B92532">
          <w:t xml:space="preserve"> (including make-up, golf and wine-tasting </w:t>
        </w:r>
        <w:proofErr w:type="gramStart"/>
        <w:r w:rsidRPr="00B92532">
          <w:t>courses)…</w:t>
        </w:r>
        <w:proofErr w:type="gramEnd"/>
        <w:r w:rsidRPr="00B92532">
          <w:t xml:space="preserve">within BFM women were socialized into dressing and behaving in certain ways, thereby distancing themselves from stereotypes of gender, </w:t>
        </w:r>
        <w:proofErr w:type="spellStart"/>
        <w:r w:rsidRPr="00B92532">
          <w:t>racio</w:t>
        </w:r>
        <w:proofErr w:type="spellEnd"/>
        <w:r w:rsidRPr="00B92532">
          <w:t xml:space="preserve">-ethnicity and class that ostracize indigenous and poor women in Mexico. This socialization started very early in their careers” (Ruiz Castro and </w:t>
        </w:r>
        <w:proofErr w:type="spellStart"/>
        <w:r w:rsidRPr="00B92532">
          <w:t>Holvino</w:t>
        </w:r>
        <w:proofErr w:type="spellEnd"/>
        <w:r w:rsidRPr="00B92532">
          <w:t xml:space="preserve"> 2016:339</w:t>
        </w:r>
        <w:proofErr w:type="gramStart"/>
        <w:r w:rsidRPr="00B92532">
          <w:t>) .</w:t>
        </w:r>
        <w:proofErr w:type="gramEnd"/>
      </w:ins>
    </w:p>
    <w:p w14:paraId="670A7555" w14:textId="139549A5" w:rsidR="0085626F" w:rsidRPr="00B92532" w:rsidRDefault="0085626F">
      <w:pPr>
        <w:rPr>
          <w:ins w:id="11426" w:author="Mosi Adesina Ifatunji" w:date="2025-07-10T18:22:00Z" w16du:dateUtc="2025-07-10T23:22:00Z"/>
        </w:rPr>
        <w:pPrChange w:id="11427" w:author="Mosi Adesina Ifatunji" w:date="2025-10-21T19:50:00Z" w16du:dateUtc="2025-10-22T00:50:00Z">
          <w:pPr>
            <w:spacing w:before="100" w:beforeAutospacing="1" w:after="100" w:afterAutospacing="1"/>
          </w:pPr>
        </w:pPrChange>
      </w:pPr>
      <w:ins w:id="11428" w:author="Mosi Adesina Ifatunji" w:date="2025-07-10T18:22:00Z" w16du:dateUtc="2025-07-10T23:22:00Z">
        <w:r w:rsidRPr="00B92532">
          <w:t xml:space="preserve">“The above findings suggest that in addition to the masculine-gendered characteristics of the ‘ideal worker’… there are also class and </w:t>
        </w:r>
        <w:proofErr w:type="spellStart"/>
        <w:r w:rsidRPr="00B92532">
          <w:t>racio</w:t>
        </w:r>
        <w:proofErr w:type="spellEnd"/>
        <w:r w:rsidRPr="00B92532">
          <w:t xml:space="preserve">-ethnic markers that come to function as symbols and identities of power, which co-construct who is valued and rewarded in PSFs. Those who carry the desired markers of an ideal hegemonic masculinity are not guaranteed advancement, but rather those symbols and identities become idealized and striven for, exacerbating inequality and advancement disadvantage” (Ruiz Castro and </w:t>
        </w:r>
        <w:proofErr w:type="spellStart"/>
        <w:r w:rsidRPr="00B92532">
          <w:t>Holvino</w:t>
        </w:r>
        <w:proofErr w:type="spellEnd"/>
        <w:r w:rsidRPr="00B92532">
          <w:t xml:space="preserve"> 2016:340</w:t>
        </w:r>
        <w:proofErr w:type="gramStart"/>
        <w:r w:rsidRPr="00B92532">
          <w:t>) .</w:t>
        </w:r>
        <w:proofErr w:type="gramEnd"/>
      </w:ins>
    </w:p>
    <w:p w14:paraId="174425BB" w14:textId="77777777" w:rsidR="0085626F" w:rsidRPr="00B92532" w:rsidRDefault="0085626F">
      <w:pPr>
        <w:rPr>
          <w:ins w:id="11429" w:author="Mosi Adesina Ifatunji" w:date="2025-07-10T18:22:00Z" w16du:dateUtc="2025-07-10T23:22:00Z"/>
        </w:rPr>
        <w:pPrChange w:id="11430" w:author="Mosi Adesina Ifatunji" w:date="2025-10-21T19:50:00Z" w16du:dateUtc="2025-10-22T00:50:00Z">
          <w:pPr>
            <w:spacing w:before="100" w:beforeAutospacing="1" w:after="100" w:afterAutospacing="1"/>
          </w:pPr>
        </w:pPrChange>
      </w:pPr>
      <w:ins w:id="11431" w:author="Mosi Adesina Ifatunji" w:date="2025-07-10T18:22:00Z" w16du:dateUtc="2025-07-10T23:22:00Z">
        <w:r w:rsidRPr="00B92532">
          <w:t xml:space="preserve">“Career trajectories and advancement in the Big Four firm we studied did not follow a rational series of progressive and teachable steps that women and men could follow, but instead seemed fairly random and contradictory processes, over-determined by individual employees’ identities, work interactions shaped by those identities, as well as formal and informal organizational practices embedded in an already raced, classed and gendered societal context and culture” (Ruiz Castro and </w:t>
        </w:r>
        <w:proofErr w:type="spellStart"/>
        <w:r w:rsidRPr="00B92532">
          <w:t>Holvino</w:t>
        </w:r>
        <w:proofErr w:type="spellEnd"/>
        <w:r w:rsidRPr="00B92532">
          <w:t xml:space="preserve"> 2016:341) .</w:t>
        </w:r>
      </w:ins>
    </w:p>
    <w:p w14:paraId="3CCCDB57" w14:textId="77777777" w:rsidR="0085626F" w:rsidRPr="00B92532" w:rsidRDefault="0085626F">
      <w:pPr>
        <w:rPr>
          <w:ins w:id="11432" w:author="Mosi Adesina Ifatunji" w:date="2025-07-10T18:13:00Z" w16du:dateUtc="2025-07-10T23:13:00Z"/>
        </w:rPr>
        <w:pPrChange w:id="11433" w:author="Mosi Adesina Ifatunji" w:date="2025-10-21T19:50:00Z" w16du:dateUtc="2025-10-22T00:50:00Z">
          <w:pPr>
            <w:pStyle w:val="BodyText"/>
          </w:pPr>
        </w:pPrChange>
      </w:pPr>
    </w:p>
    <w:p w14:paraId="2B5A8FD8" w14:textId="77777777" w:rsidR="00454D9F" w:rsidRPr="00B92532" w:rsidRDefault="00454D9F">
      <w:pPr>
        <w:rPr>
          <w:ins w:id="11434" w:author="Mosi Adesina Ifatunji" w:date="2025-07-10T18:13:00Z" w16du:dateUtc="2025-07-10T23:13:00Z"/>
        </w:rPr>
        <w:pPrChange w:id="11435" w:author="Mosi Adesina Ifatunji" w:date="2025-10-21T19:50:00Z" w16du:dateUtc="2025-10-22T00:50:00Z">
          <w:pPr>
            <w:pStyle w:val="BodyText"/>
          </w:pPr>
        </w:pPrChange>
      </w:pPr>
    </w:p>
    <w:p w14:paraId="1FE0415C" w14:textId="77777777" w:rsidR="002C466A" w:rsidRPr="00B92532" w:rsidRDefault="002C466A">
      <w:pPr>
        <w:rPr>
          <w:ins w:id="11436" w:author="Mosi Adesina Ifatunji" w:date="2025-07-10T18:25:00Z" w16du:dateUtc="2025-07-10T23:25:00Z"/>
        </w:rPr>
        <w:pPrChange w:id="11437" w:author="Mosi Adesina Ifatunji" w:date="2025-10-21T19:50:00Z" w16du:dateUtc="2025-10-22T00:50:00Z">
          <w:pPr>
            <w:spacing w:before="100" w:beforeAutospacing="1" w:after="100" w:afterAutospacing="1"/>
          </w:pPr>
        </w:pPrChange>
      </w:pPr>
      <w:ins w:id="11438" w:author="Mosi Adesina Ifatunji" w:date="2025-07-10T18:25:00Z" w16du:dateUtc="2025-07-10T23:25:00Z">
        <w:r w:rsidRPr="00B92532">
          <w:t xml:space="preserve">Dragana </w:t>
        </w:r>
        <w:proofErr w:type="spellStart"/>
        <w:r w:rsidRPr="00B92532">
          <w:t>Stojmenovska’s</w:t>
        </w:r>
        <w:proofErr w:type="spellEnd"/>
        <w:r w:rsidRPr="00B92532">
          <w:t xml:space="preserve"> large-scale panel study demonstrates that the demographic composition of organizational leadership—specifically, the share of women in management—directly shapes wage structures and reduces inequality in British workplaces. Using nationally representative data, </w:t>
        </w:r>
        <w:proofErr w:type="spellStart"/>
        <w:r w:rsidRPr="00B92532">
          <w:t>Stojmenovska</w:t>
        </w:r>
        <w:proofErr w:type="spellEnd"/>
        <w:r w:rsidRPr="00B92532">
          <w:t xml:space="preserve"> finds that as women’s representation among managers increases, the gender pay gap in non-managerial roles shrinks, largely through increased wages for women, and this effect is independent of formal diversity policies. This provides empirical support for Ray’s arguments about the credentialing of dominant group status and Hambrick and Mason’s thesis that leadership demographics fundamentally shape organizational outcomes (</w:t>
        </w:r>
        <w:proofErr w:type="spellStart"/>
        <w:r w:rsidRPr="00B92532">
          <w:t>Stojmenovska</w:t>
        </w:r>
        <w:proofErr w:type="spellEnd"/>
        <w:r w:rsidRPr="00B92532">
          <w:t xml:space="preserve"> 2019:738–739, 751–753</w:t>
        </w:r>
        <w:proofErr w:type="gramStart"/>
        <w:r w:rsidRPr="00B92532">
          <w:t>) .</w:t>
        </w:r>
        <w:proofErr w:type="gramEnd"/>
      </w:ins>
    </w:p>
    <w:p w14:paraId="79382AC1" w14:textId="77777777" w:rsidR="002C466A" w:rsidRPr="00B92532" w:rsidRDefault="002C466A">
      <w:pPr>
        <w:rPr>
          <w:ins w:id="11439" w:author="Mosi Adesina Ifatunji" w:date="2025-07-10T18:25:00Z" w16du:dateUtc="2025-07-10T23:25:00Z"/>
        </w:rPr>
        <w:pPrChange w:id="11440" w:author="Mosi Adesina Ifatunji" w:date="2025-10-21T19:50:00Z" w16du:dateUtc="2025-10-22T00:50:00Z">
          <w:pPr>
            <w:spacing w:before="100" w:beforeAutospacing="1" w:after="100" w:afterAutospacing="1"/>
          </w:pPr>
        </w:pPrChange>
      </w:pPr>
    </w:p>
    <w:p w14:paraId="7ACD2120" w14:textId="77777777" w:rsidR="002C466A" w:rsidRPr="00B92532" w:rsidRDefault="002C466A">
      <w:pPr>
        <w:rPr>
          <w:ins w:id="11441" w:author="Mosi Adesina Ifatunji" w:date="2025-07-10T18:25:00Z" w16du:dateUtc="2025-07-10T23:25:00Z"/>
        </w:rPr>
        <w:pPrChange w:id="11442" w:author="Mosi Adesina Ifatunji" w:date="2025-10-21T19:50:00Z" w16du:dateUtc="2025-10-22T00:50:00Z">
          <w:pPr>
            <w:spacing w:before="100" w:beforeAutospacing="1" w:after="100" w:afterAutospacing="1"/>
          </w:pPr>
        </w:pPrChange>
      </w:pPr>
      <w:ins w:id="11443" w:author="Mosi Adesina Ifatunji" w:date="2025-07-10T18:25:00Z" w16du:dateUtc="2025-07-10T23:25:00Z">
        <w:r w:rsidRPr="00B92532">
          <w:t>“The findings, based on workplace‐fixed time‐fixed effects regression models, suggest that workplace‐level increases in the share of women in management are associated with decreases of the non‐managerial gender gap in earnings. This effect appears to be largely unrelated to changes in equality and diversity policies, family‐friendly arrangements and support for carers at the workplace” (</w:t>
        </w:r>
        <w:proofErr w:type="spellStart"/>
        <w:r w:rsidRPr="00B92532">
          <w:t>Stojmenovska</w:t>
        </w:r>
        <w:proofErr w:type="spellEnd"/>
        <w:r w:rsidRPr="00B92532">
          <w:t xml:space="preserve"> 2019:738</w:t>
        </w:r>
        <w:proofErr w:type="gramStart"/>
        <w:r w:rsidRPr="00B92532">
          <w:t>) .</w:t>
        </w:r>
        <w:proofErr w:type="gramEnd"/>
      </w:ins>
    </w:p>
    <w:p w14:paraId="2A7CC1F0" w14:textId="77777777" w:rsidR="002C466A" w:rsidRPr="00B92532" w:rsidRDefault="002C466A">
      <w:pPr>
        <w:rPr>
          <w:ins w:id="11444" w:author="Mosi Adesina Ifatunji" w:date="2025-07-10T18:25:00Z" w16du:dateUtc="2025-07-10T23:25:00Z"/>
        </w:rPr>
        <w:pPrChange w:id="11445" w:author="Mosi Adesina Ifatunji" w:date="2025-10-21T19:50:00Z" w16du:dateUtc="2025-10-22T00:50:00Z">
          <w:pPr>
            <w:spacing w:before="100" w:beforeAutospacing="1" w:after="100" w:afterAutospacing="1"/>
          </w:pPr>
        </w:pPrChange>
      </w:pPr>
    </w:p>
    <w:p w14:paraId="0F28CAAA" w14:textId="77777777" w:rsidR="002C466A" w:rsidRPr="00B92532" w:rsidRDefault="002C466A">
      <w:pPr>
        <w:rPr>
          <w:ins w:id="11446" w:author="Mosi Adesina Ifatunji" w:date="2025-07-10T18:25:00Z" w16du:dateUtc="2025-07-10T23:25:00Z"/>
        </w:rPr>
        <w:pPrChange w:id="11447" w:author="Mosi Adesina Ifatunji" w:date="2025-10-21T19:50:00Z" w16du:dateUtc="2025-10-22T00:50:00Z">
          <w:pPr>
            <w:spacing w:before="100" w:beforeAutospacing="1" w:after="100" w:afterAutospacing="1"/>
          </w:pPr>
        </w:pPrChange>
      </w:pPr>
      <w:ins w:id="11448" w:author="Mosi Adesina Ifatunji" w:date="2025-07-10T18:25:00Z" w16du:dateUtc="2025-07-10T23:25:00Z">
        <w:r w:rsidRPr="00B92532">
          <w:t>“A salient subsequent question, then, is what happens to gender earnings disparities as relatively more women occupy managerial positions. Given that managerial positions enable exerting influence on organizational outcomes and processes…the presence of female managers might bring about changes in the reward distribution practices. This would mean that beyond the benefits that managerial positions accrue to managers themselves, the effects of the gender composition of management spill over to subordinate positions at the workplace, ultimately decreasing or reversing inequality in non‐managerial positions” (</w:t>
        </w:r>
        <w:proofErr w:type="spellStart"/>
        <w:r w:rsidRPr="00B92532">
          <w:t>Stojmenovska</w:t>
        </w:r>
        <w:proofErr w:type="spellEnd"/>
        <w:r w:rsidRPr="00B92532">
          <w:t xml:space="preserve"> 2019:739</w:t>
        </w:r>
        <w:proofErr w:type="gramStart"/>
        <w:r w:rsidRPr="00B92532">
          <w:t>) .</w:t>
        </w:r>
        <w:proofErr w:type="gramEnd"/>
      </w:ins>
    </w:p>
    <w:p w14:paraId="2AF39142" w14:textId="77777777" w:rsidR="002C466A" w:rsidRPr="00B92532" w:rsidRDefault="002C466A">
      <w:pPr>
        <w:rPr>
          <w:ins w:id="11449" w:author="Mosi Adesina Ifatunji" w:date="2025-07-10T18:25:00Z" w16du:dateUtc="2025-07-10T23:25:00Z"/>
        </w:rPr>
        <w:pPrChange w:id="11450" w:author="Mosi Adesina Ifatunji" w:date="2025-10-21T19:50:00Z" w16du:dateUtc="2025-10-22T00:50:00Z">
          <w:pPr>
            <w:spacing w:before="100" w:beforeAutospacing="1" w:after="100" w:afterAutospacing="1"/>
          </w:pPr>
        </w:pPrChange>
      </w:pPr>
    </w:p>
    <w:p w14:paraId="5D185EFA" w14:textId="77777777" w:rsidR="002C466A" w:rsidRPr="00B92532" w:rsidRDefault="002C466A">
      <w:pPr>
        <w:rPr>
          <w:ins w:id="11451" w:author="Mosi Adesina Ifatunji" w:date="2025-07-10T18:25:00Z" w16du:dateUtc="2025-07-10T23:25:00Z"/>
        </w:rPr>
        <w:pPrChange w:id="11452" w:author="Mosi Adesina Ifatunji" w:date="2025-10-21T19:50:00Z" w16du:dateUtc="2025-10-22T00:50:00Z">
          <w:pPr>
            <w:spacing w:before="100" w:beforeAutospacing="1" w:after="100" w:afterAutospacing="1"/>
          </w:pPr>
        </w:pPrChange>
      </w:pPr>
      <w:ins w:id="11453" w:author="Mosi Adesina Ifatunji" w:date="2025-07-10T18:25:00Z" w16du:dateUtc="2025-07-10T23:25:00Z">
        <w:r w:rsidRPr="00B92532">
          <w:t xml:space="preserve">“I find that the gender gap in earnings on average decreases with the increase of the share of women in management, both due to an average increase in women’s wages and an average decrease in men’s wages. In workplaces where pay is certain to be set by management at the workplace, increases in the share of women in management decrease the average gender earnings gap largely by increasing women’s average wages, while not decreasing those of men. A maximal increase of the share of women in management of 100 percentage points decreases the predicted average yearly gender gap in earnings—controlling for individual and workplace characteristics—of about </w:t>
        </w:r>
        <w:proofErr w:type="gramStart"/>
        <w:r w:rsidRPr="00B92532">
          <w:t>3150 pound</w:t>
        </w:r>
        <w:proofErr w:type="gramEnd"/>
        <w:r w:rsidRPr="00B92532">
          <w:t xml:space="preserve"> sterling, by 54 per cent. This effect appears to be largely unrelated to changes in equality and diversity policies, family‐friendly arrangements and support for carers at the workplace” (</w:t>
        </w:r>
        <w:proofErr w:type="spellStart"/>
        <w:r w:rsidRPr="00B92532">
          <w:t>Stojmenovska</w:t>
        </w:r>
        <w:proofErr w:type="spellEnd"/>
        <w:r w:rsidRPr="00B92532">
          <w:t xml:space="preserve"> 2019:739</w:t>
        </w:r>
        <w:proofErr w:type="gramStart"/>
        <w:r w:rsidRPr="00B92532">
          <w:t>) .</w:t>
        </w:r>
        <w:proofErr w:type="gramEnd"/>
      </w:ins>
    </w:p>
    <w:p w14:paraId="0B007A09" w14:textId="77777777" w:rsidR="002C466A" w:rsidRPr="00B92532" w:rsidRDefault="002C466A">
      <w:pPr>
        <w:rPr>
          <w:ins w:id="11454" w:author="Mosi Adesina Ifatunji" w:date="2025-07-10T18:25:00Z" w16du:dateUtc="2025-07-10T23:25:00Z"/>
        </w:rPr>
        <w:pPrChange w:id="11455" w:author="Mosi Adesina Ifatunji" w:date="2025-10-21T19:50:00Z" w16du:dateUtc="2025-10-22T00:50:00Z">
          <w:pPr>
            <w:spacing w:before="100" w:beforeAutospacing="1" w:after="100" w:afterAutospacing="1"/>
          </w:pPr>
        </w:pPrChange>
      </w:pPr>
    </w:p>
    <w:p w14:paraId="2C565D40" w14:textId="77777777" w:rsidR="002C466A" w:rsidRPr="00B92532" w:rsidRDefault="002C466A">
      <w:pPr>
        <w:rPr>
          <w:ins w:id="11456" w:author="Mosi Adesina Ifatunji" w:date="2025-07-10T18:25:00Z" w16du:dateUtc="2025-07-10T23:25:00Z"/>
        </w:rPr>
        <w:pPrChange w:id="11457" w:author="Mosi Adesina Ifatunji" w:date="2025-10-21T19:50:00Z" w16du:dateUtc="2025-10-22T00:50:00Z">
          <w:pPr>
            <w:spacing w:before="100" w:beforeAutospacing="1" w:after="100" w:afterAutospacing="1"/>
          </w:pPr>
        </w:pPrChange>
      </w:pPr>
      <w:ins w:id="11458" w:author="Mosi Adesina Ifatunji" w:date="2025-07-10T18:25:00Z" w16du:dateUtc="2025-07-10T23:25:00Z">
        <w:r w:rsidRPr="00B92532">
          <w:t xml:space="preserve">“The gender gap in earnings at the workplace can be a function of allocative and within‐job earnings disparities…Managerial gender composition may influence pay by affecting either or both… The principles of homophily and homosocial reproduction are often used as a basis for theorizing. Homophily is the inclination of individuals to form bonds with others who are </w:t>
        </w:r>
        <w:proofErr w:type="gramStart"/>
        <w:r w:rsidRPr="00B92532">
          <w:t>similar to</w:t>
        </w:r>
        <w:proofErr w:type="gramEnd"/>
        <w:r w:rsidRPr="00B92532">
          <w:t xml:space="preserve"> them along the lines of an ascribed group or category. Homosocial reproduction refers to people’s tendency to select individuals (e.g., in hiring, promotion or pay increase) </w:t>
        </w:r>
        <w:proofErr w:type="gramStart"/>
        <w:r w:rsidRPr="00B92532">
          <w:t>similar to</w:t>
        </w:r>
        <w:proofErr w:type="gramEnd"/>
        <w:r w:rsidRPr="00B92532">
          <w:t xml:space="preserve"> themselves. Given that gender is an important dimension of categorization…individuals on average tend to prefer others whom they perceive </w:t>
        </w:r>
        <w:proofErr w:type="gramStart"/>
        <w:r w:rsidRPr="00B92532">
          <w:t>similar to</w:t>
        </w:r>
        <w:proofErr w:type="gramEnd"/>
        <w:r w:rsidRPr="00B92532">
          <w:t xml:space="preserve"> themselves in terms of gender…managers are inclined to award, promote or support employees </w:t>
        </w:r>
        <w:proofErr w:type="gramStart"/>
        <w:r w:rsidRPr="00B92532">
          <w:t>similar to</w:t>
        </w:r>
        <w:proofErr w:type="gramEnd"/>
        <w:r w:rsidRPr="00B92532">
          <w:t xml:space="preserve"> them </w:t>
        </w:r>
        <w:proofErr w:type="gramStart"/>
        <w:r w:rsidRPr="00B92532">
          <w:t>with regard to</w:t>
        </w:r>
        <w:proofErr w:type="gramEnd"/>
        <w:r w:rsidRPr="00B92532">
          <w:t xml:space="preserve"> gender” (</w:t>
        </w:r>
        <w:proofErr w:type="spellStart"/>
        <w:r w:rsidRPr="00B92532">
          <w:t>Stojmenovska</w:t>
        </w:r>
        <w:proofErr w:type="spellEnd"/>
        <w:r w:rsidRPr="00B92532">
          <w:t xml:space="preserve"> 2019:739–740</w:t>
        </w:r>
        <w:proofErr w:type="gramStart"/>
        <w:r w:rsidRPr="00B92532">
          <w:t>) .</w:t>
        </w:r>
        <w:proofErr w:type="gramEnd"/>
      </w:ins>
    </w:p>
    <w:p w14:paraId="084419A6" w14:textId="77777777" w:rsidR="002C466A" w:rsidRPr="00B92532" w:rsidRDefault="002C466A">
      <w:pPr>
        <w:rPr>
          <w:ins w:id="11459" w:author="Mosi Adesina Ifatunji" w:date="2025-07-10T18:25:00Z" w16du:dateUtc="2025-07-10T23:25:00Z"/>
        </w:rPr>
        <w:pPrChange w:id="11460" w:author="Mosi Adesina Ifatunji" w:date="2025-10-21T19:50:00Z" w16du:dateUtc="2025-10-22T00:50:00Z">
          <w:pPr>
            <w:spacing w:before="100" w:beforeAutospacing="1" w:after="100" w:afterAutospacing="1"/>
          </w:pPr>
        </w:pPrChange>
      </w:pPr>
    </w:p>
    <w:p w14:paraId="3798AE07" w14:textId="77777777" w:rsidR="002C466A" w:rsidRPr="00B92532" w:rsidRDefault="002C466A">
      <w:pPr>
        <w:rPr>
          <w:ins w:id="11461" w:author="Mosi Adesina Ifatunji" w:date="2025-07-10T18:25:00Z" w16du:dateUtc="2025-07-10T23:25:00Z"/>
        </w:rPr>
        <w:pPrChange w:id="11462" w:author="Mosi Adesina Ifatunji" w:date="2025-10-21T19:50:00Z" w16du:dateUtc="2025-10-22T00:50:00Z">
          <w:pPr>
            <w:spacing w:before="100" w:beforeAutospacing="1" w:after="100" w:afterAutospacing="1"/>
          </w:pPr>
        </w:pPrChange>
      </w:pPr>
      <w:ins w:id="11463" w:author="Mosi Adesina Ifatunji" w:date="2025-07-10T18:25:00Z" w16du:dateUtc="2025-07-10T23:25:00Z">
        <w:r w:rsidRPr="00B92532">
          <w:t xml:space="preserve">“Women may hold a weaker or no bias against female workers, or support equity efforts because they have experienced inequality themselves. Finally, the mere presence of women in management—especially in high shares—may diminish the salience of gender as a category at the workplace, thereby reducing gender stereotypes…the presence of managers similar in gender terms is expected to increase access to networks of power, through which employees can gain specific human capital relevant for the job, or increase their bargaining power in the </w:t>
        </w:r>
        <w:r w:rsidRPr="00B92532">
          <w:lastRenderedPageBreak/>
          <w:t>reward distribution process…This means that an increase in the share of women in management at the workplace would on average benefit women in subordinate positions because these employees would have more role model managers who support and mentor them” (</w:t>
        </w:r>
        <w:proofErr w:type="spellStart"/>
        <w:r w:rsidRPr="00B92532">
          <w:t>Stojmenovska</w:t>
        </w:r>
        <w:proofErr w:type="spellEnd"/>
        <w:r w:rsidRPr="00B92532">
          <w:t xml:space="preserve"> 2019:740) .</w:t>
        </w:r>
      </w:ins>
    </w:p>
    <w:p w14:paraId="77590946" w14:textId="77777777" w:rsidR="002C466A" w:rsidRPr="00B92532" w:rsidRDefault="002C466A">
      <w:pPr>
        <w:rPr>
          <w:ins w:id="11464" w:author="Mosi Adesina Ifatunji" w:date="2025-07-10T18:25:00Z" w16du:dateUtc="2025-07-10T23:25:00Z"/>
        </w:rPr>
        <w:pPrChange w:id="11465" w:author="Mosi Adesina Ifatunji" w:date="2025-10-21T19:50:00Z" w16du:dateUtc="2025-10-22T00:50:00Z">
          <w:pPr>
            <w:spacing w:before="100" w:beforeAutospacing="1" w:after="100" w:afterAutospacing="1"/>
          </w:pPr>
        </w:pPrChange>
      </w:pPr>
    </w:p>
    <w:p w14:paraId="2DC5AE41" w14:textId="77777777" w:rsidR="002C466A" w:rsidRPr="00B92532" w:rsidRDefault="002C466A">
      <w:pPr>
        <w:rPr>
          <w:ins w:id="11466" w:author="Mosi Adesina Ifatunji" w:date="2025-07-10T18:25:00Z" w16du:dateUtc="2025-07-10T23:25:00Z"/>
        </w:rPr>
        <w:pPrChange w:id="11467" w:author="Mosi Adesina Ifatunji" w:date="2025-10-21T19:50:00Z" w16du:dateUtc="2025-10-22T00:50:00Z">
          <w:pPr>
            <w:spacing w:before="100" w:beforeAutospacing="1" w:after="100" w:afterAutospacing="1"/>
          </w:pPr>
        </w:pPrChange>
      </w:pPr>
      <w:ins w:id="11468" w:author="Mosi Adesina Ifatunji" w:date="2025-07-10T18:25:00Z" w16du:dateUtc="2025-07-10T23:25:00Z">
        <w:r w:rsidRPr="00B92532">
          <w:t>“While there is some experimental evidence for the existence of the queen bee syndrome, studies that deal with the question at hand generally find that in workplaces with larger shares of women in management, the gender gap in earnings among non‐managerial employees is smaller (see, e.g., Cardoso &amp; Winter‐</w:t>
        </w:r>
        <w:proofErr w:type="spellStart"/>
        <w:r w:rsidRPr="00B92532">
          <w:t>Ebmer</w:t>
        </w:r>
        <w:proofErr w:type="spellEnd"/>
        <w:r w:rsidRPr="00B92532">
          <w:t xml:space="preserve">, 2010; Cohen &amp; Huffman, 2007; Hultin &amp; </w:t>
        </w:r>
        <w:proofErr w:type="spellStart"/>
        <w:r w:rsidRPr="00B92532">
          <w:t>Szulkin</w:t>
        </w:r>
        <w:proofErr w:type="spellEnd"/>
        <w:r w:rsidRPr="00B92532">
          <w:t>, 1999)” (</w:t>
        </w:r>
        <w:proofErr w:type="spellStart"/>
        <w:r w:rsidRPr="00B92532">
          <w:t>Stojmenovska</w:t>
        </w:r>
        <w:proofErr w:type="spellEnd"/>
        <w:r w:rsidRPr="00B92532">
          <w:t xml:space="preserve"> 2019:740) .</w:t>
        </w:r>
      </w:ins>
    </w:p>
    <w:p w14:paraId="13BAB5C7" w14:textId="77777777" w:rsidR="002C466A" w:rsidRPr="00B92532" w:rsidRDefault="002C466A">
      <w:pPr>
        <w:rPr>
          <w:ins w:id="11469" w:author="Mosi Adesina Ifatunji" w:date="2025-07-10T18:25:00Z" w16du:dateUtc="2025-07-10T23:25:00Z"/>
        </w:rPr>
        <w:pPrChange w:id="11470" w:author="Mosi Adesina Ifatunji" w:date="2025-10-21T19:50:00Z" w16du:dateUtc="2025-10-22T00:50:00Z">
          <w:pPr>
            <w:spacing w:before="100" w:beforeAutospacing="1" w:after="100" w:afterAutospacing="1"/>
          </w:pPr>
        </w:pPrChange>
      </w:pPr>
    </w:p>
    <w:p w14:paraId="7CDC55AD" w14:textId="77777777" w:rsidR="002C466A" w:rsidRPr="00B92532" w:rsidRDefault="002C466A">
      <w:pPr>
        <w:rPr>
          <w:ins w:id="11471" w:author="Mosi Adesina Ifatunji" w:date="2025-07-10T18:25:00Z" w16du:dateUtc="2025-07-10T23:25:00Z"/>
        </w:rPr>
        <w:pPrChange w:id="11472" w:author="Mosi Adesina Ifatunji" w:date="2025-10-21T19:50:00Z" w16du:dateUtc="2025-10-22T00:50:00Z">
          <w:pPr>
            <w:spacing w:before="100" w:beforeAutospacing="1" w:after="100" w:afterAutospacing="1"/>
          </w:pPr>
        </w:pPrChange>
      </w:pPr>
      <w:ins w:id="11473" w:author="Mosi Adesina Ifatunji" w:date="2025-07-10T18:25:00Z" w16du:dateUtc="2025-07-10T23:25:00Z">
        <w:r w:rsidRPr="00B92532">
          <w:t xml:space="preserve">“Table 5 reports the results from the workplace‐fixed time‐fixed effects regression analysis…The coefficients for the share of women managers and its interaction with employee gender suggest that an increase in the share of women in management decreases the average earnings of men and increases those of women. The magnitude of these effects decreases with the addition of the control variables in the subsequent </w:t>
        </w:r>
        <w:proofErr w:type="gramStart"/>
        <w:r w:rsidRPr="00B92532">
          <w:t>models, but</w:t>
        </w:r>
        <w:proofErr w:type="gramEnd"/>
        <w:r w:rsidRPr="00B92532">
          <w:t xml:space="preserve"> remains substantial in Model 3. In Model 3, the coefficient for the employee gender represents the average difference in weekly earnings between women and men at 0 percentage point increase in the share of female managers, controlling for other employee and workplace characteristics. This coefficient means that on average, in workplaces with no increase in the share of women managers, women earn about </w:t>
        </w:r>
        <w:proofErr w:type="gramStart"/>
        <w:r w:rsidRPr="00B92532">
          <w:t>72 pound</w:t>
        </w:r>
        <w:proofErr w:type="gramEnd"/>
        <w:r w:rsidRPr="00B92532">
          <w:t xml:space="preserve"> sterling per week less than comparable men. The coefficient for share of female managers at the workplace is the average effect of 1 percentage point increase in the share of women managers on men’s weekly earnings. On average, men’s earnings decrease by </w:t>
        </w:r>
        <w:proofErr w:type="gramStart"/>
        <w:r w:rsidRPr="00B92532">
          <w:t>0.245 pound</w:t>
        </w:r>
        <w:proofErr w:type="gramEnd"/>
        <w:r w:rsidRPr="00B92532">
          <w:t xml:space="preserve"> sterling per week with each percentage point increase in the share of women in management. To obtain the effect of 1 percentage point increase of share of female managers on the earnings of women, one needs to add the interaction effect to the main effect of share of female managers, obtaining an effect of </w:t>
        </w:r>
        <w:proofErr w:type="gramStart"/>
        <w:r w:rsidRPr="00B92532">
          <w:t>0.08 pound</w:t>
        </w:r>
        <w:proofErr w:type="gramEnd"/>
        <w:r w:rsidRPr="00B92532">
          <w:t xml:space="preserve"> sterling. This value means that on average, women’s earnings increase by </w:t>
        </w:r>
        <w:proofErr w:type="gramStart"/>
        <w:r w:rsidRPr="00B92532">
          <w:t>0.08 pound</w:t>
        </w:r>
        <w:proofErr w:type="gramEnd"/>
        <w:r w:rsidRPr="00B92532">
          <w:t xml:space="preserve"> sterling per week with each percentage point increase in the share of women in management” (</w:t>
        </w:r>
        <w:proofErr w:type="spellStart"/>
        <w:r w:rsidRPr="00B92532">
          <w:t>Stojmenovska</w:t>
        </w:r>
        <w:proofErr w:type="spellEnd"/>
        <w:r w:rsidRPr="00B92532">
          <w:t xml:space="preserve"> 2019:751</w:t>
        </w:r>
        <w:proofErr w:type="gramStart"/>
        <w:r w:rsidRPr="00B92532">
          <w:t>) .</w:t>
        </w:r>
        <w:proofErr w:type="gramEnd"/>
      </w:ins>
    </w:p>
    <w:p w14:paraId="2BCFCB81" w14:textId="77777777" w:rsidR="002C466A" w:rsidRPr="00B92532" w:rsidRDefault="002C466A">
      <w:pPr>
        <w:rPr>
          <w:ins w:id="11474" w:author="Mosi Adesina Ifatunji" w:date="2025-07-10T18:25:00Z" w16du:dateUtc="2025-07-10T23:25:00Z"/>
        </w:rPr>
        <w:pPrChange w:id="11475" w:author="Mosi Adesina Ifatunji" w:date="2025-10-21T19:50:00Z" w16du:dateUtc="2025-10-22T00:50:00Z">
          <w:pPr>
            <w:spacing w:before="100" w:beforeAutospacing="1" w:after="100" w:afterAutospacing="1"/>
          </w:pPr>
        </w:pPrChange>
      </w:pPr>
    </w:p>
    <w:p w14:paraId="7E78BDAA" w14:textId="13BA2543" w:rsidR="002C466A" w:rsidRPr="00B92532" w:rsidRDefault="002C466A">
      <w:pPr>
        <w:rPr>
          <w:ins w:id="11476" w:author="Mosi Adesina Ifatunji" w:date="2025-07-10T18:25:00Z" w16du:dateUtc="2025-07-10T23:25:00Z"/>
        </w:rPr>
        <w:pPrChange w:id="11477" w:author="Mosi Adesina Ifatunji" w:date="2025-10-21T19:50:00Z" w16du:dateUtc="2025-10-22T00:50:00Z">
          <w:pPr>
            <w:spacing w:before="100" w:beforeAutospacing="1" w:after="100" w:afterAutospacing="1"/>
          </w:pPr>
        </w:pPrChange>
      </w:pPr>
      <w:ins w:id="11478" w:author="Mosi Adesina Ifatunji" w:date="2025-07-10T18:25:00Z" w16du:dateUtc="2025-07-10T23:25:00Z">
        <w:r w:rsidRPr="00B92532">
          <w:t xml:space="preserve">“Figure 1 shows that in workplaces at which the share of women in management did not increase between 2004 and 2011 (0 percentage points on the x‐axis), men on average earn notably more than women. As we move along the x‐axis from 0 to 100 percentage point increase in share of female managers, the average weekly earnings of women increase and those of men decrease. At a </w:t>
        </w:r>
        <w:proofErr w:type="gramStart"/>
        <w:r w:rsidRPr="00B92532">
          <w:t>100 percentage</w:t>
        </w:r>
        <w:proofErr w:type="gramEnd"/>
        <w:r w:rsidRPr="00B92532">
          <w:t xml:space="preserve"> point increase in the share of women in management, the gender gap in earnings remains significant but is substantially decreased” (</w:t>
        </w:r>
        <w:r w:rsidRPr="00B92532">
          <w:rPr>
            <w:i/>
            <w:iCs/>
          </w:rPr>
          <w:t>Figure 1, p. 752</w:t>
        </w:r>
        <w:proofErr w:type="gramStart"/>
        <w:r w:rsidRPr="00B92532">
          <w:t>) .</w:t>
        </w:r>
        <w:proofErr w:type="gramEnd"/>
      </w:ins>
    </w:p>
    <w:p w14:paraId="22F2780C" w14:textId="5CD9B701" w:rsidR="002C466A" w:rsidRPr="00B92532" w:rsidRDefault="002C466A">
      <w:pPr>
        <w:rPr>
          <w:ins w:id="11479" w:author="Mosi Adesina Ifatunji" w:date="2025-07-10T18:25:00Z" w16du:dateUtc="2025-07-10T23:25:00Z"/>
        </w:rPr>
        <w:pPrChange w:id="11480" w:author="Mosi Adesina Ifatunji" w:date="2025-10-21T19:50:00Z" w16du:dateUtc="2025-10-22T00:50:00Z">
          <w:pPr>
            <w:spacing w:before="100" w:beforeAutospacing="1" w:after="100" w:afterAutospacing="1"/>
          </w:pPr>
        </w:pPrChange>
      </w:pPr>
      <w:ins w:id="11481" w:author="Mosi Adesina Ifatunji" w:date="2025-07-10T18:25:00Z" w16du:dateUtc="2025-07-10T23:25:00Z">
        <w:r w:rsidRPr="00B92532">
          <w:t>“The reduction in the gender earnings gap owing to an increased share of women in management at the workplace is due to a decrease in the average earnings of men, more so than an increase in the average earnings of women. The larger magnitude of the average effect for men (−</w:t>
        </w:r>
        <w:proofErr w:type="gramStart"/>
        <w:r w:rsidRPr="00B92532">
          <w:t>0.245 pound</w:t>
        </w:r>
        <w:proofErr w:type="gramEnd"/>
        <w:r w:rsidRPr="00B92532">
          <w:t xml:space="preserve"> sterling) than the one for women (</w:t>
        </w:r>
        <w:proofErr w:type="gramStart"/>
        <w:r w:rsidRPr="00B92532">
          <w:t>0.08 pound</w:t>
        </w:r>
        <w:proofErr w:type="gramEnd"/>
        <w:r w:rsidRPr="00B92532">
          <w:t xml:space="preserve"> sterling) is reflected clearly in the steeper downward slope of the solid line compared to the flatter upward slope of the dashed line in Figure 1” (</w:t>
        </w:r>
        <w:proofErr w:type="spellStart"/>
        <w:r w:rsidRPr="00B92532">
          <w:t>Stojmenovska</w:t>
        </w:r>
        <w:proofErr w:type="spellEnd"/>
        <w:r w:rsidRPr="00B92532">
          <w:t xml:space="preserve"> 2019:752</w:t>
        </w:r>
        <w:proofErr w:type="gramStart"/>
        <w:r w:rsidRPr="00B92532">
          <w:t>) .</w:t>
        </w:r>
        <w:proofErr w:type="gramEnd"/>
      </w:ins>
    </w:p>
    <w:p w14:paraId="1137BEEF" w14:textId="1FC06B68" w:rsidR="002C466A" w:rsidRPr="00B92532" w:rsidRDefault="002C466A">
      <w:pPr>
        <w:rPr>
          <w:ins w:id="11482" w:author="Mosi Adesina Ifatunji" w:date="2025-07-10T18:25:00Z" w16du:dateUtc="2025-07-10T23:25:00Z"/>
        </w:rPr>
        <w:pPrChange w:id="11483" w:author="Mosi Adesina Ifatunji" w:date="2025-10-21T19:50:00Z" w16du:dateUtc="2025-10-22T00:50:00Z">
          <w:pPr>
            <w:spacing w:before="100" w:beforeAutospacing="1" w:after="100" w:afterAutospacing="1"/>
          </w:pPr>
        </w:pPrChange>
      </w:pPr>
      <w:ins w:id="11484" w:author="Mosi Adesina Ifatunji" w:date="2025-07-10T18:25:00Z" w16du:dateUtc="2025-07-10T23:25:00Z">
        <w:r w:rsidRPr="00B92532">
          <w:lastRenderedPageBreak/>
          <w:t>“The analyses by type of pay determination system showed that women reduce the gender gap in earnings also in workplaces where one is sure to have pay set by management. Given the variation in how the gender pay gap is affected with the increase of the share of women in management, the presence of the effect of the gender composition of management on the gender earnings gap is coupled with the way pay of non‐managerial employees is determined. Women managers do not decrease the gender gap in earnings across all pay determination systems. Before one concludes…that women managers do decrease the gender gap in earnings but largely at the detriment of men’s wages, it is important to note that in workplaces which reported to have pay set by the management at the workplace itself…an increased share of women in management decreases the gender gap in earnings largely by increasing women’s average earnings and not decreasing those of men” (</w:t>
        </w:r>
        <w:proofErr w:type="spellStart"/>
        <w:r w:rsidRPr="00B92532">
          <w:t>Stojmenovska</w:t>
        </w:r>
        <w:proofErr w:type="spellEnd"/>
        <w:r w:rsidRPr="00B92532">
          <w:t xml:space="preserve"> 2019:756) .</w:t>
        </w:r>
      </w:ins>
    </w:p>
    <w:p w14:paraId="22A49A56" w14:textId="77777777" w:rsidR="002C466A" w:rsidRPr="00B92532" w:rsidRDefault="002C466A">
      <w:pPr>
        <w:rPr>
          <w:ins w:id="11485" w:author="Mosi Adesina Ifatunji" w:date="2025-07-10T18:26:00Z" w16du:dateUtc="2025-07-10T23:26:00Z"/>
        </w:rPr>
        <w:pPrChange w:id="11486" w:author="Mosi Adesina Ifatunji" w:date="2025-10-21T19:50:00Z" w16du:dateUtc="2025-10-22T00:50:00Z">
          <w:pPr>
            <w:spacing w:before="100" w:beforeAutospacing="1" w:after="100" w:afterAutospacing="1"/>
          </w:pPr>
        </w:pPrChange>
      </w:pPr>
      <w:ins w:id="11487" w:author="Mosi Adesina Ifatunji" w:date="2025-07-10T18:25:00Z" w16du:dateUtc="2025-07-10T23:25:00Z">
        <w:r w:rsidRPr="00B92532">
          <w:t xml:space="preserve">“Women managers may reduce the gender earnings gap due to their </w:t>
        </w:r>
        <w:proofErr w:type="spellStart"/>
        <w:r w:rsidRPr="00B92532">
          <w:t>homophilous</w:t>
        </w:r>
        <w:proofErr w:type="spellEnd"/>
        <w:r w:rsidRPr="00B92532">
          <w:t xml:space="preserve"> preferences, or absence of bias against female employees. The effect could also occur through role modelling and female employees’ better access to networks of power. These explanations are not competing and likely operate simultaneously. While I have not been able to adjudicate which of them has most merit and when, one can at the minimum conclude that this article provides no evidence for either of the competing theories. Contrary to what one would expect based on status characteristics theory, gender does appear to be a meaningful category. Given that women managers increase, rather than decrease, the wages of women, the findings do not provide evidence for a queen bee syndrome” (</w:t>
        </w:r>
        <w:proofErr w:type="spellStart"/>
        <w:r w:rsidRPr="00B92532">
          <w:t>Stojmenovska</w:t>
        </w:r>
        <w:proofErr w:type="spellEnd"/>
        <w:r w:rsidRPr="00B92532">
          <w:t xml:space="preserve"> 2019:756</w:t>
        </w:r>
        <w:proofErr w:type="gramStart"/>
        <w:r w:rsidRPr="00B92532">
          <w:t>) .</w:t>
        </w:r>
      </w:ins>
      <w:proofErr w:type="gramEnd"/>
    </w:p>
    <w:p w14:paraId="3D5556F9" w14:textId="77777777" w:rsidR="002C466A" w:rsidRPr="00B92532" w:rsidRDefault="002C466A">
      <w:pPr>
        <w:rPr>
          <w:ins w:id="11488" w:author="Mosi Adesina Ifatunji" w:date="2025-07-10T18:26:00Z" w16du:dateUtc="2025-07-10T23:26:00Z"/>
        </w:rPr>
        <w:pPrChange w:id="11489" w:author="Mosi Adesina Ifatunji" w:date="2025-10-21T19:50:00Z" w16du:dateUtc="2025-10-22T00:50:00Z">
          <w:pPr>
            <w:spacing w:before="100" w:beforeAutospacing="1" w:after="100" w:afterAutospacing="1"/>
          </w:pPr>
        </w:pPrChange>
      </w:pPr>
    </w:p>
    <w:p w14:paraId="11F591DE" w14:textId="2638CB7A" w:rsidR="00FC298D" w:rsidRPr="00B92532" w:rsidRDefault="00FC298D">
      <w:pPr>
        <w:rPr>
          <w:ins w:id="11490" w:author="Mosi Adesina Ifatunji" w:date="2025-07-10T18:28:00Z" w16du:dateUtc="2025-07-10T23:28:00Z"/>
        </w:rPr>
        <w:pPrChange w:id="11491" w:author="Mosi Adesina Ifatunji" w:date="2025-10-21T19:50:00Z" w16du:dateUtc="2025-10-22T00:50:00Z">
          <w:pPr>
            <w:spacing w:before="100" w:beforeAutospacing="1" w:after="100" w:afterAutospacing="1"/>
          </w:pPr>
        </w:pPrChange>
      </w:pPr>
      <w:ins w:id="11492" w:author="Mosi Adesina Ifatunji" w:date="2025-07-10T18:28:00Z" w16du:dateUtc="2025-07-10T23:28:00Z">
        <w:r w:rsidRPr="00B92532">
          <w:t xml:space="preserve">Morela Hernandez, Derek R. Avery, Sabrina D. Volpone, and Cheryl R. Kaiser’s experimental studies provide direct evidence that racialized expectations and stereotypes—rooted in prescriptive views of who “deserves” resources—shape salary negotiation outcomes, penalizing Black job seekers for behavior seen as legitimate from white candidates. Their findings show that Black professionals face lower salary offers and greater resistance when they negotiate assertively, especially from evaluators higher in racial bias. This empirically supports Ray’s argument that organizations encode racial schemas into bureaucratic </w:t>
        </w:r>
        <w:proofErr w:type="gramStart"/>
        <w:r w:rsidRPr="00B92532">
          <w:t>practices, and</w:t>
        </w:r>
        <w:proofErr w:type="gramEnd"/>
        <w:r w:rsidRPr="00B92532">
          <w:t xml:space="preserve"> demonstrates Hambrick and Mason’s insight that leader dispositions drive key workplace decisions (Hernandez et al. 2019:581–588</w:t>
        </w:r>
        <w:proofErr w:type="gramStart"/>
        <w:r w:rsidRPr="00B92532">
          <w:t>) .</w:t>
        </w:r>
        <w:proofErr w:type="gramEnd"/>
      </w:ins>
    </w:p>
    <w:p w14:paraId="6516EFC6" w14:textId="517E1A0B" w:rsidR="00FC298D" w:rsidRPr="00B92532" w:rsidRDefault="00FC298D">
      <w:pPr>
        <w:rPr>
          <w:ins w:id="11493" w:author="Mosi Adesina Ifatunji" w:date="2025-07-10T18:28:00Z" w16du:dateUtc="2025-07-10T23:28:00Z"/>
        </w:rPr>
        <w:pPrChange w:id="11494" w:author="Mosi Adesina Ifatunji" w:date="2025-10-21T19:50:00Z" w16du:dateUtc="2025-10-22T00:50:00Z">
          <w:pPr>
            <w:spacing w:before="100" w:beforeAutospacing="1" w:after="100" w:afterAutospacing="1"/>
          </w:pPr>
        </w:pPrChange>
      </w:pPr>
      <w:ins w:id="11495" w:author="Mosi Adesina Ifatunji" w:date="2025-07-10T18:28:00Z" w16du:dateUtc="2025-07-10T23:28:00Z">
        <w:r w:rsidRPr="00B92532">
          <w:t xml:space="preserve">“Across three studies, we theorize and find that Black job seekers are expected to negotiate less than their White counterparts and are penalized in negotiations with lower salary outcomes when this expectation is violated; especially when they negotiate with an evaluator who is more racially biased (i.e., higher in social dominance orientation)… Black negotiators who behave in </w:t>
        </w:r>
        <w:proofErr w:type="spellStart"/>
        <w:r w:rsidRPr="00B92532">
          <w:t>counterstereotypical</w:t>
        </w:r>
        <w:proofErr w:type="spellEnd"/>
        <w:r w:rsidRPr="00B92532">
          <w:t xml:space="preserve"> ways encounter greater resistance and more unfavorable outcomes from more biased evaluators” (Hernandez et al. 2019:581) .</w:t>
        </w:r>
      </w:ins>
    </w:p>
    <w:p w14:paraId="6B786513" w14:textId="6AAD5182" w:rsidR="00FC298D" w:rsidRPr="00B92532" w:rsidRDefault="00FC298D">
      <w:pPr>
        <w:rPr>
          <w:ins w:id="11496" w:author="Mosi Adesina Ifatunji" w:date="2025-07-10T18:28:00Z" w16du:dateUtc="2025-07-10T23:28:00Z"/>
        </w:rPr>
        <w:pPrChange w:id="11497" w:author="Mosi Adesina Ifatunji" w:date="2025-10-21T19:50:00Z" w16du:dateUtc="2025-10-22T00:50:00Z">
          <w:pPr>
            <w:spacing w:before="100" w:beforeAutospacing="1" w:after="100" w:afterAutospacing="1"/>
          </w:pPr>
        </w:pPrChange>
      </w:pPr>
      <w:ins w:id="11498" w:author="Mosi Adesina Ifatunji" w:date="2025-07-10T18:28:00Z" w16du:dateUtc="2025-07-10T23:28:00Z">
        <w:r w:rsidRPr="00B92532">
          <w:t xml:space="preserve">“Based on racial stereotypes that characterize Blacks as lazy, incompetent, or poor… job evaluators might anticipate Black job seekers to be less qualified and, therefore, expect less pay relative to White job seekers. In a similar vein, Ayres and Siegelman (1995) found that new car dealers often made inferences using the buyer’s race to formulate their offers; specifically, sellers offered significantly higher prices to Black, as compared to White, buyers… Yet, current understanding of the role of the organizational representative (i.e., the job evaluator) in Black–White bargaining contexts remains underdeveloped. For instance, do job evaluators have different expectations of Black versus White job seekers? Moreover, how </w:t>
        </w:r>
        <w:r w:rsidRPr="00B92532">
          <w:lastRenderedPageBreak/>
          <w:t>and why might these expectations create worse outcomes for Black versus White job seekers during salary negotiations?” (Hernandez et al. 2019:581</w:t>
        </w:r>
        <w:proofErr w:type="gramStart"/>
        <w:r w:rsidRPr="00B92532">
          <w:t>) .</w:t>
        </w:r>
        <w:proofErr w:type="gramEnd"/>
      </w:ins>
    </w:p>
    <w:p w14:paraId="68F3019F" w14:textId="62AB3BE7" w:rsidR="00FC298D" w:rsidRPr="00B92532" w:rsidRDefault="00FC298D">
      <w:pPr>
        <w:rPr>
          <w:ins w:id="11499" w:author="Mosi Adesina Ifatunji" w:date="2025-07-10T18:28:00Z" w16du:dateUtc="2025-07-10T23:28:00Z"/>
        </w:rPr>
        <w:pPrChange w:id="11500" w:author="Mosi Adesina Ifatunji" w:date="2025-10-21T19:50:00Z" w16du:dateUtc="2025-10-22T00:50:00Z">
          <w:pPr>
            <w:spacing w:before="100" w:beforeAutospacing="1" w:after="100" w:afterAutospacing="1"/>
          </w:pPr>
        </w:pPrChange>
      </w:pPr>
      <w:ins w:id="11501" w:author="Mosi Adesina Ifatunji" w:date="2025-07-10T18:28:00Z" w16du:dateUtc="2025-07-10T23:28:00Z">
        <w:r w:rsidRPr="00B92532">
          <w:t>“We theorize that Black job seekers who are seen as violating race-stereotypic expectations by bargaining in salary negotiations (i.e., violating the prescriptive stereotype that Blacks should not push for more…) will elicit fewer concessions and, therefore, less favorable outcomes than White negotiators. Across three studies using perceptions of expected, actual in-person, and controlled online simulated negotiations, we found consistent support for our theoretical arguments, demonstrating that race-based expectancies significantly affect negotiation processes and outcomes” (Hernandez et al. 2019:582</w:t>
        </w:r>
        <w:proofErr w:type="gramStart"/>
        <w:r w:rsidRPr="00B92532">
          <w:t>) .</w:t>
        </w:r>
        <w:proofErr w:type="gramEnd"/>
      </w:ins>
    </w:p>
    <w:p w14:paraId="4D922CB1" w14:textId="77777777" w:rsidR="00FC298D" w:rsidRPr="00B92532" w:rsidRDefault="00FC298D">
      <w:pPr>
        <w:rPr>
          <w:ins w:id="11502" w:author="Mosi Adesina Ifatunji" w:date="2025-07-10T18:28:00Z" w16du:dateUtc="2025-07-10T23:28:00Z"/>
        </w:rPr>
        <w:pPrChange w:id="11503" w:author="Mosi Adesina Ifatunji" w:date="2025-10-21T19:50:00Z" w16du:dateUtc="2025-10-22T00:50:00Z">
          <w:pPr>
            <w:spacing w:before="100" w:beforeAutospacing="1" w:after="100" w:afterAutospacing="1"/>
          </w:pPr>
        </w:pPrChange>
      </w:pPr>
      <w:ins w:id="11504" w:author="Mosi Adesina Ifatunji" w:date="2025-07-10T18:28:00Z" w16du:dateUtc="2025-07-10T23:28:00Z">
        <w:r w:rsidRPr="00B92532">
          <w:t>“Job evaluators who hold particularly strong racial biases might view Black job seekers as less likely to negotiate because they see Blacks as less deserving of higher salaries as compared to Whites (McConahay, 1983; Sidanius et al., 2000). Further, highly biased job evaluators might assume that Black job seekers will be unlikely to negotiate in the first place, as this fits with their belief that minorities are undeserving of better outcomes” (Hernandez et al. 2019:582</w:t>
        </w:r>
        <w:proofErr w:type="gramStart"/>
        <w:r w:rsidRPr="00B92532">
          <w:t>) .</w:t>
        </w:r>
        <w:proofErr w:type="gramEnd"/>
      </w:ins>
    </w:p>
    <w:p w14:paraId="7BC96CC5" w14:textId="77777777" w:rsidR="00FC298D" w:rsidRPr="00B92532" w:rsidRDefault="00FC298D">
      <w:pPr>
        <w:rPr>
          <w:ins w:id="11505" w:author="Mosi Adesina Ifatunji" w:date="2025-07-10T18:28:00Z" w16du:dateUtc="2025-07-10T23:28:00Z"/>
        </w:rPr>
        <w:pPrChange w:id="11506" w:author="Mosi Adesina Ifatunji" w:date="2025-10-21T19:50:00Z" w16du:dateUtc="2025-10-22T00:50:00Z">
          <w:pPr>
            <w:spacing w:before="100" w:beforeAutospacing="1" w:after="100" w:afterAutospacing="1"/>
          </w:pPr>
        </w:pPrChange>
      </w:pPr>
    </w:p>
    <w:p w14:paraId="43E04CDE" w14:textId="2E3F66FA" w:rsidR="00FC298D" w:rsidRPr="00B92532" w:rsidRDefault="00FC298D">
      <w:pPr>
        <w:rPr>
          <w:ins w:id="11507" w:author="Mosi Adesina Ifatunji" w:date="2025-07-10T18:28:00Z" w16du:dateUtc="2025-07-10T23:28:00Z"/>
        </w:rPr>
        <w:pPrChange w:id="11508" w:author="Mosi Adesina Ifatunji" w:date="2025-10-21T19:50:00Z" w16du:dateUtc="2025-10-22T00:50:00Z">
          <w:pPr>
            <w:spacing w:before="100" w:beforeAutospacing="1" w:after="100" w:afterAutospacing="1"/>
          </w:pPr>
        </w:pPrChange>
      </w:pPr>
      <w:ins w:id="11509" w:author="Mosi Adesina Ifatunji" w:date="2025-07-10T18:28:00Z" w16du:dateUtc="2025-07-10T23:28:00Z">
        <w:r w:rsidRPr="00B92532">
          <w:t>“The belief among racially biased job evaluators who hold race-stereotypic expectancies—that Black individuals should be less apt to negotiate, or perhaps even disinclined to negotiate at all—creates a backdrop against which any actual bargaining that takes place will be assessed… the application of a prescriptive stereotype to Black negotiators (i.e., they do not deserve to negotiate for higher salaries) can produce negative salary outcomes when these individuals do not conform” (Hernandez et al. 2019:583) .</w:t>
        </w:r>
      </w:ins>
    </w:p>
    <w:p w14:paraId="69C8A7E0" w14:textId="1971669D" w:rsidR="00FC298D" w:rsidRPr="00B92532" w:rsidRDefault="00FC298D">
      <w:pPr>
        <w:rPr>
          <w:ins w:id="11510" w:author="Mosi Adesina Ifatunji" w:date="2025-07-10T18:28:00Z" w16du:dateUtc="2025-07-10T23:28:00Z"/>
        </w:rPr>
        <w:pPrChange w:id="11511" w:author="Mosi Adesina Ifatunji" w:date="2025-10-21T19:50:00Z" w16du:dateUtc="2025-10-22T00:50:00Z">
          <w:pPr>
            <w:spacing w:before="100" w:beforeAutospacing="1" w:after="100" w:afterAutospacing="1"/>
          </w:pPr>
        </w:pPrChange>
      </w:pPr>
      <w:ins w:id="11512" w:author="Mosi Adesina Ifatunji" w:date="2025-07-10T18:28:00Z" w16du:dateUtc="2025-07-10T23:28:00Z">
        <w:r w:rsidRPr="00B92532">
          <w:t xml:space="preserve">“Backlash effects are social and economic punishments for engaging in behavior that is inconsistent with that expected for members of one’s social identity group (Rudman &amp; Phelan, </w:t>
        </w:r>
        <w:proofErr w:type="gramStart"/>
        <w:r w:rsidRPr="00B92532">
          <w:t>2008)…</w:t>
        </w:r>
        <w:proofErr w:type="gramEnd"/>
        <w:r w:rsidRPr="00B92532">
          <w:t xml:space="preserve"> Those who perceive others engaging in </w:t>
        </w:r>
        <w:proofErr w:type="spellStart"/>
        <w:r w:rsidRPr="00B92532">
          <w:t>counterstereotypical</w:t>
        </w:r>
        <w:proofErr w:type="spellEnd"/>
        <w:r w:rsidRPr="00B92532">
          <w:t xml:space="preserve"> behavior (e.g., a Black job seeker negotiating) are likely to act in ways that punish the deviant personally and reinforce the stereotypical expectancy the job seeker has violated. We predict that expectancy violation will create backlash effects such that job evaluators negotiating with Black job seekers will be less inclined to make concessions, confining salaries to the lower end of the spectrum” (Hernandez et al. 2019:583</w:t>
        </w:r>
        <w:proofErr w:type="gramStart"/>
        <w:r w:rsidRPr="00B92532">
          <w:t>) .</w:t>
        </w:r>
        <w:proofErr w:type="gramEnd"/>
      </w:ins>
    </w:p>
    <w:p w14:paraId="2B593A41" w14:textId="7DEC8235" w:rsidR="00FC298D" w:rsidRPr="00B92532" w:rsidRDefault="00FC298D">
      <w:pPr>
        <w:rPr>
          <w:ins w:id="11513" w:author="Mosi Adesina Ifatunji" w:date="2025-07-10T18:28:00Z" w16du:dateUtc="2025-07-10T23:28:00Z"/>
        </w:rPr>
        <w:pPrChange w:id="11514" w:author="Mosi Adesina Ifatunji" w:date="2025-10-21T19:50:00Z" w16du:dateUtc="2025-10-22T00:50:00Z">
          <w:pPr>
            <w:spacing w:before="100" w:beforeAutospacing="1" w:after="100" w:afterAutospacing="1"/>
          </w:pPr>
        </w:pPrChange>
      </w:pPr>
      <w:ins w:id="11515" w:author="Mosi Adesina Ifatunji" w:date="2025-07-10T18:28:00Z" w16du:dateUtc="2025-07-10T23:28:00Z">
        <w:r w:rsidRPr="00B92532">
          <w:t>“Study 1…found that more biased evaluators expect Black job seekers to negotiate less as compared to White job seekers. When Black negotiators violate those expectations, evaluators award them lower starting salaries (Study 2), which appears to occur because evaluators become more resistant to making concessions to Black than to White job seekers (Study 3)… Black negotiators attain lower starting salaries when they are perceived as negotiating more, though no such effect was present for White negotiators… this penalization for negotiating more is limited to outcomes wherein there is direct opposition in the interests of the two negotiating parties (i.e., distributive outcomes)” (Hernandez et al. 2019:581, 591) .</w:t>
        </w:r>
      </w:ins>
    </w:p>
    <w:p w14:paraId="7AE5A116" w14:textId="1D515206" w:rsidR="00FC298D" w:rsidRPr="00B92532" w:rsidRDefault="00FC298D">
      <w:pPr>
        <w:rPr>
          <w:ins w:id="11516" w:author="Mosi Adesina Ifatunji" w:date="2025-07-10T18:28:00Z" w16du:dateUtc="2025-07-10T23:28:00Z"/>
        </w:rPr>
        <w:pPrChange w:id="11517" w:author="Mosi Adesina Ifatunji" w:date="2025-10-21T19:50:00Z" w16du:dateUtc="2025-10-22T00:50:00Z">
          <w:pPr>
            <w:spacing w:before="100" w:beforeAutospacing="1" w:after="100" w:afterAutospacing="1"/>
          </w:pPr>
        </w:pPrChange>
      </w:pPr>
      <w:ins w:id="11518" w:author="Mosi Adesina Ifatunji" w:date="2025-07-10T18:28:00Z" w16du:dateUtc="2025-07-10T23:28:00Z">
        <w:r w:rsidRPr="00B92532">
          <w:t xml:space="preserve">“When these race-stereotypic expectancies are violated during actual negotiations, job evaluators are less willing to make concessions and, ultimately, assign Black job seekers significantly lower starting salaries than White job seekers. These insights have implications to </w:t>
        </w:r>
        <w:proofErr w:type="gramStart"/>
        <w:r w:rsidRPr="00B92532">
          <w:t>a number of</w:t>
        </w:r>
        <w:proofErr w:type="gramEnd"/>
        <w:r w:rsidRPr="00B92532">
          <w:t xml:space="preserve"> fields related to race-stereotypic expectancies and the factors that affect processes and outcomes in salary negotiations” (Hernandez et al. 2019:587</w:t>
        </w:r>
        <w:proofErr w:type="gramStart"/>
        <w:r w:rsidRPr="00B92532">
          <w:t>) .</w:t>
        </w:r>
        <w:proofErr w:type="gramEnd"/>
      </w:ins>
    </w:p>
    <w:p w14:paraId="1EE3B547" w14:textId="3A40A884" w:rsidR="00FC298D" w:rsidRPr="00B92532" w:rsidRDefault="00FC298D">
      <w:pPr>
        <w:rPr>
          <w:ins w:id="11519" w:author="Mosi Adesina Ifatunji" w:date="2025-07-10T18:28:00Z" w16du:dateUtc="2025-07-10T23:28:00Z"/>
        </w:rPr>
        <w:pPrChange w:id="11520" w:author="Mosi Adesina Ifatunji" w:date="2025-10-21T19:50:00Z" w16du:dateUtc="2025-10-22T00:50:00Z">
          <w:pPr>
            <w:spacing w:before="100" w:beforeAutospacing="1" w:after="100" w:afterAutospacing="1"/>
          </w:pPr>
        </w:pPrChange>
      </w:pPr>
      <w:ins w:id="11521" w:author="Mosi Adesina Ifatunji" w:date="2025-07-10T18:28:00Z" w16du:dateUtc="2025-07-10T23:28:00Z">
        <w:r w:rsidRPr="00B92532">
          <w:lastRenderedPageBreak/>
          <w:t>“Our research suggests that by addressing the less-recognized causes of racial pay inequality in the workplace, companies can attract a more diverse workforce and better leverage it (by compensating employees fairly and developing a reputation for doing so) in the quest to attain sustained competitive advantage” (Hernandez et al. 2019:588</w:t>
        </w:r>
        <w:proofErr w:type="gramStart"/>
        <w:r w:rsidRPr="00B92532">
          <w:t>) .</w:t>
        </w:r>
        <w:proofErr w:type="gramEnd"/>
      </w:ins>
    </w:p>
    <w:p w14:paraId="5191F37A" w14:textId="77777777" w:rsidR="002C466A" w:rsidRPr="00B92532" w:rsidRDefault="002C466A">
      <w:pPr>
        <w:rPr>
          <w:ins w:id="11522" w:author="Mosi Adesina Ifatunji" w:date="2025-07-10T18:26:00Z" w16du:dateUtc="2025-07-10T23:26:00Z"/>
        </w:rPr>
        <w:pPrChange w:id="11523" w:author="Mosi Adesina Ifatunji" w:date="2025-10-21T19:50:00Z" w16du:dateUtc="2025-10-22T00:50:00Z">
          <w:pPr>
            <w:spacing w:before="100" w:beforeAutospacing="1" w:after="100" w:afterAutospacing="1"/>
          </w:pPr>
        </w:pPrChange>
      </w:pPr>
    </w:p>
    <w:p w14:paraId="2F59A269" w14:textId="77777777" w:rsidR="002C466A" w:rsidRPr="00B92532" w:rsidRDefault="002C466A">
      <w:pPr>
        <w:rPr>
          <w:ins w:id="11524" w:author="Mosi Adesina Ifatunji" w:date="2025-07-10T18:28:00Z" w16du:dateUtc="2025-07-10T23:28:00Z"/>
        </w:rPr>
        <w:pPrChange w:id="11525" w:author="Mosi Adesina Ifatunji" w:date="2025-10-21T19:50:00Z" w16du:dateUtc="2025-10-22T00:50:00Z">
          <w:pPr>
            <w:spacing w:before="100" w:beforeAutospacing="1" w:after="100" w:afterAutospacing="1"/>
          </w:pPr>
        </w:pPrChange>
      </w:pPr>
    </w:p>
    <w:p w14:paraId="6D1DDD7A" w14:textId="64DFE15F" w:rsidR="00A656CD" w:rsidRPr="00B92532" w:rsidRDefault="00A656CD">
      <w:pPr>
        <w:rPr>
          <w:ins w:id="11526" w:author="Mosi Adesina Ifatunji" w:date="2025-07-10T18:30:00Z" w16du:dateUtc="2025-07-10T23:30:00Z"/>
        </w:rPr>
        <w:pPrChange w:id="11527" w:author="Mosi Adesina Ifatunji" w:date="2025-10-21T19:50:00Z" w16du:dateUtc="2025-10-22T00:50:00Z">
          <w:pPr>
            <w:spacing w:before="100" w:beforeAutospacing="1" w:after="100" w:afterAutospacing="1"/>
          </w:pPr>
        </w:pPrChange>
      </w:pPr>
      <w:ins w:id="11528" w:author="Mosi Adesina Ifatunji" w:date="2025-07-10T18:30:00Z" w16du:dateUtc="2025-07-10T23:30:00Z">
        <w:r w:rsidRPr="00B92532">
          <w:t xml:space="preserve">Lotte Holck’s ethnographic case study of a Danish municipal agency empirically demonstrates how organizational structures—including dual formal/informal hierarchies and continuous differentiation—embed and reproduce unequal opportunity, especially along ethnic and racial lines. Holck shows that even in organizations committed to diversity, managerial discretion, informal networks, and ambiguous authority structures systematically privilege majority group members and relegate minorities to devalued roles. This directly supports Ray’s argument that dominant group status functions as an invisible organizational </w:t>
        </w:r>
        <w:proofErr w:type="gramStart"/>
        <w:r w:rsidRPr="00B92532">
          <w:t>credential, and</w:t>
        </w:r>
        <w:proofErr w:type="gramEnd"/>
        <w:r w:rsidRPr="00B92532">
          <w:t xml:space="preserve"> aligns with Hambrick and Mason by revealing how structural and demographic leadership patterns shape outcomes and perpetuate inequality (Holck 2018:242–245, 251–256</w:t>
        </w:r>
        <w:proofErr w:type="gramStart"/>
        <w:r w:rsidRPr="00B92532">
          <w:t>) .</w:t>
        </w:r>
        <w:proofErr w:type="gramEnd"/>
      </w:ins>
    </w:p>
    <w:p w14:paraId="33FDA81F" w14:textId="4066B1CC" w:rsidR="00A656CD" w:rsidRPr="00B92532" w:rsidRDefault="00A656CD">
      <w:pPr>
        <w:rPr>
          <w:ins w:id="11529" w:author="Mosi Adesina Ifatunji" w:date="2025-07-10T18:30:00Z" w16du:dateUtc="2025-07-10T23:30:00Z"/>
        </w:rPr>
        <w:pPrChange w:id="11530" w:author="Mosi Adesina Ifatunji" w:date="2025-10-21T19:50:00Z" w16du:dateUtc="2025-10-22T00:50:00Z">
          <w:pPr>
            <w:spacing w:before="100" w:beforeAutospacing="1" w:after="100" w:afterAutospacing="1"/>
          </w:pPr>
        </w:pPrChange>
      </w:pPr>
      <w:ins w:id="11531" w:author="Mosi Adesina Ifatunji" w:date="2025-07-10T18:30:00Z" w16du:dateUtc="2025-07-10T23:30:00Z">
        <w:r w:rsidRPr="00B92532">
          <w:t>“This article applies classical concepts of organizational structure and extends them to contemporary challenges of diversity to explore why unequal opportunity structures persist in an organization despite its commitment to diversity and employing highly skilled ethnic minority employees… inequality is sustained by inadequate integration methods that merge a formal–informal hierarchy, which results in peer competition and majority elites. The structural approach to organizational diversity developed in this article nuances the current research on diversity that is predominantly concerned with employee experiences of inequality in an organizational structural landscape perceived as fixed and stable. This study offers a dynamic view of organizational structure based on how it is experienced, navigated, and reshaped by employees of different ethnicities. Linking micro-interactions to structural triggers and outcomes points to situated caveats about inequalities ingrained in the organizational structural set-up” (Holck 2018:242</w:t>
        </w:r>
        <w:proofErr w:type="gramStart"/>
        <w:r w:rsidRPr="00B92532">
          <w:t>) .</w:t>
        </w:r>
        <w:proofErr w:type="gramEnd"/>
      </w:ins>
    </w:p>
    <w:p w14:paraId="74C50CAA" w14:textId="27CD53B8" w:rsidR="00A656CD" w:rsidRPr="00B92532" w:rsidRDefault="00A656CD">
      <w:pPr>
        <w:rPr>
          <w:ins w:id="11532" w:author="Mosi Adesina Ifatunji" w:date="2025-07-10T18:30:00Z" w16du:dateUtc="2025-07-10T23:30:00Z"/>
        </w:rPr>
        <w:pPrChange w:id="11533" w:author="Mosi Adesina Ifatunji" w:date="2025-10-21T19:50:00Z" w16du:dateUtc="2025-10-22T00:50:00Z">
          <w:pPr>
            <w:spacing w:before="100" w:beforeAutospacing="1" w:after="100" w:afterAutospacing="1"/>
          </w:pPr>
        </w:pPrChange>
      </w:pPr>
      <w:ins w:id="11534" w:author="Mosi Adesina Ifatunji" w:date="2025-07-10T18:30:00Z" w16du:dateUtc="2025-07-10T23:30:00Z">
        <w:r w:rsidRPr="00B92532">
          <w:t xml:space="preserve">“Critical scholars have successfully demonstrated how diversity management as a managerial practice is shaped and interpreted through social power hierarchies that favor majority employees… these studies predominantly relate to employee experience in an organizational structure taken as fixed and stable… This article responds to this call by exploring how unequal opportunity structures in the Danish municipal center </w:t>
        </w:r>
        <w:proofErr w:type="spellStart"/>
        <w:r w:rsidRPr="00B92532">
          <w:t>CityBiz</w:t>
        </w:r>
        <w:proofErr w:type="spellEnd"/>
        <w:r w:rsidRPr="00B92532">
          <w:t xml:space="preserve"> are generated by the core organizational aspects of its operation. Returning to Kanter’s (1977) classical concerns of how organizational structure and diversity (focusing on women’s careers) are interlinked, this study extends her work to a contemporary context to include a focus on ethnicity” (Holck 2018:243</w:t>
        </w:r>
        <w:proofErr w:type="gramStart"/>
        <w:r w:rsidRPr="00B92532">
          <w:t>) .</w:t>
        </w:r>
        <w:proofErr w:type="gramEnd"/>
      </w:ins>
    </w:p>
    <w:p w14:paraId="46DA1C66" w14:textId="52418A74" w:rsidR="00A656CD" w:rsidRPr="00B92532" w:rsidRDefault="00A656CD">
      <w:pPr>
        <w:rPr>
          <w:ins w:id="11535" w:author="Mosi Adesina Ifatunji" w:date="2025-07-10T18:30:00Z" w16du:dateUtc="2025-07-10T23:30:00Z"/>
        </w:rPr>
        <w:pPrChange w:id="11536" w:author="Mosi Adesina Ifatunji" w:date="2025-10-21T19:50:00Z" w16du:dateUtc="2025-10-22T00:50:00Z">
          <w:pPr>
            <w:spacing w:before="100" w:beforeAutospacing="1" w:after="100" w:afterAutospacing="1"/>
          </w:pPr>
        </w:pPrChange>
      </w:pPr>
      <w:ins w:id="11537" w:author="Mosi Adesina Ifatunji" w:date="2025-07-10T18:30:00Z" w16du:dateUtc="2025-07-10T23:30:00Z">
        <w:r w:rsidRPr="00B92532">
          <w:t xml:space="preserve">“Kanter’s (1977) pioneering work on how inter-personal power and authority arise in the context of organizational structure is particularly insightful for this study. Her study shows how male privilege is naturalized through processes of ‘homosocial reproduction’ that result in a gendered hierarchy to the detriment of women’s careers possibilities. Drawing on Kanter’s insights, this study observes ‘blurred lines of authority’, in which self-appointed majority group members step into political situations and claim authority. This perspective extends Kanter’s approach regarding who gains access and legitimacy at the top, by pointing </w:t>
        </w:r>
        <w:r w:rsidRPr="00B92532">
          <w:lastRenderedPageBreak/>
          <w:t>out some of the specific aspects of organizational structure—beyond more-explicit features like recruitment and promotion ladders—that are more mundane, fine-grained, and subtle but are nonetheless important and oftentimes overlooked in organization–level studies of diversity” (Holck 2018:244</w:t>
        </w:r>
        <w:proofErr w:type="gramStart"/>
        <w:r w:rsidRPr="00B92532">
          <w:t>) .</w:t>
        </w:r>
        <w:proofErr w:type="gramEnd"/>
      </w:ins>
    </w:p>
    <w:p w14:paraId="2C6B23DC" w14:textId="22A903B3" w:rsidR="00A656CD" w:rsidRPr="00B92532" w:rsidRDefault="00A656CD">
      <w:pPr>
        <w:rPr>
          <w:ins w:id="11538" w:author="Mosi Adesina Ifatunji" w:date="2025-07-10T18:30:00Z" w16du:dateUtc="2025-07-10T23:30:00Z"/>
        </w:rPr>
        <w:pPrChange w:id="11539" w:author="Mosi Adesina Ifatunji" w:date="2025-10-21T19:50:00Z" w16du:dateUtc="2025-10-22T00:50:00Z">
          <w:pPr>
            <w:spacing w:before="100" w:beforeAutospacing="1" w:after="100" w:afterAutospacing="1"/>
          </w:pPr>
        </w:pPrChange>
      </w:pPr>
      <w:ins w:id="11540" w:author="Mosi Adesina Ifatunji" w:date="2025-07-10T18:30:00Z" w16du:dateUtc="2025-07-10T23:30:00Z">
        <w:r w:rsidRPr="00B92532">
          <w:t xml:space="preserve">“One of the concepts that most forcefully grasp the intersection between formal/informal organizational structures and inequality is Acker’s (2006, 2012) ‘inequality </w:t>
        </w:r>
        <w:proofErr w:type="gramStart"/>
        <w:r w:rsidRPr="00B92532">
          <w:t>regimes’</w:t>
        </w:r>
        <w:proofErr w:type="gramEnd"/>
        <w:r w:rsidRPr="00B92532">
          <w:t>. Inequality regimes are defined as systematic disparities between employees regarding power, control over goals, resources, and outcomes; decisions on how to organize work; opportunities for promotion and interesting jobs; security in employment; and so on… The latter are often tacitly practiced in the ordinary lives of organizations in which, for example, gendered and racialized assumptions about minorities and the majority are embedded and reproduced and inequality is perpetuated (Acker, 2012). By locating this study in the tension between formal structures and emergent, fraught, and everyday informal structures, this study deals with how ‘power elites’ stratify along ethnic/racial lines, producing regimes of inequality in organizations” (Holck 2018:245</w:t>
        </w:r>
        <w:proofErr w:type="gramStart"/>
        <w:r w:rsidRPr="00B92532">
          <w:t>) .</w:t>
        </w:r>
        <w:proofErr w:type="gramEnd"/>
      </w:ins>
    </w:p>
    <w:p w14:paraId="58BA0CD6" w14:textId="5832574B" w:rsidR="00A656CD" w:rsidRPr="00B92532" w:rsidRDefault="00A656CD">
      <w:pPr>
        <w:rPr>
          <w:ins w:id="11541" w:author="Mosi Adesina Ifatunji" w:date="2025-07-10T18:30:00Z" w16du:dateUtc="2025-07-10T23:30:00Z"/>
        </w:rPr>
        <w:pPrChange w:id="11542" w:author="Mosi Adesina Ifatunji" w:date="2025-10-21T19:50:00Z" w16du:dateUtc="2025-10-22T00:50:00Z">
          <w:pPr>
            <w:spacing w:before="100" w:beforeAutospacing="1" w:after="100" w:afterAutospacing="1"/>
          </w:pPr>
        </w:pPrChange>
      </w:pPr>
      <w:ins w:id="11543" w:author="Mosi Adesina Ifatunji" w:date="2025-07-10T18:30:00Z" w16du:dateUtc="2025-07-10T23:30:00Z">
        <w:r w:rsidRPr="00B92532">
          <w:t xml:space="preserve">“The lack of transparency of hierarchy and authority and the replacement of formalized roles and rules with tacit codes put minorities at a disadvantage… the codes and guiding principles of the informal system are not obvious or easily translatable: ‘There are some political and professional codes in the municipal hierarchy. If you know these codes, then you will be promoted. Those who get the authority to communicate orally and in writing with the political level will be favored. However, these codes are not easily obtainable.’ </w:t>
        </w:r>
        <w:proofErr w:type="gramStart"/>
        <w:r w:rsidRPr="00B92532">
          <w:t>As a consequence</w:t>
        </w:r>
        <w:proofErr w:type="gramEnd"/>
        <w:r w:rsidRPr="00B92532">
          <w:t>, a ‘natural’ task distribution arises… the politico-strategic tasks… are reserved for employees capable of deciphering the informal codes and writing in flawless Danish, favoring ethnic Danes. On the other hand, the representational, customer-oriented functions… are predominantly performed by ethnic minority employees. The representative tasks are unofficially seen as low-status tasks to showcase the diversity of employees. Entrance into high-prestige politico-strategic tasks is guided by a process aimed at filtering those employees who are ‘adequately skilled’ to perform these tasks” (Holck 2018:252</w:t>
        </w:r>
        <w:proofErr w:type="gramStart"/>
        <w:r w:rsidRPr="00B92532">
          <w:t>) .</w:t>
        </w:r>
        <w:proofErr w:type="gramEnd"/>
      </w:ins>
    </w:p>
    <w:p w14:paraId="20C6F3F7" w14:textId="7E42CB56" w:rsidR="00A656CD" w:rsidRPr="00B92532" w:rsidRDefault="00A656CD">
      <w:pPr>
        <w:rPr>
          <w:ins w:id="11544" w:author="Mosi Adesina Ifatunji" w:date="2025-07-10T18:30:00Z" w16du:dateUtc="2025-07-10T23:30:00Z"/>
        </w:rPr>
        <w:pPrChange w:id="11545" w:author="Mosi Adesina Ifatunji" w:date="2025-10-21T19:50:00Z" w16du:dateUtc="2025-10-22T00:50:00Z">
          <w:pPr>
            <w:spacing w:before="100" w:beforeAutospacing="1" w:after="100" w:afterAutospacing="1"/>
          </w:pPr>
        </w:pPrChange>
      </w:pPr>
      <w:ins w:id="11546" w:author="Mosi Adesina Ifatunji" w:date="2025-07-10T18:30:00Z" w16du:dateUtc="2025-07-10T23:30:00Z">
        <w:r w:rsidRPr="00B92532">
          <w:t xml:space="preserve">“Employees are kept in fixed ethnic and gendered positions, making it difficult to pursue preferred career paths… ‘There is always a barrier to your progress. You must know your place and position. </w:t>
        </w:r>
        <w:proofErr w:type="gramStart"/>
        <w:r w:rsidRPr="00B92532">
          <w:t>All of a sudden</w:t>
        </w:r>
        <w:proofErr w:type="gramEnd"/>
        <w:r w:rsidRPr="00B92532">
          <w:t xml:space="preserve">, I hear from a colleague that someone has taken over the meeting that I have been planning, or that Tor is suddenly in charge of my project… As soon as people from the municipality are involved in a meeting, I can never attend—then ‘the Danes’ take over… There are certainly limits to the kind of work that is assigned to me.’” (Holck 2018:253) </w:t>
        </w:r>
      </w:ins>
    </w:p>
    <w:p w14:paraId="481DC699" w14:textId="0F1B54D0" w:rsidR="00A656CD" w:rsidRPr="00B92532" w:rsidRDefault="00A656CD">
      <w:pPr>
        <w:rPr>
          <w:ins w:id="11547" w:author="Mosi Adesina Ifatunji" w:date="2025-07-10T18:30:00Z" w16du:dateUtc="2025-07-10T23:30:00Z"/>
        </w:rPr>
        <w:pPrChange w:id="11548" w:author="Mosi Adesina Ifatunji" w:date="2025-10-21T19:50:00Z" w16du:dateUtc="2025-10-22T00:50:00Z">
          <w:pPr>
            <w:spacing w:before="100" w:beforeAutospacing="1" w:after="100" w:afterAutospacing="1"/>
          </w:pPr>
        </w:pPrChange>
      </w:pPr>
      <w:ins w:id="11549" w:author="Mosi Adesina Ifatunji" w:date="2025-07-10T18:30:00Z" w16du:dateUtc="2025-07-10T23:30:00Z">
        <w:r w:rsidRPr="00B92532">
          <w:t>“The ‘</w:t>
        </w:r>
        <w:proofErr w:type="spellStart"/>
        <w:r w:rsidRPr="00B92532">
          <w:t>ethnified</w:t>
        </w:r>
        <w:proofErr w:type="spellEnd"/>
        <w:r w:rsidRPr="00B92532">
          <w:t xml:space="preserve">’ hierarchy gains impetus from larger societal discourses on difference (Acker, 2012; Holck and Muhr, 2017; Van Laer and Janssens, 2011), resting on a binary of ‘real Danes’ and ‘immigrants’, marginalizing the entire group of individuals. These societal discourses on multiculturalism permeate and are reproduced through employee interaction in </w:t>
        </w:r>
        <w:proofErr w:type="spellStart"/>
        <w:r w:rsidRPr="00B92532">
          <w:t>CityBiz</w:t>
        </w:r>
        <w:proofErr w:type="spellEnd"/>
        <w:r w:rsidRPr="00B92532">
          <w:t xml:space="preserve">. Accordingly, highly skilled ethnic minority professionals at </w:t>
        </w:r>
        <w:proofErr w:type="spellStart"/>
        <w:r w:rsidRPr="00B92532">
          <w:t>CityBiz</w:t>
        </w:r>
        <w:proofErr w:type="spellEnd"/>
        <w:r w:rsidRPr="00B92532">
          <w:t xml:space="preserve"> are perceived as stereotypical ‘low-skilled’ immigrants and not as well-educated professionals, which preserves inequality. The ‘</w:t>
        </w:r>
        <w:proofErr w:type="spellStart"/>
        <w:r w:rsidRPr="00B92532">
          <w:t>ethnified</w:t>
        </w:r>
        <w:proofErr w:type="spellEnd"/>
        <w:r w:rsidRPr="00B92532">
          <w:t>’ hierarchy promotes the ethnic minorities’ feelings of injustice and partiality” (Holck 2018:253</w:t>
        </w:r>
        <w:proofErr w:type="gramStart"/>
        <w:r w:rsidRPr="00B92532">
          <w:t>) .</w:t>
        </w:r>
        <w:proofErr w:type="gramEnd"/>
      </w:ins>
    </w:p>
    <w:p w14:paraId="1B853E4A" w14:textId="7EB7F7CB" w:rsidR="00A656CD" w:rsidRPr="00B92532" w:rsidRDefault="00A656CD">
      <w:pPr>
        <w:rPr>
          <w:ins w:id="11550" w:author="Mosi Adesina Ifatunji" w:date="2025-07-10T18:30:00Z" w16du:dateUtc="2025-07-10T23:30:00Z"/>
        </w:rPr>
        <w:pPrChange w:id="11551" w:author="Mosi Adesina Ifatunji" w:date="2025-10-21T19:50:00Z" w16du:dateUtc="2025-10-22T00:50:00Z">
          <w:pPr>
            <w:spacing w:before="100" w:beforeAutospacing="1" w:after="100" w:afterAutospacing="1"/>
          </w:pPr>
        </w:pPrChange>
      </w:pPr>
      <w:ins w:id="11552" w:author="Mosi Adesina Ifatunji" w:date="2025-07-10T18:30:00Z" w16du:dateUtc="2025-07-10T23:30:00Z">
        <w:r w:rsidRPr="00B92532">
          <w:lastRenderedPageBreak/>
          <w:t>“In the informal, team-based organization, the pecking order becomes visible in the distribution of tasks, promotions, and rewards… the ‘</w:t>
        </w:r>
        <w:proofErr w:type="spellStart"/>
        <w:r w:rsidRPr="00B92532">
          <w:t>ethnified</w:t>
        </w:r>
        <w:proofErr w:type="spellEnd"/>
        <w:r w:rsidRPr="00B92532">
          <w:t xml:space="preserve">’ hierarchy in </w:t>
        </w:r>
        <w:proofErr w:type="spellStart"/>
        <w:r w:rsidRPr="00B92532">
          <w:t>CityBiz</w:t>
        </w:r>
        <w:proofErr w:type="spellEnd"/>
        <w:r w:rsidRPr="00B92532">
          <w:t>—dividing employees into the privileged majority performing high-prestige, career-promoting tasks and the minority performing ‘hands-on’, representative and diversity ‘showcase’ tasks—triggers political and symbolic struggles around issues of promotion and task distribution” (Holck 2018:253) .</w:t>
        </w:r>
      </w:ins>
    </w:p>
    <w:p w14:paraId="404E8B5F" w14:textId="13882566" w:rsidR="00A656CD" w:rsidRPr="00B92532" w:rsidRDefault="00A656CD">
      <w:pPr>
        <w:rPr>
          <w:ins w:id="11553" w:author="Mosi Adesina Ifatunji" w:date="2025-07-10T18:30:00Z" w16du:dateUtc="2025-07-10T23:30:00Z"/>
        </w:rPr>
        <w:pPrChange w:id="11554" w:author="Mosi Adesina Ifatunji" w:date="2025-10-21T19:50:00Z" w16du:dateUtc="2025-10-22T00:50:00Z">
          <w:pPr>
            <w:spacing w:before="100" w:beforeAutospacing="1" w:after="100" w:afterAutospacing="1"/>
          </w:pPr>
        </w:pPrChange>
      </w:pPr>
      <w:ins w:id="11555" w:author="Mosi Adesina Ifatunji" w:date="2025-07-10T18:30:00Z" w16du:dateUtc="2025-07-10T23:30:00Z">
        <w:r w:rsidRPr="00B92532">
          <w:t xml:space="preserve">“The combination of accelerating differentiation and the dual formal–informal hierarchy in </w:t>
        </w:r>
        <w:proofErr w:type="spellStart"/>
        <w:r w:rsidRPr="00B92532">
          <w:t>CityBiz</w:t>
        </w:r>
        <w:proofErr w:type="spellEnd"/>
        <w:r w:rsidRPr="00B92532">
          <w:t xml:space="preserve"> results in an opaque organizational landscape in which ethnic minorities have little power and which consequently discriminates against them. Because it allows and encourages peer competition, it puts ethnic minorities in a disadvantageous position. Diversity practices in </w:t>
        </w:r>
        <w:proofErr w:type="spellStart"/>
        <w:r w:rsidRPr="00B92532">
          <w:t>CityBiz</w:t>
        </w:r>
        <w:proofErr w:type="spellEnd"/>
        <w:r w:rsidRPr="00B92532">
          <w:t xml:space="preserve"> undermine ethnic minority employees’ sense of self as knowledgeable, capable, and competent professionals, as majority norms and a skewed power hierarchy cast them in inferior and dependent roles” (Holck 2018:256</w:t>
        </w:r>
        <w:proofErr w:type="gramStart"/>
        <w:r w:rsidRPr="00B92532">
          <w:t>) .</w:t>
        </w:r>
        <w:proofErr w:type="gramEnd"/>
      </w:ins>
    </w:p>
    <w:p w14:paraId="3D821369" w14:textId="77777777" w:rsidR="00FC298D" w:rsidRPr="00B92532" w:rsidRDefault="00FC298D">
      <w:pPr>
        <w:rPr>
          <w:ins w:id="11556" w:author="Mosi Adesina Ifatunji" w:date="2025-07-10T18:25:00Z" w16du:dateUtc="2025-07-10T23:25:00Z"/>
        </w:rPr>
        <w:pPrChange w:id="11557" w:author="Mosi Adesina Ifatunji" w:date="2025-10-21T19:50:00Z" w16du:dateUtc="2025-10-22T00:50:00Z">
          <w:pPr>
            <w:spacing w:before="100" w:beforeAutospacing="1" w:after="100" w:afterAutospacing="1"/>
          </w:pPr>
        </w:pPrChange>
      </w:pPr>
    </w:p>
    <w:p w14:paraId="63CC2DF2" w14:textId="76540AE8" w:rsidR="0053296D" w:rsidRPr="00B92532" w:rsidRDefault="0053296D">
      <w:pPr>
        <w:rPr>
          <w:ins w:id="11558" w:author="Mosi Adesina Ifatunji" w:date="2025-07-10T18:34:00Z" w16du:dateUtc="2025-07-10T23:34:00Z"/>
        </w:rPr>
        <w:pPrChange w:id="11559" w:author="Mosi Adesina Ifatunji" w:date="2025-10-21T19:50:00Z" w16du:dateUtc="2025-10-22T00:50:00Z">
          <w:pPr>
            <w:spacing w:before="100" w:beforeAutospacing="1" w:after="100" w:afterAutospacing="1"/>
          </w:pPr>
        </w:pPrChange>
      </w:pPr>
      <w:ins w:id="11560" w:author="Mosi Adesina Ifatunji" w:date="2025-07-10T18:34:00Z" w16du:dateUtc="2025-07-10T23:34:00Z">
        <w:r w:rsidRPr="00B92532">
          <w:t xml:space="preserve">Ashleigh Shelby Rosette, Modupe Akinola, and Anyi Ma’s chapter systematically reviews and synthesizes the empirical and theoretical evidence showing that subtle discrimination is produced and sustained by both organizational structures and individual cognitive processes. They demonstrate that stereotypes, status beliefs, and leadership prototypes—especially associating Whiteness with authority—shape both who gets access to high-status roles and how minorities are evaluated at every stage of advancement. Their review shows how the invisible privileging of dominant group status, described by Ray, and the decision-making biases of those at the top, emphasized by Hambrick and Mason, operate through </w:t>
        </w:r>
        <w:proofErr w:type="spellStart"/>
        <w:r w:rsidRPr="00B92532">
          <w:t>everyday</w:t>
        </w:r>
        <w:proofErr w:type="spellEnd"/>
        <w:r w:rsidRPr="00B92532">
          <w:t xml:space="preserve"> “gateways” and “pathways” in organizations (Rosette, Akinola, and Ma 2018:1–20</w:t>
        </w:r>
        <w:proofErr w:type="gramStart"/>
        <w:r w:rsidRPr="00B92532">
          <w:t>) .</w:t>
        </w:r>
        <w:proofErr w:type="gramEnd"/>
      </w:ins>
    </w:p>
    <w:p w14:paraId="75023750" w14:textId="339F1262" w:rsidR="0053296D" w:rsidRPr="00B92532" w:rsidRDefault="0053296D">
      <w:pPr>
        <w:rPr>
          <w:ins w:id="11561" w:author="Mosi Adesina Ifatunji" w:date="2025-07-10T18:34:00Z" w16du:dateUtc="2025-07-10T23:34:00Z"/>
        </w:rPr>
        <w:pPrChange w:id="11562" w:author="Mosi Adesina Ifatunji" w:date="2025-10-21T19:50:00Z" w16du:dateUtc="2025-10-22T00:50:00Z">
          <w:pPr>
            <w:spacing w:before="100" w:beforeAutospacing="1" w:after="100" w:afterAutospacing="1"/>
          </w:pPr>
        </w:pPrChange>
      </w:pPr>
      <w:ins w:id="11563" w:author="Mosi Adesina Ifatunji" w:date="2025-07-10T18:34:00Z" w16du:dateUtc="2025-07-10T23:34:00Z">
        <w:r w:rsidRPr="00B92532">
          <w:t>“This chapter examines individual-level factors that may influence subtle discrimination in the workplace. More specifically, it examines how social categories tend to perpetuate the use of stereotypes and reviews contemporary theories of subtle prejudice and discrimination. In addition, the chapter divides discrimination in the workplace along two dimensions, gateways and pathways, and examines the extent to which stereotypes, prejudice, and social categorization processes influence subtle discrimination at these critical junctures in an individual’s career” (Rosette, Akinola, and Ma 2018:1</w:t>
        </w:r>
        <w:proofErr w:type="gramStart"/>
        <w:r w:rsidRPr="00B92532">
          <w:t>) .</w:t>
        </w:r>
        <w:proofErr w:type="gramEnd"/>
      </w:ins>
    </w:p>
    <w:p w14:paraId="3150AEA0" w14:textId="68CA4344" w:rsidR="0053296D" w:rsidRPr="00B92532" w:rsidRDefault="0053296D">
      <w:pPr>
        <w:rPr>
          <w:ins w:id="11564" w:author="Mosi Adesina Ifatunji" w:date="2025-07-10T18:34:00Z" w16du:dateUtc="2025-07-10T23:34:00Z"/>
        </w:rPr>
        <w:pPrChange w:id="11565" w:author="Mosi Adesina Ifatunji" w:date="2025-10-21T19:50:00Z" w16du:dateUtc="2025-10-22T00:50:00Z">
          <w:pPr>
            <w:spacing w:before="100" w:beforeAutospacing="1" w:after="100" w:afterAutospacing="1"/>
          </w:pPr>
        </w:pPrChange>
      </w:pPr>
      <w:ins w:id="11566" w:author="Mosi Adesina Ifatunji" w:date="2025-07-10T18:34:00Z" w16du:dateUtc="2025-07-10T23:34:00Z">
        <w:r w:rsidRPr="00B92532">
          <w:t>“Discrimination can accrue at varying levels, including interpersonal… institutional… and cultural… and in varying forms, including blatant, covert, and subtle… The focus of this chapter is individual-level predictors of subtle discrimination in the workplace. Blatant discrimination is obvious and easily documented… but subtle discrimination is less obvious, even unintentional, usually examined at the interpersonal level, and is arguably the most prevalent type of discrimination in today’s work environments. For these reasons, subtle discrimination is the focus of this chapter… We first discuss the fundamental concepts that serve as a basis for understanding individual-level factors that may influence subtle discrimination in the workplace: stereotypes and prejudice” (Rosette, Akinola, and Ma 2018:2</w:t>
        </w:r>
        <w:proofErr w:type="gramStart"/>
        <w:r w:rsidRPr="00B92532">
          <w:t>) .</w:t>
        </w:r>
        <w:proofErr w:type="gramEnd"/>
      </w:ins>
    </w:p>
    <w:p w14:paraId="094B9F10" w14:textId="5E52163D" w:rsidR="0053296D" w:rsidRPr="00B92532" w:rsidRDefault="0053296D">
      <w:pPr>
        <w:rPr>
          <w:ins w:id="11567" w:author="Mosi Adesina Ifatunji" w:date="2025-07-10T18:34:00Z" w16du:dateUtc="2025-07-10T23:34:00Z"/>
        </w:rPr>
        <w:pPrChange w:id="11568" w:author="Mosi Adesina Ifatunji" w:date="2025-10-21T19:50:00Z" w16du:dateUtc="2025-10-22T00:50:00Z">
          <w:pPr>
            <w:spacing w:before="100" w:beforeAutospacing="1" w:after="100" w:afterAutospacing="1"/>
          </w:pPr>
        </w:pPrChange>
      </w:pPr>
      <w:ins w:id="11569" w:author="Mosi Adesina Ifatunji" w:date="2025-07-10T18:34:00Z" w16du:dateUtc="2025-07-10T23:34:00Z">
        <w:r w:rsidRPr="00B92532">
          <w:t xml:space="preserve">“In organizational settings, an important prototype to consider in the context of subtle prejudice and discrimination is the leader prototype… Rosette, Leonardelli, and Phillips (2008) used a similar paradigm when considering race. In a paradigm that they characterize as the White Standard of Leadership, they showed that being White was a prototypical attribute </w:t>
        </w:r>
        <w:r w:rsidRPr="00B92532">
          <w:lastRenderedPageBreak/>
          <w:t>of leadership in US business settings. Participants were more apt to perceive that leaders were White, regardless of the base rates of the racial groups in the organization or of the type of business industry in which the leaders were housed. They demonstrated that White leaders were evaluated as being more effective and as having more leadership potential than were racial minority leaders, as being White was more consistent with the business leader prototype, and being a racial minority leader was inconsistent with this prototype” (Rosette, Akinola, and Ma 2018:7</w:t>
        </w:r>
        <w:proofErr w:type="gramStart"/>
        <w:r w:rsidRPr="00B92532">
          <w:t>) .</w:t>
        </w:r>
        <w:proofErr w:type="gramEnd"/>
      </w:ins>
    </w:p>
    <w:p w14:paraId="6E381E1F" w14:textId="70FB55DB" w:rsidR="0053296D" w:rsidRPr="00B92532" w:rsidRDefault="0053296D">
      <w:pPr>
        <w:rPr>
          <w:ins w:id="11570" w:author="Mosi Adesina Ifatunji" w:date="2025-07-10T18:34:00Z" w16du:dateUtc="2025-07-10T23:34:00Z"/>
        </w:rPr>
        <w:pPrChange w:id="11571" w:author="Mosi Adesina Ifatunji" w:date="2025-10-21T19:50:00Z" w16du:dateUtc="2025-10-22T00:50:00Z">
          <w:pPr>
            <w:spacing w:before="100" w:beforeAutospacing="1" w:after="100" w:afterAutospacing="1"/>
          </w:pPr>
        </w:pPrChange>
      </w:pPr>
      <w:ins w:id="11572" w:author="Mosi Adesina Ifatunji" w:date="2025-07-10T18:34:00Z" w16du:dateUtc="2025-07-10T23:34:00Z">
        <w:r w:rsidRPr="00B92532">
          <w:t>“Symbolic racism (or prejudice) is a systemic set of negative beliefs about Black people in the United States… driven by the notion that (1) racial discrimination is a thing of the past, (2) Blacks are morally inferior to Whites, and (3) Blacks disregard conventional White American values, such as hard work, self-determination, and autonomy. According to the symbolic theory of racism, these beliefs can cause people to discriminate by opposing social policies designed to promote equality and then to rationalize their behavior as preservation of fairness, as Whites are more deserving of varying resources than are Blacks” (Rosette, Akinola, and Ma 2018:8</w:t>
        </w:r>
        <w:proofErr w:type="gramStart"/>
        <w:r w:rsidRPr="00B92532">
          <w:t>) .</w:t>
        </w:r>
        <w:proofErr w:type="gramEnd"/>
      </w:ins>
    </w:p>
    <w:p w14:paraId="68DF2A1D" w14:textId="047191E4" w:rsidR="0053296D" w:rsidRPr="00B92532" w:rsidRDefault="0053296D">
      <w:pPr>
        <w:rPr>
          <w:ins w:id="11573" w:author="Mosi Adesina Ifatunji" w:date="2025-07-10T18:34:00Z" w16du:dateUtc="2025-07-10T23:34:00Z"/>
        </w:rPr>
        <w:pPrChange w:id="11574" w:author="Mosi Adesina Ifatunji" w:date="2025-10-21T19:50:00Z" w16du:dateUtc="2025-10-22T00:50:00Z">
          <w:pPr>
            <w:spacing w:before="100" w:beforeAutospacing="1" w:after="100" w:afterAutospacing="1"/>
          </w:pPr>
        </w:pPrChange>
      </w:pPr>
      <w:ins w:id="11575" w:author="Mosi Adesina Ifatunji" w:date="2025-07-10T18:34:00Z" w16du:dateUtc="2025-07-10T23:34:00Z">
        <w:r w:rsidRPr="00B92532">
          <w:t>“Aversive racism… White people who ascribe (implicitly) to aversive racism prefer to avoid interaction with other racial and ethnic groups because the contact arouses negative emotions and heightened feelings of discomfort. The negative feelings that accompany the discomfort can manifest themselves in behaviors and discriminatory decisions that may ultimately disadvantage racial and ethnic minorities, resulting in subtle discrimination” (Rosette, Akinola, and Ma 2018:9</w:t>
        </w:r>
        <w:proofErr w:type="gramStart"/>
        <w:r w:rsidRPr="00B92532">
          <w:t>) .</w:t>
        </w:r>
        <w:proofErr w:type="gramEnd"/>
      </w:ins>
    </w:p>
    <w:p w14:paraId="70813032" w14:textId="69C327A0" w:rsidR="0053296D" w:rsidRPr="00B92532" w:rsidRDefault="0053296D">
      <w:pPr>
        <w:rPr>
          <w:ins w:id="11576" w:author="Mosi Adesina Ifatunji" w:date="2025-07-10T18:34:00Z" w16du:dateUtc="2025-07-10T23:34:00Z"/>
        </w:rPr>
        <w:pPrChange w:id="11577" w:author="Mosi Adesina Ifatunji" w:date="2025-10-21T19:50:00Z" w16du:dateUtc="2025-10-22T00:50:00Z">
          <w:pPr>
            <w:spacing w:before="100" w:beforeAutospacing="1" w:after="100" w:afterAutospacing="1"/>
          </w:pPr>
        </w:pPrChange>
      </w:pPr>
      <w:ins w:id="11578" w:author="Mosi Adesina Ifatunji" w:date="2025-07-10T18:34:00Z" w16du:dateUtc="2025-07-10T23:34:00Z">
        <w:r w:rsidRPr="00B92532">
          <w:t>“An extensive amount of research has provided evidence of how stereotypes, prejudice, and corresponding categorization processes can result in subtle discrimination in the workplace. A useful way of organizing this enormous amount of research is by distinguishing subtle discrimination that occurs at ‘gateways’ from subtle discrimination that derives from ‘pathways’… Gateways refer to opportunities in which a ‘</w:t>
        </w:r>
        <w:proofErr w:type="spellStart"/>
        <w:r w:rsidRPr="00B92532">
          <w:t>yes’</w:t>
        </w:r>
        <w:proofErr w:type="spellEnd"/>
        <w:r w:rsidRPr="00B92532">
          <w:t xml:space="preserve"> or ‘no’ decision is made in the employment process, whereas pathways refer to processes that influence the extent to which one even has access to a specified gateway… Gateway decisions provide a unique context to demonstrate how subtle prejudices can influence perceptions of target characteristics that then influence the extent to which individuals gain access to organizations (e.g., hiring) and attain beneficial resources within the organization (e.g., promotion). Hiring and promotion audit studies are especially insightful, as they highlight how individuals are evaluated in stereotypical and prejudiced ways in the absence of individuating information” (Rosette, Akinola, and Ma 2018:11</w:t>
        </w:r>
        <w:proofErr w:type="gramStart"/>
        <w:r w:rsidRPr="00B92532">
          <w:t>) .</w:t>
        </w:r>
        <w:proofErr w:type="gramEnd"/>
      </w:ins>
    </w:p>
    <w:p w14:paraId="7F1740CF" w14:textId="62FB0EA1" w:rsidR="0053296D" w:rsidRPr="00B92532" w:rsidRDefault="0053296D">
      <w:pPr>
        <w:rPr>
          <w:ins w:id="11579" w:author="Mosi Adesina Ifatunji" w:date="2025-07-10T18:34:00Z" w16du:dateUtc="2025-07-10T23:34:00Z"/>
        </w:rPr>
        <w:pPrChange w:id="11580" w:author="Mosi Adesina Ifatunji" w:date="2025-10-21T19:50:00Z" w16du:dateUtc="2025-10-22T00:50:00Z">
          <w:pPr>
            <w:spacing w:before="100" w:beforeAutospacing="1" w:after="100" w:afterAutospacing="1"/>
          </w:pPr>
        </w:pPrChange>
      </w:pPr>
      <w:ins w:id="11581" w:author="Mosi Adesina Ifatunji" w:date="2025-07-10T18:34:00Z" w16du:dateUtc="2025-07-10T23:34:00Z">
        <w:r w:rsidRPr="00B92532">
          <w:t>“There is evidence that, in promotion decisions and performance evaluations, racial minorities and women are perceived less favorably than are Whites and males, respectively… the presumed mechanism underlying the subtle discrimination that occurs in gateway processes, such as hiring and promotion, is that stereotypes and subtle prejudice can influence decision-makers’ perceptions of the target’s (e.g., job applicant’s) competence, which can exacerbate or minimize subtle discrimination. Among these are stereotypes about intelligence, work ethic, English language proficiency, and education for racial minorities… this large and growing body of research offers robust empirical evidence that subtle prejudice that results in subtle discrimination can occur at gateways in the workplace” (Rosette, Akinola, and Ma 2018:12</w:t>
        </w:r>
        <w:proofErr w:type="gramStart"/>
        <w:r w:rsidRPr="00B92532">
          <w:t>) .</w:t>
        </w:r>
        <w:proofErr w:type="gramEnd"/>
      </w:ins>
    </w:p>
    <w:p w14:paraId="37592695" w14:textId="58AD911D" w:rsidR="0053296D" w:rsidRPr="00B92532" w:rsidRDefault="0053296D">
      <w:pPr>
        <w:rPr>
          <w:ins w:id="11582" w:author="Mosi Adesina Ifatunji" w:date="2025-07-10T18:34:00Z" w16du:dateUtc="2025-07-10T23:34:00Z"/>
        </w:rPr>
        <w:pPrChange w:id="11583" w:author="Mosi Adesina Ifatunji" w:date="2025-10-21T19:50:00Z" w16du:dateUtc="2025-10-22T00:50:00Z">
          <w:pPr>
            <w:spacing w:before="100" w:beforeAutospacing="1" w:after="100" w:afterAutospacing="1"/>
          </w:pPr>
        </w:pPrChange>
      </w:pPr>
      <w:ins w:id="11584" w:author="Mosi Adesina Ifatunji" w:date="2025-07-10T18:34:00Z" w16du:dateUtc="2025-07-10T23:34:00Z">
        <w:r w:rsidRPr="00B92532">
          <w:lastRenderedPageBreak/>
          <w:t xml:space="preserve">“Given that pathway processes are predominantly relational in nature, one obvious aspect of the organization that may be susceptible to subtle prejudice and, consequently, subtle discrimination is in the formation of social networks between individuals. Informal networks are a critical component for career success because they facilitate one’s ability to get work done by providing instrumental resources… However, social categorization processes that lead individuals to prefer in-group members relative to out-group members can create differences </w:t>
        </w:r>
        <w:proofErr w:type="gramStart"/>
        <w:r w:rsidRPr="00B92532">
          <w:t>in the nature of social</w:t>
        </w:r>
        <w:proofErr w:type="gramEnd"/>
        <w:r w:rsidRPr="00B92532">
          <w:t xml:space="preserve"> network ties across individuals, depending on the social category to which they belong. These differential network structures can create inequality in organizations” (Rosette, Akinola, and Ma 2018:13</w:t>
        </w:r>
        <w:proofErr w:type="gramStart"/>
        <w:r w:rsidRPr="00B92532">
          <w:t>) .</w:t>
        </w:r>
        <w:proofErr w:type="gramEnd"/>
      </w:ins>
    </w:p>
    <w:p w14:paraId="4C69F0A8" w14:textId="73BEA404" w:rsidR="0053296D" w:rsidRPr="00B92532" w:rsidRDefault="0053296D">
      <w:pPr>
        <w:rPr>
          <w:ins w:id="11585" w:author="Mosi Adesina Ifatunji" w:date="2025-07-10T18:34:00Z" w16du:dateUtc="2025-07-10T23:34:00Z"/>
        </w:rPr>
        <w:pPrChange w:id="11586" w:author="Mosi Adesina Ifatunji" w:date="2025-10-21T19:50:00Z" w16du:dateUtc="2025-10-22T00:50:00Z">
          <w:pPr>
            <w:spacing w:before="100" w:beforeAutospacing="1" w:after="100" w:afterAutospacing="1"/>
          </w:pPr>
        </w:pPrChange>
      </w:pPr>
      <w:ins w:id="11587" w:author="Mosi Adesina Ifatunji" w:date="2025-07-10T18:34:00Z" w16du:dateUtc="2025-07-10T23:34:00Z">
        <w:r w:rsidRPr="00B92532">
          <w:t>“Black, Hispanic, and Asian managers had fewer intimate network relationships and more racially heterogeneous ties than did their White counterparts… the composition of the network ties had implications for advancement potential for racial minorities such that high-potential minorities tended to have a greater balance between cross-race and same-race contacts, while those with less advancement potential tended to have networks with more White ties. In addition, high-potential racial minorities had a wider set of contacts outside of their group, fewer high-status ties, and less overlap between networks that fulfilled psychosocial functions and those that fulfilled purely instrumental functions… in the case of racial minorities, we see differences in network structures that have the potential to create conditions that increase the likelihood that subtle discrimination may occur along pathways” (Rosette, Akinola, and Ma 2018:14) .</w:t>
        </w:r>
      </w:ins>
    </w:p>
    <w:p w14:paraId="44161637" w14:textId="05E1FABF" w:rsidR="0053296D" w:rsidRPr="00B92532" w:rsidRDefault="0053296D">
      <w:pPr>
        <w:rPr>
          <w:ins w:id="11588" w:author="Mosi Adesina Ifatunji" w:date="2025-07-10T18:34:00Z" w16du:dateUtc="2025-07-10T23:34:00Z"/>
        </w:rPr>
        <w:pPrChange w:id="11589" w:author="Mosi Adesina Ifatunji" w:date="2025-10-21T19:50:00Z" w16du:dateUtc="2025-10-22T00:50:00Z">
          <w:pPr>
            <w:spacing w:before="100" w:beforeAutospacing="1" w:after="100" w:afterAutospacing="1"/>
          </w:pPr>
        </w:pPrChange>
      </w:pPr>
      <w:ins w:id="11590" w:author="Mosi Adesina Ifatunji" w:date="2025-07-10T18:34:00Z" w16du:dateUtc="2025-07-10T23:34:00Z">
        <w:r w:rsidRPr="00B92532">
          <w:t>“Racial minorities and women relative to White men receive less mentorship and coaching and tend to receive more lenient feedback that can hinder them from developing professionally. Moreover, it is prejudice and stereotypes, be they based on race, gender, age, weight, sexual orientation, or other salient characteristics, that then can influence outcomes at gateways. The differential treatment for minorities, women, and stigmatized individuals relative to White males that has been demonstrated in numerous research paradigms at the critical gateways of hiring and promotion is consistent with statistics that highlight the paucity of racial minorities, women, and LGBT individuals, as well as many other groups in organizations, and suggests that subtle discrimination remains prevalent in contemporary organizations” (Rosette, Akinola, and Ma 2018:17) .</w:t>
        </w:r>
      </w:ins>
    </w:p>
    <w:p w14:paraId="45E839DD" w14:textId="77777777" w:rsidR="00454D9F" w:rsidRPr="00B92532" w:rsidRDefault="00454D9F">
      <w:pPr>
        <w:rPr>
          <w:ins w:id="11591" w:author="Mosi Adesina Ifatunji" w:date="2025-07-10T18:34:00Z" w16du:dateUtc="2025-07-10T23:34:00Z"/>
        </w:rPr>
        <w:pPrChange w:id="11592" w:author="Mosi Adesina Ifatunji" w:date="2025-10-21T19:50:00Z" w16du:dateUtc="2025-10-22T00:50:00Z">
          <w:pPr>
            <w:pStyle w:val="BodyText"/>
          </w:pPr>
        </w:pPrChange>
      </w:pPr>
    </w:p>
    <w:p w14:paraId="000F7EB2" w14:textId="77777777" w:rsidR="00E3677F" w:rsidRPr="00B92532" w:rsidRDefault="00E3677F">
      <w:pPr>
        <w:rPr>
          <w:ins w:id="11593" w:author="Mosi Adesina Ifatunji" w:date="2025-07-10T18:34:00Z" w16du:dateUtc="2025-07-10T23:34:00Z"/>
        </w:rPr>
        <w:pPrChange w:id="11594" w:author="Mosi Adesina Ifatunji" w:date="2025-10-21T19:50:00Z" w16du:dateUtc="2025-10-22T00:50:00Z">
          <w:pPr>
            <w:pStyle w:val="BodyText"/>
          </w:pPr>
        </w:pPrChange>
      </w:pPr>
    </w:p>
    <w:p w14:paraId="5EF43589" w14:textId="77777777" w:rsidR="00437329" w:rsidRPr="006B17C5" w:rsidRDefault="00437329">
      <w:pPr>
        <w:rPr>
          <w:ins w:id="11595" w:author="Mosi Adesina Ifatunji" w:date="2025-07-10T18:36:00Z" w16du:dateUtc="2025-07-10T23:36:00Z"/>
          <w:color w:val="000000"/>
          <w:rPrChange w:id="11596" w:author="Mosi Adesina Ifatunji" w:date="2025-07-17T11:52:00Z" w16du:dateUtc="2025-07-17T16:52:00Z">
            <w:rPr>
              <w:ins w:id="11597" w:author="Mosi Adesina Ifatunji" w:date="2025-07-10T18:36:00Z" w16du:dateUtc="2025-07-10T23:36:00Z"/>
              <w:rFonts w:ascii="Helvetica Neue" w:hAnsi="Helvetica Neue" w:cs="Helvetica Neue"/>
              <w:color w:val="000000"/>
              <w:sz w:val="26"/>
              <w:szCs w:val="26"/>
            </w:rPr>
          </w:rPrChange>
        </w:rPr>
        <w:pPrChange w:id="11598"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599" w:author="Mosi Adesina Ifatunji" w:date="2025-07-10T18:36:00Z" w16du:dateUtc="2025-07-10T23:36:00Z">
        <w:r w:rsidRPr="006B17C5">
          <w:rPr>
            <w:color w:val="000000"/>
            <w:rPrChange w:id="11600" w:author="Mosi Adesina Ifatunji" w:date="2025-07-17T11:52:00Z" w16du:dateUtc="2025-07-17T16:52:00Z">
              <w:rPr>
                <w:rFonts w:ascii="Helvetica Neue" w:hAnsi="Helvetica Neue" w:cs="Helvetica Neue"/>
                <w:color w:val="000000"/>
                <w:sz w:val="26"/>
                <w:szCs w:val="26"/>
              </w:rPr>
            </w:rPrChange>
          </w:rPr>
          <w:t xml:space="preserve">Zara Whysall’s chapter provides a comprehensive review of how implicit cognitive biases—including stereotypes, in-group favoritism, and confirmation bias—pervade recruitment, selection, and promotion processes, embedding persistent, invisible inequality even in organizations formally committed to diversity. Whysall’s synthesis shows that these biases operate through subconscious, routine decision-making, privileging those who fit dominant group norms and penalizing minorities despite objective credentials. These findings directly support Ray’s argument that status and advantage are conferred invisibly within </w:t>
        </w:r>
        <w:proofErr w:type="gramStart"/>
        <w:r w:rsidRPr="006B17C5">
          <w:rPr>
            <w:color w:val="000000"/>
            <w:rPrChange w:id="11601" w:author="Mosi Adesina Ifatunji" w:date="2025-07-17T11:52:00Z" w16du:dateUtc="2025-07-17T16:52:00Z">
              <w:rPr>
                <w:rFonts w:ascii="Helvetica Neue" w:hAnsi="Helvetica Neue" w:cs="Helvetica Neue"/>
                <w:color w:val="000000"/>
                <w:sz w:val="26"/>
                <w:szCs w:val="26"/>
              </w:rPr>
            </w:rPrChange>
          </w:rPr>
          <w:t>organizations, and</w:t>
        </w:r>
        <w:proofErr w:type="gramEnd"/>
        <w:r w:rsidRPr="006B17C5">
          <w:rPr>
            <w:color w:val="000000"/>
            <w:rPrChange w:id="11602" w:author="Mosi Adesina Ifatunji" w:date="2025-07-17T11:52:00Z" w16du:dateUtc="2025-07-17T16:52:00Z">
              <w:rPr>
                <w:rFonts w:ascii="Helvetica Neue" w:hAnsi="Helvetica Neue" w:cs="Helvetica Neue"/>
                <w:color w:val="000000"/>
                <w:sz w:val="26"/>
                <w:szCs w:val="26"/>
              </w:rPr>
            </w:rPrChange>
          </w:rPr>
          <w:t xml:space="preserve"> align with Hambrick and Mason’s view that leadership and evaluative decisions reflect the cognitive frames of those in power (Whysall 2018:215–219, 225–228, 233–236</w:t>
        </w:r>
        <w:proofErr w:type="gramStart"/>
        <w:r w:rsidRPr="006B17C5">
          <w:rPr>
            <w:color w:val="000000"/>
            <w:rPrChange w:id="11603" w:author="Mosi Adesina Ifatunji" w:date="2025-07-17T11:52:00Z" w16du:dateUtc="2025-07-17T16:52:00Z">
              <w:rPr>
                <w:rFonts w:ascii="Helvetica Neue" w:hAnsi="Helvetica Neue" w:cs="Helvetica Neue"/>
                <w:color w:val="000000"/>
                <w:sz w:val="26"/>
                <w:szCs w:val="26"/>
              </w:rPr>
            </w:rPrChange>
          </w:rPr>
          <w:t>) .</w:t>
        </w:r>
        <w:proofErr w:type="gramEnd"/>
      </w:ins>
    </w:p>
    <w:p w14:paraId="48ED160C" w14:textId="77777777" w:rsidR="00437329" w:rsidRPr="006B17C5" w:rsidRDefault="00437329">
      <w:pPr>
        <w:rPr>
          <w:ins w:id="11604" w:author="Mosi Adesina Ifatunji" w:date="2025-07-10T18:36:00Z" w16du:dateUtc="2025-07-10T23:36:00Z"/>
          <w:color w:val="000000"/>
          <w:rPrChange w:id="11605" w:author="Mosi Adesina Ifatunji" w:date="2025-07-17T11:52:00Z" w16du:dateUtc="2025-07-17T16:52:00Z">
            <w:rPr>
              <w:ins w:id="11606" w:author="Mosi Adesina Ifatunji" w:date="2025-07-10T18:36:00Z" w16du:dateUtc="2025-07-10T23:36:00Z"/>
              <w:rFonts w:ascii="Helvetica Neue" w:hAnsi="Helvetica Neue" w:cs="Helvetica Neue"/>
              <w:color w:val="000000"/>
              <w:sz w:val="26"/>
              <w:szCs w:val="26"/>
            </w:rPr>
          </w:rPrChange>
        </w:rPr>
        <w:pPrChange w:id="11607"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9B6B617" w14:textId="77777777" w:rsidR="00437329" w:rsidRPr="006B17C5" w:rsidRDefault="00437329">
      <w:pPr>
        <w:rPr>
          <w:ins w:id="11608" w:author="Mosi Adesina Ifatunji" w:date="2025-07-10T18:36:00Z" w16du:dateUtc="2025-07-10T23:36:00Z"/>
          <w:color w:val="000000"/>
          <w:rPrChange w:id="11609" w:author="Mosi Adesina Ifatunji" w:date="2025-07-17T11:52:00Z" w16du:dateUtc="2025-07-17T16:52:00Z">
            <w:rPr>
              <w:ins w:id="11610" w:author="Mosi Adesina Ifatunji" w:date="2025-07-10T18:36:00Z" w16du:dateUtc="2025-07-10T23:36:00Z"/>
              <w:rFonts w:ascii="Helvetica Neue" w:hAnsi="Helvetica Neue" w:cs="Helvetica Neue"/>
              <w:color w:val="000000"/>
              <w:sz w:val="26"/>
              <w:szCs w:val="26"/>
            </w:rPr>
          </w:rPrChange>
        </w:rPr>
        <w:pPrChange w:id="1161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612" w:author="Mosi Adesina Ifatunji" w:date="2025-07-10T18:36:00Z" w16du:dateUtc="2025-07-10T23:36:00Z">
        <w:r w:rsidRPr="006B17C5">
          <w:rPr>
            <w:color w:val="000000"/>
            <w:rPrChange w:id="11613" w:author="Mosi Adesina Ifatunji" w:date="2025-07-17T11:52:00Z" w16du:dateUtc="2025-07-17T16:52:00Z">
              <w:rPr>
                <w:rFonts w:ascii="Helvetica Neue" w:hAnsi="Helvetica Neue" w:cs="Helvetica Neue"/>
                <w:color w:val="000000"/>
                <w:sz w:val="26"/>
                <w:szCs w:val="26"/>
              </w:rPr>
            </w:rPrChange>
          </w:rPr>
          <w:lastRenderedPageBreak/>
          <w:t>“One potential explanation for this apparent disparity is that the gender and race bias which can lead to discrimination in society today is largely implicit… It is argued that discrimination has become invisible, deep, and pervasive… the actions required to address discrimination caused by implicit bias are substantially different to those required to address explicit biases on which attention has historically focused… the ‘hidden’ yet ubiquitous component in this case is the subconscious cognitive processing, which can lead to discrimination, without even the perpetrator or victim’s conscious awareness” (Whysall 2018:216) .</w:t>
        </w:r>
      </w:ins>
    </w:p>
    <w:p w14:paraId="531E36CD" w14:textId="77777777" w:rsidR="00437329" w:rsidRPr="006B17C5" w:rsidRDefault="00437329">
      <w:pPr>
        <w:rPr>
          <w:ins w:id="11614" w:author="Mosi Adesina Ifatunji" w:date="2025-07-10T18:36:00Z" w16du:dateUtc="2025-07-10T23:36:00Z"/>
          <w:color w:val="000000"/>
          <w:rPrChange w:id="11615" w:author="Mosi Adesina Ifatunji" w:date="2025-07-17T11:52:00Z" w16du:dateUtc="2025-07-17T16:52:00Z">
            <w:rPr>
              <w:ins w:id="11616" w:author="Mosi Adesina Ifatunji" w:date="2025-07-10T18:36:00Z" w16du:dateUtc="2025-07-10T23:36:00Z"/>
              <w:rFonts w:ascii="Helvetica Neue" w:hAnsi="Helvetica Neue" w:cs="Helvetica Neue"/>
              <w:color w:val="000000"/>
              <w:sz w:val="26"/>
              <w:szCs w:val="26"/>
            </w:rPr>
          </w:rPrChange>
        </w:rPr>
        <w:pPrChange w:id="11617"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1746AB8" w14:textId="77777777" w:rsidR="00437329" w:rsidRPr="006B17C5" w:rsidRDefault="00437329">
      <w:pPr>
        <w:rPr>
          <w:ins w:id="11618" w:author="Mosi Adesina Ifatunji" w:date="2025-07-10T18:36:00Z" w16du:dateUtc="2025-07-10T23:36:00Z"/>
          <w:color w:val="000000"/>
          <w:rPrChange w:id="11619" w:author="Mosi Adesina Ifatunji" w:date="2025-07-17T11:52:00Z" w16du:dateUtc="2025-07-17T16:52:00Z">
            <w:rPr>
              <w:ins w:id="11620" w:author="Mosi Adesina Ifatunji" w:date="2025-07-10T18:36:00Z" w16du:dateUtc="2025-07-10T23:36:00Z"/>
              <w:rFonts w:ascii="Helvetica Neue" w:hAnsi="Helvetica Neue" w:cs="Helvetica Neue"/>
              <w:color w:val="000000"/>
              <w:sz w:val="26"/>
              <w:szCs w:val="26"/>
            </w:rPr>
          </w:rPrChange>
        </w:rPr>
        <w:pPrChange w:id="1162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622" w:author="Mosi Adesina Ifatunji" w:date="2025-07-10T18:36:00Z" w16du:dateUtc="2025-07-10T23:36:00Z">
        <w:r w:rsidRPr="006B17C5">
          <w:rPr>
            <w:color w:val="000000"/>
            <w:rPrChange w:id="11623" w:author="Mosi Adesina Ifatunji" w:date="2025-07-17T11:52:00Z" w16du:dateUtc="2025-07-17T16:52:00Z">
              <w:rPr>
                <w:rFonts w:ascii="Helvetica Neue" w:hAnsi="Helvetica Neue" w:cs="Helvetica Neue"/>
                <w:color w:val="000000"/>
                <w:sz w:val="26"/>
                <w:szCs w:val="26"/>
              </w:rPr>
            </w:rPrChange>
          </w:rPr>
          <w:t xml:space="preserve">“Implicit cognition suggests that actors do not always have conscious, intentional control over the processes of social perception, impression formation, and judgment that motivate their actions… Although typically useful, heuristics can result in oversimplified, inaccurate, and biased decisions or judgements. In the case of diversity, not only have implicit biases been found to predict discriminatory </w:t>
        </w:r>
        <w:proofErr w:type="spellStart"/>
        <w:r w:rsidRPr="006B17C5">
          <w:rPr>
            <w:color w:val="000000"/>
            <w:rPrChange w:id="11624" w:author="Mosi Adesina Ifatunji" w:date="2025-07-17T11:52:00Z" w16du:dateUtc="2025-07-17T16:52:00Z">
              <w:rPr>
                <w:rFonts w:ascii="Helvetica Neue" w:hAnsi="Helvetica Neue" w:cs="Helvetica Neue"/>
                <w:color w:val="000000"/>
                <w:sz w:val="26"/>
                <w:szCs w:val="26"/>
              </w:rPr>
            </w:rPrChange>
          </w:rPr>
          <w:t>behaviour</w:t>
        </w:r>
        <w:proofErr w:type="spellEnd"/>
        <w:r w:rsidRPr="006B17C5">
          <w:rPr>
            <w:color w:val="000000"/>
            <w:rPrChange w:id="11625" w:author="Mosi Adesina Ifatunji" w:date="2025-07-17T11:52:00Z" w16du:dateUtc="2025-07-17T16:52:00Z">
              <w:rPr>
                <w:rFonts w:ascii="Helvetica Neue" w:hAnsi="Helvetica Neue" w:cs="Helvetica Neue"/>
                <w:color w:val="000000"/>
                <w:sz w:val="26"/>
                <w:szCs w:val="26"/>
              </w:rPr>
            </w:rPrChange>
          </w:rPr>
          <w:t xml:space="preserve"> but implicit bias measures are also significantly more effective than explicit bias measures in predicting </w:t>
        </w:r>
        <w:proofErr w:type="spellStart"/>
        <w:r w:rsidRPr="006B17C5">
          <w:rPr>
            <w:color w:val="000000"/>
            <w:rPrChange w:id="11626" w:author="Mosi Adesina Ifatunji" w:date="2025-07-17T11:52:00Z" w16du:dateUtc="2025-07-17T16:52:00Z">
              <w:rPr>
                <w:rFonts w:ascii="Helvetica Neue" w:hAnsi="Helvetica Neue" w:cs="Helvetica Neue"/>
                <w:color w:val="000000"/>
                <w:sz w:val="26"/>
                <w:szCs w:val="26"/>
              </w:rPr>
            </w:rPrChange>
          </w:rPr>
          <w:t>behavioural</w:t>
        </w:r>
        <w:proofErr w:type="spellEnd"/>
        <w:r w:rsidRPr="006B17C5">
          <w:rPr>
            <w:color w:val="000000"/>
            <w:rPrChange w:id="11627" w:author="Mosi Adesina Ifatunji" w:date="2025-07-17T11:52:00Z" w16du:dateUtc="2025-07-17T16:52:00Z">
              <w:rPr>
                <w:rFonts w:ascii="Helvetica Neue" w:hAnsi="Helvetica Neue" w:cs="Helvetica Neue"/>
                <w:color w:val="000000"/>
                <w:sz w:val="26"/>
                <w:szCs w:val="26"/>
              </w:rPr>
            </w:rPrChange>
          </w:rPr>
          <w:t xml:space="preserve"> indicators of discrimination” (Whysall 2018:218</w:t>
        </w:r>
        <w:proofErr w:type="gramStart"/>
        <w:r w:rsidRPr="006B17C5">
          <w:rPr>
            <w:color w:val="000000"/>
            <w:rPrChange w:id="11628" w:author="Mosi Adesina Ifatunji" w:date="2025-07-17T11:52:00Z" w16du:dateUtc="2025-07-17T16:52:00Z">
              <w:rPr>
                <w:rFonts w:ascii="Helvetica Neue" w:hAnsi="Helvetica Neue" w:cs="Helvetica Neue"/>
                <w:color w:val="000000"/>
                <w:sz w:val="26"/>
                <w:szCs w:val="26"/>
              </w:rPr>
            </w:rPrChange>
          </w:rPr>
          <w:t>) .</w:t>
        </w:r>
        <w:proofErr w:type="gramEnd"/>
      </w:ins>
    </w:p>
    <w:p w14:paraId="4B774703" w14:textId="77777777" w:rsidR="00437329" w:rsidRPr="006B17C5" w:rsidRDefault="00437329">
      <w:pPr>
        <w:rPr>
          <w:ins w:id="11629" w:author="Mosi Adesina Ifatunji" w:date="2025-07-10T18:36:00Z" w16du:dateUtc="2025-07-10T23:36:00Z"/>
          <w:color w:val="000000"/>
          <w:rPrChange w:id="11630" w:author="Mosi Adesina Ifatunji" w:date="2025-07-17T11:52:00Z" w16du:dateUtc="2025-07-17T16:52:00Z">
            <w:rPr>
              <w:ins w:id="11631" w:author="Mosi Adesina Ifatunji" w:date="2025-07-10T18:36:00Z" w16du:dateUtc="2025-07-10T23:36:00Z"/>
              <w:rFonts w:ascii="Helvetica Neue" w:hAnsi="Helvetica Neue" w:cs="Helvetica Neue"/>
              <w:color w:val="000000"/>
              <w:sz w:val="26"/>
              <w:szCs w:val="26"/>
            </w:rPr>
          </w:rPrChange>
        </w:rPr>
        <w:pPrChange w:id="11632"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A2EF0ED" w14:textId="77777777" w:rsidR="00437329" w:rsidRPr="006B17C5" w:rsidRDefault="00437329">
      <w:pPr>
        <w:rPr>
          <w:ins w:id="11633" w:author="Mosi Adesina Ifatunji" w:date="2025-07-10T18:36:00Z" w16du:dateUtc="2025-07-10T23:36:00Z"/>
          <w:color w:val="000000"/>
          <w:rPrChange w:id="11634" w:author="Mosi Adesina Ifatunji" w:date="2025-07-17T11:52:00Z" w16du:dateUtc="2025-07-17T16:52:00Z">
            <w:rPr>
              <w:ins w:id="11635" w:author="Mosi Adesina Ifatunji" w:date="2025-07-10T18:36:00Z" w16du:dateUtc="2025-07-10T23:36:00Z"/>
              <w:rFonts w:ascii="Helvetica Neue" w:hAnsi="Helvetica Neue" w:cs="Helvetica Neue"/>
              <w:color w:val="000000"/>
              <w:sz w:val="26"/>
              <w:szCs w:val="26"/>
            </w:rPr>
          </w:rPrChange>
        </w:rPr>
        <w:pPrChange w:id="11636"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637" w:author="Mosi Adesina Ifatunji" w:date="2025-07-10T18:36:00Z" w16du:dateUtc="2025-07-10T23:36:00Z">
        <w:r w:rsidRPr="006B17C5">
          <w:rPr>
            <w:color w:val="000000"/>
            <w:rPrChange w:id="11638" w:author="Mosi Adesina Ifatunji" w:date="2025-07-17T11:52:00Z" w16du:dateUtc="2025-07-17T16:52:00Z">
              <w:rPr>
                <w:rFonts w:ascii="Helvetica Neue" w:hAnsi="Helvetica Neue" w:cs="Helvetica Neue"/>
                <w:color w:val="000000"/>
                <w:sz w:val="26"/>
                <w:szCs w:val="26"/>
              </w:rPr>
            </w:rPrChange>
          </w:rPr>
          <w:t>“Implicit biases can lead to discrimination in any recruitment, selection, promotion, and reward process, which involves a human judgement or decision-making component. In selection and assessment, for example, implicit biases interfere with the main goal of the process; to evaluate the extent to which a candidate possesses or can demonstrate key characteristics, which are relevant for performance in the role being recruited for… Given that the predictive validity of commonly used selection and assessment methods varies greatly… there remains a large proportion of unexplained variance in many modern selection processes. Furthermore, some of the selection instruments that demonstrate higher predictive validity overall, display considerable ethnic subgroup differences in test performance… highlighting the existence of potential discrimination” (Whysall 2018:219</w:t>
        </w:r>
        <w:proofErr w:type="gramStart"/>
        <w:r w:rsidRPr="006B17C5">
          <w:rPr>
            <w:color w:val="000000"/>
            <w:rPrChange w:id="11639" w:author="Mosi Adesina Ifatunji" w:date="2025-07-17T11:52:00Z" w16du:dateUtc="2025-07-17T16:52:00Z">
              <w:rPr>
                <w:rFonts w:ascii="Helvetica Neue" w:hAnsi="Helvetica Neue" w:cs="Helvetica Neue"/>
                <w:color w:val="000000"/>
                <w:sz w:val="26"/>
                <w:szCs w:val="26"/>
              </w:rPr>
            </w:rPrChange>
          </w:rPr>
          <w:t>) .</w:t>
        </w:r>
        <w:proofErr w:type="gramEnd"/>
      </w:ins>
    </w:p>
    <w:p w14:paraId="3095A030" w14:textId="77777777" w:rsidR="00437329" w:rsidRPr="006B17C5" w:rsidRDefault="00437329">
      <w:pPr>
        <w:rPr>
          <w:ins w:id="11640" w:author="Mosi Adesina Ifatunji" w:date="2025-07-10T18:36:00Z" w16du:dateUtc="2025-07-10T23:36:00Z"/>
          <w:color w:val="000000"/>
          <w:rPrChange w:id="11641" w:author="Mosi Adesina Ifatunji" w:date="2025-07-17T11:52:00Z" w16du:dateUtc="2025-07-17T16:52:00Z">
            <w:rPr>
              <w:ins w:id="11642" w:author="Mosi Adesina Ifatunji" w:date="2025-07-10T18:36:00Z" w16du:dateUtc="2025-07-10T23:36:00Z"/>
              <w:rFonts w:ascii="Helvetica Neue" w:hAnsi="Helvetica Neue" w:cs="Helvetica Neue"/>
              <w:color w:val="000000"/>
              <w:sz w:val="26"/>
              <w:szCs w:val="26"/>
            </w:rPr>
          </w:rPrChange>
        </w:rPr>
        <w:pPrChange w:id="11643"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5DDBD5D" w14:textId="77777777" w:rsidR="00437329" w:rsidRPr="006B17C5" w:rsidRDefault="00437329">
      <w:pPr>
        <w:rPr>
          <w:ins w:id="11644" w:author="Mosi Adesina Ifatunji" w:date="2025-07-10T18:36:00Z" w16du:dateUtc="2025-07-10T23:36:00Z"/>
          <w:color w:val="000000"/>
          <w:rPrChange w:id="11645" w:author="Mosi Adesina Ifatunji" w:date="2025-07-17T11:52:00Z" w16du:dateUtc="2025-07-17T16:52:00Z">
            <w:rPr>
              <w:ins w:id="11646" w:author="Mosi Adesina Ifatunji" w:date="2025-07-10T18:36:00Z" w16du:dateUtc="2025-07-10T23:36:00Z"/>
              <w:rFonts w:ascii="Helvetica Neue" w:hAnsi="Helvetica Neue" w:cs="Helvetica Neue"/>
              <w:color w:val="000000"/>
              <w:sz w:val="26"/>
              <w:szCs w:val="26"/>
            </w:rPr>
          </w:rPrChange>
        </w:rPr>
        <w:pPrChange w:id="11647"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648" w:author="Mosi Adesina Ifatunji" w:date="2025-07-10T18:36:00Z" w16du:dateUtc="2025-07-10T23:36:00Z">
        <w:r w:rsidRPr="006B17C5">
          <w:rPr>
            <w:color w:val="000000"/>
            <w:rPrChange w:id="11649" w:author="Mosi Adesina Ifatunji" w:date="2025-07-17T11:52:00Z" w16du:dateUtc="2025-07-17T16:52:00Z">
              <w:rPr>
                <w:rFonts w:ascii="Helvetica Neue" w:hAnsi="Helvetica Neue" w:cs="Helvetica Neue"/>
                <w:color w:val="000000"/>
                <w:sz w:val="26"/>
                <w:szCs w:val="26"/>
              </w:rPr>
            </w:rPrChange>
          </w:rPr>
          <w:t xml:space="preserve">“One of the </w:t>
        </w:r>
        <w:proofErr w:type="gramStart"/>
        <w:r w:rsidRPr="006B17C5">
          <w:rPr>
            <w:color w:val="000000"/>
            <w:rPrChange w:id="11650" w:author="Mosi Adesina Ifatunji" w:date="2025-07-17T11:52:00Z" w16du:dateUtc="2025-07-17T16:52:00Z">
              <w:rPr>
                <w:rFonts w:ascii="Helvetica Neue" w:hAnsi="Helvetica Neue" w:cs="Helvetica Neue"/>
                <w:color w:val="000000"/>
                <w:sz w:val="26"/>
                <w:szCs w:val="26"/>
              </w:rPr>
            </w:rPrChange>
          </w:rPr>
          <w:t>most commonly known</w:t>
        </w:r>
        <w:proofErr w:type="gramEnd"/>
        <w:r w:rsidRPr="006B17C5">
          <w:rPr>
            <w:color w:val="000000"/>
            <w:rPrChange w:id="11651" w:author="Mosi Adesina Ifatunji" w:date="2025-07-17T11:52:00Z" w16du:dateUtc="2025-07-17T16:52:00Z">
              <w:rPr>
                <w:rFonts w:ascii="Helvetica Neue" w:hAnsi="Helvetica Neue" w:cs="Helvetica Neue"/>
                <w:color w:val="000000"/>
                <w:sz w:val="26"/>
                <w:szCs w:val="26"/>
              </w:rPr>
            </w:rPrChange>
          </w:rPr>
          <w:t xml:space="preserve"> implicit biases affecting recruitment decisions is stereotyping… Such is the implicit nature of the bias, research has shown that stereotyping can lead to racial discrimination even when the person making the judgement avows to be completely indifferent to racial stereotypes… Resumes for candidates with stereotypically white-sounding names received 50% more callbacks for interviews, and callbacks are more responsive to resume quality for stereotypically white-sounding names than for African-American ones. This bias persisted regardless of occupation, industry, or employer size (Bertrand and Mullainathan 2004). This phenomenon has been replicated in a host of different contexts, including bias against immigrant applicants… Although recruiters justified their decisions based on language skill concerns, the study demonstrated that listing language fluency, multinational firm experience, or education from highly selective schools did nothing to diminish the effect” (Whysall 2018:220</w:t>
        </w:r>
        <w:proofErr w:type="gramStart"/>
        <w:r w:rsidRPr="006B17C5">
          <w:rPr>
            <w:color w:val="000000"/>
            <w:rPrChange w:id="11652" w:author="Mosi Adesina Ifatunji" w:date="2025-07-17T11:52:00Z" w16du:dateUtc="2025-07-17T16:52:00Z">
              <w:rPr>
                <w:rFonts w:ascii="Helvetica Neue" w:hAnsi="Helvetica Neue" w:cs="Helvetica Neue"/>
                <w:color w:val="000000"/>
                <w:sz w:val="26"/>
                <w:szCs w:val="26"/>
              </w:rPr>
            </w:rPrChange>
          </w:rPr>
          <w:t>) .</w:t>
        </w:r>
        <w:proofErr w:type="gramEnd"/>
      </w:ins>
    </w:p>
    <w:p w14:paraId="64C7B50E" w14:textId="77777777" w:rsidR="00437329" w:rsidRPr="006B17C5" w:rsidRDefault="00437329">
      <w:pPr>
        <w:rPr>
          <w:ins w:id="11653" w:author="Mosi Adesina Ifatunji" w:date="2025-07-10T18:36:00Z" w16du:dateUtc="2025-07-10T23:36:00Z"/>
          <w:color w:val="000000"/>
          <w:rPrChange w:id="11654" w:author="Mosi Adesina Ifatunji" w:date="2025-07-17T11:52:00Z" w16du:dateUtc="2025-07-17T16:52:00Z">
            <w:rPr>
              <w:ins w:id="11655" w:author="Mosi Adesina Ifatunji" w:date="2025-07-10T18:36:00Z" w16du:dateUtc="2025-07-10T23:36:00Z"/>
              <w:rFonts w:ascii="Helvetica Neue" w:hAnsi="Helvetica Neue" w:cs="Helvetica Neue"/>
              <w:color w:val="000000"/>
              <w:sz w:val="26"/>
              <w:szCs w:val="26"/>
            </w:rPr>
          </w:rPrChange>
        </w:rPr>
        <w:pPrChange w:id="11656"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C79B62C" w14:textId="77777777" w:rsidR="00437329" w:rsidRPr="006B17C5" w:rsidRDefault="00437329">
      <w:pPr>
        <w:rPr>
          <w:ins w:id="11657" w:author="Mosi Adesina Ifatunji" w:date="2025-07-10T18:36:00Z" w16du:dateUtc="2025-07-10T23:36:00Z"/>
          <w:color w:val="000000"/>
          <w:rPrChange w:id="11658" w:author="Mosi Adesina Ifatunji" w:date="2025-07-17T11:52:00Z" w16du:dateUtc="2025-07-17T16:52:00Z">
            <w:rPr>
              <w:ins w:id="11659" w:author="Mosi Adesina Ifatunji" w:date="2025-07-10T18:36:00Z" w16du:dateUtc="2025-07-10T23:36:00Z"/>
              <w:rFonts w:ascii="Helvetica Neue" w:hAnsi="Helvetica Neue" w:cs="Helvetica Neue"/>
              <w:color w:val="000000"/>
              <w:sz w:val="26"/>
              <w:szCs w:val="26"/>
            </w:rPr>
          </w:rPrChange>
        </w:rPr>
        <w:pPrChange w:id="11660"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661" w:author="Mosi Adesina Ifatunji" w:date="2025-07-10T18:36:00Z" w16du:dateUtc="2025-07-10T23:36:00Z">
        <w:r w:rsidRPr="006B17C5">
          <w:rPr>
            <w:color w:val="000000"/>
            <w:rPrChange w:id="11662" w:author="Mosi Adesina Ifatunji" w:date="2025-07-17T11:52:00Z" w16du:dateUtc="2025-07-17T16:52:00Z">
              <w:rPr>
                <w:rFonts w:ascii="Helvetica Neue" w:hAnsi="Helvetica Neue" w:cs="Helvetica Neue"/>
                <w:color w:val="000000"/>
                <w:sz w:val="26"/>
                <w:szCs w:val="26"/>
              </w:rPr>
            </w:rPrChange>
          </w:rPr>
          <w:t xml:space="preserve">“Stereotypes not only influence the interpretation and memory of a victim of stereotyping’s </w:t>
        </w:r>
        <w:proofErr w:type="spellStart"/>
        <w:r w:rsidRPr="006B17C5">
          <w:rPr>
            <w:color w:val="000000"/>
            <w:rPrChange w:id="11663" w:author="Mosi Adesina Ifatunji" w:date="2025-07-17T11:52:00Z" w16du:dateUtc="2025-07-17T16:52:00Z">
              <w:rPr>
                <w:rFonts w:ascii="Helvetica Neue" w:hAnsi="Helvetica Neue" w:cs="Helvetica Neue"/>
                <w:color w:val="000000"/>
                <w:sz w:val="26"/>
                <w:szCs w:val="26"/>
              </w:rPr>
            </w:rPrChange>
          </w:rPr>
          <w:t>behaviour</w:t>
        </w:r>
        <w:proofErr w:type="spellEnd"/>
        <w:r w:rsidRPr="006B17C5">
          <w:rPr>
            <w:color w:val="000000"/>
            <w:rPrChange w:id="11664" w:author="Mosi Adesina Ifatunji" w:date="2025-07-17T11:52:00Z" w16du:dateUtc="2025-07-17T16:52:00Z">
              <w:rPr>
                <w:rFonts w:ascii="Helvetica Neue" w:hAnsi="Helvetica Neue" w:cs="Helvetica Neue"/>
                <w:color w:val="000000"/>
                <w:sz w:val="26"/>
                <w:szCs w:val="26"/>
              </w:rPr>
            </w:rPrChange>
          </w:rPr>
          <w:t xml:space="preserve"> but also actual </w:t>
        </w:r>
        <w:proofErr w:type="spellStart"/>
        <w:r w:rsidRPr="006B17C5">
          <w:rPr>
            <w:color w:val="000000"/>
            <w:rPrChange w:id="11665" w:author="Mosi Adesina Ifatunji" w:date="2025-07-17T11:52:00Z" w16du:dateUtc="2025-07-17T16:52:00Z">
              <w:rPr>
                <w:rFonts w:ascii="Helvetica Neue" w:hAnsi="Helvetica Neue" w:cs="Helvetica Neue"/>
                <w:color w:val="000000"/>
                <w:sz w:val="26"/>
                <w:szCs w:val="26"/>
              </w:rPr>
            </w:rPrChange>
          </w:rPr>
          <w:t>behaviour</w:t>
        </w:r>
        <w:proofErr w:type="spellEnd"/>
        <w:r w:rsidRPr="006B17C5">
          <w:rPr>
            <w:color w:val="000000"/>
            <w:rPrChange w:id="11666" w:author="Mosi Adesina Ifatunji" w:date="2025-07-17T11:52:00Z" w16du:dateUtc="2025-07-17T16:52:00Z">
              <w:rPr>
                <w:rFonts w:ascii="Helvetica Neue" w:hAnsi="Helvetica Neue" w:cs="Helvetica Neue"/>
                <w:color w:val="000000"/>
                <w:sz w:val="26"/>
                <w:szCs w:val="26"/>
              </w:rPr>
            </w:rPrChange>
          </w:rPr>
          <w:t xml:space="preserve"> towards them… Stereotypes can be problematic because they entail gross assumptions and over extensions, leading to assumptions that members of a </w:t>
        </w:r>
        <w:r w:rsidRPr="006B17C5">
          <w:rPr>
            <w:color w:val="000000"/>
            <w:rPrChange w:id="11667" w:author="Mosi Adesina Ifatunji" w:date="2025-07-17T11:52:00Z" w16du:dateUtc="2025-07-17T16:52:00Z">
              <w:rPr>
                <w:rFonts w:ascii="Helvetica Neue" w:hAnsi="Helvetica Neue" w:cs="Helvetica Neue"/>
                <w:color w:val="000000"/>
                <w:sz w:val="26"/>
                <w:szCs w:val="26"/>
              </w:rPr>
            </w:rPrChange>
          </w:rPr>
          <w:lastRenderedPageBreak/>
          <w:t>particular category are more alike than they really are, and that members of different categories are more dissimilar than they really are” (Whysall 2018:220) .</w:t>
        </w:r>
      </w:ins>
    </w:p>
    <w:p w14:paraId="444E98E4" w14:textId="77777777" w:rsidR="00437329" w:rsidRPr="006B17C5" w:rsidRDefault="00437329">
      <w:pPr>
        <w:rPr>
          <w:ins w:id="11668" w:author="Mosi Adesina Ifatunji" w:date="2025-07-10T18:36:00Z" w16du:dateUtc="2025-07-10T23:36:00Z"/>
          <w:color w:val="000000"/>
          <w:rPrChange w:id="11669" w:author="Mosi Adesina Ifatunji" w:date="2025-07-17T11:52:00Z" w16du:dateUtc="2025-07-17T16:52:00Z">
            <w:rPr>
              <w:ins w:id="11670" w:author="Mosi Adesina Ifatunji" w:date="2025-07-10T18:36:00Z" w16du:dateUtc="2025-07-10T23:36:00Z"/>
              <w:rFonts w:ascii="Helvetica Neue" w:hAnsi="Helvetica Neue" w:cs="Helvetica Neue"/>
              <w:color w:val="000000"/>
              <w:sz w:val="26"/>
              <w:szCs w:val="26"/>
            </w:rPr>
          </w:rPrChange>
        </w:rPr>
        <w:pPrChange w:id="1167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6B68FFF" w14:textId="77777777" w:rsidR="00437329" w:rsidRPr="006B17C5" w:rsidRDefault="00437329">
      <w:pPr>
        <w:rPr>
          <w:ins w:id="11672" w:author="Mosi Adesina Ifatunji" w:date="2025-07-10T18:36:00Z" w16du:dateUtc="2025-07-10T23:36:00Z"/>
          <w:color w:val="000000"/>
          <w:rPrChange w:id="11673" w:author="Mosi Adesina Ifatunji" w:date="2025-07-17T11:52:00Z" w16du:dateUtc="2025-07-17T16:52:00Z">
            <w:rPr>
              <w:ins w:id="11674" w:author="Mosi Adesina Ifatunji" w:date="2025-07-10T18:36:00Z" w16du:dateUtc="2025-07-10T23:36:00Z"/>
              <w:rFonts w:ascii="Helvetica Neue" w:hAnsi="Helvetica Neue" w:cs="Helvetica Neue"/>
              <w:color w:val="000000"/>
              <w:sz w:val="26"/>
              <w:szCs w:val="26"/>
            </w:rPr>
          </w:rPrChange>
        </w:rPr>
        <w:pPrChange w:id="11675"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676" w:author="Mosi Adesina Ifatunji" w:date="2025-07-10T18:36:00Z" w16du:dateUtc="2025-07-10T23:36:00Z">
        <w:r w:rsidRPr="006B17C5">
          <w:rPr>
            <w:color w:val="000000"/>
            <w:rPrChange w:id="11677" w:author="Mosi Adesina Ifatunji" w:date="2025-07-17T11:52:00Z" w16du:dateUtc="2025-07-17T16:52:00Z">
              <w:rPr>
                <w:rFonts w:ascii="Helvetica Neue" w:hAnsi="Helvetica Neue" w:cs="Helvetica Neue"/>
                <w:color w:val="000000"/>
                <w:sz w:val="26"/>
                <w:szCs w:val="26"/>
              </w:rPr>
            </w:rPrChange>
          </w:rPr>
          <w:t>“Stereotype threat is particularly likely to be triggered in stereotypically masculine fields such as finance and banking, with research demonstrating that stereotype threat among women in management and accounting leads to negative job attitudes and intentions to quit via its effects on identity separation or the perception that one’s gender identity is incompatible with one’s work identity… repeated experiences of stereotype threat can impact detrimentally on career aspirations, as the experience of threat and perceived incompetence leads individuals to assume that they have reduced chances of success in that environment… reduced career aspirations in response to stereotype threat is likely to exacerbate and perpetuate the diversity problems within fields underrepresented by minorities” (Whysall 2018:222–223) .</w:t>
        </w:r>
      </w:ins>
    </w:p>
    <w:p w14:paraId="04674D51" w14:textId="77777777" w:rsidR="00437329" w:rsidRPr="006B17C5" w:rsidRDefault="00437329">
      <w:pPr>
        <w:rPr>
          <w:ins w:id="11678" w:author="Mosi Adesina Ifatunji" w:date="2025-07-10T18:36:00Z" w16du:dateUtc="2025-07-10T23:36:00Z"/>
          <w:color w:val="000000"/>
          <w:rPrChange w:id="11679" w:author="Mosi Adesina Ifatunji" w:date="2025-07-17T11:52:00Z" w16du:dateUtc="2025-07-17T16:52:00Z">
            <w:rPr>
              <w:ins w:id="11680" w:author="Mosi Adesina Ifatunji" w:date="2025-07-10T18:36:00Z" w16du:dateUtc="2025-07-10T23:36:00Z"/>
              <w:rFonts w:ascii="Helvetica Neue" w:hAnsi="Helvetica Neue" w:cs="Helvetica Neue"/>
              <w:color w:val="000000"/>
              <w:sz w:val="26"/>
              <w:szCs w:val="26"/>
            </w:rPr>
          </w:rPrChange>
        </w:rPr>
        <w:pPrChange w:id="1168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4BF032D" w14:textId="77777777" w:rsidR="00437329" w:rsidRPr="006B17C5" w:rsidRDefault="00437329">
      <w:pPr>
        <w:rPr>
          <w:ins w:id="11682" w:author="Mosi Adesina Ifatunji" w:date="2025-07-10T18:36:00Z" w16du:dateUtc="2025-07-10T23:36:00Z"/>
          <w:color w:val="000000"/>
          <w:rPrChange w:id="11683" w:author="Mosi Adesina Ifatunji" w:date="2025-07-17T11:52:00Z" w16du:dateUtc="2025-07-17T16:52:00Z">
            <w:rPr>
              <w:ins w:id="11684" w:author="Mosi Adesina Ifatunji" w:date="2025-07-10T18:36:00Z" w16du:dateUtc="2025-07-10T23:36:00Z"/>
              <w:rFonts w:ascii="Helvetica Neue" w:hAnsi="Helvetica Neue" w:cs="Helvetica Neue"/>
              <w:color w:val="000000"/>
              <w:sz w:val="26"/>
              <w:szCs w:val="26"/>
            </w:rPr>
          </w:rPrChange>
        </w:rPr>
        <w:pPrChange w:id="11685"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686" w:author="Mosi Adesina Ifatunji" w:date="2025-07-10T18:36:00Z" w16du:dateUtc="2025-07-10T23:36:00Z">
        <w:r w:rsidRPr="006B17C5">
          <w:rPr>
            <w:color w:val="000000"/>
            <w:rPrChange w:id="11687" w:author="Mosi Adesina Ifatunji" w:date="2025-07-17T11:52:00Z" w16du:dateUtc="2025-07-17T16:52:00Z">
              <w:rPr>
                <w:rFonts w:ascii="Helvetica Neue" w:hAnsi="Helvetica Neue" w:cs="Helvetica Neue"/>
                <w:color w:val="000000"/>
                <w:sz w:val="26"/>
                <w:szCs w:val="26"/>
              </w:rPr>
            </w:rPrChange>
          </w:rPr>
          <w:t xml:space="preserve">“In-group bias relates to the implicit tendency to feel a stronger degree of affinity with, and trust of, others who we </w:t>
        </w:r>
        <w:proofErr w:type="spellStart"/>
        <w:r w:rsidRPr="006B17C5">
          <w:rPr>
            <w:color w:val="000000"/>
            <w:rPrChange w:id="11688" w:author="Mosi Adesina Ifatunji" w:date="2025-07-17T11:52:00Z" w16du:dateUtc="2025-07-17T16:52:00Z">
              <w:rPr>
                <w:rFonts w:ascii="Helvetica Neue" w:hAnsi="Helvetica Neue" w:cs="Helvetica Neue"/>
                <w:color w:val="000000"/>
                <w:sz w:val="26"/>
                <w:szCs w:val="26"/>
              </w:rPr>
            </w:rPrChange>
          </w:rPr>
          <w:t>categorise</w:t>
        </w:r>
        <w:proofErr w:type="spellEnd"/>
        <w:r w:rsidRPr="006B17C5">
          <w:rPr>
            <w:color w:val="000000"/>
            <w:rPrChange w:id="11689" w:author="Mosi Adesina Ifatunji" w:date="2025-07-17T11:52:00Z" w16du:dateUtc="2025-07-17T16:52:00Z">
              <w:rPr>
                <w:rFonts w:ascii="Helvetica Neue" w:hAnsi="Helvetica Neue" w:cs="Helvetica Neue"/>
                <w:color w:val="000000"/>
                <w:sz w:val="26"/>
                <w:szCs w:val="26"/>
              </w:rPr>
            </w:rPrChange>
          </w:rPr>
          <w:t xml:space="preserve"> as similar to ourselves… in the recruitment context the effect denotes the tendency for interviewers to recruit candidates in their own self-image… raters </w:t>
        </w:r>
        <w:proofErr w:type="spellStart"/>
        <w:r w:rsidRPr="006B17C5">
          <w:rPr>
            <w:color w:val="000000"/>
            <w:rPrChange w:id="11690" w:author="Mosi Adesina Ifatunji" w:date="2025-07-17T11:52:00Z" w16du:dateUtc="2025-07-17T16:52:00Z">
              <w:rPr>
                <w:rFonts w:ascii="Helvetica Neue" w:hAnsi="Helvetica Neue" w:cs="Helvetica Neue"/>
                <w:color w:val="000000"/>
                <w:sz w:val="26"/>
                <w:szCs w:val="26"/>
              </w:rPr>
            </w:rPrChange>
          </w:rPr>
          <w:t>favour</w:t>
        </w:r>
        <w:proofErr w:type="spellEnd"/>
        <w:r w:rsidRPr="006B17C5">
          <w:rPr>
            <w:color w:val="000000"/>
            <w:rPrChange w:id="11691" w:author="Mosi Adesina Ifatunji" w:date="2025-07-17T11:52:00Z" w16du:dateUtc="2025-07-17T16:52:00Z">
              <w:rPr>
                <w:rFonts w:ascii="Helvetica Neue" w:hAnsi="Helvetica Neue" w:cs="Helvetica Neue"/>
                <w:color w:val="000000"/>
                <w:sz w:val="26"/>
                <w:szCs w:val="26"/>
              </w:rPr>
            </w:rPrChange>
          </w:rPr>
          <w:t xml:space="preserve"> candidates who share similarities with themselves in respect to several different dimensions, including values and habits, beliefs, demographic, and cultural variables such as leisure pursuits, experiences, and self-presentation styles… in-group bias acts to perpetuate homogeneity within </w:t>
        </w:r>
        <w:proofErr w:type="spellStart"/>
        <w:r w:rsidRPr="006B17C5">
          <w:rPr>
            <w:color w:val="000000"/>
            <w:rPrChange w:id="11692" w:author="Mosi Adesina Ifatunji" w:date="2025-07-17T11:52:00Z" w16du:dateUtc="2025-07-17T16:52:00Z">
              <w:rPr>
                <w:rFonts w:ascii="Helvetica Neue" w:hAnsi="Helvetica Neue" w:cs="Helvetica Neue"/>
                <w:color w:val="000000"/>
                <w:sz w:val="26"/>
                <w:szCs w:val="26"/>
              </w:rPr>
            </w:rPrChange>
          </w:rPr>
          <w:t>organisations</w:t>
        </w:r>
        <w:proofErr w:type="spellEnd"/>
        <w:r w:rsidRPr="006B17C5">
          <w:rPr>
            <w:color w:val="000000"/>
            <w:rPrChange w:id="11693" w:author="Mosi Adesina Ifatunji" w:date="2025-07-17T11:52:00Z" w16du:dateUtc="2025-07-17T16:52:00Z">
              <w:rPr>
                <w:rFonts w:ascii="Helvetica Neue" w:hAnsi="Helvetica Neue" w:cs="Helvetica Neue"/>
                <w:color w:val="000000"/>
                <w:sz w:val="26"/>
                <w:szCs w:val="26"/>
              </w:rPr>
            </w:rPrChange>
          </w:rPr>
          <w:t xml:space="preserve">, a problem not only due to the potential for discrimination but also given the known advantages of diversity for team and </w:t>
        </w:r>
        <w:proofErr w:type="spellStart"/>
        <w:r w:rsidRPr="006B17C5">
          <w:rPr>
            <w:color w:val="000000"/>
            <w:rPrChange w:id="11694" w:author="Mosi Adesina Ifatunji" w:date="2025-07-17T11:52:00Z" w16du:dateUtc="2025-07-17T16:52:00Z">
              <w:rPr>
                <w:rFonts w:ascii="Helvetica Neue" w:hAnsi="Helvetica Neue" w:cs="Helvetica Neue"/>
                <w:color w:val="000000"/>
                <w:sz w:val="26"/>
                <w:szCs w:val="26"/>
              </w:rPr>
            </w:rPrChange>
          </w:rPr>
          <w:t>organisational</w:t>
        </w:r>
        <w:proofErr w:type="spellEnd"/>
        <w:r w:rsidRPr="006B17C5">
          <w:rPr>
            <w:color w:val="000000"/>
            <w:rPrChange w:id="11695" w:author="Mosi Adesina Ifatunji" w:date="2025-07-17T11:52:00Z" w16du:dateUtc="2025-07-17T16:52:00Z">
              <w:rPr>
                <w:rFonts w:ascii="Helvetica Neue" w:hAnsi="Helvetica Neue" w:cs="Helvetica Neue"/>
                <w:color w:val="000000"/>
                <w:sz w:val="26"/>
                <w:szCs w:val="26"/>
              </w:rPr>
            </w:rPrChange>
          </w:rPr>
          <w:t xml:space="preserve"> performance” (Whysall 2018:225–226) .</w:t>
        </w:r>
      </w:ins>
    </w:p>
    <w:p w14:paraId="4E3B6A9C" w14:textId="77777777" w:rsidR="00437329" w:rsidRPr="006B17C5" w:rsidRDefault="00437329">
      <w:pPr>
        <w:rPr>
          <w:ins w:id="11696" w:author="Mosi Adesina Ifatunji" w:date="2025-07-10T18:36:00Z" w16du:dateUtc="2025-07-10T23:36:00Z"/>
          <w:color w:val="000000"/>
          <w:rPrChange w:id="11697" w:author="Mosi Adesina Ifatunji" w:date="2025-07-17T11:52:00Z" w16du:dateUtc="2025-07-17T16:52:00Z">
            <w:rPr>
              <w:ins w:id="11698" w:author="Mosi Adesina Ifatunji" w:date="2025-07-10T18:36:00Z" w16du:dateUtc="2025-07-10T23:36:00Z"/>
              <w:rFonts w:ascii="Helvetica Neue" w:hAnsi="Helvetica Neue" w:cs="Helvetica Neue"/>
              <w:color w:val="000000"/>
              <w:sz w:val="26"/>
              <w:szCs w:val="26"/>
            </w:rPr>
          </w:rPrChange>
        </w:rPr>
        <w:pPrChange w:id="11699"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875AF06" w14:textId="77777777" w:rsidR="00437329" w:rsidRPr="006B17C5" w:rsidRDefault="00437329">
      <w:pPr>
        <w:rPr>
          <w:ins w:id="11700" w:author="Mosi Adesina Ifatunji" w:date="2025-07-10T18:36:00Z" w16du:dateUtc="2025-07-10T23:36:00Z"/>
          <w:color w:val="000000"/>
          <w:rPrChange w:id="11701" w:author="Mosi Adesina Ifatunji" w:date="2025-07-17T11:52:00Z" w16du:dateUtc="2025-07-17T16:52:00Z">
            <w:rPr>
              <w:ins w:id="11702" w:author="Mosi Adesina Ifatunji" w:date="2025-07-10T18:36:00Z" w16du:dateUtc="2025-07-10T23:36:00Z"/>
              <w:rFonts w:ascii="Helvetica Neue" w:hAnsi="Helvetica Neue" w:cs="Helvetica Neue"/>
              <w:color w:val="000000"/>
              <w:sz w:val="26"/>
              <w:szCs w:val="26"/>
            </w:rPr>
          </w:rPrChange>
        </w:rPr>
        <w:pPrChange w:id="11703"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704" w:author="Mosi Adesina Ifatunji" w:date="2025-07-10T18:36:00Z" w16du:dateUtc="2025-07-10T23:36:00Z">
        <w:r w:rsidRPr="006B17C5">
          <w:rPr>
            <w:color w:val="000000"/>
            <w:rPrChange w:id="11705" w:author="Mosi Adesina Ifatunji" w:date="2025-07-17T11:52:00Z" w16du:dateUtc="2025-07-17T16:52:00Z">
              <w:rPr>
                <w:rFonts w:ascii="Helvetica Neue" w:hAnsi="Helvetica Neue" w:cs="Helvetica Neue"/>
                <w:color w:val="000000"/>
                <w:sz w:val="26"/>
                <w:szCs w:val="26"/>
              </w:rPr>
            </w:rPrChange>
          </w:rPr>
          <w:t xml:space="preserve">“Promotion decisions should also be made by diverse panels and efforts taken to ensure that decisions are based upon clear, </w:t>
        </w:r>
        <w:proofErr w:type="spellStart"/>
        <w:r w:rsidRPr="006B17C5">
          <w:rPr>
            <w:color w:val="000000"/>
            <w:rPrChange w:id="11706" w:author="Mosi Adesina Ifatunji" w:date="2025-07-17T11:52:00Z" w16du:dateUtc="2025-07-17T16:52:00Z">
              <w:rPr>
                <w:rFonts w:ascii="Helvetica Neue" w:hAnsi="Helvetica Neue" w:cs="Helvetica Neue"/>
                <w:color w:val="000000"/>
                <w:sz w:val="26"/>
                <w:szCs w:val="26"/>
              </w:rPr>
            </w:rPrChange>
          </w:rPr>
          <w:t>formalised</w:t>
        </w:r>
        <w:proofErr w:type="spellEnd"/>
        <w:r w:rsidRPr="006B17C5">
          <w:rPr>
            <w:color w:val="000000"/>
            <w:rPrChange w:id="11707" w:author="Mosi Adesina Ifatunji" w:date="2025-07-17T11:52:00Z" w16du:dateUtc="2025-07-17T16:52:00Z">
              <w:rPr>
                <w:rFonts w:ascii="Helvetica Neue" w:hAnsi="Helvetica Neue" w:cs="Helvetica Neue"/>
                <w:color w:val="000000"/>
                <w:sz w:val="26"/>
                <w:szCs w:val="26"/>
              </w:rPr>
            </w:rPrChange>
          </w:rPr>
          <w:t>, objective criteria… Decision-makers should be made accountable for ensuring that their promotion and reward decisions are fair, and transparency should be provided in the monetary awards allocated on the basis of their judgements” (Whysall 2018:232–233) .</w:t>
        </w:r>
      </w:ins>
    </w:p>
    <w:p w14:paraId="35C8568B" w14:textId="77777777" w:rsidR="00437329" w:rsidRPr="006B17C5" w:rsidRDefault="00437329">
      <w:pPr>
        <w:rPr>
          <w:ins w:id="11708" w:author="Mosi Adesina Ifatunji" w:date="2025-07-10T18:36:00Z" w16du:dateUtc="2025-07-10T23:36:00Z"/>
          <w:color w:val="000000"/>
          <w:rPrChange w:id="11709" w:author="Mosi Adesina Ifatunji" w:date="2025-07-17T11:52:00Z" w16du:dateUtc="2025-07-17T16:52:00Z">
            <w:rPr>
              <w:ins w:id="11710" w:author="Mosi Adesina Ifatunji" w:date="2025-07-10T18:36:00Z" w16du:dateUtc="2025-07-10T23:36:00Z"/>
              <w:rFonts w:ascii="Helvetica Neue" w:hAnsi="Helvetica Neue" w:cs="Helvetica Neue"/>
              <w:color w:val="000000"/>
              <w:sz w:val="26"/>
              <w:szCs w:val="26"/>
            </w:rPr>
          </w:rPrChange>
        </w:rPr>
        <w:pPrChange w:id="1171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1EE9B183" w14:textId="77777777" w:rsidR="00437329" w:rsidRPr="006B17C5" w:rsidRDefault="00437329">
      <w:pPr>
        <w:rPr>
          <w:ins w:id="11712" w:author="Mosi Adesina Ifatunji" w:date="2025-07-10T18:36:00Z" w16du:dateUtc="2025-07-10T23:36:00Z"/>
          <w:color w:val="000000"/>
          <w:rPrChange w:id="11713" w:author="Mosi Adesina Ifatunji" w:date="2025-07-17T11:52:00Z" w16du:dateUtc="2025-07-17T16:52:00Z">
            <w:rPr>
              <w:ins w:id="11714" w:author="Mosi Adesina Ifatunji" w:date="2025-07-10T18:36:00Z" w16du:dateUtc="2025-07-10T23:36:00Z"/>
              <w:rFonts w:ascii="Helvetica Neue" w:hAnsi="Helvetica Neue" w:cs="Helvetica Neue"/>
              <w:color w:val="000000"/>
              <w:sz w:val="26"/>
              <w:szCs w:val="26"/>
            </w:rPr>
          </w:rPrChange>
        </w:rPr>
        <w:pPrChange w:id="11715"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716" w:author="Mosi Adesina Ifatunji" w:date="2025-07-10T18:36:00Z" w16du:dateUtc="2025-07-10T23:36:00Z">
        <w:r w:rsidRPr="006B17C5">
          <w:rPr>
            <w:color w:val="000000"/>
            <w:rPrChange w:id="11717" w:author="Mosi Adesina Ifatunji" w:date="2025-07-17T11:52:00Z" w16du:dateUtc="2025-07-17T16:52:00Z">
              <w:rPr>
                <w:rFonts w:ascii="Helvetica Neue" w:hAnsi="Helvetica Neue" w:cs="Helvetica Neue"/>
                <w:color w:val="000000"/>
                <w:sz w:val="26"/>
                <w:szCs w:val="26"/>
              </w:rPr>
            </w:rPrChange>
          </w:rPr>
          <w:t xml:space="preserve">“Workplace discrimination, it can be argued, has ‘gone underground’… One of the most pervasive yet ‘hidden’ elements in this puzzle is the subconscious cognitive processing surrounding almost every decision made regarding people at work—such as whether they are selected to work there in the first place, to whether they are given equal opportunities for promotion once there. Implicit biases present a thorny challenge for equality and diversity because so deep rooted are these biases that not only are they often </w:t>
        </w:r>
        <w:proofErr w:type="gramStart"/>
        <w:r w:rsidRPr="006B17C5">
          <w:rPr>
            <w:color w:val="000000"/>
            <w:rPrChange w:id="11718" w:author="Mosi Adesina Ifatunji" w:date="2025-07-17T11:52:00Z" w16du:dateUtc="2025-07-17T16:52:00Z">
              <w:rPr>
                <w:rFonts w:ascii="Helvetica Neue" w:hAnsi="Helvetica Neue" w:cs="Helvetica Neue"/>
                <w:color w:val="000000"/>
                <w:sz w:val="26"/>
                <w:szCs w:val="26"/>
              </w:rPr>
            </w:rPrChange>
          </w:rPr>
          <w:t>invisible</w:t>
        </w:r>
        <w:proofErr w:type="gramEnd"/>
        <w:r w:rsidRPr="006B17C5">
          <w:rPr>
            <w:color w:val="000000"/>
            <w:rPrChange w:id="11719" w:author="Mosi Adesina Ifatunji" w:date="2025-07-17T11:52:00Z" w16du:dateUtc="2025-07-17T16:52:00Z">
              <w:rPr>
                <w:rFonts w:ascii="Helvetica Neue" w:hAnsi="Helvetica Neue" w:cs="Helvetica Neue"/>
                <w:color w:val="000000"/>
                <w:sz w:val="26"/>
                <w:szCs w:val="26"/>
              </w:rPr>
            </w:rPrChange>
          </w:rPr>
          <w:t xml:space="preserve"> but the owners of the biases are not consciously aware of their existence either. Consequently, to be successful in achieving diversity, practitioners must pay attention to the ‘hidden’ biases” (Whysall 2018:235</w:t>
        </w:r>
        <w:proofErr w:type="gramStart"/>
        <w:r w:rsidRPr="006B17C5">
          <w:rPr>
            <w:color w:val="000000"/>
            <w:rPrChange w:id="11720" w:author="Mosi Adesina Ifatunji" w:date="2025-07-17T11:52:00Z" w16du:dateUtc="2025-07-17T16:52:00Z">
              <w:rPr>
                <w:rFonts w:ascii="Helvetica Neue" w:hAnsi="Helvetica Neue" w:cs="Helvetica Neue"/>
                <w:color w:val="000000"/>
                <w:sz w:val="26"/>
                <w:szCs w:val="26"/>
              </w:rPr>
            </w:rPrChange>
          </w:rPr>
          <w:t>) .</w:t>
        </w:r>
        <w:proofErr w:type="gramEnd"/>
      </w:ins>
    </w:p>
    <w:p w14:paraId="3E10DDA9" w14:textId="77777777" w:rsidR="00437329" w:rsidRPr="006B17C5" w:rsidRDefault="00437329">
      <w:pPr>
        <w:rPr>
          <w:ins w:id="11721" w:author="Mosi Adesina Ifatunji" w:date="2025-07-10T18:36:00Z" w16du:dateUtc="2025-07-10T23:36:00Z"/>
          <w:color w:val="000000"/>
          <w:rPrChange w:id="11722" w:author="Mosi Adesina Ifatunji" w:date="2025-07-17T11:52:00Z" w16du:dateUtc="2025-07-17T16:52:00Z">
            <w:rPr>
              <w:ins w:id="11723" w:author="Mosi Adesina Ifatunji" w:date="2025-07-10T18:36:00Z" w16du:dateUtc="2025-07-10T23:36:00Z"/>
              <w:rFonts w:ascii="Helvetica Neue" w:hAnsi="Helvetica Neue" w:cs="Helvetica Neue"/>
              <w:color w:val="000000"/>
              <w:sz w:val="26"/>
              <w:szCs w:val="26"/>
            </w:rPr>
          </w:rPrChange>
        </w:rPr>
        <w:pPrChange w:id="11724"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E404B38" w14:textId="28147C3B" w:rsidR="00E3677F" w:rsidRPr="00B92532" w:rsidRDefault="00437329">
      <w:pPr>
        <w:rPr>
          <w:ins w:id="11725" w:author="Mosi Adesina Ifatunji" w:date="2025-07-10T18:34:00Z" w16du:dateUtc="2025-07-10T23:34:00Z"/>
        </w:rPr>
        <w:pPrChange w:id="11726" w:author="Mosi Adesina Ifatunji" w:date="2025-10-21T19:50:00Z" w16du:dateUtc="2025-10-22T00:50:00Z">
          <w:pPr>
            <w:pStyle w:val="BodyText"/>
          </w:pPr>
        </w:pPrChange>
      </w:pPr>
      <w:ins w:id="11727" w:author="Mosi Adesina Ifatunji" w:date="2025-07-10T18:36:00Z" w16du:dateUtc="2025-07-10T23:36:00Z">
        <w:r w:rsidRPr="006B17C5">
          <w:rPr>
            <w:color w:val="000000"/>
            <w:rPrChange w:id="11728" w:author="Mosi Adesina Ifatunji" w:date="2025-07-17T11:52:00Z" w16du:dateUtc="2025-07-17T16:52:00Z">
              <w:rPr>
                <w:rFonts w:ascii="Helvetica Neue" w:hAnsi="Helvetica Neue" w:cs="Helvetica Neue"/>
                <w:color w:val="000000"/>
                <w:sz w:val="26"/>
                <w:szCs w:val="26"/>
              </w:rPr>
            </w:rPrChange>
          </w:rPr>
          <w:t xml:space="preserve">“It is argued that the success of diversity </w:t>
        </w:r>
        <w:proofErr w:type="spellStart"/>
        <w:r w:rsidRPr="006B17C5">
          <w:rPr>
            <w:color w:val="000000"/>
            <w:rPrChange w:id="11729" w:author="Mosi Adesina Ifatunji" w:date="2025-07-17T11:52:00Z" w16du:dateUtc="2025-07-17T16:52:00Z">
              <w:rPr>
                <w:rFonts w:ascii="Helvetica Neue" w:hAnsi="Helvetica Neue" w:cs="Helvetica Neue"/>
                <w:color w:val="000000"/>
                <w:sz w:val="26"/>
                <w:szCs w:val="26"/>
              </w:rPr>
            </w:rPrChange>
          </w:rPr>
          <w:t>programmes</w:t>
        </w:r>
        <w:proofErr w:type="spellEnd"/>
        <w:r w:rsidRPr="006B17C5">
          <w:rPr>
            <w:color w:val="000000"/>
            <w:rPrChange w:id="11730" w:author="Mosi Adesina Ifatunji" w:date="2025-07-17T11:52:00Z" w16du:dateUtc="2025-07-17T16:52:00Z">
              <w:rPr>
                <w:rFonts w:ascii="Helvetica Neue" w:hAnsi="Helvetica Neue" w:cs="Helvetica Neue"/>
                <w:color w:val="000000"/>
                <w:sz w:val="26"/>
                <w:szCs w:val="26"/>
              </w:rPr>
            </w:rPrChange>
          </w:rPr>
          <w:t xml:space="preserve"> is dependent on </w:t>
        </w:r>
        <w:proofErr w:type="spellStart"/>
        <w:r w:rsidRPr="006B17C5">
          <w:rPr>
            <w:color w:val="000000"/>
            <w:rPrChange w:id="11731" w:author="Mosi Adesina Ifatunji" w:date="2025-07-17T11:52:00Z" w16du:dateUtc="2025-07-17T16:52:00Z">
              <w:rPr>
                <w:rFonts w:ascii="Helvetica Neue" w:hAnsi="Helvetica Neue" w:cs="Helvetica Neue"/>
                <w:color w:val="000000"/>
                <w:sz w:val="26"/>
                <w:szCs w:val="26"/>
              </w:rPr>
            </w:rPrChange>
          </w:rPr>
          <w:t>organisational</w:t>
        </w:r>
        <w:proofErr w:type="spellEnd"/>
        <w:r w:rsidRPr="006B17C5">
          <w:rPr>
            <w:color w:val="000000"/>
            <w:rPrChange w:id="11732" w:author="Mosi Adesina Ifatunji" w:date="2025-07-17T11:52:00Z" w16du:dateUtc="2025-07-17T16:52:00Z">
              <w:rPr>
                <w:rFonts w:ascii="Helvetica Neue" w:hAnsi="Helvetica Neue" w:cs="Helvetica Neue"/>
                <w:color w:val="000000"/>
                <w:sz w:val="26"/>
                <w:szCs w:val="26"/>
              </w:rPr>
            </w:rPrChange>
          </w:rPr>
          <w:t xml:space="preserve"> situational factors, such as culture, strategy, and operating environments… and therefore such initiatives will have limited success unless concepts and actions around diversity and inclusion are embedded into core people processes such as performance management and leadership development” (Whysall 2018:236</w:t>
        </w:r>
        <w:proofErr w:type="gramStart"/>
        <w:r w:rsidRPr="006B17C5">
          <w:rPr>
            <w:color w:val="000000"/>
            <w:rPrChange w:id="11733" w:author="Mosi Adesina Ifatunji" w:date="2025-07-17T11:52:00Z" w16du:dateUtc="2025-07-17T16:52:00Z">
              <w:rPr>
                <w:rFonts w:ascii="Helvetica Neue" w:hAnsi="Helvetica Neue" w:cs="Helvetica Neue"/>
                <w:color w:val="000000"/>
                <w:sz w:val="26"/>
                <w:szCs w:val="26"/>
              </w:rPr>
            </w:rPrChange>
          </w:rPr>
          <w:t>) .</w:t>
        </w:r>
      </w:ins>
      <w:proofErr w:type="gramEnd"/>
    </w:p>
    <w:p w14:paraId="743598A0" w14:textId="77777777" w:rsidR="00E3677F" w:rsidRPr="00B92532" w:rsidRDefault="00E3677F">
      <w:pPr>
        <w:rPr>
          <w:ins w:id="11734" w:author="Mosi Adesina Ifatunji" w:date="2025-07-10T18:37:00Z" w16du:dateUtc="2025-07-10T23:37:00Z"/>
        </w:rPr>
        <w:pPrChange w:id="11735" w:author="Mosi Adesina Ifatunji" w:date="2025-10-21T19:50:00Z" w16du:dateUtc="2025-10-22T00:50:00Z">
          <w:pPr>
            <w:pStyle w:val="BodyText"/>
          </w:pPr>
        </w:pPrChange>
      </w:pPr>
    </w:p>
    <w:p w14:paraId="316187EC" w14:textId="77777777" w:rsidR="00437329" w:rsidRPr="00B92532" w:rsidRDefault="00437329">
      <w:pPr>
        <w:rPr>
          <w:ins w:id="11736" w:author="Mosi Adesina Ifatunji" w:date="2025-07-10T18:37:00Z" w16du:dateUtc="2025-07-10T23:37:00Z"/>
        </w:rPr>
        <w:pPrChange w:id="11737" w:author="Mosi Adesina Ifatunji" w:date="2025-10-21T19:50:00Z" w16du:dateUtc="2025-10-22T00:50:00Z">
          <w:pPr>
            <w:pStyle w:val="BodyText"/>
          </w:pPr>
        </w:pPrChange>
      </w:pPr>
    </w:p>
    <w:p w14:paraId="047631E0" w14:textId="77777777" w:rsidR="00437329" w:rsidRPr="00B92532" w:rsidRDefault="00437329">
      <w:pPr>
        <w:rPr>
          <w:ins w:id="11738" w:author="Mosi Adesina Ifatunji" w:date="2025-07-10T18:37:00Z" w16du:dateUtc="2025-07-10T23:37:00Z"/>
        </w:rPr>
        <w:pPrChange w:id="11739" w:author="Mosi Adesina Ifatunji" w:date="2025-10-21T19:50:00Z" w16du:dateUtc="2025-10-22T00:50:00Z">
          <w:pPr>
            <w:pStyle w:val="BodyText"/>
          </w:pPr>
        </w:pPrChange>
      </w:pPr>
    </w:p>
    <w:p w14:paraId="064BB21B" w14:textId="77777777" w:rsidR="00FF35AD" w:rsidRPr="006B17C5" w:rsidRDefault="00FF35AD">
      <w:pPr>
        <w:rPr>
          <w:ins w:id="11740" w:author="Mosi Adesina Ifatunji" w:date="2025-07-10T18:39:00Z" w16du:dateUtc="2025-07-10T23:39:00Z"/>
          <w:color w:val="000000"/>
          <w:rPrChange w:id="11741" w:author="Mosi Adesina Ifatunji" w:date="2025-07-17T11:52:00Z" w16du:dateUtc="2025-07-17T16:52:00Z">
            <w:rPr>
              <w:ins w:id="11742" w:author="Mosi Adesina Ifatunji" w:date="2025-07-10T18:39:00Z" w16du:dateUtc="2025-07-10T23:39:00Z"/>
              <w:rFonts w:ascii="Helvetica Neue" w:hAnsi="Helvetica Neue" w:cs="Helvetica Neue"/>
              <w:color w:val="000000"/>
              <w:sz w:val="26"/>
              <w:szCs w:val="26"/>
            </w:rPr>
          </w:rPrChange>
        </w:rPr>
        <w:pPrChange w:id="11743"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744" w:author="Mosi Adesina Ifatunji" w:date="2025-07-10T18:39:00Z" w16du:dateUtc="2025-07-10T23:39:00Z">
        <w:r w:rsidRPr="006B17C5">
          <w:rPr>
            <w:color w:val="000000"/>
            <w:rPrChange w:id="11745" w:author="Mosi Adesina Ifatunji" w:date="2025-07-17T11:52:00Z" w16du:dateUtc="2025-07-17T16:52:00Z">
              <w:rPr>
                <w:rFonts w:ascii="Helvetica Neue" w:hAnsi="Helvetica Neue" w:cs="Helvetica Neue"/>
                <w:color w:val="000000"/>
                <w:sz w:val="26"/>
                <w:szCs w:val="26"/>
              </w:rPr>
            </w:rPrChange>
          </w:rPr>
          <w:t xml:space="preserve">Heather A. Haveman and Rachel Wetts’s article synthesizes decades of research showing that persistent inequalities in organizations are produced by demographic status, social relationships, and shared cultural logics. Their review highlights how race, gender, and status are encoded into organizational processes through both visible structures and invisible schemas, shaping access to authority, reward, and opportunity. Their analysis directly supports Ray’s argument that organizational outcomes systematically privilege dominant group identities, and Hambrick and Mason’s insight that the values and backgrounds of those at the top shape key decisions and structures at every level (Haveman and </w:t>
        </w:r>
        <w:proofErr w:type="spellStart"/>
        <w:r w:rsidRPr="006B17C5">
          <w:rPr>
            <w:color w:val="000000"/>
            <w:rPrChange w:id="11746" w:author="Mosi Adesina Ifatunji" w:date="2025-07-17T11:52:00Z" w16du:dateUtc="2025-07-17T16:52:00Z">
              <w:rPr>
                <w:rFonts w:ascii="Helvetica Neue" w:hAnsi="Helvetica Neue" w:cs="Helvetica Neue"/>
                <w:color w:val="000000"/>
                <w:sz w:val="26"/>
                <w:szCs w:val="26"/>
              </w:rPr>
            </w:rPrChange>
          </w:rPr>
          <w:t>Wetts</w:t>
        </w:r>
        <w:proofErr w:type="spellEnd"/>
        <w:r w:rsidRPr="006B17C5">
          <w:rPr>
            <w:color w:val="000000"/>
            <w:rPrChange w:id="11747" w:author="Mosi Adesina Ifatunji" w:date="2025-07-17T11:52:00Z" w16du:dateUtc="2025-07-17T16:52:00Z">
              <w:rPr>
                <w:rFonts w:ascii="Helvetica Neue" w:hAnsi="Helvetica Neue" w:cs="Helvetica Neue"/>
                <w:color w:val="000000"/>
                <w:sz w:val="26"/>
                <w:szCs w:val="26"/>
              </w:rPr>
            </w:rPrChange>
          </w:rPr>
          <w:t xml:space="preserve"> 2019:2–6, 11–12</w:t>
        </w:r>
        <w:proofErr w:type="gramStart"/>
        <w:r w:rsidRPr="006B17C5">
          <w:rPr>
            <w:color w:val="000000"/>
            <w:rPrChange w:id="11748" w:author="Mosi Adesina Ifatunji" w:date="2025-07-17T11:52:00Z" w16du:dateUtc="2025-07-17T16:52:00Z">
              <w:rPr>
                <w:rFonts w:ascii="Helvetica Neue" w:hAnsi="Helvetica Neue" w:cs="Helvetica Neue"/>
                <w:color w:val="000000"/>
                <w:sz w:val="26"/>
                <w:szCs w:val="26"/>
              </w:rPr>
            </w:rPrChange>
          </w:rPr>
          <w:t>) .</w:t>
        </w:r>
        <w:proofErr w:type="gramEnd"/>
      </w:ins>
    </w:p>
    <w:p w14:paraId="0433EFE2" w14:textId="77777777" w:rsidR="00FF35AD" w:rsidRPr="006B17C5" w:rsidRDefault="00FF35AD">
      <w:pPr>
        <w:rPr>
          <w:ins w:id="11749" w:author="Mosi Adesina Ifatunji" w:date="2025-07-10T18:39:00Z" w16du:dateUtc="2025-07-10T23:39:00Z"/>
          <w:color w:val="000000"/>
          <w:rPrChange w:id="11750" w:author="Mosi Adesina Ifatunji" w:date="2025-07-17T11:52:00Z" w16du:dateUtc="2025-07-17T16:52:00Z">
            <w:rPr>
              <w:ins w:id="11751" w:author="Mosi Adesina Ifatunji" w:date="2025-07-10T18:39:00Z" w16du:dateUtc="2025-07-10T23:39:00Z"/>
              <w:rFonts w:ascii="Helvetica Neue" w:hAnsi="Helvetica Neue" w:cs="Helvetica Neue"/>
              <w:color w:val="000000"/>
              <w:sz w:val="26"/>
              <w:szCs w:val="26"/>
            </w:rPr>
          </w:rPrChange>
        </w:rPr>
        <w:pPrChange w:id="11752"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0FC5C2D" w14:textId="77777777" w:rsidR="00FF35AD" w:rsidRPr="006B17C5" w:rsidRDefault="00FF35AD">
      <w:pPr>
        <w:rPr>
          <w:ins w:id="11753" w:author="Mosi Adesina Ifatunji" w:date="2025-07-10T18:39:00Z" w16du:dateUtc="2025-07-10T23:39:00Z"/>
          <w:color w:val="000000"/>
          <w:rPrChange w:id="11754" w:author="Mosi Adesina Ifatunji" w:date="2025-07-17T11:52:00Z" w16du:dateUtc="2025-07-17T16:52:00Z">
            <w:rPr>
              <w:ins w:id="11755" w:author="Mosi Adesina Ifatunji" w:date="2025-07-10T18:39:00Z" w16du:dateUtc="2025-07-10T23:39:00Z"/>
              <w:rFonts w:ascii="Helvetica Neue" w:hAnsi="Helvetica Neue" w:cs="Helvetica Neue"/>
              <w:color w:val="000000"/>
              <w:sz w:val="26"/>
              <w:szCs w:val="26"/>
            </w:rPr>
          </w:rPrChange>
        </w:rPr>
        <w:pPrChange w:id="11756"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757" w:author="Mosi Adesina Ifatunji" w:date="2025-07-10T18:39:00Z" w16du:dateUtc="2025-07-10T23:39:00Z">
        <w:r w:rsidRPr="006B17C5">
          <w:rPr>
            <w:color w:val="000000"/>
            <w:rPrChange w:id="11758" w:author="Mosi Adesina Ifatunji" w:date="2025-07-17T11:52:00Z" w16du:dateUtc="2025-07-17T16:52:00Z">
              <w:rPr>
                <w:rFonts w:ascii="Helvetica Neue" w:hAnsi="Helvetica Neue" w:cs="Helvetica Neue"/>
                <w:color w:val="000000"/>
                <w:sz w:val="26"/>
                <w:szCs w:val="26"/>
              </w:rPr>
            </w:rPrChange>
          </w:rPr>
          <w:t xml:space="preserve">“The demographic perspective holds that social structure is constituted by distributions of social actors along salient dimensions of social and physical space; the relational perspective, by webs of social relationships; and the cultural perspective, by widely shared and patterned understandings of reality and possibility. These perspectives also have different conceptions of identity and therefore motivations for action. For demographers, identity derives from position, absolute or relative, along salient dimensions of social life; for relational scholars, from ties among individuals, groups, and organizations; and for cultural scholars, from social interaction. All three perspectives have been applied to explain behavior at five different levels of analysis: the individual, group or organizational subunit, organization, industry or organizational population, and field… Up to the 1990s, these perspectives were generally applied separately, but over the past two decades, studies have increasingly used multiple perspectives” (Haveman and </w:t>
        </w:r>
        <w:proofErr w:type="spellStart"/>
        <w:r w:rsidRPr="006B17C5">
          <w:rPr>
            <w:color w:val="000000"/>
            <w:rPrChange w:id="11759" w:author="Mosi Adesina Ifatunji" w:date="2025-07-17T11:52:00Z" w16du:dateUtc="2025-07-17T16:52:00Z">
              <w:rPr>
                <w:rFonts w:ascii="Helvetica Neue" w:hAnsi="Helvetica Neue" w:cs="Helvetica Neue"/>
                <w:color w:val="000000"/>
                <w:sz w:val="26"/>
                <w:szCs w:val="26"/>
              </w:rPr>
            </w:rPrChange>
          </w:rPr>
          <w:t>Wetts</w:t>
        </w:r>
        <w:proofErr w:type="spellEnd"/>
        <w:r w:rsidRPr="006B17C5">
          <w:rPr>
            <w:color w:val="000000"/>
            <w:rPrChange w:id="11760" w:author="Mosi Adesina Ifatunji" w:date="2025-07-17T11:52:00Z" w16du:dateUtc="2025-07-17T16:52:00Z">
              <w:rPr>
                <w:rFonts w:ascii="Helvetica Neue" w:hAnsi="Helvetica Neue" w:cs="Helvetica Neue"/>
                <w:color w:val="000000"/>
                <w:sz w:val="26"/>
                <w:szCs w:val="26"/>
              </w:rPr>
            </w:rPrChange>
          </w:rPr>
          <w:t xml:space="preserve"> 2019:1–2) .</w:t>
        </w:r>
      </w:ins>
    </w:p>
    <w:p w14:paraId="583DC56A" w14:textId="77777777" w:rsidR="00FF35AD" w:rsidRPr="006B17C5" w:rsidRDefault="00FF35AD">
      <w:pPr>
        <w:rPr>
          <w:ins w:id="11761" w:author="Mosi Adesina Ifatunji" w:date="2025-07-10T18:39:00Z" w16du:dateUtc="2025-07-10T23:39:00Z"/>
          <w:color w:val="000000"/>
          <w:rPrChange w:id="11762" w:author="Mosi Adesina Ifatunji" w:date="2025-07-17T11:52:00Z" w16du:dateUtc="2025-07-17T16:52:00Z">
            <w:rPr>
              <w:ins w:id="11763" w:author="Mosi Adesina Ifatunji" w:date="2025-07-10T18:39:00Z" w16du:dateUtc="2025-07-10T23:39:00Z"/>
              <w:rFonts w:ascii="Helvetica Neue" w:hAnsi="Helvetica Neue" w:cs="Helvetica Neue"/>
              <w:color w:val="000000"/>
              <w:sz w:val="26"/>
              <w:szCs w:val="26"/>
            </w:rPr>
          </w:rPrChange>
        </w:rPr>
        <w:pPrChange w:id="11764"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C68DDD4" w14:textId="77777777" w:rsidR="00FF35AD" w:rsidRPr="006B17C5" w:rsidRDefault="00FF35AD">
      <w:pPr>
        <w:rPr>
          <w:ins w:id="11765" w:author="Mosi Adesina Ifatunji" w:date="2025-07-10T18:39:00Z" w16du:dateUtc="2025-07-10T23:39:00Z"/>
          <w:color w:val="000000"/>
          <w:rPrChange w:id="11766" w:author="Mosi Adesina Ifatunji" w:date="2025-07-17T11:52:00Z" w16du:dateUtc="2025-07-17T16:52:00Z">
            <w:rPr>
              <w:ins w:id="11767" w:author="Mosi Adesina Ifatunji" w:date="2025-07-10T18:39:00Z" w16du:dateUtc="2025-07-10T23:39:00Z"/>
              <w:rFonts w:ascii="Helvetica Neue" w:hAnsi="Helvetica Neue" w:cs="Helvetica Neue"/>
              <w:color w:val="000000"/>
              <w:sz w:val="26"/>
              <w:szCs w:val="26"/>
            </w:rPr>
          </w:rPrChange>
        </w:rPr>
        <w:pPrChange w:id="11768"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769" w:author="Mosi Adesina Ifatunji" w:date="2025-07-10T18:39:00Z" w16du:dateUtc="2025-07-10T23:39:00Z">
        <w:r w:rsidRPr="006B17C5">
          <w:rPr>
            <w:color w:val="000000"/>
            <w:rPrChange w:id="11770" w:author="Mosi Adesina Ifatunji" w:date="2025-07-17T11:52:00Z" w16du:dateUtc="2025-07-17T16:52:00Z">
              <w:rPr>
                <w:rFonts w:ascii="Helvetica Neue" w:hAnsi="Helvetica Neue" w:cs="Helvetica Neue"/>
                <w:color w:val="000000"/>
                <w:sz w:val="26"/>
                <w:szCs w:val="26"/>
              </w:rPr>
            </w:rPrChange>
          </w:rPr>
          <w:t xml:space="preserve">“The demographic distribution of individuals in a group or organization is important because it shapes social interactions, who has power, and how (well) people work together… Moreover, the effects of demography are nested, with differences between organizational members affecting their interactions in supervisor–subordinate dyads and work groups, and these interactions affecting individual, group, and organizational functioning. Finally, the uneven distribution of economic and status rewards conferred by schools and workplaces contributes to inequality among demographic groups” (Haveman and </w:t>
        </w:r>
        <w:proofErr w:type="spellStart"/>
        <w:r w:rsidRPr="006B17C5">
          <w:rPr>
            <w:color w:val="000000"/>
            <w:rPrChange w:id="11771" w:author="Mosi Adesina Ifatunji" w:date="2025-07-17T11:52:00Z" w16du:dateUtc="2025-07-17T16:52:00Z">
              <w:rPr>
                <w:rFonts w:ascii="Helvetica Neue" w:hAnsi="Helvetica Neue" w:cs="Helvetica Neue"/>
                <w:color w:val="000000"/>
                <w:sz w:val="26"/>
                <w:szCs w:val="26"/>
              </w:rPr>
            </w:rPrChange>
          </w:rPr>
          <w:t>Wetts</w:t>
        </w:r>
        <w:proofErr w:type="spellEnd"/>
        <w:r w:rsidRPr="006B17C5">
          <w:rPr>
            <w:color w:val="000000"/>
            <w:rPrChange w:id="11772" w:author="Mosi Adesina Ifatunji" w:date="2025-07-17T11:52:00Z" w16du:dateUtc="2025-07-17T16:52:00Z">
              <w:rPr>
                <w:rFonts w:ascii="Helvetica Neue" w:hAnsi="Helvetica Neue" w:cs="Helvetica Neue"/>
                <w:color w:val="000000"/>
                <w:sz w:val="26"/>
                <w:szCs w:val="26"/>
              </w:rPr>
            </w:rPrChange>
          </w:rPr>
          <w:t xml:space="preserve"> 2019:6</w:t>
        </w:r>
        <w:proofErr w:type="gramStart"/>
        <w:r w:rsidRPr="006B17C5">
          <w:rPr>
            <w:color w:val="000000"/>
            <w:rPrChange w:id="11773" w:author="Mosi Adesina Ifatunji" w:date="2025-07-17T11:52:00Z" w16du:dateUtc="2025-07-17T16:52:00Z">
              <w:rPr>
                <w:rFonts w:ascii="Helvetica Neue" w:hAnsi="Helvetica Neue" w:cs="Helvetica Neue"/>
                <w:color w:val="000000"/>
                <w:sz w:val="26"/>
                <w:szCs w:val="26"/>
              </w:rPr>
            </w:rPrChange>
          </w:rPr>
          <w:t>) .</w:t>
        </w:r>
        <w:proofErr w:type="gramEnd"/>
      </w:ins>
    </w:p>
    <w:p w14:paraId="15ED464F" w14:textId="77777777" w:rsidR="00FF35AD" w:rsidRPr="006B17C5" w:rsidRDefault="00FF35AD">
      <w:pPr>
        <w:rPr>
          <w:ins w:id="11774" w:author="Mosi Adesina Ifatunji" w:date="2025-07-10T18:39:00Z" w16du:dateUtc="2025-07-10T23:39:00Z"/>
          <w:color w:val="000000"/>
          <w:rPrChange w:id="11775" w:author="Mosi Adesina Ifatunji" w:date="2025-07-17T11:52:00Z" w16du:dateUtc="2025-07-17T16:52:00Z">
            <w:rPr>
              <w:ins w:id="11776" w:author="Mosi Adesina Ifatunji" w:date="2025-07-10T18:39:00Z" w16du:dateUtc="2025-07-10T23:39:00Z"/>
              <w:rFonts w:ascii="Helvetica Neue" w:hAnsi="Helvetica Neue" w:cs="Helvetica Neue"/>
              <w:color w:val="000000"/>
              <w:sz w:val="26"/>
              <w:szCs w:val="26"/>
            </w:rPr>
          </w:rPrChange>
        </w:rPr>
        <w:pPrChange w:id="11777"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AAF073C" w14:textId="77777777" w:rsidR="00FF35AD" w:rsidRPr="006B17C5" w:rsidRDefault="00FF35AD">
      <w:pPr>
        <w:rPr>
          <w:ins w:id="11778" w:author="Mosi Adesina Ifatunji" w:date="2025-07-10T18:39:00Z" w16du:dateUtc="2025-07-10T23:39:00Z"/>
          <w:color w:val="000000"/>
          <w:rPrChange w:id="11779" w:author="Mosi Adesina Ifatunji" w:date="2025-07-17T11:52:00Z" w16du:dateUtc="2025-07-17T16:52:00Z">
            <w:rPr>
              <w:ins w:id="11780" w:author="Mosi Adesina Ifatunji" w:date="2025-07-10T18:39:00Z" w16du:dateUtc="2025-07-10T23:39:00Z"/>
              <w:rFonts w:ascii="Helvetica Neue" w:hAnsi="Helvetica Neue" w:cs="Helvetica Neue"/>
              <w:color w:val="000000"/>
              <w:sz w:val="26"/>
              <w:szCs w:val="26"/>
            </w:rPr>
          </w:rPrChange>
        </w:rPr>
        <w:pPrChange w:id="1178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782" w:author="Mosi Adesina Ifatunji" w:date="2025-07-10T18:39:00Z" w16du:dateUtc="2025-07-10T23:39:00Z">
        <w:r w:rsidRPr="006B17C5">
          <w:rPr>
            <w:color w:val="000000"/>
            <w:rPrChange w:id="11783" w:author="Mosi Adesina Ifatunji" w:date="2025-07-17T11:52:00Z" w16du:dateUtc="2025-07-17T16:52:00Z">
              <w:rPr>
                <w:rFonts w:ascii="Helvetica Neue" w:hAnsi="Helvetica Neue" w:cs="Helvetica Neue"/>
                <w:color w:val="000000"/>
                <w:sz w:val="26"/>
                <w:szCs w:val="26"/>
              </w:rPr>
            </w:rPrChange>
          </w:rPr>
          <w:t xml:space="preserve">“At the individual level, the main issues are whether focal individuals are </w:t>
        </w:r>
        <w:proofErr w:type="gramStart"/>
        <w:r w:rsidRPr="006B17C5">
          <w:rPr>
            <w:color w:val="000000"/>
            <w:rPrChange w:id="11784" w:author="Mosi Adesina Ifatunji" w:date="2025-07-17T11:52:00Z" w16du:dateUtc="2025-07-17T16:52:00Z">
              <w:rPr>
                <w:rFonts w:ascii="Helvetica Neue" w:hAnsi="Helvetica Neue" w:cs="Helvetica Neue"/>
                <w:color w:val="000000"/>
                <w:sz w:val="26"/>
                <w:szCs w:val="26"/>
              </w:rPr>
            </w:rPrChange>
          </w:rPr>
          <w:t>similar to</w:t>
        </w:r>
        <w:proofErr w:type="gramEnd"/>
        <w:r w:rsidRPr="006B17C5">
          <w:rPr>
            <w:color w:val="000000"/>
            <w:rPrChange w:id="11785" w:author="Mosi Adesina Ifatunji" w:date="2025-07-17T11:52:00Z" w16du:dateUtc="2025-07-17T16:52:00Z">
              <w:rPr>
                <w:rFonts w:ascii="Helvetica Neue" w:hAnsi="Helvetica Neue" w:cs="Helvetica Neue"/>
                <w:color w:val="000000"/>
                <w:sz w:val="26"/>
                <w:szCs w:val="26"/>
              </w:rPr>
            </w:rPrChange>
          </w:rPr>
          <w:t xml:space="preserve"> or different from others in their workplace and whether they are members of high‐ or low‐status groups. People in subordinated groups are harmed by stereotypes and so are not heard or valued as much as people in dominant groups (e.g., Kanter, 1977; Konrad, Winter, &amp; Gutek, 1992). Moreover, numerical minorities from subordinated groups become ‘tokens’ (Kanter, 1977), subject to heightened visibility and social isolation. In contrast, numerical minorities from dominant groups benefit from stereotypes (e.g., Williams, 1989, 1995). Finally, ‘relational demography’… meaning similarities or differences between workers and their supervisors, affects communication, performance assessment, commitment, job satisfaction, and turnover” (Haveman and </w:t>
        </w:r>
        <w:proofErr w:type="spellStart"/>
        <w:r w:rsidRPr="006B17C5">
          <w:rPr>
            <w:color w:val="000000"/>
            <w:rPrChange w:id="11786" w:author="Mosi Adesina Ifatunji" w:date="2025-07-17T11:52:00Z" w16du:dateUtc="2025-07-17T16:52:00Z">
              <w:rPr>
                <w:rFonts w:ascii="Helvetica Neue" w:hAnsi="Helvetica Neue" w:cs="Helvetica Neue"/>
                <w:color w:val="000000"/>
                <w:sz w:val="26"/>
                <w:szCs w:val="26"/>
              </w:rPr>
            </w:rPrChange>
          </w:rPr>
          <w:t>Wetts</w:t>
        </w:r>
        <w:proofErr w:type="spellEnd"/>
        <w:r w:rsidRPr="006B17C5">
          <w:rPr>
            <w:color w:val="000000"/>
            <w:rPrChange w:id="11787" w:author="Mosi Adesina Ifatunji" w:date="2025-07-17T11:52:00Z" w16du:dateUtc="2025-07-17T16:52:00Z">
              <w:rPr>
                <w:rFonts w:ascii="Helvetica Neue" w:hAnsi="Helvetica Neue" w:cs="Helvetica Neue"/>
                <w:color w:val="000000"/>
                <w:sz w:val="26"/>
                <w:szCs w:val="26"/>
              </w:rPr>
            </w:rPrChange>
          </w:rPr>
          <w:t xml:space="preserve"> 2019:6</w:t>
        </w:r>
        <w:proofErr w:type="gramStart"/>
        <w:r w:rsidRPr="006B17C5">
          <w:rPr>
            <w:color w:val="000000"/>
            <w:rPrChange w:id="11788" w:author="Mosi Adesina Ifatunji" w:date="2025-07-17T11:52:00Z" w16du:dateUtc="2025-07-17T16:52:00Z">
              <w:rPr>
                <w:rFonts w:ascii="Helvetica Neue" w:hAnsi="Helvetica Neue" w:cs="Helvetica Neue"/>
                <w:color w:val="000000"/>
                <w:sz w:val="26"/>
                <w:szCs w:val="26"/>
              </w:rPr>
            </w:rPrChange>
          </w:rPr>
          <w:t>) .</w:t>
        </w:r>
        <w:proofErr w:type="gramEnd"/>
      </w:ins>
    </w:p>
    <w:p w14:paraId="37B56E07" w14:textId="77777777" w:rsidR="00FF35AD" w:rsidRPr="006B17C5" w:rsidRDefault="00FF35AD">
      <w:pPr>
        <w:rPr>
          <w:ins w:id="11789" w:author="Mosi Adesina Ifatunji" w:date="2025-07-10T18:39:00Z" w16du:dateUtc="2025-07-10T23:39:00Z"/>
          <w:color w:val="000000"/>
          <w:rPrChange w:id="11790" w:author="Mosi Adesina Ifatunji" w:date="2025-07-17T11:52:00Z" w16du:dateUtc="2025-07-17T16:52:00Z">
            <w:rPr>
              <w:ins w:id="11791" w:author="Mosi Adesina Ifatunji" w:date="2025-07-10T18:39:00Z" w16du:dateUtc="2025-07-10T23:39:00Z"/>
              <w:rFonts w:ascii="Helvetica Neue" w:hAnsi="Helvetica Neue" w:cs="Helvetica Neue"/>
              <w:color w:val="000000"/>
              <w:sz w:val="26"/>
              <w:szCs w:val="26"/>
            </w:rPr>
          </w:rPrChange>
        </w:rPr>
        <w:pPrChange w:id="11792"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64AC53B" w14:textId="77777777" w:rsidR="00FF35AD" w:rsidRPr="006B17C5" w:rsidRDefault="00FF35AD">
      <w:pPr>
        <w:rPr>
          <w:ins w:id="11793" w:author="Mosi Adesina Ifatunji" w:date="2025-07-10T18:39:00Z" w16du:dateUtc="2025-07-10T23:39:00Z"/>
          <w:color w:val="000000"/>
          <w:rPrChange w:id="11794" w:author="Mosi Adesina Ifatunji" w:date="2025-07-17T11:52:00Z" w16du:dateUtc="2025-07-17T16:52:00Z">
            <w:rPr>
              <w:ins w:id="11795" w:author="Mosi Adesina Ifatunji" w:date="2025-07-10T18:39:00Z" w16du:dateUtc="2025-07-10T23:39:00Z"/>
              <w:rFonts w:ascii="Helvetica Neue" w:hAnsi="Helvetica Neue" w:cs="Helvetica Neue"/>
              <w:color w:val="000000"/>
              <w:sz w:val="26"/>
              <w:szCs w:val="26"/>
            </w:rPr>
          </w:rPrChange>
        </w:rPr>
        <w:pPrChange w:id="11796"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797" w:author="Mosi Adesina Ifatunji" w:date="2025-07-10T18:39:00Z" w16du:dateUtc="2025-07-10T23:39:00Z">
        <w:r w:rsidRPr="006B17C5">
          <w:rPr>
            <w:color w:val="000000"/>
            <w:rPrChange w:id="11798" w:author="Mosi Adesina Ifatunji" w:date="2025-07-17T11:52:00Z" w16du:dateUtc="2025-07-17T16:52:00Z">
              <w:rPr>
                <w:rFonts w:ascii="Helvetica Neue" w:hAnsi="Helvetica Neue" w:cs="Helvetica Neue"/>
                <w:color w:val="000000"/>
                <w:sz w:val="26"/>
                <w:szCs w:val="26"/>
              </w:rPr>
            </w:rPrChange>
          </w:rPr>
          <w:t xml:space="preserve">“Much demographic work studies power and inequality and shows how nominal demographic parameters (unordered categories) are transformed into graded parameters with hierarchical rankings (Ridgeway et al., 1998). Thus, attributes like gender, race/ethnicity, and age become axes of inequality, determining who gets authority, status, and material resources” (Haveman and </w:t>
        </w:r>
        <w:proofErr w:type="spellStart"/>
        <w:r w:rsidRPr="006B17C5">
          <w:rPr>
            <w:color w:val="000000"/>
            <w:rPrChange w:id="11799" w:author="Mosi Adesina Ifatunji" w:date="2025-07-17T11:52:00Z" w16du:dateUtc="2025-07-17T16:52:00Z">
              <w:rPr>
                <w:rFonts w:ascii="Helvetica Neue" w:hAnsi="Helvetica Neue" w:cs="Helvetica Neue"/>
                <w:color w:val="000000"/>
                <w:sz w:val="26"/>
                <w:szCs w:val="26"/>
              </w:rPr>
            </w:rPrChange>
          </w:rPr>
          <w:t>Wetts</w:t>
        </w:r>
        <w:proofErr w:type="spellEnd"/>
        <w:r w:rsidRPr="006B17C5">
          <w:rPr>
            <w:color w:val="000000"/>
            <w:rPrChange w:id="11800" w:author="Mosi Adesina Ifatunji" w:date="2025-07-17T11:52:00Z" w16du:dateUtc="2025-07-17T16:52:00Z">
              <w:rPr>
                <w:rFonts w:ascii="Helvetica Neue" w:hAnsi="Helvetica Neue" w:cs="Helvetica Neue"/>
                <w:color w:val="000000"/>
                <w:sz w:val="26"/>
                <w:szCs w:val="26"/>
              </w:rPr>
            </w:rPrChange>
          </w:rPr>
          <w:t xml:space="preserve"> 2019:5</w:t>
        </w:r>
        <w:proofErr w:type="gramStart"/>
        <w:r w:rsidRPr="006B17C5">
          <w:rPr>
            <w:color w:val="000000"/>
            <w:rPrChange w:id="11801" w:author="Mosi Adesina Ifatunji" w:date="2025-07-17T11:52:00Z" w16du:dateUtc="2025-07-17T16:52:00Z">
              <w:rPr>
                <w:rFonts w:ascii="Helvetica Neue" w:hAnsi="Helvetica Neue" w:cs="Helvetica Neue"/>
                <w:color w:val="000000"/>
                <w:sz w:val="26"/>
                <w:szCs w:val="26"/>
              </w:rPr>
            </w:rPrChange>
          </w:rPr>
          <w:t>) .</w:t>
        </w:r>
        <w:proofErr w:type="gramEnd"/>
      </w:ins>
    </w:p>
    <w:p w14:paraId="3D7D353C" w14:textId="77777777" w:rsidR="00FF35AD" w:rsidRPr="006B17C5" w:rsidRDefault="00FF35AD">
      <w:pPr>
        <w:rPr>
          <w:ins w:id="11802" w:author="Mosi Adesina Ifatunji" w:date="2025-07-10T18:39:00Z" w16du:dateUtc="2025-07-10T23:39:00Z"/>
          <w:color w:val="000000"/>
          <w:rPrChange w:id="11803" w:author="Mosi Adesina Ifatunji" w:date="2025-07-17T11:52:00Z" w16du:dateUtc="2025-07-17T16:52:00Z">
            <w:rPr>
              <w:ins w:id="11804" w:author="Mosi Adesina Ifatunji" w:date="2025-07-10T18:39:00Z" w16du:dateUtc="2025-07-10T23:39:00Z"/>
              <w:rFonts w:ascii="Helvetica Neue" w:hAnsi="Helvetica Neue" w:cs="Helvetica Neue"/>
              <w:color w:val="000000"/>
              <w:sz w:val="26"/>
              <w:szCs w:val="26"/>
            </w:rPr>
          </w:rPrChange>
        </w:rPr>
        <w:pPrChange w:id="11805"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E12B953" w14:textId="77777777" w:rsidR="00FF35AD" w:rsidRPr="006B17C5" w:rsidRDefault="00FF35AD">
      <w:pPr>
        <w:rPr>
          <w:ins w:id="11806" w:author="Mosi Adesina Ifatunji" w:date="2025-07-10T18:39:00Z" w16du:dateUtc="2025-07-10T23:39:00Z"/>
          <w:color w:val="000000"/>
          <w:rPrChange w:id="11807" w:author="Mosi Adesina Ifatunji" w:date="2025-07-17T11:52:00Z" w16du:dateUtc="2025-07-17T16:52:00Z">
            <w:rPr>
              <w:ins w:id="11808" w:author="Mosi Adesina Ifatunji" w:date="2025-07-10T18:39:00Z" w16du:dateUtc="2025-07-10T23:39:00Z"/>
              <w:rFonts w:ascii="Helvetica Neue" w:hAnsi="Helvetica Neue" w:cs="Helvetica Neue"/>
              <w:color w:val="000000"/>
              <w:sz w:val="26"/>
              <w:szCs w:val="26"/>
            </w:rPr>
          </w:rPrChange>
        </w:rPr>
        <w:pPrChange w:id="11809"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810" w:author="Mosi Adesina Ifatunji" w:date="2025-07-10T18:39:00Z" w16du:dateUtc="2025-07-10T23:39:00Z">
        <w:r w:rsidRPr="006B17C5">
          <w:rPr>
            <w:color w:val="000000"/>
            <w:rPrChange w:id="11811" w:author="Mosi Adesina Ifatunji" w:date="2025-07-17T11:52:00Z" w16du:dateUtc="2025-07-17T16:52:00Z">
              <w:rPr>
                <w:rFonts w:ascii="Helvetica Neue" w:hAnsi="Helvetica Neue" w:cs="Helvetica Neue"/>
                <w:color w:val="000000"/>
                <w:sz w:val="26"/>
                <w:szCs w:val="26"/>
              </w:rPr>
            </w:rPrChange>
          </w:rPr>
          <w:t>“</w:t>
        </w:r>
        <w:proofErr w:type="spellStart"/>
        <w:r w:rsidRPr="006B17C5">
          <w:rPr>
            <w:color w:val="000000"/>
            <w:rPrChange w:id="11812" w:author="Mosi Adesina Ifatunji" w:date="2025-07-17T11:52:00Z" w16du:dateUtc="2025-07-17T16:52:00Z">
              <w:rPr>
                <w:rFonts w:ascii="Helvetica Neue" w:hAnsi="Helvetica Neue" w:cs="Helvetica Neue"/>
                <w:color w:val="000000"/>
                <w:sz w:val="26"/>
                <w:szCs w:val="26"/>
              </w:rPr>
            </w:rPrChange>
          </w:rPr>
          <w:t>Macrorelational</w:t>
        </w:r>
        <w:proofErr w:type="spellEnd"/>
        <w:r w:rsidRPr="006B17C5">
          <w:rPr>
            <w:color w:val="000000"/>
            <w:rPrChange w:id="11813" w:author="Mosi Adesina Ifatunji" w:date="2025-07-17T11:52:00Z" w16du:dateUtc="2025-07-17T16:52:00Z">
              <w:rPr>
                <w:rFonts w:ascii="Helvetica Neue" w:hAnsi="Helvetica Neue" w:cs="Helvetica Neue"/>
                <w:color w:val="000000"/>
                <w:sz w:val="26"/>
                <w:szCs w:val="26"/>
              </w:rPr>
            </w:rPrChange>
          </w:rPr>
          <w:t xml:space="preserve"> studies examine how links to other organizations—oversight agencies, competitors, customers, and suppliers—affect organizational structures, actions, and performance. Work in this tradition is generally labeled resource dependence (Aldrich &amp; Pfeffer, 1976; Burt, 1983; Pfeffer &amp; </w:t>
        </w:r>
        <w:proofErr w:type="spellStart"/>
        <w:r w:rsidRPr="006B17C5">
          <w:rPr>
            <w:color w:val="000000"/>
            <w:rPrChange w:id="11814" w:author="Mosi Adesina Ifatunji" w:date="2025-07-17T11:52:00Z" w16du:dateUtc="2025-07-17T16:52:00Z">
              <w:rPr>
                <w:rFonts w:ascii="Helvetica Neue" w:hAnsi="Helvetica Neue" w:cs="Helvetica Neue"/>
                <w:color w:val="000000"/>
                <w:sz w:val="26"/>
                <w:szCs w:val="26"/>
              </w:rPr>
            </w:rPrChange>
          </w:rPr>
          <w:t>Salancik</w:t>
        </w:r>
        <w:proofErr w:type="spellEnd"/>
        <w:r w:rsidRPr="006B17C5">
          <w:rPr>
            <w:color w:val="000000"/>
            <w:rPrChange w:id="11815" w:author="Mosi Adesina Ifatunji" w:date="2025-07-17T11:52:00Z" w16du:dateUtc="2025-07-17T16:52:00Z">
              <w:rPr>
                <w:rFonts w:ascii="Helvetica Neue" w:hAnsi="Helvetica Neue" w:cs="Helvetica Neue"/>
                <w:color w:val="000000"/>
                <w:sz w:val="26"/>
                <w:szCs w:val="26"/>
              </w:rPr>
            </w:rPrChange>
          </w:rPr>
          <w:t xml:space="preserve">, 1978). Because organizations rely on other organizations, they are vulnerable to power plays by those organizations and thus face uncertainty… On a more macro (societal) scale, some scholars view corporations as tools of elite control… they argue that in the United States, dense corporate networks created by board interlocks helped maintain an economic elite by socializing newcomers, fostering solidarity, coordinating political action, and facilitating control over public policy” (Haveman and </w:t>
        </w:r>
        <w:proofErr w:type="spellStart"/>
        <w:r w:rsidRPr="006B17C5">
          <w:rPr>
            <w:color w:val="000000"/>
            <w:rPrChange w:id="11816" w:author="Mosi Adesina Ifatunji" w:date="2025-07-17T11:52:00Z" w16du:dateUtc="2025-07-17T16:52:00Z">
              <w:rPr>
                <w:rFonts w:ascii="Helvetica Neue" w:hAnsi="Helvetica Neue" w:cs="Helvetica Neue"/>
                <w:color w:val="000000"/>
                <w:sz w:val="26"/>
                <w:szCs w:val="26"/>
              </w:rPr>
            </w:rPrChange>
          </w:rPr>
          <w:t>Wetts</w:t>
        </w:r>
        <w:proofErr w:type="spellEnd"/>
        <w:r w:rsidRPr="006B17C5">
          <w:rPr>
            <w:color w:val="000000"/>
            <w:rPrChange w:id="11817" w:author="Mosi Adesina Ifatunji" w:date="2025-07-17T11:52:00Z" w16du:dateUtc="2025-07-17T16:52:00Z">
              <w:rPr>
                <w:rFonts w:ascii="Helvetica Neue" w:hAnsi="Helvetica Neue" w:cs="Helvetica Neue"/>
                <w:color w:val="000000"/>
                <w:sz w:val="26"/>
                <w:szCs w:val="26"/>
              </w:rPr>
            </w:rPrChange>
          </w:rPr>
          <w:t xml:space="preserve"> 2019:8–9</w:t>
        </w:r>
        <w:proofErr w:type="gramStart"/>
        <w:r w:rsidRPr="006B17C5">
          <w:rPr>
            <w:color w:val="000000"/>
            <w:rPrChange w:id="11818" w:author="Mosi Adesina Ifatunji" w:date="2025-07-17T11:52:00Z" w16du:dateUtc="2025-07-17T16:52:00Z">
              <w:rPr>
                <w:rFonts w:ascii="Helvetica Neue" w:hAnsi="Helvetica Neue" w:cs="Helvetica Neue"/>
                <w:color w:val="000000"/>
                <w:sz w:val="26"/>
                <w:szCs w:val="26"/>
              </w:rPr>
            </w:rPrChange>
          </w:rPr>
          <w:t>) .</w:t>
        </w:r>
        <w:proofErr w:type="gramEnd"/>
      </w:ins>
    </w:p>
    <w:p w14:paraId="73794ADB" w14:textId="77777777" w:rsidR="00FF35AD" w:rsidRPr="006B17C5" w:rsidRDefault="00FF35AD">
      <w:pPr>
        <w:rPr>
          <w:ins w:id="11819" w:author="Mosi Adesina Ifatunji" w:date="2025-07-10T18:39:00Z" w16du:dateUtc="2025-07-10T23:39:00Z"/>
          <w:color w:val="000000"/>
          <w:rPrChange w:id="11820" w:author="Mosi Adesina Ifatunji" w:date="2025-07-17T11:52:00Z" w16du:dateUtc="2025-07-17T16:52:00Z">
            <w:rPr>
              <w:ins w:id="11821" w:author="Mosi Adesina Ifatunji" w:date="2025-07-10T18:39:00Z" w16du:dateUtc="2025-07-10T23:39:00Z"/>
              <w:rFonts w:ascii="Helvetica Neue" w:hAnsi="Helvetica Neue" w:cs="Helvetica Neue"/>
              <w:color w:val="000000"/>
              <w:sz w:val="26"/>
              <w:szCs w:val="26"/>
            </w:rPr>
          </w:rPrChange>
        </w:rPr>
        <w:pPrChange w:id="11822"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1F5C7E8B" w14:textId="77777777" w:rsidR="00FF35AD" w:rsidRPr="006B17C5" w:rsidRDefault="00FF35AD">
      <w:pPr>
        <w:rPr>
          <w:ins w:id="11823" w:author="Mosi Adesina Ifatunji" w:date="2025-07-10T18:39:00Z" w16du:dateUtc="2025-07-10T23:39:00Z"/>
          <w:color w:val="000000"/>
          <w:rPrChange w:id="11824" w:author="Mosi Adesina Ifatunji" w:date="2025-07-17T11:52:00Z" w16du:dateUtc="2025-07-17T16:52:00Z">
            <w:rPr>
              <w:ins w:id="11825" w:author="Mosi Adesina Ifatunji" w:date="2025-07-10T18:39:00Z" w16du:dateUtc="2025-07-10T23:39:00Z"/>
              <w:rFonts w:ascii="Helvetica Neue" w:hAnsi="Helvetica Neue" w:cs="Helvetica Neue"/>
              <w:color w:val="000000"/>
              <w:sz w:val="26"/>
              <w:szCs w:val="26"/>
            </w:rPr>
          </w:rPrChange>
        </w:rPr>
        <w:pPrChange w:id="11826"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827" w:author="Mosi Adesina Ifatunji" w:date="2025-07-10T18:39:00Z" w16du:dateUtc="2025-07-10T23:39:00Z">
        <w:r w:rsidRPr="006B17C5">
          <w:rPr>
            <w:color w:val="000000"/>
            <w:rPrChange w:id="11828" w:author="Mosi Adesina Ifatunji" w:date="2025-07-17T11:52:00Z" w16du:dateUtc="2025-07-17T16:52:00Z">
              <w:rPr>
                <w:rFonts w:ascii="Helvetica Neue" w:hAnsi="Helvetica Neue" w:cs="Helvetica Neue"/>
                <w:color w:val="000000"/>
                <w:sz w:val="26"/>
                <w:szCs w:val="26"/>
              </w:rPr>
            </w:rPrChange>
          </w:rPr>
          <w:t>“</w:t>
        </w:r>
        <w:proofErr w:type="spellStart"/>
        <w:r w:rsidRPr="006B17C5">
          <w:rPr>
            <w:color w:val="000000"/>
            <w:rPrChange w:id="11829" w:author="Mosi Adesina Ifatunji" w:date="2025-07-17T11:52:00Z" w16du:dateUtc="2025-07-17T16:52:00Z">
              <w:rPr>
                <w:rFonts w:ascii="Helvetica Neue" w:hAnsi="Helvetica Neue" w:cs="Helvetica Neue"/>
                <w:color w:val="000000"/>
                <w:sz w:val="26"/>
                <w:szCs w:val="26"/>
              </w:rPr>
            </w:rPrChange>
          </w:rPr>
          <w:t>Microcultural</w:t>
        </w:r>
        <w:proofErr w:type="spellEnd"/>
        <w:r w:rsidRPr="006B17C5">
          <w:rPr>
            <w:color w:val="000000"/>
            <w:rPrChange w:id="11830" w:author="Mosi Adesina Ifatunji" w:date="2025-07-17T11:52:00Z" w16du:dateUtc="2025-07-17T16:52:00Z">
              <w:rPr>
                <w:rFonts w:ascii="Helvetica Neue" w:hAnsi="Helvetica Neue" w:cs="Helvetica Neue"/>
                <w:color w:val="000000"/>
                <w:sz w:val="26"/>
                <w:szCs w:val="26"/>
              </w:rPr>
            </w:rPrChange>
          </w:rPr>
          <w:t xml:space="preserve"> research is built on early microsociology (Cooley, 1902, 1909; Mead, 1934), symbolic interactionism (Blumer, 1969), and theories of interaction order and framing (Goffman, 1959, 1974). These traditions analyzed the meanings that people develop through interactions with others—symbolic systems that guide evaluation and action—and how people (re)interpret these meanings as they continue to interact… A study of flight attendants and bill collectors revealed that ‘emotional labor’ (creating desirable emotional displays) is core to both jobs… training for both jobs inculcates ‘feeling rules’ that guide interactions with customers (Hochschild, 1983)” (Haveman and </w:t>
        </w:r>
        <w:proofErr w:type="spellStart"/>
        <w:r w:rsidRPr="006B17C5">
          <w:rPr>
            <w:color w:val="000000"/>
            <w:rPrChange w:id="11831" w:author="Mosi Adesina Ifatunji" w:date="2025-07-17T11:52:00Z" w16du:dateUtc="2025-07-17T16:52:00Z">
              <w:rPr>
                <w:rFonts w:ascii="Helvetica Neue" w:hAnsi="Helvetica Neue" w:cs="Helvetica Neue"/>
                <w:color w:val="000000"/>
                <w:sz w:val="26"/>
                <w:szCs w:val="26"/>
              </w:rPr>
            </w:rPrChange>
          </w:rPr>
          <w:t>Wetts</w:t>
        </w:r>
        <w:proofErr w:type="spellEnd"/>
        <w:r w:rsidRPr="006B17C5">
          <w:rPr>
            <w:color w:val="000000"/>
            <w:rPrChange w:id="11832" w:author="Mosi Adesina Ifatunji" w:date="2025-07-17T11:52:00Z" w16du:dateUtc="2025-07-17T16:52:00Z">
              <w:rPr>
                <w:rFonts w:ascii="Helvetica Neue" w:hAnsi="Helvetica Neue" w:cs="Helvetica Neue"/>
                <w:color w:val="000000"/>
                <w:sz w:val="26"/>
                <w:szCs w:val="26"/>
              </w:rPr>
            </w:rPrChange>
          </w:rPr>
          <w:t xml:space="preserve"> 2019:9</w:t>
        </w:r>
        <w:proofErr w:type="gramStart"/>
        <w:r w:rsidRPr="006B17C5">
          <w:rPr>
            <w:color w:val="000000"/>
            <w:rPrChange w:id="11833" w:author="Mosi Adesina Ifatunji" w:date="2025-07-17T11:52:00Z" w16du:dateUtc="2025-07-17T16:52:00Z">
              <w:rPr>
                <w:rFonts w:ascii="Helvetica Neue" w:hAnsi="Helvetica Neue" w:cs="Helvetica Neue"/>
                <w:color w:val="000000"/>
                <w:sz w:val="26"/>
                <w:szCs w:val="26"/>
              </w:rPr>
            </w:rPrChange>
          </w:rPr>
          <w:t>) .</w:t>
        </w:r>
        <w:proofErr w:type="gramEnd"/>
      </w:ins>
    </w:p>
    <w:p w14:paraId="33AF31A4" w14:textId="77777777" w:rsidR="00FF35AD" w:rsidRPr="006B17C5" w:rsidRDefault="00FF35AD">
      <w:pPr>
        <w:rPr>
          <w:ins w:id="11834" w:author="Mosi Adesina Ifatunji" w:date="2025-07-10T18:39:00Z" w16du:dateUtc="2025-07-10T23:39:00Z"/>
          <w:color w:val="000000"/>
          <w:rPrChange w:id="11835" w:author="Mosi Adesina Ifatunji" w:date="2025-07-17T11:52:00Z" w16du:dateUtc="2025-07-17T16:52:00Z">
            <w:rPr>
              <w:ins w:id="11836" w:author="Mosi Adesina Ifatunji" w:date="2025-07-10T18:39:00Z" w16du:dateUtc="2025-07-10T23:39:00Z"/>
              <w:rFonts w:ascii="Helvetica Neue" w:hAnsi="Helvetica Neue" w:cs="Helvetica Neue"/>
              <w:color w:val="000000"/>
              <w:sz w:val="26"/>
              <w:szCs w:val="26"/>
            </w:rPr>
          </w:rPrChange>
        </w:rPr>
        <w:pPrChange w:id="11837"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3103E16" w14:textId="77777777" w:rsidR="00FF35AD" w:rsidRPr="006B17C5" w:rsidRDefault="00FF35AD">
      <w:pPr>
        <w:rPr>
          <w:ins w:id="11838" w:author="Mosi Adesina Ifatunji" w:date="2025-07-10T18:39:00Z" w16du:dateUtc="2025-07-10T23:39:00Z"/>
          <w:color w:val="000000"/>
          <w:rPrChange w:id="11839" w:author="Mosi Adesina Ifatunji" w:date="2025-07-17T11:52:00Z" w16du:dateUtc="2025-07-17T16:52:00Z">
            <w:rPr>
              <w:ins w:id="11840" w:author="Mosi Adesina Ifatunji" w:date="2025-07-10T18:39:00Z" w16du:dateUtc="2025-07-10T23:39:00Z"/>
              <w:rFonts w:ascii="Helvetica Neue" w:hAnsi="Helvetica Neue" w:cs="Helvetica Neue"/>
              <w:color w:val="000000"/>
              <w:sz w:val="26"/>
              <w:szCs w:val="26"/>
            </w:rPr>
          </w:rPrChange>
        </w:rPr>
        <w:pPrChange w:id="1184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842" w:author="Mosi Adesina Ifatunji" w:date="2025-07-10T18:39:00Z" w16du:dateUtc="2025-07-10T23:39:00Z">
        <w:r w:rsidRPr="006B17C5">
          <w:rPr>
            <w:color w:val="000000"/>
            <w:rPrChange w:id="11843" w:author="Mosi Adesina Ifatunji" w:date="2025-07-17T11:52:00Z" w16du:dateUtc="2025-07-17T16:52:00Z">
              <w:rPr>
                <w:rFonts w:ascii="Helvetica Neue" w:hAnsi="Helvetica Neue" w:cs="Helvetica Neue"/>
                <w:color w:val="000000"/>
                <w:sz w:val="26"/>
                <w:szCs w:val="26"/>
              </w:rPr>
            </w:rPrChange>
          </w:rPr>
          <w:t xml:space="preserve">“Over time, isomorphic pressures make structures, products, and practices legitimate—comprehensible and taken for granted as natural ways to achieve collective goals, justified </w:t>
        </w:r>
        <w:proofErr w:type="gramStart"/>
        <w:r w:rsidRPr="006B17C5">
          <w:rPr>
            <w:color w:val="000000"/>
            <w:rPrChange w:id="11844" w:author="Mosi Adesina Ifatunji" w:date="2025-07-17T11:52:00Z" w16du:dateUtc="2025-07-17T16:52:00Z">
              <w:rPr>
                <w:rFonts w:ascii="Helvetica Neue" w:hAnsi="Helvetica Neue" w:cs="Helvetica Neue"/>
                <w:color w:val="000000"/>
                <w:sz w:val="26"/>
                <w:szCs w:val="26"/>
              </w:rPr>
            </w:rPrChange>
          </w:rPr>
          <w:t>on the basis of</w:t>
        </w:r>
        <w:proofErr w:type="gramEnd"/>
        <w:r w:rsidRPr="006B17C5">
          <w:rPr>
            <w:color w:val="000000"/>
            <w:rPrChange w:id="11845" w:author="Mosi Adesina Ifatunji" w:date="2025-07-17T11:52:00Z" w16du:dateUtc="2025-07-17T16:52:00Z">
              <w:rPr>
                <w:rFonts w:ascii="Helvetica Neue" w:hAnsi="Helvetica Neue" w:cs="Helvetica Neue"/>
                <w:color w:val="000000"/>
                <w:sz w:val="26"/>
                <w:szCs w:val="26"/>
              </w:rPr>
            </w:rPrChange>
          </w:rPr>
          <w:t xml:space="preserve"> prevailing cultural models and accounts (Meyer &amp; Rowan, 1977; Zucker, 1983). Alternatives may become literally inconceivable. But change can occur if a new structure, product, or practice meets a technical need; if so, the innovation diffuses rapidly through direct contact between organizations. Early‐stage diffusion tends to be ‘rational,’ driven by coercion or technical need, while later‐stage diffusion tends to be symbolic, driven by imitation or norms… As a result of symbolism‐driven innovation, the structures, products, and policies that diffuse widely are often ineffective; for example, although organizations develop legally acceptable human‐resources policies that spread widely, these policies do not always ameliorate inequalities” (Haveman and </w:t>
        </w:r>
        <w:proofErr w:type="spellStart"/>
        <w:r w:rsidRPr="006B17C5">
          <w:rPr>
            <w:color w:val="000000"/>
            <w:rPrChange w:id="11846" w:author="Mosi Adesina Ifatunji" w:date="2025-07-17T11:52:00Z" w16du:dateUtc="2025-07-17T16:52:00Z">
              <w:rPr>
                <w:rFonts w:ascii="Helvetica Neue" w:hAnsi="Helvetica Neue" w:cs="Helvetica Neue"/>
                <w:color w:val="000000"/>
                <w:sz w:val="26"/>
                <w:szCs w:val="26"/>
              </w:rPr>
            </w:rPrChange>
          </w:rPr>
          <w:t>Wetts</w:t>
        </w:r>
        <w:proofErr w:type="spellEnd"/>
        <w:r w:rsidRPr="006B17C5">
          <w:rPr>
            <w:color w:val="000000"/>
            <w:rPrChange w:id="11847" w:author="Mosi Adesina Ifatunji" w:date="2025-07-17T11:52:00Z" w16du:dateUtc="2025-07-17T16:52:00Z">
              <w:rPr>
                <w:rFonts w:ascii="Helvetica Neue" w:hAnsi="Helvetica Neue" w:cs="Helvetica Neue"/>
                <w:color w:val="000000"/>
                <w:sz w:val="26"/>
                <w:szCs w:val="26"/>
              </w:rPr>
            </w:rPrChange>
          </w:rPr>
          <w:t xml:space="preserve"> 2019:10</w:t>
        </w:r>
        <w:proofErr w:type="gramStart"/>
        <w:r w:rsidRPr="006B17C5">
          <w:rPr>
            <w:color w:val="000000"/>
            <w:rPrChange w:id="11848" w:author="Mosi Adesina Ifatunji" w:date="2025-07-17T11:52:00Z" w16du:dateUtc="2025-07-17T16:52:00Z">
              <w:rPr>
                <w:rFonts w:ascii="Helvetica Neue" w:hAnsi="Helvetica Neue" w:cs="Helvetica Neue"/>
                <w:color w:val="000000"/>
                <w:sz w:val="26"/>
                <w:szCs w:val="26"/>
              </w:rPr>
            </w:rPrChange>
          </w:rPr>
          <w:t>) .</w:t>
        </w:r>
        <w:proofErr w:type="gramEnd"/>
      </w:ins>
    </w:p>
    <w:p w14:paraId="012AC636" w14:textId="77777777" w:rsidR="00FF35AD" w:rsidRPr="006B17C5" w:rsidRDefault="00FF35AD">
      <w:pPr>
        <w:rPr>
          <w:ins w:id="11849" w:author="Mosi Adesina Ifatunji" w:date="2025-07-10T18:39:00Z" w16du:dateUtc="2025-07-10T23:39:00Z"/>
          <w:color w:val="000000"/>
          <w:rPrChange w:id="11850" w:author="Mosi Adesina Ifatunji" w:date="2025-07-17T11:52:00Z" w16du:dateUtc="2025-07-17T16:52:00Z">
            <w:rPr>
              <w:ins w:id="11851" w:author="Mosi Adesina Ifatunji" w:date="2025-07-10T18:39:00Z" w16du:dateUtc="2025-07-10T23:39:00Z"/>
              <w:rFonts w:ascii="Helvetica Neue" w:hAnsi="Helvetica Neue" w:cs="Helvetica Neue"/>
              <w:color w:val="000000"/>
              <w:sz w:val="26"/>
              <w:szCs w:val="26"/>
            </w:rPr>
          </w:rPrChange>
        </w:rPr>
        <w:pPrChange w:id="11852"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C389C6B" w14:textId="6102AE87" w:rsidR="00437329" w:rsidRPr="00B92532" w:rsidRDefault="00FF35AD">
      <w:pPr>
        <w:rPr>
          <w:ins w:id="11853" w:author="Mosi Adesina Ifatunji" w:date="2025-07-10T18:39:00Z" w16du:dateUtc="2025-07-10T23:39:00Z"/>
          <w:color w:val="000000"/>
        </w:rPr>
        <w:pPrChange w:id="11854" w:author="Mosi Adesina Ifatunji" w:date="2025-10-21T19:50:00Z" w16du:dateUtc="2025-10-22T00:50:00Z">
          <w:pPr>
            <w:pStyle w:val="BodyText"/>
          </w:pPr>
        </w:pPrChange>
      </w:pPr>
      <w:ins w:id="11855" w:author="Mosi Adesina Ifatunji" w:date="2025-07-10T18:39:00Z" w16du:dateUtc="2025-07-10T23:39:00Z">
        <w:r w:rsidRPr="006B17C5">
          <w:rPr>
            <w:color w:val="000000"/>
            <w:rPrChange w:id="11856" w:author="Mosi Adesina Ifatunji" w:date="2025-07-17T11:52:00Z" w16du:dateUtc="2025-07-17T16:52:00Z">
              <w:rPr>
                <w:rFonts w:ascii="Helvetica Neue" w:hAnsi="Helvetica Neue" w:cs="Helvetica Neue"/>
                <w:color w:val="000000"/>
                <w:sz w:val="26"/>
                <w:szCs w:val="26"/>
              </w:rPr>
            </w:rPrChange>
          </w:rPr>
          <w:t xml:space="preserve">“These lines of work show that network processes can be sources of (dis)advantage for different demographic groups, and demography can condition network processes… Other, more micro, work reveals how the social (e)valuation of the categories individuals </w:t>
        </w:r>
        <w:proofErr w:type="gramStart"/>
        <w:r w:rsidRPr="006B17C5">
          <w:rPr>
            <w:color w:val="000000"/>
            <w:rPrChange w:id="11857" w:author="Mosi Adesina Ifatunji" w:date="2025-07-17T11:52:00Z" w16du:dateUtc="2025-07-17T16:52:00Z">
              <w:rPr>
                <w:rFonts w:ascii="Helvetica Neue" w:hAnsi="Helvetica Neue" w:cs="Helvetica Neue"/>
                <w:color w:val="000000"/>
                <w:sz w:val="26"/>
                <w:szCs w:val="26"/>
              </w:rPr>
            </w:rPrChange>
          </w:rPr>
          <w:t>are</w:t>
        </w:r>
        <w:proofErr w:type="gramEnd"/>
        <w:r w:rsidRPr="006B17C5">
          <w:rPr>
            <w:color w:val="000000"/>
            <w:rPrChange w:id="11858" w:author="Mosi Adesina Ifatunji" w:date="2025-07-17T11:52:00Z" w16du:dateUtc="2025-07-17T16:52:00Z">
              <w:rPr>
                <w:rFonts w:ascii="Helvetica Neue" w:hAnsi="Helvetica Neue" w:cs="Helvetica Neue"/>
                <w:color w:val="000000"/>
                <w:sz w:val="26"/>
                <w:szCs w:val="26"/>
              </w:rPr>
            </w:rPrChange>
          </w:rPr>
          <w:t xml:space="preserve"> placed in (usually but not always demographic) is shaped by organizational and industry norms… In </w:t>
        </w:r>
        <w:r w:rsidRPr="006B17C5">
          <w:rPr>
            <w:color w:val="000000"/>
            <w:rPrChange w:id="11859" w:author="Mosi Adesina Ifatunji" w:date="2025-07-17T11:52:00Z" w16du:dateUtc="2025-07-17T16:52:00Z">
              <w:rPr>
                <w:rFonts w:ascii="Helvetica Neue" w:hAnsi="Helvetica Neue" w:cs="Helvetica Neue"/>
                <w:color w:val="000000"/>
                <w:sz w:val="26"/>
                <w:szCs w:val="26"/>
              </w:rPr>
            </w:rPrChange>
          </w:rPr>
          <w:lastRenderedPageBreak/>
          <w:t xml:space="preserve">consulting and law, social class is more relevant than race/ethnicity because decision makers sort job applicants on cultural similarity (Rivera, 2012)” (Haveman and </w:t>
        </w:r>
        <w:proofErr w:type="spellStart"/>
        <w:r w:rsidRPr="006B17C5">
          <w:rPr>
            <w:color w:val="000000"/>
            <w:rPrChange w:id="11860" w:author="Mosi Adesina Ifatunji" w:date="2025-07-17T11:52:00Z" w16du:dateUtc="2025-07-17T16:52:00Z">
              <w:rPr>
                <w:rFonts w:ascii="Helvetica Neue" w:hAnsi="Helvetica Neue" w:cs="Helvetica Neue"/>
                <w:color w:val="000000"/>
                <w:sz w:val="26"/>
                <w:szCs w:val="26"/>
              </w:rPr>
            </w:rPrChange>
          </w:rPr>
          <w:t>Wetts</w:t>
        </w:r>
        <w:proofErr w:type="spellEnd"/>
        <w:r w:rsidRPr="006B17C5">
          <w:rPr>
            <w:color w:val="000000"/>
            <w:rPrChange w:id="11861" w:author="Mosi Adesina Ifatunji" w:date="2025-07-17T11:52:00Z" w16du:dateUtc="2025-07-17T16:52:00Z">
              <w:rPr>
                <w:rFonts w:ascii="Helvetica Neue" w:hAnsi="Helvetica Neue" w:cs="Helvetica Neue"/>
                <w:color w:val="000000"/>
                <w:sz w:val="26"/>
                <w:szCs w:val="26"/>
              </w:rPr>
            </w:rPrChange>
          </w:rPr>
          <w:t xml:space="preserve"> 2019:11–12</w:t>
        </w:r>
        <w:proofErr w:type="gramStart"/>
        <w:r w:rsidRPr="006B17C5">
          <w:rPr>
            <w:color w:val="000000"/>
            <w:rPrChange w:id="11862" w:author="Mosi Adesina Ifatunji" w:date="2025-07-17T11:52:00Z" w16du:dateUtc="2025-07-17T16:52:00Z">
              <w:rPr>
                <w:rFonts w:ascii="Helvetica Neue" w:hAnsi="Helvetica Neue" w:cs="Helvetica Neue"/>
                <w:color w:val="000000"/>
                <w:sz w:val="26"/>
                <w:szCs w:val="26"/>
              </w:rPr>
            </w:rPrChange>
          </w:rPr>
          <w:t>) .</w:t>
        </w:r>
        <w:proofErr w:type="gramEnd"/>
      </w:ins>
    </w:p>
    <w:p w14:paraId="1318446A" w14:textId="77777777" w:rsidR="00FF35AD" w:rsidRPr="00B92532" w:rsidRDefault="00FF35AD">
      <w:pPr>
        <w:rPr>
          <w:ins w:id="11863" w:author="Mosi Adesina Ifatunji" w:date="2025-07-10T18:39:00Z" w16du:dateUtc="2025-07-10T23:39:00Z"/>
          <w:color w:val="000000"/>
        </w:rPr>
        <w:pPrChange w:id="11864" w:author="Mosi Adesina Ifatunji" w:date="2025-10-21T19:50:00Z" w16du:dateUtc="2025-10-22T00:50:00Z">
          <w:pPr>
            <w:pStyle w:val="BodyText"/>
          </w:pPr>
        </w:pPrChange>
      </w:pPr>
    </w:p>
    <w:p w14:paraId="5713B8CC" w14:textId="77777777" w:rsidR="00FF35AD" w:rsidRPr="00B92532" w:rsidRDefault="00FF35AD">
      <w:pPr>
        <w:rPr>
          <w:ins w:id="11865" w:author="Mosi Adesina Ifatunji" w:date="2025-07-10T18:39:00Z" w16du:dateUtc="2025-07-10T23:39:00Z"/>
        </w:rPr>
        <w:pPrChange w:id="11866" w:author="Mosi Adesina Ifatunji" w:date="2025-10-21T19:50:00Z" w16du:dateUtc="2025-10-22T00:50:00Z">
          <w:pPr>
            <w:pStyle w:val="BodyText"/>
          </w:pPr>
        </w:pPrChange>
      </w:pPr>
    </w:p>
    <w:p w14:paraId="3A6F68B9" w14:textId="77777777" w:rsidR="00562BAE" w:rsidRPr="006B17C5" w:rsidRDefault="00562BAE">
      <w:pPr>
        <w:rPr>
          <w:ins w:id="11867" w:author="Mosi Adesina Ifatunji" w:date="2025-07-10T18:42:00Z" w16du:dateUtc="2025-07-10T23:42:00Z"/>
          <w:color w:val="000000"/>
          <w:rPrChange w:id="11868" w:author="Mosi Adesina Ifatunji" w:date="2025-07-17T11:52:00Z" w16du:dateUtc="2025-07-17T16:52:00Z">
            <w:rPr>
              <w:ins w:id="11869" w:author="Mosi Adesina Ifatunji" w:date="2025-07-10T18:42:00Z" w16du:dateUtc="2025-07-10T23:42:00Z"/>
              <w:rFonts w:ascii="Helvetica Neue" w:hAnsi="Helvetica Neue" w:cs="Helvetica Neue"/>
              <w:color w:val="000000"/>
              <w:sz w:val="26"/>
              <w:szCs w:val="26"/>
            </w:rPr>
          </w:rPrChange>
        </w:rPr>
        <w:pPrChange w:id="11870"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871" w:author="Mosi Adesina Ifatunji" w:date="2025-07-10T18:42:00Z" w16du:dateUtc="2025-07-10T23:42:00Z">
        <w:r w:rsidRPr="006B17C5">
          <w:rPr>
            <w:color w:val="000000"/>
            <w:rPrChange w:id="11872" w:author="Mosi Adesina Ifatunji" w:date="2025-07-17T11:52:00Z" w16du:dateUtc="2025-07-17T16:52:00Z">
              <w:rPr>
                <w:rFonts w:ascii="Helvetica Neue" w:hAnsi="Helvetica Neue" w:cs="Helvetica Neue"/>
                <w:color w:val="000000"/>
                <w:sz w:val="26"/>
                <w:szCs w:val="26"/>
              </w:rPr>
            </w:rPrChange>
          </w:rPr>
          <w:t>Jennifer L. Nelson’s ethnographic study shows that organizational processes—including hiring, space assignment, and informal policing of relationships—actively shape how social ties are formed and used by racial minorities and majorities, leading to unequal access to professional, political, and emotional resources. White minorities in Black-majority schools form fast, cohesive, and multiplex in-group ties that enable resource accumulation, while Black minorities in white-majority schools face institutional constraints that limit tie formation and resource flow. This research links Ray’s theory of racialized organizational advantage with Hambrick and Mason’s focus on leadership practices and demographic reproduction (Nelson 2019:382–388, 397–418</w:t>
        </w:r>
        <w:proofErr w:type="gramStart"/>
        <w:r w:rsidRPr="006B17C5">
          <w:rPr>
            <w:color w:val="000000"/>
            <w:rPrChange w:id="11873" w:author="Mosi Adesina Ifatunji" w:date="2025-07-17T11:52:00Z" w16du:dateUtc="2025-07-17T16:52:00Z">
              <w:rPr>
                <w:rFonts w:ascii="Helvetica Neue" w:hAnsi="Helvetica Neue" w:cs="Helvetica Neue"/>
                <w:color w:val="000000"/>
                <w:sz w:val="26"/>
                <w:szCs w:val="26"/>
              </w:rPr>
            </w:rPrChange>
          </w:rPr>
          <w:t>) .</w:t>
        </w:r>
        <w:proofErr w:type="gramEnd"/>
      </w:ins>
    </w:p>
    <w:p w14:paraId="6A90BB49" w14:textId="77777777" w:rsidR="00562BAE" w:rsidRPr="006B17C5" w:rsidRDefault="00562BAE">
      <w:pPr>
        <w:rPr>
          <w:ins w:id="11874" w:author="Mosi Adesina Ifatunji" w:date="2025-07-10T18:42:00Z" w16du:dateUtc="2025-07-10T23:42:00Z"/>
          <w:color w:val="000000"/>
          <w:rPrChange w:id="11875" w:author="Mosi Adesina Ifatunji" w:date="2025-07-17T11:52:00Z" w16du:dateUtc="2025-07-17T16:52:00Z">
            <w:rPr>
              <w:ins w:id="11876" w:author="Mosi Adesina Ifatunji" w:date="2025-07-10T18:42:00Z" w16du:dateUtc="2025-07-10T23:42:00Z"/>
              <w:rFonts w:ascii="Helvetica Neue" w:hAnsi="Helvetica Neue" w:cs="Helvetica Neue"/>
              <w:color w:val="000000"/>
              <w:sz w:val="26"/>
              <w:szCs w:val="26"/>
            </w:rPr>
          </w:rPrChange>
        </w:rPr>
        <w:pPrChange w:id="11877"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F114CF5" w14:textId="77777777" w:rsidR="00562BAE" w:rsidRPr="006B17C5" w:rsidRDefault="00562BAE">
      <w:pPr>
        <w:rPr>
          <w:ins w:id="11878" w:author="Mosi Adesina Ifatunji" w:date="2025-07-10T18:42:00Z" w16du:dateUtc="2025-07-10T23:42:00Z"/>
          <w:color w:val="000000"/>
          <w:rPrChange w:id="11879" w:author="Mosi Adesina Ifatunji" w:date="2025-07-17T11:52:00Z" w16du:dateUtc="2025-07-17T16:52:00Z">
            <w:rPr>
              <w:ins w:id="11880" w:author="Mosi Adesina Ifatunji" w:date="2025-07-10T18:42:00Z" w16du:dateUtc="2025-07-10T23:42:00Z"/>
              <w:rFonts w:ascii="Helvetica Neue" w:hAnsi="Helvetica Neue" w:cs="Helvetica Neue"/>
              <w:color w:val="000000"/>
              <w:sz w:val="26"/>
              <w:szCs w:val="26"/>
            </w:rPr>
          </w:rPrChange>
        </w:rPr>
        <w:pPrChange w:id="1188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882" w:author="Mosi Adesina Ifatunji" w:date="2025-07-10T18:42:00Z" w16du:dateUtc="2025-07-10T23:42:00Z">
        <w:r w:rsidRPr="006B17C5">
          <w:rPr>
            <w:color w:val="000000"/>
            <w:rPrChange w:id="11883" w:author="Mosi Adesina Ifatunji" w:date="2025-07-17T11:52:00Z" w16du:dateUtc="2025-07-17T16:52:00Z">
              <w:rPr>
                <w:rFonts w:ascii="Helvetica Neue" w:hAnsi="Helvetica Neue" w:cs="Helvetica Neue"/>
                <w:color w:val="000000"/>
                <w:sz w:val="26"/>
                <w:szCs w:val="26"/>
              </w:rPr>
            </w:rPrChange>
          </w:rPr>
          <w:t>“Findings show that, in general, white teachers in the numerical minority in their schools secured all resource types through their same-race ties, while black teachers in the numerical minority secured primarily emotional resources from their same-race ties. Given these observed differences, the author shows how the form and use of the two minority groups’ social ties stem in large part from distinctive organizational practices. In turn, the tie differences can account for differences in social integration and resource access in the organization” (Nelson 2019:382</w:t>
        </w:r>
        <w:proofErr w:type="gramStart"/>
        <w:r w:rsidRPr="006B17C5">
          <w:rPr>
            <w:color w:val="000000"/>
            <w:rPrChange w:id="11884" w:author="Mosi Adesina Ifatunji" w:date="2025-07-17T11:52:00Z" w16du:dateUtc="2025-07-17T16:52:00Z">
              <w:rPr>
                <w:rFonts w:ascii="Helvetica Neue" w:hAnsi="Helvetica Neue" w:cs="Helvetica Neue"/>
                <w:color w:val="000000"/>
                <w:sz w:val="26"/>
                <w:szCs w:val="26"/>
              </w:rPr>
            </w:rPrChange>
          </w:rPr>
          <w:t>) .</w:t>
        </w:r>
        <w:proofErr w:type="gramEnd"/>
      </w:ins>
    </w:p>
    <w:p w14:paraId="07107D37" w14:textId="77777777" w:rsidR="00562BAE" w:rsidRPr="006B17C5" w:rsidRDefault="00562BAE">
      <w:pPr>
        <w:rPr>
          <w:ins w:id="11885" w:author="Mosi Adesina Ifatunji" w:date="2025-07-10T18:42:00Z" w16du:dateUtc="2025-07-10T23:42:00Z"/>
          <w:color w:val="000000"/>
          <w:rPrChange w:id="11886" w:author="Mosi Adesina Ifatunji" w:date="2025-07-17T11:52:00Z" w16du:dateUtc="2025-07-17T16:52:00Z">
            <w:rPr>
              <w:ins w:id="11887" w:author="Mosi Adesina Ifatunji" w:date="2025-07-10T18:42:00Z" w16du:dateUtc="2025-07-10T23:42:00Z"/>
              <w:rFonts w:ascii="Helvetica Neue" w:hAnsi="Helvetica Neue" w:cs="Helvetica Neue"/>
              <w:color w:val="000000"/>
              <w:sz w:val="26"/>
              <w:szCs w:val="26"/>
            </w:rPr>
          </w:rPrChange>
        </w:rPr>
        <w:pPrChange w:id="11888"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5C24558" w14:textId="77777777" w:rsidR="00562BAE" w:rsidRPr="006B17C5" w:rsidRDefault="00562BAE">
      <w:pPr>
        <w:rPr>
          <w:ins w:id="11889" w:author="Mosi Adesina Ifatunji" w:date="2025-07-10T18:42:00Z" w16du:dateUtc="2025-07-10T23:42:00Z"/>
          <w:color w:val="000000"/>
          <w:rPrChange w:id="11890" w:author="Mosi Adesina Ifatunji" w:date="2025-07-17T11:52:00Z" w16du:dateUtc="2025-07-17T16:52:00Z">
            <w:rPr>
              <w:ins w:id="11891" w:author="Mosi Adesina Ifatunji" w:date="2025-07-10T18:42:00Z" w16du:dateUtc="2025-07-10T23:42:00Z"/>
              <w:rFonts w:ascii="Helvetica Neue" w:hAnsi="Helvetica Neue" w:cs="Helvetica Neue"/>
              <w:color w:val="000000"/>
              <w:sz w:val="26"/>
              <w:szCs w:val="26"/>
            </w:rPr>
          </w:rPrChange>
        </w:rPr>
        <w:pPrChange w:id="11892"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893" w:author="Mosi Adesina Ifatunji" w:date="2025-07-10T18:42:00Z" w16du:dateUtc="2025-07-10T23:42:00Z">
        <w:r w:rsidRPr="006B17C5">
          <w:rPr>
            <w:color w:val="000000"/>
            <w:rPrChange w:id="11894" w:author="Mosi Adesina Ifatunji" w:date="2025-07-17T11:52:00Z" w16du:dateUtc="2025-07-17T16:52:00Z">
              <w:rPr>
                <w:rFonts w:ascii="Helvetica Neue" w:hAnsi="Helvetica Neue" w:cs="Helvetica Neue"/>
                <w:color w:val="000000"/>
                <w:sz w:val="26"/>
                <w:szCs w:val="26"/>
              </w:rPr>
            </w:rPrChange>
          </w:rPr>
          <w:t xml:space="preserve">“Research indicates that historically underrepresented minorities have lower access to these resources in settings that continue to be dominated by white men (Kanter 1977; Turco 2010; Sloan, Evenson Newhouse, and Thompson 2013). However, in comparison to societal minority groups that are additionally in the numeric organizational minority (e.g., blacks), less is known about how members of societal majority groups (e.g., whites) fare in workplaces in which they are the numerical minority… By turning to same-race colleagues with similar experiences, blacks in the numerical minority fare better in their promotion outcomes than similar blacks who do not use in-group ties (Ibarra 1995). By turning to same-race colleagues, numerical minority whites may mobilize for resource and status advantages and maintain a positive self-identity in an unfamiliar context (Tajfel and Turner 1986; </w:t>
        </w:r>
        <w:proofErr w:type="spellStart"/>
        <w:r w:rsidRPr="006B17C5">
          <w:rPr>
            <w:color w:val="000000"/>
            <w:rPrChange w:id="11895" w:author="Mosi Adesina Ifatunji" w:date="2025-07-17T11:52:00Z" w16du:dateUtc="2025-07-17T16:52:00Z">
              <w:rPr>
                <w:rFonts w:ascii="Helvetica Neue" w:hAnsi="Helvetica Neue" w:cs="Helvetica Neue"/>
                <w:color w:val="000000"/>
                <w:sz w:val="26"/>
                <w:szCs w:val="26"/>
              </w:rPr>
            </w:rPrChange>
          </w:rPr>
          <w:t>Ellemers</w:t>
        </w:r>
        <w:proofErr w:type="spellEnd"/>
        <w:r w:rsidRPr="006B17C5">
          <w:rPr>
            <w:color w:val="000000"/>
            <w:rPrChange w:id="11896" w:author="Mosi Adesina Ifatunji" w:date="2025-07-17T11:52:00Z" w16du:dateUtc="2025-07-17T16:52:00Z">
              <w:rPr>
                <w:rFonts w:ascii="Helvetica Neue" w:hAnsi="Helvetica Neue" w:cs="Helvetica Neue"/>
                <w:color w:val="000000"/>
                <w:sz w:val="26"/>
                <w:szCs w:val="26"/>
              </w:rPr>
            </w:rPrChange>
          </w:rPr>
          <w:t xml:space="preserve"> 1993)” (Nelson 2019:382–383</w:t>
        </w:r>
        <w:proofErr w:type="gramStart"/>
        <w:r w:rsidRPr="006B17C5">
          <w:rPr>
            <w:color w:val="000000"/>
            <w:rPrChange w:id="11897" w:author="Mosi Adesina Ifatunji" w:date="2025-07-17T11:52:00Z" w16du:dateUtc="2025-07-17T16:52:00Z">
              <w:rPr>
                <w:rFonts w:ascii="Helvetica Neue" w:hAnsi="Helvetica Neue" w:cs="Helvetica Neue"/>
                <w:color w:val="000000"/>
                <w:sz w:val="26"/>
                <w:szCs w:val="26"/>
              </w:rPr>
            </w:rPrChange>
          </w:rPr>
          <w:t>) .</w:t>
        </w:r>
        <w:proofErr w:type="gramEnd"/>
      </w:ins>
    </w:p>
    <w:p w14:paraId="0A7B7801" w14:textId="77777777" w:rsidR="00562BAE" w:rsidRPr="006B17C5" w:rsidRDefault="00562BAE">
      <w:pPr>
        <w:rPr>
          <w:ins w:id="11898" w:author="Mosi Adesina Ifatunji" w:date="2025-07-10T18:42:00Z" w16du:dateUtc="2025-07-10T23:42:00Z"/>
          <w:color w:val="000000"/>
          <w:rPrChange w:id="11899" w:author="Mosi Adesina Ifatunji" w:date="2025-07-17T11:52:00Z" w16du:dateUtc="2025-07-17T16:52:00Z">
            <w:rPr>
              <w:ins w:id="11900" w:author="Mosi Adesina Ifatunji" w:date="2025-07-10T18:42:00Z" w16du:dateUtc="2025-07-10T23:42:00Z"/>
              <w:rFonts w:ascii="Helvetica Neue" w:hAnsi="Helvetica Neue" w:cs="Helvetica Neue"/>
              <w:color w:val="000000"/>
              <w:sz w:val="26"/>
              <w:szCs w:val="26"/>
            </w:rPr>
          </w:rPrChange>
        </w:rPr>
        <w:pPrChange w:id="1190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8EB21D9" w14:textId="77777777" w:rsidR="00562BAE" w:rsidRPr="006B17C5" w:rsidRDefault="00562BAE">
      <w:pPr>
        <w:rPr>
          <w:ins w:id="11902" w:author="Mosi Adesina Ifatunji" w:date="2025-07-10T18:42:00Z" w16du:dateUtc="2025-07-10T23:42:00Z"/>
          <w:color w:val="000000"/>
          <w:rPrChange w:id="11903" w:author="Mosi Adesina Ifatunji" w:date="2025-07-17T11:52:00Z" w16du:dateUtc="2025-07-17T16:52:00Z">
            <w:rPr>
              <w:ins w:id="11904" w:author="Mosi Adesina Ifatunji" w:date="2025-07-10T18:42:00Z" w16du:dateUtc="2025-07-10T23:42:00Z"/>
              <w:rFonts w:ascii="Helvetica Neue" w:hAnsi="Helvetica Neue" w:cs="Helvetica Neue"/>
              <w:color w:val="000000"/>
              <w:sz w:val="26"/>
              <w:szCs w:val="26"/>
            </w:rPr>
          </w:rPrChange>
        </w:rPr>
        <w:pPrChange w:id="11905"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906" w:author="Mosi Adesina Ifatunji" w:date="2025-07-10T18:42:00Z" w16du:dateUtc="2025-07-10T23:42:00Z">
        <w:r w:rsidRPr="006B17C5">
          <w:rPr>
            <w:color w:val="000000"/>
            <w:rPrChange w:id="11907" w:author="Mosi Adesina Ifatunji" w:date="2025-07-17T11:52:00Z" w16du:dateUtc="2025-07-17T16:52:00Z">
              <w:rPr>
                <w:rFonts w:ascii="Helvetica Neue" w:hAnsi="Helvetica Neue" w:cs="Helvetica Neue"/>
                <w:color w:val="000000"/>
                <w:sz w:val="26"/>
                <w:szCs w:val="26"/>
              </w:rPr>
            </w:rPrChange>
          </w:rPr>
          <w:t xml:space="preserve">“By examining aspects of managerial practice with direct repercussions for the social fabric of school faculty, I uncover how organization-level actions shape the properties of employees’ (i.e., teachers’) social ties with one another. These social tie properties in turn influence the kinds of resources </w:t>
        </w:r>
        <w:proofErr w:type="gramStart"/>
        <w:r w:rsidRPr="006B17C5">
          <w:rPr>
            <w:color w:val="000000"/>
            <w:rPrChange w:id="11908" w:author="Mosi Adesina Ifatunji" w:date="2025-07-17T11:52:00Z" w16du:dateUtc="2025-07-17T16:52:00Z">
              <w:rPr>
                <w:rFonts w:ascii="Helvetica Neue" w:hAnsi="Helvetica Neue" w:cs="Helvetica Neue"/>
                <w:color w:val="000000"/>
                <w:sz w:val="26"/>
                <w:szCs w:val="26"/>
              </w:rPr>
            </w:rPrChange>
          </w:rPr>
          <w:t>colleagues</w:t>
        </w:r>
        <w:proofErr w:type="gramEnd"/>
        <w:r w:rsidRPr="006B17C5">
          <w:rPr>
            <w:color w:val="000000"/>
            <w:rPrChange w:id="11909" w:author="Mosi Adesina Ifatunji" w:date="2025-07-17T11:52:00Z" w16du:dateUtc="2025-07-17T16:52:00Z">
              <w:rPr>
                <w:rFonts w:ascii="Helvetica Neue" w:hAnsi="Helvetica Neue" w:cs="Helvetica Neue"/>
                <w:color w:val="000000"/>
                <w:sz w:val="26"/>
                <w:szCs w:val="26"/>
              </w:rPr>
            </w:rPrChange>
          </w:rPr>
          <w:t xml:space="preserve"> access. I find that white and black minority teachers’ ties differ in their speed, cliquishness, multiplexity, and expansiveness. These differences subsequently produce resource gaps, </w:t>
        </w:r>
        <w:proofErr w:type="gramStart"/>
        <w:r w:rsidRPr="006B17C5">
          <w:rPr>
            <w:color w:val="000000"/>
            <w:rPrChange w:id="11910" w:author="Mosi Adesina Ifatunji" w:date="2025-07-17T11:52:00Z" w16du:dateUtc="2025-07-17T16:52:00Z">
              <w:rPr>
                <w:rFonts w:ascii="Helvetica Neue" w:hAnsi="Helvetica Neue" w:cs="Helvetica Neue"/>
                <w:color w:val="000000"/>
                <w:sz w:val="26"/>
                <w:szCs w:val="26"/>
              </w:rPr>
            </w:rPrChange>
          </w:rPr>
          <w:t>based in large part on</w:t>
        </w:r>
        <w:proofErr w:type="gramEnd"/>
        <w:r w:rsidRPr="006B17C5">
          <w:rPr>
            <w:color w:val="000000"/>
            <w:rPrChange w:id="11911" w:author="Mosi Adesina Ifatunji" w:date="2025-07-17T11:52:00Z" w16du:dateUtc="2025-07-17T16:52:00Z">
              <w:rPr>
                <w:rFonts w:ascii="Helvetica Neue" w:hAnsi="Helvetica Neue" w:cs="Helvetica Neue"/>
                <w:color w:val="000000"/>
                <w:sz w:val="26"/>
                <w:szCs w:val="26"/>
              </w:rPr>
            </w:rPrChange>
          </w:rPr>
          <w:t xml:space="preserve"> organizational practices that facilitate greater resource exchange for whites than for blacks. These resource gaps are not due to differences in resources numerical minorities bring into the workplace or the level of resources available in the school. Moreover, I find that, when compared to cases of black teachers in the majority, black numerical minority teachers experience an extra </w:t>
        </w:r>
        <w:r w:rsidRPr="006B17C5">
          <w:rPr>
            <w:color w:val="000000"/>
            <w:rPrChange w:id="11912" w:author="Mosi Adesina Ifatunji" w:date="2025-07-17T11:52:00Z" w16du:dateUtc="2025-07-17T16:52:00Z">
              <w:rPr>
                <w:rFonts w:ascii="Helvetica Neue" w:hAnsi="Helvetica Neue" w:cs="Helvetica Neue"/>
                <w:color w:val="000000"/>
                <w:sz w:val="26"/>
                <w:szCs w:val="26"/>
              </w:rPr>
            </w:rPrChange>
          </w:rPr>
          <w:lastRenderedPageBreak/>
          <w:t>penalty in terms of resource access. However, I find that, when compared to white teachers in the majority, white numerical minorities do not experience any penalty” (Nelson 2019:384</w:t>
        </w:r>
        <w:proofErr w:type="gramStart"/>
        <w:r w:rsidRPr="006B17C5">
          <w:rPr>
            <w:color w:val="000000"/>
            <w:rPrChange w:id="11913" w:author="Mosi Adesina Ifatunji" w:date="2025-07-17T11:52:00Z" w16du:dateUtc="2025-07-17T16:52:00Z">
              <w:rPr>
                <w:rFonts w:ascii="Helvetica Neue" w:hAnsi="Helvetica Neue" w:cs="Helvetica Neue"/>
                <w:color w:val="000000"/>
                <w:sz w:val="26"/>
                <w:szCs w:val="26"/>
              </w:rPr>
            </w:rPrChange>
          </w:rPr>
          <w:t>) .</w:t>
        </w:r>
        <w:proofErr w:type="gramEnd"/>
      </w:ins>
    </w:p>
    <w:p w14:paraId="42EA4784" w14:textId="77777777" w:rsidR="00562BAE" w:rsidRPr="006B17C5" w:rsidRDefault="00562BAE">
      <w:pPr>
        <w:rPr>
          <w:ins w:id="11914" w:author="Mosi Adesina Ifatunji" w:date="2025-07-10T18:42:00Z" w16du:dateUtc="2025-07-10T23:42:00Z"/>
          <w:color w:val="000000"/>
          <w:rPrChange w:id="11915" w:author="Mosi Adesina Ifatunji" w:date="2025-07-17T11:52:00Z" w16du:dateUtc="2025-07-17T16:52:00Z">
            <w:rPr>
              <w:ins w:id="11916" w:author="Mosi Adesina Ifatunji" w:date="2025-07-10T18:42:00Z" w16du:dateUtc="2025-07-10T23:42:00Z"/>
              <w:rFonts w:ascii="Helvetica Neue" w:hAnsi="Helvetica Neue" w:cs="Helvetica Neue"/>
              <w:color w:val="000000"/>
              <w:sz w:val="26"/>
              <w:szCs w:val="26"/>
            </w:rPr>
          </w:rPrChange>
        </w:rPr>
        <w:pPrChange w:id="11917"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F7E7CB6" w14:textId="77777777" w:rsidR="00562BAE" w:rsidRPr="006B17C5" w:rsidRDefault="00562BAE">
      <w:pPr>
        <w:rPr>
          <w:ins w:id="11918" w:author="Mosi Adesina Ifatunji" w:date="2025-07-10T18:42:00Z" w16du:dateUtc="2025-07-10T23:42:00Z"/>
          <w:color w:val="000000"/>
          <w:rPrChange w:id="11919" w:author="Mosi Adesina Ifatunji" w:date="2025-07-17T11:52:00Z" w16du:dateUtc="2025-07-17T16:52:00Z">
            <w:rPr>
              <w:ins w:id="11920" w:author="Mosi Adesina Ifatunji" w:date="2025-07-10T18:42:00Z" w16du:dateUtc="2025-07-10T23:42:00Z"/>
              <w:rFonts w:ascii="Helvetica Neue" w:hAnsi="Helvetica Neue" w:cs="Helvetica Neue"/>
              <w:color w:val="000000"/>
              <w:sz w:val="26"/>
              <w:szCs w:val="26"/>
            </w:rPr>
          </w:rPrChange>
        </w:rPr>
        <w:pPrChange w:id="11921"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922" w:author="Mosi Adesina Ifatunji" w:date="2025-07-10T18:42:00Z" w16du:dateUtc="2025-07-10T23:42:00Z">
        <w:r w:rsidRPr="006B17C5">
          <w:rPr>
            <w:color w:val="000000"/>
            <w:rPrChange w:id="11923" w:author="Mosi Adesina Ifatunji" w:date="2025-07-17T11:52:00Z" w16du:dateUtc="2025-07-17T16:52:00Z">
              <w:rPr>
                <w:rFonts w:ascii="Helvetica Neue" w:hAnsi="Helvetica Neue" w:cs="Helvetica Neue"/>
                <w:color w:val="000000"/>
                <w:sz w:val="26"/>
                <w:szCs w:val="26"/>
              </w:rPr>
            </w:rPrChange>
          </w:rPr>
          <w:t>“Organizational demography has focused mainly on the role of numerical representation in producing minorities’ work experiences and outcomes. In contrast, the embeddedness perspective of minority ties accounts for the dual roles of numerical minority status and organizational practices, uncovering their effects on the understudied properties of social ties… Three organizational practices used by principals became clear and distinguished the sites from one another: how principals hired teachers, how principals assigned teachers to classrooms, and whether principals policed teachers’ informal social interactions” (Nelson 2019:416–417</w:t>
        </w:r>
        <w:proofErr w:type="gramStart"/>
        <w:r w:rsidRPr="006B17C5">
          <w:rPr>
            <w:color w:val="000000"/>
            <w:rPrChange w:id="11924" w:author="Mosi Adesina Ifatunji" w:date="2025-07-17T11:52:00Z" w16du:dateUtc="2025-07-17T16:52:00Z">
              <w:rPr>
                <w:rFonts w:ascii="Helvetica Neue" w:hAnsi="Helvetica Neue" w:cs="Helvetica Neue"/>
                <w:color w:val="000000"/>
                <w:sz w:val="26"/>
                <w:szCs w:val="26"/>
              </w:rPr>
            </w:rPrChange>
          </w:rPr>
          <w:t>) .</w:t>
        </w:r>
        <w:proofErr w:type="gramEnd"/>
      </w:ins>
    </w:p>
    <w:p w14:paraId="491464BA" w14:textId="77777777" w:rsidR="00562BAE" w:rsidRPr="006B17C5" w:rsidRDefault="00562BAE">
      <w:pPr>
        <w:rPr>
          <w:ins w:id="11925" w:author="Mosi Adesina Ifatunji" w:date="2025-07-10T18:42:00Z" w16du:dateUtc="2025-07-10T23:42:00Z"/>
          <w:color w:val="000000"/>
          <w:rPrChange w:id="11926" w:author="Mosi Adesina Ifatunji" w:date="2025-07-17T11:52:00Z" w16du:dateUtc="2025-07-17T16:52:00Z">
            <w:rPr>
              <w:ins w:id="11927" w:author="Mosi Adesina Ifatunji" w:date="2025-07-10T18:42:00Z" w16du:dateUtc="2025-07-10T23:42:00Z"/>
              <w:rFonts w:ascii="Helvetica Neue" w:hAnsi="Helvetica Neue" w:cs="Helvetica Neue"/>
              <w:color w:val="000000"/>
              <w:sz w:val="26"/>
              <w:szCs w:val="26"/>
            </w:rPr>
          </w:rPrChange>
        </w:rPr>
        <w:pPrChange w:id="11928"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2834E1F" w14:textId="77777777" w:rsidR="00562BAE" w:rsidRPr="006B17C5" w:rsidRDefault="00562BAE">
      <w:pPr>
        <w:rPr>
          <w:ins w:id="11929" w:author="Mosi Adesina Ifatunji" w:date="2025-07-10T18:42:00Z" w16du:dateUtc="2025-07-10T23:42:00Z"/>
          <w:color w:val="000000"/>
          <w:rPrChange w:id="11930" w:author="Mosi Adesina Ifatunji" w:date="2025-07-17T11:52:00Z" w16du:dateUtc="2025-07-17T16:52:00Z">
            <w:rPr>
              <w:ins w:id="11931" w:author="Mosi Adesina Ifatunji" w:date="2025-07-10T18:42:00Z" w16du:dateUtc="2025-07-10T23:42:00Z"/>
              <w:rFonts w:ascii="Helvetica Neue" w:hAnsi="Helvetica Neue" w:cs="Helvetica Neue"/>
              <w:color w:val="000000"/>
              <w:sz w:val="26"/>
              <w:szCs w:val="26"/>
            </w:rPr>
          </w:rPrChange>
        </w:rPr>
        <w:pPrChange w:id="11932"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933" w:author="Mosi Adesina Ifatunji" w:date="2025-07-10T18:42:00Z" w16du:dateUtc="2025-07-10T23:42:00Z">
        <w:r w:rsidRPr="006B17C5">
          <w:rPr>
            <w:color w:val="000000"/>
            <w:rPrChange w:id="11934" w:author="Mosi Adesina Ifatunji" w:date="2025-07-17T11:52:00Z" w16du:dateUtc="2025-07-17T16:52:00Z">
              <w:rPr>
                <w:rFonts w:ascii="Helvetica Neue" w:hAnsi="Helvetica Neue" w:cs="Helvetica Neue"/>
                <w:color w:val="000000"/>
                <w:sz w:val="26"/>
                <w:szCs w:val="26"/>
              </w:rPr>
            </w:rPrChange>
          </w:rPr>
          <w:t>“White teachers in the numerical minority, unlike black teachers in the numerical minority, felt free to form ties in same-race groups. In addition, whites’ ties with one another formed quickly regardless of whether they were in the majority or minority in their schools… Conversely, when black minority teachers went to faculty meetings, they were not permitted to stand, sit, or speak as a group. When this norm was violated at Surrey Ridge, administrators would ask black minority teachers to sit apart from each other… As a choice of social affiliation that did not suit the institutional culture, black minority teachers were being called into account to ‘do race’ in an institutionally acceptable way… The message here for Ms. Norton was as follows: ‘But when we come together as a whole group? [laughs] Umm, [laughs again] we don’t, we tried, we can’t. I say “we,” [I mean] the minorities generally, it’s a problem if we all get together.’” (Nelson 2019:406, 407</w:t>
        </w:r>
        <w:proofErr w:type="gramStart"/>
        <w:r w:rsidRPr="006B17C5">
          <w:rPr>
            <w:color w:val="000000"/>
            <w:rPrChange w:id="11935" w:author="Mosi Adesina Ifatunji" w:date="2025-07-17T11:52:00Z" w16du:dateUtc="2025-07-17T16:52:00Z">
              <w:rPr>
                <w:rFonts w:ascii="Helvetica Neue" w:hAnsi="Helvetica Neue" w:cs="Helvetica Neue"/>
                <w:color w:val="000000"/>
                <w:sz w:val="26"/>
                <w:szCs w:val="26"/>
              </w:rPr>
            </w:rPrChange>
          </w:rPr>
          <w:t>) .</w:t>
        </w:r>
        <w:proofErr w:type="gramEnd"/>
      </w:ins>
    </w:p>
    <w:p w14:paraId="0E0F1403" w14:textId="77777777" w:rsidR="00562BAE" w:rsidRPr="006B17C5" w:rsidRDefault="00562BAE">
      <w:pPr>
        <w:rPr>
          <w:ins w:id="11936" w:author="Mosi Adesina Ifatunji" w:date="2025-07-10T18:42:00Z" w16du:dateUtc="2025-07-10T23:42:00Z"/>
          <w:color w:val="000000"/>
          <w:rPrChange w:id="11937" w:author="Mosi Adesina Ifatunji" w:date="2025-07-17T11:52:00Z" w16du:dateUtc="2025-07-17T16:52:00Z">
            <w:rPr>
              <w:ins w:id="11938" w:author="Mosi Adesina Ifatunji" w:date="2025-07-10T18:42:00Z" w16du:dateUtc="2025-07-10T23:42:00Z"/>
              <w:rFonts w:ascii="Helvetica Neue" w:hAnsi="Helvetica Neue" w:cs="Helvetica Neue"/>
              <w:color w:val="000000"/>
              <w:sz w:val="26"/>
              <w:szCs w:val="26"/>
            </w:rPr>
          </w:rPrChange>
        </w:rPr>
        <w:pPrChange w:id="11939"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258ECC7" w14:textId="77777777" w:rsidR="00562BAE" w:rsidRPr="006B17C5" w:rsidRDefault="00562BAE">
      <w:pPr>
        <w:rPr>
          <w:ins w:id="11940" w:author="Mosi Adesina Ifatunji" w:date="2025-07-10T18:42:00Z" w16du:dateUtc="2025-07-10T23:42:00Z"/>
          <w:color w:val="000000"/>
          <w:rPrChange w:id="11941" w:author="Mosi Adesina Ifatunji" w:date="2025-07-17T11:52:00Z" w16du:dateUtc="2025-07-17T16:52:00Z">
            <w:rPr>
              <w:ins w:id="11942" w:author="Mosi Adesina Ifatunji" w:date="2025-07-10T18:42:00Z" w16du:dateUtc="2025-07-10T23:42:00Z"/>
              <w:rFonts w:ascii="Helvetica Neue" w:hAnsi="Helvetica Neue" w:cs="Helvetica Neue"/>
              <w:color w:val="000000"/>
              <w:sz w:val="26"/>
              <w:szCs w:val="26"/>
            </w:rPr>
          </w:rPrChange>
        </w:rPr>
        <w:pPrChange w:id="11943"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944" w:author="Mosi Adesina Ifatunji" w:date="2025-07-10T18:42:00Z" w16du:dateUtc="2025-07-10T23:42:00Z">
        <w:r w:rsidRPr="006B17C5">
          <w:rPr>
            <w:color w:val="000000"/>
            <w:rPrChange w:id="11945" w:author="Mosi Adesina Ifatunji" w:date="2025-07-17T11:52:00Z" w16du:dateUtc="2025-07-17T16:52:00Z">
              <w:rPr>
                <w:rFonts w:ascii="Helvetica Neue" w:hAnsi="Helvetica Neue" w:cs="Helvetica Neue"/>
                <w:color w:val="000000"/>
                <w:sz w:val="26"/>
                <w:szCs w:val="26"/>
              </w:rPr>
            </w:rPrChange>
          </w:rPr>
          <w:t xml:space="preserve">“While black minority teachers still gained access to professional, political, and social-emotional resources through their largely dyadic ties, the property of cliquishness for minority whites enabled them to acquire more political resources for their group through the additive advantage of voice and collaboration that come through cohesive (i.e., dense, overlapping) ties… During regular ‘data meetings’ at </w:t>
        </w:r>
        <w:proofErr w:type="spellStart"/>
        <w:r w:rsidRPr="006B17C5">
          <w:rPr>
            <w:color w:val="000000"/>
            <w:rPrChange w:id="11946" w:author="Mosi Adesina Ifatunji" w:date="2025-07-17T11:52:00Z" w16du:dateUtc="2025-07-17T16:52:00Z">
              <w:rPr>
                <w:rFonts w:ascii="Helvetica Neue" w:hAnsi="Helvetica Neue" w:cs="Helvetica Neue"/>
                <w:color w:val="000000"/>
                <w:sz w:val="26"/>
                <w:szCs w:val="26"/>
              </w:rPr>
            </w:rPrChange>
          </w:rPr>
          <w:t>Larksfield</w:t>
        </w:r>
        <w:proofErr w:type="spellEnd"/>
        <w:r w:rsidRPr="006B17C5">
          <w:rPr>
            <w:color w:val="000000"/>
            <w:rPrChange w:id="11947" w:author="Mosi Adesina Ifatunji" w:date="2025-07-17T11:52:00Z" w16du:dateUtc="2025-07-17T16:52:00Z">
              <w:rPr>
                <w:rFonts w:ascii="Helvetica Neue" w:hAnsi="Helvetica Neue" w:cs="Helvetica Neue"/>
                <w:color w:val="000000"/>
                <w:sz w:val="26"/>
                <w:szCs w:val="26"/>
              </w:rPr>
            </w:rPrChange>
          </w:rPr>
          <w:t>, white minorities would defend the quality of one another’s work to the principal or resist principal requests for doing extra work. Here, as well as in seven other cases among white minorities, collaboration through cliques resulted in sharing either political or professional resources or both” (Nelson 2019:407</w:t>
        </w:r>
        <w:proofErr w:type="gramStart"/>
        <w:r w:rsidRPr="006B17C5">
          <w:rPr>
            <w:color w:val="000000"/>
            <w:rPrChange w:id="11948" w:author="Mosi Adesina Ifatunji" w:date="2025-07-17T11:52:00Z" w16du:dateUtc="2025-07-17T16:52:00Z">
              <w:rPr>
                <w:rFonts w:ascii="Helvetica Neue" w:hAnsi="Helvetica Neue" w:cs="Helvetica Neue"/>
                <w:color w:val="000000"/>
                <w:sz w:val="26"/>
                <w:szCs w:val="26"/>
              </w:rPr>
            </w:rPrChange>
          </w:rPr>
          <w:t>) .</w:t>
        </w:r>
        <w:proofErr w:type="gramEnd"/>
      </w:ins>
    </w:p>
    <w:p w14:paraId="79D791F7" w14:textId="77777777" w:rsidR="00562BAE" w:rsidRPr="006B17C5" w:rsidRDefault="00562BAE">
      <w:pPr>
        <w:rPr>
          <w:ins w:id="11949" w:author="Mosi Adesina Ifatunji" w:date="2025-07-10T18:42:00Z" w16du:dateUtc="2025-07-10T23:42:00Z"/>
          <w:color w:val="000000"/>
          <w:rPrChange w:id="11950" w:author="Mosi Adesina Ifatunji" w:date="2025-07-17T11:52:00Z" w16du:dateUtc="2025-07-17T16:52:00Z">
            <w:rPr>
              <w:ins w:id="11951" w:author="Mosi Adesina Ifatunji" w:date="2025-07-10T18:42:00Z" w16du:dateUtc="2025-07-10T23:42:00Z"/>
              <w:rFonts w:ascii="Helvetica Neue" w:hAnsi="Helvetica Neue" w:cs="Helvetica Neue"/>
              <w:color w:val="000000"/>
              <w:sz w:val="26"/>
              <w:szCs w:val="26"/>
            </w:rPr>
          </w:rPrChange>
        </w:rPr>
        <w:pPrChange w:id="11952" w:author="Mosi Adesina Ifatunji" w:date="2025-10-21T19:50:00Z" w16du:dateUtc="2025-10-22T00:50: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0D55FE1" w14:textId="5E07B0C8" w:rsidR="00FF35AD" w:rsidRPr="00B92532" w:rsidRDefault="00562BAE">
      <w:pPr>
        <w:rPr>
          <w:ins w:id="11953" w:author="Mosi Adesina Ifatunji" w:date="2025-07-10T18:42:00Z" w16du:dateUtc="2025-07-10T23:42:00Z"/>
          <w:color w:val="000000"/>
        </w:rPr>
        <w:pPrChange w:id="11954" w:author="Mosi Adesina Ifatunji" w:date="2025-10-21T19:50:00Z" w16du:dateUtc="2025-10-22T00:50:00Z">
          <w:pPr>
            <w:pStyle w:val="BodyText"/>
          </w:pPr>
        </w:pPrChange>
      </w:pPr>
      <w:ins w:id="11955" w:author="Mosi Adesina Ifatunji" w:date="2025-07-10T18:42:00Z" w16du:dateUtc="2025-07-10T23:42:00Z">
        <w:r w:rsidRPr="006B17C5">
          <w:rPr>
            <w:color w:val="000000"/>
            <w:rPrChange w:id="11956" w:author="Mosi Adesina Ifatunji" w:date="2025-07-17T11:52:00Z" w16du:dateUtc="2025-07-17T16:52:00Z">
              <w:rPr>
                <w:rFonts w:ascii="Helvetica Neue" w:hAnsi="Helvetica Neue" w:cs="Helvetica Neue"/>
                <w:color w:val="000000"/>
                <w:sz w:val="26"/>
                <w:szCs w:val="26"/>
              </w:rPr>
            </w:rPrChange>
          </w:rPr>
          <w:t>“The findings show that double-level minorities are affected by both: even when the court mandate to increase black hires ended, black teachers’ incorporation into the schools had not been achieved; rather, internal practices ensured that referrals that could generate bonding did not happen. That fulfillment of the mandate did not bring about equitable hiring strategies for black and white teachers suggests detrimental implementation of the desegregation mandate but also illustrates the importance of internal practices beyond the reach of a court order in generating racial disparities for double-level minorities” (Nelson 2019:418</w:t>
        </w:r>
        <w:proofErr w:type="gramStart"/>
        <w:r w:rsidRPr="006B17C5">
          <w:rPr>
            <w:color w:val="000000"/>
            <w:rPrChange w:id="11957" w:author="Mosi Adesina Ifatunji" w:date="2025-07-17T11:52:00Z" w16du:dateUtc="2025-07-17T16:52:00Z">
              <w:rPr>
                <w:rFonts w:ascii="Helvetica Neue" w:hAnsi="Helvetica Neue" w:cs="Helvetica Neue"/>
                <w:color w:val="000000"/>
                <w:sz w:val="26"/>
                <w:szCs w:val="26"/>
              </w:rPr>
            </w:rPrChange>
          </w:rPr>
          <w:t>) .</w:t>
        </w:r>
        <w:proofErr w:type="gramEnd"/>
      </w:ins>
    </w:p>
    <w:p w14:paraId="6AF99536" w14:textId="77777777" w:rsidR="00562BAE" w:rsidRPr="00B92532" w:rsidRDefault="00562BAE">
      <w:pPr>
        <w:rPr>
          <w:ins w:id="11958" w:author="Mosi Adesina Ifatunji" w:date="2025-07-10T18:42:00Z" w16du:dateUtc="2025-07-10T23:42:00Z"/>
          <w:color w:val="000000"/>
        </w:rPr>
        <w:pPrChange w:id="11959" w:author="Mosi Adesina Ifatunji" w:date="2025-10-21T19:50:00Z" w16du:dateUtc="2025-10-22T00:50:00Z">
          <w:pPr>
            <w:pStyle w:val="BodyText"/>
          </w:pPr>
        </w:pPrChange>
      </w:pPr>
    </w:p>
    <w:p w14:paraId="7EA9C84B" w14:textId="77777777" w:rsidR="00562BAE" w:rsidRPr="00B92532" w:rsidRDefault="00562BAE">
      <w:pPr>
        <w:rPr>
          <w:ins w:id="11960" w:author="Mosi Adesina Ifatunji" w:date="2025-07-10T18:42:00Z" w16du:dateUtc="2025-07-10T23:42:00Z"/>
          <w:color w:val="000000"/>
        </w:rPr>
        <w:pPrChange w:id="11961" w:author="Mosi Adesina Ifatunji" w:date="2025-10-21T19:50:00Z" w16du:dateUtc="2025-10-22T00:50:00Z">
          <w:pPr>
            <w:pStyle w:val="BodyText"/>
          </w:pPr>
        </w:pPrChange>
      </w:pPr>
    </w:p>
    <w:p w14:paraId="11630DC5" w14:textId="77777777" w:rsidR="00562BAE" w:rsidRPr="00B92532" w:rsidRDefault="00562BAE">
      <w:pPr>
        <w:rPr>
          <w:ins w:id="11962" w:author="Mosi Adesina Ifatunji" w:date="2025-07-10T18:42:00Z" w16du:dateUtc="2025-07-10T23:42:00Z"/>
          <w:color w:val="000000"/>
        </w:rPr>
        <w:pPrChange w:id="11963" w:author="Mosi Adesina Ifatunji" w:date="2025-10-21T19:50:00Z" w16du:dateUtc="2025-10-22T00:50:00Z">
          <w:pPr>
            <w:pStyle w:val="BodyText"/>
          </w:pPr>
        </w:pPrChange>
      </w:pPr>
    </w:p>
    <w:p w14:paraId="548B8FB6" w14:textId="5301B466" w:rsidR="00D727DD" w:rsidRPr="00B92532" w:rsidRDefault="00D727DD">
      <w:pPr>
        <w:rPr>
          <w:ins w:id="11964" w:author="Mosi Adesina Ifatunji" w:date="2025-07-10T18:44:00Z" w16du:dateUtc="2025-07-10T23:44:00Z"/>
        </w:rPr>
        <w:pPrChange w:id="11965" w:author="Mosi Adesina Ifatunji" w:date="2025-10-21T19:50:00Z" w16du:dateUtc="2025-10-22T00:50:00Z">
          <w:pPr>
            <w:spacing w:before="100" w:beforeAutospacing="1" w:after="100" w:afterAutospacing="1"/>
          </w:pPr>
        </w:pPrChange>
      </w:pPr>
      <w:ins w:id="11966" w:author="Mosi Adesina Ifatunji" w:date="2025-07-10T18:44:00Z" w16du:dateUtc="2025-07-10T23:44:00Z">
        <w:r w:rsidRPr="00B92532">
          <w:lastRenderedPageBreak/>
          <w:t>Victor Ray’s article provides a comprehensive theory of how organizations are not race-neutral entities but are deeply racialized structures that systematically connect schemas of subordination and advantage to material and symbolic resources. By showing that Whiteness is an organizational credential and that top managers—through their actions, cognitive schemas, and position—reproduce racial hierarchies and confer cumulative advantage, Ray’s analysis directly links the reproduction of status through organizational structures with the decisive influence of upper-echelon leadership, as Hambrick and Mason argue (Ray 2019:27–42</w:t>
        </w:r>
        <w:proofErr w:type="gramStart"/>
        <w:r w:rsidRPr="00B92532">
          <w:t>) .</w:t>
        </w:r>
        <w:proofErr w:type="gramEnd"/>
      </w:ins>
    </w:p>
    <w:p w14:paraId="091D6BD3" w14:textId="7BA16855" w:rsidR="00D727DD" w:rsidRPr="00B92532" w:rsidRDefault="00D727DD">
      <w:pPr>
        <w:rPr>
          <w:ins w:id="11967" w:author="Mosi Adesina Ifatunji" w:date="2025-07-10T18:44:00Z" w16du:dateUtc="2025-07-10T23:44:00Z"/>
        </w:rPr>
        <w:pPrChange w:id="11968" w:author="Mosi Adesina Ifatunji" w:date="2025-10-21T19:50:00Z" w16du:dateUtc="2025-10-22T00:50:00Z">
          <w:pPr>
            <w:spacing w:before="100" w:beforeAutospacing="1" w:after="100" w:afterAutospacing="1"/>
          </w:pPr>
        </w:pPrChange>
      </w:pPr>
      <w:ins w:id="11969" w:author="Mosi Adesina Ifatunji" w:date="2025-07-10T18:44:00Z" w16du:dateUtc="2025-07-10T23:44:00Z">
        <w:r w:rsidRPr="00B92532">
          <w:t>“I begin with the proposition that race is constitutive of organizational foundations, hierarchies, and processes. Next, I develop four tenets: (1) racialized organizations enhance or diminish the agency of racial groups; (2) racialized organizations legitimate the unequal distribution of resources; (3) Whiteness is a credential; and (4) the decoupling of formal rules from organizational practice is often racialized” (Ray 2019:26</w:t>
        </w:r>
        <w:proofErr w:type="gramStart"/>
        <w:r w:rsidRPr="00B92532">
          <w:t>) .</w:t>
        </w:r>
        <w:proofErr w:type="gramEnd"/>
      </w:ins>
    </w:p>
    <w:p w14:paraId="45219D22" w14:textId="48307229" w:rsidR="00D727DD" w:rsidRPr="00B92532" w:rsidRDefault="00D727DD">
      <w:pPr>
        <w:rPr>
          <w:ins w:id="11970" w:author="Mosi Adesina Ifatunji" w:date="2025-07-10T18:44:00Z" w16du:dateUtc="2025-07-10T23:44:00Z"/>
        </w:rPr>
        <w:pPrChange w:id="11971" w:author="Mosi Adesina Ifatunji" w:date="2025-10-21T19:50:00Z" w16du:dateUtc="2025-10-22T00:50:00Z">
          <w:pPr>
            <w:spacing w:before="100" w:beforeAutospacing="1" w:after="100" w:afterAutospacing="1"/>
          </w:pPr>
        </w:pPrChange>
      </w:pPr>
      <w:ins w:id="11972" w:author="Mosi Adesina Ifatunji" w:date="2025-07-10T18:44:00Z" w16du:dateUtc="2025-07-10T23:44:00Z">
        <w:r w:rsidRPr="00B92532">
          <w:t>“Organizations are racial structures that reproduce (and challenge) racialization processes. Schemas of sub- and superordination are encoded in the concept of race, providing a template for organizational action. Race connects cultural rules to social and material resources through organizational formation, hierarchy, and processes… This template constructs racial hierarchy between organizations at the macro-institutional level, such that non-White organizations are typically disadvantaged relative to White organizations. Within meso-level organizations, these schematic relations are recreated as hierarchies are racialized” (Ray 2019:27</w:t>
        </w:r>
        <w:proofErr w:type="gramStart"/>
        <w:r w:rsidRPr="00B92532">
          <w:t>) .</w:t>
        </w:r>
        <w:proofErr w:type="gramEnd"/>
      </w:ins>
    </w:p>
    <w:p w14:paraId="547C47DD" w14:textId="4FEE54E8" w:rsidR="00D727DD" w:rsidRPr="00B92532" w:rsidRDefault="00D727DD">
      <w:pPr>
        <w:rPr>
          <w:ins w:id="11973" w:author="Mosi Adesina Ifatunji" w:date="2025-07-10T18:44:00Z" w16du:dateUtc="2025-07-10T23:44:00Z"/>
        </w:rPr>
        <w:pPrChange w:id="11974" w:author="Mosi Adesina Ifatunji" w:date="2025-10-21T19:50:00Z" w16du:dateUtc="2025-10-22T00:50:00Z">
          <w:pPr>
            <w:spacing w:before="100" w:beforeAutospacing="1" w:after="100" w:afterAutospacing="1"/>
          </w:pPr>
        </w:pPrChange>
      </w:pPr>
      <w:ins w:id="11975" w:author="Mosi Adesina Ifatunji" w:date="2025-07-10T18:44:00Z" w16du:dateUtc="2025-07-10T23:44:00Z">
        <w:r w:rsidRPr="00B92532">
          <w:t>“Racialized organizations enhance or diminish the agency of racial groups… All organizations are racialized and ‘inhabited’ by racialized bodies; yet the specific distribution of resources, the degree to which organizational dynamics rely on explicit racial criteria, the deployment of racialized schemas, and patterns of racial incorporation are variable” (Ray 2019:36</w:t>
        </w:r>
        <w:proofErr w:type="gramStart"/>
        <w:r w:rsidRPr="00B92532">
          <w:t>) .</w:t>
        </w:r>
        <w:proofErr w:type="gramEnd"/>
      </w:ins>
    </w:p>
    <w:p w14:paraId="5B43236D" w14:textId="339A3E00" w:rsidR="00D727DD" w:rsidRPr="00B92532" w:rsidRDefault="00D727DD">
      <w:pPr>
        <w:rPr>
          <w:ins w:id="11976" w:author="Mosi Adesina Ifatunji" w:date="2025-07-10T18:44:00Z" w16du:dateUtc="2025-07-10T23:44:00Z"/>
        </w:rPr>
        <w:pPrChange w:id="11977" w:author="Mosi Adesina Ifatunji" w:date="2025-10-21T19:50:00Z" w16du:dateUtc="2025-10-22T00:50:00Z">
          <w:pPr>
            <w:spacing w:before="100" w:beforeAutospacing="1" w:after="100" w:afterAutospacing="1"/>
          </w:pPr>
        </w:pPrChange>
      </w:pPr>
      <w:ins w:id="11978" w:author="Mosi Adesina Ifatunji" w:date="2025-07-10T18:44:00Z" w16du:dateUtc="2025-07-10T23:44:00Z">
        <w:r w:rsidRPr="00B92532">
          <w:t xml:space="preserve">“Racial segregation is a defining foundational characteristic of most organizations, historically enforced through custom, policy, and law… While White organizations are seen as normative and neutral, non-White organizations are seen as deviations from the norm and often stigmatized. The founding scholarship on organizational theory defines organizations universally, but in the United States, the institutional environment has never guaranteed the rights necessary for organizational formation on an equal basis with Whites… Institutionalized racial schemas, often laundered through </w:t>
        </w:r>
        <w:proofErr w:type="gramStart"/>
        <w:r w:rsidRPr="00B92532">
          <w:t>facially-neutral</w:t>
        </w:r>
        <w:proofErr w:type="gramEnd"/>
        <w:r w:rsidRPr="00B92532">
          <w:t xml:space="preserve"> bureaucratic processes, segregate organizations on a White/non-White hierarchy” (Ray 2019:38</w:t>
        </w:r>
        <w:proofErr w:type="gramStart"/>
        <w:r w:rsidRPr="00B92532">
          <w:t>) .</w:t>
        </w:r>
        <w:proofErr w:type="gramEnd"/>
      </w:ins>
    </w:p>
    <w:p w14:paraId="22726381" w14:textId="71448C95" w:rsidR="00D727DD" w:rsidRPr="00B92532" w:rsidRDefault="00D727DD">
      <w:pPr>
        <w:rPr>
          <w:ins w:id="11979" w:author="Mosi Adesina Ifatunji" w:date="2025-07-10T18:44:00Z" w16du:dateUtc="2025-07-10T23:44:00Z"/>
        </w:rPr>
        <w:pPrChange w:id="11980" w:author="Mosi Adesina Ifatunji" w:date="2025-10-21T19:50:00Z" w16du:dateUtc="2025-10-22T00:50:00Z">
          <w:pPr>
            <w:spacing w:before="100" w:beforeAutospacing="1" w:after="100" w:afterAutospacing="1"/>
          </w:pPr>
        </w:pPrChange>
      </w:pPr>
      <w:ins w:id="11981" w:author="Mosi Adesina Ifatunji" w:date="2025-07-10T18:44:00Z" w16du:dateUtc="2025-07-10T23:44:00Z">
        <w:r w:rsidRPr="00B92532">
          <w:t xml:space="preserve">“Organizational racialization is thus a credentialing process. Typically, formal credentials are considered neutral because they are bureaucratically conferred, whereas ascribed categories are not highly formalized and are socially illegitimate means of status differentiation. However, constructionist accounts of race claim that race is produced via precisely such bureaucratic processes… Black men without criminal records were less likely than formerly incarcerated White men to be called back for a job interview. Similar, although less dramatic, results hold for Latino </w:t>
        </w:r>
        <w:proofErr w:type="gramStart"/>
        <w:r w:rsidRPr="00B92532">
          <w:t>job-seekers</w:t>
        </w:r>
        <w:proofErr w:type="gramEnd"/>
        <w:r w:rsidRPr="00B92532">
          <w:t>. Seeing racialization as a relational credentialing process resonates with Harris’s (1995) original conceptualization of Whiteness as a form of property” (Ray 2019:41</w:t>
        </w:r>
        <w:proofErr w:type="gramStart"/>
        <w:r w:rsidRPr="00B92532">
          <w:t>) .</w:t>
        </w:r>
        <w:proofErr w:type="gramEnd"/>
      </w:ins>
    </w:p>
    <w:p w14:paraId="14F88594" w14:textId="43504CDF" w:rsidR="00D727DD" w:rsidRPr="00B92532" w:rsidRDefault="00D727DD">
      <w:pPr>
        <w:rPr>
          <w:ins w:id="11982" w:author="Mosi Adesina Ifatunji" w:date="2025-07-10T18:44:00Z" w16du:dateUtc="2025-07-10T23:44:00Z"/>
        </w:rPr>
        <w:pPrChange w:id="11983" w:author="Mosi Adesina Ifatunji" w:date="2025-10-21T19:50:00Z" w16du:dateUtc="2025-10-22T00:50:00Z">
          <w:pPr>
            <w:spacing w:before="100" w:beforeAutospacing="1" w:after="100" w:afterAutospacing="1"/>
          </w:pPr>
        </w:pPrChange>
      </w:pPr>
      <w:ins w:id="11984" w:author="Mosi Adesina Ifatunji" w:date="2025-07-10T18:44:00Z" w16du:dateUtc="2025-07-10T23:44:00Z">
        <w:r w:rsidRPr="00B92532">
          <w:lastRenderedPageBreak/>
          <w:t>“Whiteness is a credential providing access to organizational resources, legitimizing work hierarchies, and expanding White agency. This credential helps organizations appear racially neutral in principle, while in practice institutionalizing the property interest in Whiteness” (Ray 2019:41</w:t>
        </w:r>
        <w:proofErr w:type="gramStart"/>
        <w:r w:rsidRPr="00B92532">
          <w:t>) .</w:t>
        </w:r>
        <w:proofErr w:type="gramEnd"/>
      </w:ins>
    </w:p>
    <w:p w14:paraId="532E0707" w14:textId="7F20FB2E" w:rsidR="00D727DD" w:rsidRPr="00B92532" w:rsidRDefault="00D727DD">
      <w:pPr>
        <w:rPr>
          <w:ins w:id="11985" w:author="Mosi Adesina Ifatunji" w:date="2025-07-10T18:44:00Z" w16du:dateUtc="2025-07-10T23:44:00Z"/>
        </w:rPr>
        <w:pPrChange w:id="11986" w:author="Mosi Adesina Ifatunji" w:date="2025-10-21T19:50:00Z" w16du:dateUtc="2025-10-22T00:50:00Z">
          <w:pPr>
            <w:spacing w:before="100" w:beforeAutospacing="1" w:after="100" w:afterAutospacing="1"/>
          </w:pPr>
        </w:pPrChange>
      </w:pPr>
      <w:ins w:id="11987" w:author="Mosi Adesina Ifatunji" w:date="2025-07-10T18:44:00Z" w16du:dateUtc="2025-07-10T23:44:00Z">
        <w:r w:rsidRPr="00B92532">
          <w:t>“Racialized organizations often decouple formal commitments to equity, access, and inclusion from policies and practices that reinforce, or at least do not challenge, existing racial hierarchies. ‘Objective’ rules and practices may be enforced in ways that disadvantage non-Whites, or rules aimed at diversifying or ending discrimination may be ignored. This decoupling allows organizations to maintain legitimacy and appear neutral or even progressive while doing little to intervene in pervasive patterns of racial inequality” (Ray 2019:42</w:t>
        </w:r>
        <w:proofErr w:type="gramStart"/>
        <w:r w:rsidRPr="00B92532">
          <w:t>) .</w:t>
        </w:r>
        <w:proofErr w:type="gramEnd"/>
      </w:ins>
    </w:p>
    <w:p w14:paraId="27D07535" w14:textId="77777777" w:rsidR="00D727DD" w:rsidRPr="00B92532" w:rsidRDefault="00D727DD">
      <w:pPr>
        <w:rPr>
          <w:ins w:id="11988" w:author="Mosi Adesina Ifatunji" w:date="2025-07-10T18:45:00Z" w16du:dateUtc="2025-07-10T23:45:00Z"/>
        </w:rPr>
        <w:pPrChange w:id="11989" w:author="Mosi Adesina Ifatunji" w:date="2025-10-21T19:50:00Z" w16du:dateUtc="2025-10-22T00:50:00Z">
          <w:pPr>
            <w:spacing w:before="100" w:beforeAutospacing="1" w:after="100" w:afterAutospacing="1"/>
          </w:pPr>
        </w:pPrChange>
      </w:pPr>
      <w:ins w:id="11990" w:author="Mosi Adesina Ifatunji" w:date="2025-07-10T18:44:00Z" w16du:dateUtc="2025-07-10T23:44:00Z">
        <w:r w:rsidRPr="00B92532">
          <w:t>“The ability to act upon the world, to create, to learn, to express emotion—indeed, one’s full humanity—is constrained (or enabled) by racialized organizations. All organizations are racialized and ‘inhabited’ by racialized bodies; yet the specific distribution of resources, the degree to which organizational dynamics rely on explicit racial criteria, the deployment of racialized schemas, and patterns of racial incorporation are variable. Having defined racialized organizations, I now show how they enhance or inhibit agency. Each subsequent component of racialized organizations (the unequal distribution of resources, the credentialing of Whiteness, and racialized decoupling) differentially endows agency along racial lines” (Ray 2019:36</w:t>
        </w:r>
        <w:proofErr w:type="gramStart"/>
        <w:r w:rsidRPr="00B92532">
          <w:t>) .</w:t>
        </w:r>
      </w:ins>
      <w:proofErr w:type="gramEnd"/>
    </w:p>
    <w:p w14:paraId="029D7FAF" w14:textId="77777777" w:rsidR="00D727DD" w:rsidRPr="00B92532" w:rsidRDefault="00D727DD">
      <w:pPr>
        <w:rPr>
          <w:ins w:id="11991" w:author="Mosi Adesina Ifatunji" w:date="2025-07-10T18:45:00Z" w16du:dateUtc="2025-07-10T23:45:00Z"/>
        </w:rPr>
        <w:pPrChange w:id="11992" w:author="Mosi Adesina Ifatunji" w:date="2025-10-21T19:50:00Z" w16du:dateUtc="2025-10-22T00:50:00Z">
          <w:pPr>
            <w:spacing w:before="100" w:beforeAutospacing="1" w:after="100" w:afterAutospacing="1"/>
          </w:pPr>
        </w:pPrChange>
      </w:pPr>
    </w:p>
    <w:p w14:paraId="22FBAF15" w14:textId="77777777" w:rsidR="00D727DD" w:rsidRPr="00B92532" w:rsidRDefault="00D727DD">
      <w:pPr>
        <w:rPr>
          <w:ins w:id="11993" w:author="Mosi Adesina Ifatunji" w:date="2025-07-10T18:45:00Z" w16du:dateUtc="2025-07-10T23:45:00Z"/>
        </w:rPr>
        <w:pPrChange w:id="11994" w:author="Mosi Adesina Ifatunji" w:date="2025-10-21T19:50:00Z" w16du:dateUtc="2025-10-22T00:50:00Z">
          <w:pPr>
            <w:spacing w:before="100" w:beforeAutospacing="1" w:after="100" w:afterAutospacing="1"/>
          </w:pPr>
        </w:pPrChange>
      </w:pPr>
    </w:p>
    <w:p w14:paraId="777F7489" w14:textId="4EEDBEFD" w:rsidR="00876E9B" w:rsidRPr="00B92532" w:rsidRDefault="00876E9B">
      <w:pPr>
        <w:rPr>
          <w:ins w:id="11995" w:author="Mosi Adesina Ifatunji" w:date="2025-07-10T18:46:00Z" w16du:dateUtc="2025-07-10T23:46:00Z"/>
        </w:rPr>
        <w:pPrChange w:id="11996" w:author="Mosi Adesina Ifatunji" w:date="2025-10-21T19:50:00Z" w16du:dateUtc="2025-10-22T00:50:00Z">
          <w:pPr>
            <w:spacing w:before="100" w:beforeAutospacing="1" w:after="100" w:afterAutospacing="1"/>
          </w:pPr>
        </w:pPrChange>
      </w:pPr>
      <w:ins w:id="11997" w:author="Mosi Adesina Ifatunji" w:date="2025-07-10T18:46:00Z" w16du:dateUtc="2025-07-10T23:46:00Z">
        <w:r w:rsidRPr="00B92532">
          <w:t>Tiffany Taylor, Alison Buck, Katrina R. Bloch, and Brianna Turgeon’s large-scale analysis of U.S. workplaces demonstrates that gendered and racialized status—embedded in workplace composition, management structures, and informal social closure—shapes access to authority, promotion, and material advantage. Their findings show that women’s share of management increases with the proportion of women non-managers, but only in contexts where workplace gender segregation and exclusionary norms are weaker. This supports Ray’s argument that organizational advantage is conferred via invisible, taken-for-granted structures, and aligns with Hambrick and Mason’s emphasis on how leadership demographics shape outcomes (Taylor et al. 2019:48–58</w:t>
        </w:r>
        <w:proofErr w:type="gramStart"/>
        <w:r w:rsidRPr="00B92532">
          <w:t>) .</w:t>
        </w:r>
        <w:proofErr w:type="gramEnd"/>
      </w:ins>
    </w:p>
    <w:p w14:paraId="679C0727" w14:textId="0F4FED95" w:rsidR="00876E9B" w:rsidRPr="00B92532" w:rsidRDefault="00876E9B">
      <w:pPr>
        <w:rPr>
          <w:ins w:id="11998" w:author="Mosi Adesina Ifatunji" w:date="2025-07-10T18:46:00Z" w16du:dateUtc="2025-07-10T23:46:00Z"/>
        </w:rPr>
        <w:pPrChange w:id="11999" w:author="Mosi Adesina Ifatunji" w:date="2025-10-21T19:50:00Z" w16du:dateUtc="2025-10-22T00:50:00Z">
          <w:pPr>
            <w:spacing w:before="100" w:beforeAutospacing="1" w:after="100" w:afterAutospacing="1"/>
          </w:pPr>
        </w:pPrChange>
      </w:pPr>
      <w:ins w:id="12000" w:author="Mosi Adesina Ifatunji" w:date="2025-07-10T18:46:00Z" w16du:dateUtc="2025-07-10T23:46:00Z">
        <w:r w:rsidRPr="00B92532">
          <w:t>“Our findings suggest that across all compositions, ranging from women comprising less than 15% to over 85% of the workplace, larger percentages of the non-management women are associated with greater shares of women in management. Findings offer little support for the glass escalators hypothesis extended to workplaces, but once further contextualized, the findings do suggest that workplaces are gendered in such a way that tokenism works differently for men and women. Thus, our paper adds to the body of research on gender composition and further illustrates the need to determine under which conditions these social processes operate” (Taylor et al. 2019:48</w:t>
        </w:r>
        <w:proofErr w:type="gramStart"/>
        <w:r w:rsidRPr="00B92532">
          <w:t>) .</w:t>
        </w:r>
        <w:proofErr w:type="gramEnd"/>
      </w:ins>
    </w:p>
    <w:p w14:paraId="7B96FFE5" w14:textId="2C34B32D" w:rsidR="00876E9B" w:rsidRPr="00B92532" w:rsidRDefault="00876E9B">
      <w:pPr>
        <w:rPr>
          <w:ins w:id="12001" w:author="Mosi Adesina Ifatunji" w:date="2025-07-10T18:46:00Z" w16du:dateUtc="2025-07-10T23:46:00Z"/>
        </w:rPr>
        <w:pPrChange w:id="12002" w:author="Mosi Adesina Ifatunji" w:date="2025-10-21T19:50:00Z" w16du:dateUtc="2025-10-22T00:50:00Z">
          <w:pPr>
            <w:spacing w:before="100" w:beforeAutospacing="1" w:after="100" w:afterAutospacing="1"/>
          </w:pPr>
        </w:pPrChange>
      </w:pPr>
      <w:ins w:id="12003" w:author="Mosi Adesina Ifatunji" w:date="2025-07-10T18:46:00Z" w16du:dateUtc="2025-07-10T23:46:00Z">
        <w:r w:rsidRPr="00B92532">
          <w:t>“Zimmer (1988), Acker (1990, 2006), and Britton (2000) argue that workplaces are not gender neutral… the workplace was designed around this man. Britton (2000) further urges researchers to investigate whether and how occupations and organizations are gendered, rather than taking this as given” (Taylor et al. 2019:49</w:t>
        </w:r>
        <w:proofErr w:type="gramStart"/>
        <w:r w:rsidRPr="00B92532">
          <w:t>) .</w:t>
        </w:r>
        <w:proofErr w:type="gramEnd"/>
      </w:ins>
    </w:p>
    <w:p w14:paraId="44BF287A" w14:textId="591348FB" w:rsidR="00876E9B" w:rsidRPr="00B92532" w:rsidRDefault="00876E9B">
      <w:pPr>
        <w:rPr>
          <w:ins w:id="12004" w:author="Mosi Adesina Ifatunji" w:date="2025-07-10T18:46:00Z" w16du:dateUtc="2025-07-10T23:46:00Z"/>
        </w:rPr>
        <w:pPrChange w:id="12005" w:author="Mosi Adesina Ifatunji" w:date="2025-10-21T19:50:00Z" w16du:dateUtc="2025-10-22T00:50:00Z">
          <w:pPr>
            <w:spacing w:before="100" w:beforeAutospacing="1" w:after="100" w:afterAutospacing="1"/>
          </w:pPr>
        </w:pPrChange>
      </w:pPr>
      <w:ins w:id="12006" w:author="Mosi Adesina Ifatunji" w:date="2025-07-10T18:46:00Z" w16du:dateUtc="2025-07-10T23:46:00Z">
        <w:r w:rsidRPr="00B92532">
          <w:lastRenderedPageBreak/>
          <w:t xml:space="preserve">“When women compose only a token percentage of a group, they are too isolated to resist dominant culture attempts to stereotype women and exaggerate gender differences. Consequently, women must either accept stereotypes that limit their mobility, resist stereotypes and risk isolation, or distance themselves from other women and paint themselves as exceptions (Kanter, 1977; Roth, 2004). Men in man-dominated workplaces may portray and perceive women co-workers as less capable… When women in man-dominated contexts adopt masculine behaviors to fit in, however, they increase their risk of gendered harassment (Leskinen, Caridad Rabelo, &amp; Cortina, 2015). According to Kanter (1977), women’s situation improves as they begin to compose more of the work group. Through interactions with women, men will be less likely to stereotype or job type women and will feel more comfortable communicating with them… as women begin to enter </w:t>
        </w:r>
        <w:proofErr w:type="gramStart"/>
        <w:r w:rsidRPr="00B92532">
          <w:t>management</w:t>
        </w:r>
        <w:proofErr w:type="gramEnd"/>
        <w:r w:rsidRPr="00B92532">
          <w:t xml:space="preserve"> they will promote other women into management through homosocial reproduction (Kanter, 1977)” (Taylor et al. 2019:49</w:t>
        </w:r>
        <w:proofErr w:type="gramStart"/>
        <w:r w:rsidRPr="00B92532">
          <w:t>) .</w:t>
        </w:r>
        <w:proofErr w:type="gramEnd"/>
      </w:ins>
    </w:p>
    <w:p w14:paraId="04215A32" w14:textId="6DD19731" w:rsidR="00876E9B" w:rsidRPr="00B92532" w:rsidRDefault="00876E9B">
      <w:pPr>
        <w:rPr>
          <w:ins w:id="12007" w:author="Mosi Adesina Ifatunji" w:date="2025-07-10T18:46:00Z" w16du:dateUtc="2025-07-10T23:46:00Z"/>
        </w:rPr>
        <w:pPrChange w:id="12008" w:author="Mosi Adesina Ifatunji" w:date="2025-10-21T19:50:00Z" w16du:dateUtc="2025-10-22T00:50:00Z">
          <w:pPr>
            <w:spacing w:before="100" w:beforeAutospacing="1" w:after="100" w:afterAutospacing="1"/>
          </w:pPr>
        </w:pPrChange>
      </w:pPr>
      <w:ins w:id="12009" w:author="Mosi Adesina Ifatunji" w:date="2025-07-10T18:46:00Z" w16du:dateUtc="2025-07-10T23:46:00Z">
        <w:r w:rsidRPr="00B92532">
          <w:t xml:space="preserve">“Some research… suggests a tipping point with negative consequences for women. Case studies of token men illustrate that there is little evidence that men face wage or promotion penalties as compared to women… Williams (1992) argues that men in woman-dominated occupations, such as librarians and nurses, experience a glass escalator (an accelerated promotion trajectory arising from gendered assumptions) instead of the glass ceiling (a point after which gendered assumptions prevent further promotion) that women face in occupations dominated by men. </w:t>
        </w:r>
        <w:proofErr w:type="spellStart"/>
        <w:r w:rsidRPr="00B92532">
          <w:t>Maume</w:t>
        </w:r>
        <w:proofErr w:type="spellEnd"/>
        <w:r w:rsidRPr="00B92532">
          <w:t xml:space="preserve"> (1999) finds support for this argument, showing that in the 1980s, the greater the proportion of women in an occupation, the more likely men were promoted… However, there is some research that fails to find evidence of a glass escalator for men in women-dominated occupations (Budig, 2002; Snyder &amp; Green, 2008)” (Taylor et al. 2019:50</w:t>
        </w:r>
        <w:proofErr w:type="gramStart"/>
        <w:r w:rsidRPr="00B92532">
          <w:t>) .</w:t>
        </w:r>
        <w:proofErr w:type="gramEnd"/>
      </w:ins>
    </w:p>
    <w:p w14:paraId="73EA21AE" w14:textId="65ACAB25" w:rsidR="00876E9B" w:rsidRPr="00B92532" w:rsidRDefault="00876E9B">
      <w:pPr>
        <w:rPr>
          <w:ins w:id="12010" w:author="Mosi Adesina Ifatunji" w:date="2025-07-10T18:46:00Z" w16du:dateUtc="2025-07-10T23:46:00Z"/>
        </w:rPr>
        <w:pPrChange w:id="12011" w:author="Mosi Adesina Ifatunji" w:date="2025-10-21T19:50:00Z" w16du:dateUtc="2025-10-22T00:50:00Z">
          <w:pPr>
            <w:spacing w:before="100" w:beforeAutospacing="1" w:after="100" w:afterAutospacing="1"/>
          </w:pPr>
        </w:pPrChange>
      </w:pPr>
      <w:ins w:id="12012" w:author="Mosi Adesina Ifatunji" w:date="2025-07-10T18:46:00Z" w16du:dateUtc="2025-07-10T23:46:00Z">
        <w:r w:rsidRPr="00B92532">
          <w:t xml:space="preserve">“Consistent with H1, Table 2 shows that a larger percentage of women non-managers predicts women’s greater share of management above and below all tipping points. The coefficient is positive above and below all tipping points, which is inconsistent with H2a, H2b, and H2c. Turning to Table 3, statistical significance tests of differences in slopes also reveal that the effects are significantly different at every tipping point except 65. Among tipping points with statistically significant differences in slopes, Table 2 shows that the coefficients are larger below the tipping points for the following tipping points: 15, 35, and 50. Whereas, the coefficient above the </w:t>
        </w:r>
        <w:proofErr w:type="gramStart"/>
        <w:r w:rsidRPr="00B92532">
          <w:t>85 tipping</w:t>
        </w:r>
        <w:proofErr w:type="gramEnd"/>
        <w:r w:rsidRPr="00B92532">
          <w:t xml:space="preserve"> point is larger than the coefficient below. In sum, at the tipping points of 50 and below, the percentage of women non-managers predicts a larger share of women managers in workplaces below the tipping points. In contrast, in workplaces where women hold the highest percentage of non-management employment (85%), women hold a larger share of management above the tipping point. This is inconsistent with H3, which predicted that women’s share of management would be smaller in places dominated by women” (Taylor et al. 2019:54–55</w:t>
        </w:r>
        <w:proofErr w:type="gramStart"/>
        <w:r w:rsidRPr="00B92532">
          <w:t>) .</w:t>
        </w:r>
        <w:proofErr w:type="gramEnd"/>
      </w:ins>
    </w:p>
    <w:p w14:paraId="3E71A55D" w14:textId="3093E363" w:rsidR="00876E9B" w:rsidRPr="00B92532" w:rsidRDefault="00876E9B">
      <w:pPr>
        <w:rPr>
          <w:ins w:id="12013" w:author="Mosi Adesina Ifatunji" w:date="2025-07-10T18:46:00Z" w16du:dateUtc="2025-07-10T23:46:00Z"/>
        </w:rPr>
        <w:pPrChange w:id="12014" w:author="Mosi Adesina Ifatunji" w:date="2025-10-21T19:50:00Z" w16du:dateUtc="2025-10-22T00:50:00Z">
          <w:pPr>
            <w:spacing w:before="100" w:beforeAutospacing="1" w:after="100" w:afterAutospacing="1"/>
          </w:pPr>
        </w:pPrChange>
      </w:pPr>
      <w:ins w:id="12015" w:author="Mosi Adesina Ifatunji" w:date="2025-07-10T18:46:00Z" w16du:dateUtc="2025-07-10T23:46:00Z">
        <w:r w:rsidRPr="00B92532">
          <w:t>“Our findings also indicate that segregation is a much more significant predictor of women’s share of management in workplaces when women are tokens (under 15%</w:t>
        </w:r>
        <w:proofErr w:type="gramStart"/>
        <w:r w:rsidRPr="00B92532">
          <w:t>), but</w:t>
        </w:r>
        <w:proofErr w:type="gramEnd"/>
        <w:r w:rsidRPr="00B92532">
          <w:t xml:space="preserve"> is much less powerful a predictor when men are tokens (women are over 85%). This again suggests that men and women have different experiences with tokenism. Taken together, our findings on the effects of segregation on women’s share of management at various gender workplace </w:t>
        </w:r>
        <w:r w:rsidRPr="00B92532">
          <w:lastRenderedPageBreak/>
          <w:t>composition tipping points suggest the need to refine and contextualize… gender composition tipping theories” (Taylor et al. 2019:56</w:t>
        </w:r>
        <w:proofErr w:type="gramStart"/>
        <w:r w:rsidRPr="00B92532">
          <w:t>) .</w:t>
        </w:r>
        <w:proofErr w:type="gramEnd"/>
      </w:ins>
    </w:p>
    <w:p w14:paraId="28E1AE0A" w14:textId="77777777" w:rsidR="00876E9B" w:rsidRPr="00B92532" w:rsidRDefault="00876E9B">
      <w:pPr>
        <w:rPr>
          <w:ins w:id="12016" w:author="Mosi Adesina Ifatunji" w:date="2025-07-10T18:46:00Z" w16du:dateUtc="2025-07-10T23:46:00Z"/>
        </w:rPr>
        <w:pPrChange w:id="12017" w:author="Mosi Adesina Ifatunji" w:date="2025-10-21T19:50:00Z" w16du:dateUtc="2025-10-22T00:50:00Z">
          <w:pPr>
            <w:spacing w:before="100" w:beforeAutospacing="1" w:after="100" w:afterAutospacing="1"/>
          </w:pPr>
        </w:pPrChange>
      </w:pPr>
      <w:ins w:id="12018" w:author="Mosi Adesina Ifatunji" w:date="2025-07-10T18:46:00Z" w16du:dateUtc="2025-07-10T23:46:00Z">
        <w:r w:rsidRPr="00B92532">
          <w:t>“We find support for theory that contends workplaces are gendered (Acker, 1990; Britton, 2000; Budig, 2002; Zimmer, 1988). We also find support for Kanter’s (1977) composition arguments regarding strength in numbers… future research focused on gender composition and tipping points must refine and contextualize these hypotheses and theories… future studies should build on research showing that token status plays out differently, for instance, for Black men and white men in women-dominated professions (Wingfield, 2009)” (Taylor et al. 2019:57) .</w:t>
        </w:r>
      </w:ins>
    </w:p>
    <w:p w14:paraId="22CF79DF" w14:textId="77777777" w:rsidR="00D727DD" w:rsidRPr="00B92532" w:rsidRDefault="00D727DD">
      <w:pPr>
        <w:rPr>
          <w:ins w:id="12019" w:author="Mosi Adesina Ifatunji" w:date="2025-07-10T18:44:00Z" w16du:dateUtc="2025-07-10T23:44:00Z"/>
        </w:rPr>
        <w:pPrChange w:id="12020" w:author="Mosi Adesina Ifatunji" w:date="2025-10-21T19:50:00Z" w16du:dateUtc="2025-10-22T00:50:00Z">
          <w:pPr>
            <w:spacing w:before="100" w:beforeAutospacing="1" w:after="100" w:afterAutospacing="1"/>
          </w:pPr>
        </w:pPrChange>
      </w:pPr>
    </w:p>
    <w:p w14:paraId="0EC388E1" w14:textId="4389F7E5" w:rsidR="0013325C" w:rsidRPr="00B92532" w:rsidRDefault="0013325C">
      <w:pPr>
        <w:rPr>
          <w:ins w:id="12021" w:author="Mosi Adesina Ifatunji" w:date="2025-07-10T18:56:00Z" w16du:dateUtc="2025-07-10T23:56:00Z"/>
        </w:rPr>
        <w:pPrChange w:id="12022" w:author="Mosi Adesina Ifatunji" w:date="2025-10-21T19:50:00Z" w16du:dateUtc="2025-10-22T00:50:00Z">
          <w:pPr>
            <w:spacing w:before="100" w:beforeAutospacing="1" w:after="100" w:afterAutospacing="1"/>
          </w:pPr>
        </w:pPrChange>
      </w:pPr>
      <w:ins w:id="12023" w:author="Mosi Adesina Ifatunji" w:date="2025-07-10T18:56:00Z" w16du:dateUtc="2025-07-10T23:56:00Z">
        <w:r w:rsidRPr="00B92532">
          <w:t xml:space="preserve">Adia Harvey Wingfield’s </w:t>
        </w:r>
        <w:r w:rsidRPr="00B92532">
          <w:rPr>
            <w:i/>
            <w:iCs/>
          </w:rPr>
          <w:t>Flatlining: Race, Work, and Health Care in the New Economy</w:t>
        </w:r>
        <w:r w:rsidRPr="00B92532">
          <w:t xml:space="preserve"> shows how organizational structures and leadership shape racial inequality in healthcare, directly linking Ray’s focus on Whiteness as an organizational credential with Hambrick and Mason’s emphasis on the power of top managers’ demographics and values. Wingfield documents how race is embedded both in routine practices and leadership-level decisions, producing structural and cultural barriers that advantage white professionals and disadvantage people of color in ways that persist even amid diversity efforts (Wingfield 2019, pp. 1–159</w:t>
        </w:r>
        <w:proofErr w:type="gramStart"/>
        <w:r w:rsidRPr="00B92532">
          <w:t>) .</w:t>
        </w:r>
        <w:proofErr w:type="gramEnd"/>
      </w:ins>
    </w:p>
    <w:p w14:paraId="4B0F27A6" w14:textId="47416A54" w:rsidR="0013325C" w:rsidRPr="00B92532" w:rsidRDefault="0013325C">
      <w:pPr>
        <w:rPr>
          <w:ins w:id="12024" w:author="Mosi Adesina Ifatunji" w:date="2025-07-10T18:56:00Z" w16du:dateUtc="2025-07-10T23:56:00Z"/>
        </w:rPr>
        <w:pPrChange w:id="12025" w:author="Mosi Adesina Ifatunji" w:date="2025-10-21T19:50:00Z" w16du:dateUtc="2025-10-22T00:50:00Z">
          <w:pPr>
            <w:spacing w:before="100" w:beforeAutospacing="1" w:after="100" w:afterAutospacing="1"/>
          </w:pPr>
        </w:pPrChange>
      </w:pPr>
      <w:ins w:id="12026" w:author="Mosi Adesina Ifatunji" w:date="2025-07-10T18:56:00Z" w16du:dateUtc="2025-07-10T23:56:00Z">
        <w:r w:rsidRPr="00B92532">
          <w:t xml:space="preserve">“There is no question that many blacks in post–civil rights America have opportunities that were largely unavailable just a few generations ago. However, the US remains as fraught with racial divides and tensions as ever. </w:t>
        </w:r>
        <w:proofErr w:type="gramStart"/>
        <w:r w:rsidRPr="00B92532">
          <w:t>Thus</w:t>
        </w:r>
        <w:proofErr w:type="gramEnd"/>
        <w:r w:rsidRPr="00B92532">
          <w:t xml:space="preserve"> black progress, particularly the movement into elite, predominantly white, professional employment, engenders backlash, mistrust, and in extreme cases, violent manifestations of white rage” (Wingfield 2019, p. 6</w:t>
        </w:r>
        <w:proofErr w:type="gramStart"/>
        <w:r w:rsidRPr="00B92532">
          <w:t>) .</w:t>
        </w:r>
        <w:proofErr w:type="gramEnd"/>
      </w:ins>
    </w:p>
    <w:p w14:paraId="4C1BAB32" w14:textId="786F0503" w:rsidR="0013325C" w:rsidRPr="00B92532" w:rsidRDefault="0013325C">
      <w:pPr>
        <w:rPr>
          <w:ins w:id="12027" w:author="Mosi Adesina Ifatunji" w:date="2025-07-10T18:56:00Z" w16du:dateUtc="2025-07-10T23:56:00Z"/>
        </w:rPr>
        <w:pPrChange w:id="12028" w:author="Mosi Adesina Ifatunji" w:date="2025-10-21T19:50:00Z" w16du:dateUtc="2025-10-22T00:50:00Z">
          <w:pPr>
            <w:spacing w:before="100" w:beforeAutospacing="1" w:after="100" w:afterAutospacing="1"/>
          </w:pPr>
        </w:pPrChange>
      </w:pPr>
      <w:ins w:id="12029" w:author="Mosi Adesina Ifatunji" w:date="2025-07-10T18:56:00Z" w16du:dateUtc="2025-07-10T23:56:00Z">
        <w:r w:rsidRPr="00B92532">
          <w:t>“Today, organizations assume less responsibility for labor, work is more insecure, and economic inequality continues to worsen. As US society continues to produce a new economy where work, organizations, and occupations are all very different from years past, it is critical to assess what these changes mean for black professionals. This book examines how organizations in their modern form create new mechanisms of racial inequality that have largely gone unexplored” (Wingfield 2019, p. 6</w:t>
        </w:r>
        <w:proofErr w:type="gramStart"/>
        <w:r w:rsidRPr="00B92532">
          <w:t>) .</w:t>
        </w:r>
        <w:proofErr w:type="gramEnd"/>
      </w:ins>
    </w:p>
    <w:p w14:paraId="3A623412" w14:textId="75644512" w:rsidR="0013325C" w:rsidRPr="00B92532" w:rsidRDefault="0013325C">
      <w:pPr>
        <w:rPr>
          <w:ins w:id="12030" w:author="Mosi Adesina Ifatunji" w:date="2025-07-10T18:56:00Z" w16du:dateUtc="2025-07-10T23:56:00Z"/>
        </w:rPr>
        <w:pPrChange w:id="12031" w:author="Mosi Adesina Ifatunji" w:date="2025-10-21T19:50:00Z" w16du:dateUtc="2025-10-22T00:50:00Z">
          <w:pPr>
            <w:spacing w:before="100" w:beforeAutospacing="1" w:after="100" w:afterAutospacing="1"/>
          </w:pPr>
        </w:pPrChange>
      </w:pPr>
      <w:ins w:id="12032" w:author="Mosi Adesina Ifatunji" w:date="2025-07-10T18:56:00Z" w16du:dateUtc="2025-07-10T23:56:00Z">
        <w:r w:rsidRPr="00B92532">
          <w:t>“I suggest that as organizations accommodate more people of color in various roles (e.g., as workers, consumers, patients), incremental approaches do not allow these institutions to meet these workers’ needs. Strategies such as professing a commitment to diversity, offering cultural competence training, or even serving primarily disadvantaged populations do not necessarily mean organizations are equipped to handle the racial challenges black professionals in their employ will encounter” (Wingfield 2019, p. 7</w:t>
        </w:r>
        <w:proofErr w:type="gramStart"/>
        <w:r w:rsidRPr="00B92532">
          <w:t>) .</w:t>
        </w:r>
        <w:proofErr w:type="gramEnd"/>
      </w:ins>
    </w:p>
    <w:p w14:paraId="6127D4FF" w14:textId="325EE305" w:rsidR="0013325C" w:rsidRPr="00B92532" w:rsidRDefault="0013325C">
      <w:pPr>
        <w:rPr>
          <w:ins w:id="12033" w:author="Mosi Adesina Ifatunji" w:date="2025-07-10T18:56:00Z" w16du:dateUtc="2025-07-10T23:56:00Z"/>
        </w:rPr>
        <w:pPrChange w:id="12034" w:author="Mosi Adesina Ifatunji" w:date="2025-10-21T19:50:00Z" w16du:dateUtc="2025-10-22T00:50:00Z">
          <w:pPr>
            <w:spacing w:before="100" w:beforeAutospacing="1" w:after="100" w:afterAutospacing="1"/>
          </w:pPr>
        </w:pPrChange>
      </w:pPr>
      <w:ins w:id="12035" w:author="Mosi Adesina Ifatunji" w:date="2025-07-10T18:56:00Z" w16du:dateUtc="2025-07-10T23:56:00Z">
        <w:r w:rsidRPr="00B92532">
          <w:t xml:space="preserve">“Today, most large private-sector organizations have some sort of diversity program in place. While this might sound promising, in many </w:t>
        </w:r>
        <w:proofErr w:type="gramStart"/>
        <w:r w:rsidRPr="00B92532">
          <w:t>companies</w:t>
        </w:r>
        <w:proofErr w:type="gramEnd"/>
        <w:r w:rsidRPr="00B92532">
          <w:t xml:space="preserve"> ‘diversity’ is often defined so broadly and vaguely as to be essentially meaningless. Instead of rectifying the structural, cultural, and institutional processes that perpetuate discrimination and keep men of color and women of all races out of high-status occupations, managers can now claim they embrace diversity by emphasizing the need for ‘diversity of viewpoints,’ ‘diversity of opinion,’ and ‘diversity of thought’” (Wingfield 2019, p. 31–32</w:t>
        </w:r>
        <w:proofErr w:type="gramStart"/>
        <w:r w:rsidRPr="00B92532">
          <w:t>) .</w:t>
        </w:r>
        <w:proofErr w:type="gramEnd"/>
      </w:ins>
    </w:p>
    <w:p w14:paraId="6EF1C5AD" w14:textId="43221DEA" w:rsidR="0013325C" w:rsidRPr="00B92532" w:rsidRDefault="0013325C">
      <w:pPr>
        <w:rPr>
          <w:ins w:id="12036" w:author="Mosi Adesina Ifatunji" w:date="2025-07-10T18:56:00Z" w16du:dateUtc="2025-07-10T23:56:00Z"/>
        </w:rPr>
        <w:pPrChange w:id="12037" w:author="Mosi Adesina Ifatunji" w:date="2025-10-21T19:50:00Z" w16du:dateUtc="2025-10-22T00:50:00Z">
          <w:pPr>
            <w:spacing w:before="100" w:beforeAutospacing="1" w:after="100" w:afterAutospacing="1"/>
          </w:pPr>
        </w:pPrChange>
      </w:pPr>
      <w:ins w:id="12038" w:author="Mosi Adesina Ifatunji" w:date="2025-07-10T18:56:00Z" w16du:dateUtc="2025-07-10T23:56:00Z">
        <w:r w:rsidRPr="00B92532">
          <w:t xml:space="preserve">“In this context, many organizations do not bother utilizing measures that would effectively change the racial or gendered makeup of their workforces… </w:t>
        </w:r>
        <w:proofErr w:type="gramStart"/>
        <w:r w:rsidRPr="00B92532">
          <w:t>That is to say, when</w:t>
        </w:r>
        <w:proofErr w:type="gramEnd"/>
        <w:r w:rsidRPr="00B92532">
          <w:t xml:space="preserve"> managers knew there would be adverse consequences for their failure to show that they had measurably </w:t>
        </w:r>
        <w:r w:rsidRPr="00B92532">
          <w:lastRenderedPageBreak/>
          <w:t>improved diversity, they generated results. Unfortunately, however, many managers do not take note of these evidence-based studies, and they either persist in pursuing strategies that are proven to be ineffective or do not devote attention at all to narrowing racial gaps” (Wingfield 2019, p. 33</w:t>
        </w:r>
        <w:proofErr w:type="gramStart"/>
        <w:r w:rsidRPr="00B92532">
          <w:t>) .</w:t>
        </w:r>
        <w:proofErr w:type="gramEnd"/>
      </w:ins>
    </w:p>
    <w:p w14:paraId="5374D82D" w14:textId="48D03427" w:rsidR="0013325C" w:rsidRPr="00B92532" w:rsidRDefault="0013325C">
      <w:pPr>
        <w:rPr>
          <w:ins w:id="12039" w:author="Mosi Adesina Ifatunji" w:date="2025-07-11T10:50:00Z" w16du:dateUtc="2025-07-11T15:50:00Z"/>
        </w:rPr>
        <w:pPrChange w:id="12040" w:author="Mosi Adesina Ifatunji" w:date="2025-10-21T19:50:00Z" w16du:dateUtc="2025-10-22T00:50:00Z">
          <w:pPr>
            <w:contextualSpacing/>
            <w:mirrorIndents/>
          </w:pPr>
        </w:pPrChange>
      </w:pPr>
      <w:ins w:id="12041" w:author="Mosi Adesina Ifatunji" w:date="2025-07-10T18:56:00Z" w16du:dateUtc="2025-07-10T23:56:00Z">
        <w:r w:rsidRPr="00B92532">
          <w:t>“I argue that when organizations wrestle with determining how best to reach diverse communities while, at the same time, trying to maximize market values and minimize the resources they devote to labor, this leads to a process I term racial outsourcing. Racial outsourcing occurs when organizations fail to do the work of transforming their culture, norms, and workforces to reach communities of color and instead rely on black professionals for this labor” (Wingfield 2019, p. 34</w:t>
        </w:r>
        <w:proofErr w:type="gramStart"/>
        <w:r w:rsidRPr="00B92532">
          <w:t>) .</w:t>
        </w:r>
      </w:ins>
      <w:proofErr w:type="gramEnd"/>
    </w:p>
    <w:p w14:paraId="258DBED5" w14:textId="77777777" w:rsidR="009A3BD0" w:rsidRPr="00B92532" w:rsidRDefault="009A3BD0">
      <w:pPr>
        <w:rPr>
          <w:ins w:id="12042" w:author="Mosi Adesina Ifatunji" w:date="2025-07-10T18:56:00Z" w16du:dateUtc="2025-07-10T23:56:00Z"/>
        </w:rPr>
        <w:pPrChange w:id="12043" w:author="Mosi Adesina Ifatunji" w:date="2025-10-21T19:50:00Z" w16du:dateUtc="2025-10-22T00:50:00Z">
          <w:pPr>
            <w:spacing w:before="100" w:beforeAutospacing="1" w:after="100" w:afterAutospacing="1"/>
          </w:pPr>
        </w:pPrChange>
      </w:pPr>
    </w:p>
    <w:p w14:paraId="4F2B0E40" w14:textId="5B027FF5" w:rsidR="0013325C" w:rsidRPr="00B92532" w:rsidRDefault="0013325C">
      <w:pPr>
        <w:rPr>
          <w:ins w:id="12044" w:author="Mosi Adesina Ifatunji" w:date="2025-07-11T10:50:00Z" w16du:dateUtc="2025-07-11T15:50:00Z"/>
        </w:rPr>
        <w:pPrChange w:id="12045" w:author="Mosi Adesina Ifatunji" w:date="2025-10-21T19:50:00Z" w16du:dateUtc="2025-10-22T00:50:00Z">
          <w:pPr>
            <w:contextualSpacing/>
            <w:mirrorIndents/>
          </w:pPr>
        </w:pPrChange>
      </w:pPr>
      <w:ins w:id="12046" w:author="Mosi Adesina Ifatunji" w:date="2025-07-10T18:56:00Z" w16du:dateUtc="2025-07-10T23:56:00Z">
        <w:r w:rsidRPr="00B92532">
          <w:t>“These outcomes include but are not limited to specific forms of additional, racialized labor; ambivalent or distant relationships with white colleagues; and valiant personal efforts to change and undermine institutionalized racism. This book highlights how both the work black professionals do and the organizational shifts that drive it have far-reaching implications for a society that continues to struggle with reconciling race, work, and opportunity” (Wingfield 2019, p. 8</w:t>
        </w:r>
        <w:proofErr w:type="gramStart"/>
        <w:r w:rsidRPr="00B92532">
          <w:t>) .</w:t>
        </w:r>
      </w:ins>
      <w:proofErr w:type="gramEnd"/>
    </w:p>
    <w:p w14:paraId="2F6DBE93" w14:textId="77777777" w:rsidR="009A3BD0" w:rsidRPr="00B92532" w:rsidRDefault="009A3BD0">
      <w:pPr>
        <w:rPr>
          <w:ins w:id="12047" w:author="Mosi Adesina Ifatunji" w:date="2025-07-10T18:56:00Z" w16du:dateUtc="2025-07-10T23:56:00Z"/>
        </w:rPr>
        <w:pPrChange w:id="12048" w:author="Mosi Adesina Ifatunji" w:date="2025-10-21T19:50:00Z" w16du:dateUtc="2025-10-22T00:50:00Z">
          <w:pPr>
            <w:spacing w:before="100" w:beforeAutospacing="1" w:after="100" w:afterAutospacing="1"/>
          </w:pPr>
        </w:pPrChange>
      </w:pPr>
    </w:p>
    <w:p w14:paraId="2D465654" w14:textId="73CBBE5B" w:rsidR="0013325C" w:rsidRPr="00B92532" w:rsidRDefault="0013325C">
      <w:pPr>
        <w:rPr>
          <w:ins w:id="12049" w:author="Mosi Adesina Ifatunji" w:date="2025-07-11T10:50:00Z" w16du:dateUtc="2025-07-11T15:50:00Z"/>
        </w:rPr>
        <w:pPrChange w:id="12050" w:author="Mosi Adesina Ifatunji" w:date="2025-10-21T19:50:00Z" w16du:dateUtc="2025-10-22T00:50:00Z">
          <w:pPr>
            <w:contextualSpacing/>
            <w:mirrorIndents/>
          </w:pPr>
        </w:pPrChange>
      </w:pPr>
      <w:ins w:id="12051" w:author="Mosi Adesina Ifatunji" w:date="2025-07-10T18:56:00Z" w16du:dateUtc="2025-07-10T23:56:00Z">
        <w:r w:rsidRPr="00B92532">
          <w:t>“For black doctors, race is embedded in the structural and cultural processes that determine their pathway into medicine and establish the general atmosphere for their work. Yet the organizational measures that exist in their workplaces (if any are present at all) rarely acknowledge these issues. Consequently, racial outsourcing occurs when, given the limited organizational attempts to address the racial issues black doctors encounter, this work gets transferred to doctors themselves” (Wingfield 2019, p. 65</w:t>
        </w:r>
        <w:proofErr w:type="gramStart"/>
        <w:r w:rsidRPr="00B92532">
          <w:t>) .</w:t>
        </w:r>
      </w:ins>
      <w:proofErr w:type="gramEnd"/>
    </w:p>
    <w:p w14:paraId="637CF62D" w14:textId="77777777" w:rsidR="009A3BD0" w:rsidRPr="00B92532" w:rsidRDefault="009A3BD0">
      <w:pPr>
        <w:rPr>
          <w:ins w:id="12052" w:author="Mosi Adesina Ifatunji" w:date="2025-07-10T18:56:00Z" w16du:dateUtc="2025-07-10T23:56:00Z"/>
        </w:rPr>
        <w:pPrChange w:id="12053" w:author="Mosi Adesina Ifatunji" w:date="2025-10-21T19:50:00Z" w16du:dateUtc="2025-10-22T00:50:00Z">
          <w:pPr>
            <w:spacing w:before="100" w:beforeAutospacing="1" w:after="100" w:afterAutospacing="1"/>
          </w:pPr>
        </w:pPrChange>
      </w:pPr>
    </w:p>
    <w:p w14:paraId="5AA4ADC7" w14:textId="72376657" w:rsidR="0013325C" w:rsidRPr="00B92532" w:rsidRDefault="0013325C">
      <w:pPr>
        <w:rPr>
          <w:ins w:id="12054" w:author="Mosi Adesina Ifatunji" w:date="2025-07-11T10:50:00Z" w16du:dateUtc="2025-07-11T15:50:00Z"/>
        </w:rPr>
        <w:pPrChange w:id="12055" w:author="Mosi Adesina Ifatunji" w:date="2025-10-21T19:50:00Z" w16du:dateUtc="2025-10-22T00:50:00Z">
          <w:pPr>
            <w:contextualSpacing/>
            <w:mirrorIndents/>
          </w:pPr>
        </w:pPrChange>
      </w:pPr>
      <w:ins w:id="12056" w:author="Mosi Adesina Ifatunji" w:date="2025-07-10T18:56:00Z" w16du:dateUtc="2025-07-10T23:56:00Z">
        <w:r w:rsidRPr="00B92532">
          <w:t>“In the medical field, attempts to address racial problems largely take the form of emphasizing the concept of cultural competence… But they do little to address the ways racial processes affect practitioners. Since doctors do not observe any institutional measures that seriously address the racial dynamics they encounter, they instead do the equity work of addressing racial issues themselves” (Wingfield 2019, p. 66–67</w:t>
        </w:r>
        <w:proofErr w:type="gramStart"/>
        <w:r w:rsidRPr="00B92532">
          <w:t>) .</w:t>
        </w:r>
      </w:ins>
      <w:proofErr w:type="gramEnd"/>
    </w:p>
    <w:p w14:paraId="0C178F24" w14:textId="77777777" w:rsidR="009A3BD0" w:rsidRPr="00B92532" w:rsidRDefault="009A3BD0">
      <w:pPr>
        <w:rPr>
          <w:ins w:id="12057" w:author="Mosi Adesina Ifatunji" w:date="2025-07-10T18:56:00Z" w16du:dateUtc="2025-07-10T23:56:00Z"/>
        </w:rPr>
        <w:pPrChange w:id="12058" w:author="Mosi Adesina Ifatunji" w:date="2025-10-21T19:50:00Z" w16du:dateUtc="2025-10-22T00:50:00Z">
          <w:pPr>
            <w:spacing w:before="100" w:beforeAutospacing="1" w:after="100" w:afterAutospacing="1"/>
          </w:pPr>
        </w:pPrChange>
      </w:pPr>
    </w:p>
    <w:p w14:paraId="21B4B44D" w14:textId="22F24467" w:rsidR="0013325C" w:rsidRPr="00B92532" w:rsidRDefault="0013325C">
      <w:pPr>
        <w:rPr>
          <w:ins w:id="12059" w:author="Mosi Adesina Ifatunji" w:date="2025-07-11T10:50:00Z" w16du:dateUtc="2025-07-11T15:50:00Z"/>
        </w:rPr>
        <w:pPrChange w:id="12060" w:author="Mosi Adesina Ifatunji" w:date="2025-10-21T19:50:00Z" w16du:dateUtc="2025-10-22T00:50:00Z">
          <w:pPr>
            <w:contextualSpacing/>
            <w:mirrorIndents/>
          </w:pPr>
        </w:pPrChange>
      </w:pPr>
      <w:ins w:id="12061" w:author="Mosi Adesina Ifatunji" w:date="2025-07-10T18:56:00Z" w16du:dateUtc="2025-07-10T23:56:00Z">
        <w:r w:rsidRPr="00B92532">
          <w:t>“Black physicians acknowledge that race informs their work by shaping important structural and cultural processes that are critical for success in the medical industry. Educational pathways disadvantage black students, leaving them underrepresented in medical schools and largely bereft of potential mentors. Additionally, cultural beliefs about black inferiority create subtle biases that black doctors challenge through a commitment to excellence and high performance. This is a gendered process as well, as these institutionalized mechanisms make the forms of overt sexism black women doctors encounter all too visible and noticeable” (Wingfield 2019, p. 72</w:t>
        </w:r>
        <w:proofErr w:type="gramStart"/>
        <w:r w:rsidRPr="00B92532">
          <w:t>) .</w:t>
        </w:r>
      </w:ins>
      <w:proofErr w:type="gramEnd"/>
    </w:p>
    <w:p w14:paraId="71B52C64" w14:textId="77777777" w:rsidR="009A3BD0" w:rsidRPr="00B92532" w:rsidRDefault="009A3BD0">
      <w:pPr>
        <w:rPr>
          <w:ins w:id="12062" w:author="Mosi Adesina Ifatunji" w:date="2025-07-10T18:56:00Z" w16du:dateUtc="2025-07-10T23:56:00Z"/>
        </w:rPr>
        <w:pPrChange w:id="12063" w:author="Mosi Adesina Ifatunji" w:date="2025-10-21T19:50:00Z" w16du:dateUtc="2025-10-22T00:50:00Z">
          <w:pPr>
            <w:spacing w:before="100" w:beforeAutospacing="1" w:after="100" w:afterAutospacing="1"/>
          </w:pPr>
        </w:pPrChange>
      </w:pPr>
    </w:p>
    <w:p w14:paraId="459FB099" w14:textId="7B5BEA2C" w:rsidR="0013325C" w:rsidRPr="00B92532" w:rsidRDefault="0013325C">
      <w:pPr>
        <w:rPr>
          <w:ins w:id="12064" w:author="Mosi Adesina Ifatunji" w:date="2025-07-10T18:56:00Z" w16du:dateUtc="2025-07-10T23:56:00Z"/>
        </w:rPr>
        <w:pPrChange w:id="12065" w:author="Mosi Adesina Ifatunji" w:date="2025-10-21T19:50:00Z" w16du:dateUtc="2025-10-22T00:50:00Z">
          <w:pPr>
            <w:spacing w:before="100" w:beforeAutospacing="1" w:after="100" w:afterAutospacing="1"/>
          </w:pPr>
        </w:pPrChange>
      </w:pPr>
      <w:ins w:id="12066" w:author="Mosi Adesina Ifatunji" w:date="2025-07-10T18:56:00Z" w16du:dateUtc="2025-07-10T23:56:00Z">
        <w:r w:rsidRPr="00B92532">
          <w:t xml:space="preserve">“In the public sector, black health care workers </w:t>
        </w:r>
        <w:proofErr w:type="gramStart"/>
        <w:r w:rsidRPr="00B92532">
          <w:t>are able to</w:t>
        </w:r>
        <w:proofErr w:type="gramEnd"/>
        <w:r w:rsidRPr="00B92532">
          <w:t xml:space="preserve"> fulfill certain occupational and personal goals that transcend simple financial rewards. But black professionals also do equity work when, in the absence of organizational efforts to ensure that patients of color receive respectful care, they step in to make sure this occurs. This form of equity work takes a toll, </w:t>
        </w:r>
        <w:r w:rsidRPr="00B92532">
          <w:lastRenderedPageBreak/>
          <w:t>however. It frays relationships with both white colleagues and the larger institutional structures in which black professionals work, leaving black health care workers feeling frustrated and alienated from coworkers and the institutions that they believe are exploiting their racial loyalty” (Wingfield 2019, p. 144</w:t>
        </w:r>
        <w:proofErr w:type="gramStart"/>
        <w:r w:rsidRPr="00B92532">
          <w:t>) .</w:t>
        </w:r>
        <w:proofErr w:type="gramEnd"/>
      </w:ins>
    </w:p>
    <w:p w14:paraId="30CB3C99" w14:textId="77777777" w:rsidR="00562BAE" w:rsidRPr="00B92532" w:rsidRDefault="00562BAE">
      <w:pPr>
        <w:rPr>
          <w:ins w:id="12067" w:author="Mosi Adesina Ifatunji" w:date="2025-07-10T18:47:00Z" w16du:dateUtc="2025-07-10T23:47:00Z"/>
        </w:rPr>
        <w:pPrChange w:id="12068" w:author="Mosi Adesina Ifatunji" w:date="2025-10-21T19:50:00Z" w16du:dateUtc="2025-10-22T00:50:00Z">
          <w:pPr>
            <w:pStyle w:val="BodyText"/>
          </w:pPr>
        </w:pPrChange>
      </w:pPr>
    </w:p>
    <w:p w14:paraId="37FFB7A5" w14:textId="77777777" w:rsidR="00876E9B" w:rsidRPr="00B92532" w:rsidRDefault="00876E9B">
      <w:pPr>
        <w:rPr>
          <w:ins w:id="12069" w:author="Mosi Adesina Ifatunji" w:date="2025-07-10T18:57:00Z" w16du:dateUtc="2025-07-10T23:57:00Z"/>
        </w:rPr>
        <w:pPrChange w:id="12070" w:author="Mosi Adesina Ifatunji" w:date="2025-10-21T19:50:00Z" w16du:dateUtc="2025-10-22T00:50:00Z">
          <w:pPr>
            <w:pStyle w:val="BodyText"/>
          </w:pPr>
        </w:pPrChange>
      </w:pPr>
    </w:p>
    <w:p w14:paraId="107E644F" w14:textId="77777777" w:rsidR="009A3BD0" w:rsidRPr="00B92532" w:rsidRDefault="009A3BD0">
      <w:pPr>
        <w:rPr>
          <w:ins w:id="12071" w:author="Mosi Adesina Ifatunji" w:date="2025-07-11T10:50:00Z" w16du:dateUtc="2025-07-11T15:50:00Z"/>
        </w:rPr>
        <w:pPrChange w:id="12072" w:author="Mosi Adesina Ifatunji" w:date="2025-10-21T19:50:00Z" w16du:dateUtc="2025-10-22T00:50:00Z">
          <w:pPr>
            <w:spacing w:before="100" w:beforeAutospacing="1" w:after="100" w:afterAutospacing="1"/>
          </w:pPr>
        </w:pPrChange>
      </w:pPr>
      <w:ins w:id="12073" w:author="Mosi Adesina Ifatunji" w:date="2025-07-11T10:50:00Z" w16du:dateUtc="2025-07-11T15:50:00Z">
        <w:r w:rsidRPr="00B92532">
          <w:t>Adia Harvey Wingfield and Koji Chavez’s article demonstrates that perceptions and experiences of racial discrimination in the workplace are deeply shaped by organizational hierarchy and structure, not simply by numerical minority status. Drawing on interviews with Black doctors, nurses, and technicians, they show that organizational processes—including credentialing, hiring, and everyday supervisory practices—embed Whiteness as a credential and systematically privilege dominant group members while shaping what types of discrimination are most salient. Their analysis directly links Ray’s theory of racialized organizations and credentialing to Hambrick and Mason’s focus on leadership, status, and the demographic reproduction of power (Wingfield and Chavez 2020:1–24</w:t>
        </w:r>
        <w:proofErr w:type="gramStart"/>
        <w:r w:rsidRPr="00B92532">
          <w:t>) .</w:t>
        </w:r>
        <w:proofErr w:type="gramEnd"/>
      </w:ins>
    </w:p>
    <w:p w14:paraId="5BDAF793" w14:textId="77777777" w:rsidR="009A3BD0" w:rsidRPr="00B92532" w:rsidRDefault="009A3BD0">
      <w:pPr>
        <w:rPr>
          <w:ins w:id="12074" w:author="Mosi Adesina Ifatunji" w:date="2025-07-11T10:50:00Z" w16du:dateUtc="2025-07-11T15:50:00Z"/>
        </w:rPr>
        <w:pPrChange w:id="12075" w:author="Mosi Adesina Ifatunji" w:date="2025-10-21T19:50:00Z" w16du:dateUtc="2025-10-22T00:50:00Z">
          <w:pPr>
            <w:spacing w:before="100" w:beforeAutospacing="1" w:after="100" w:afterAutospacing="1"/>
          </w:pPr>
        </w:pPrChange>
      </w:pPr>
    </w:p>
    <w:p w14:paraId="7A58AA2D" w14:textId="77777777" w:rsidR="009A3BD0" w:rsidRPr="00B92532" w:rsidRDefault="009A3BD0">
      <w:pPr>
        <w:rPr>
          <w:ins w:id="12076" w:author="Mosi Adesina Ifatunji" w:date="2025-07-11T10:50:00Z" w16du:dateUtc="2025-07-11T15:50:00Z"/>
        </w:rPr>
        <w:pPrChange w:id="12077" w:author="Mosi Adesina Ifatunji" w:date="2025-10-21T19:50:00Z" w16du:dateUtc="2025-10-22T00:50:00Z">
          <w:pPr>
            <w:spacing w:before="100" w:beforeAutospacing="1" w:after="100" w:afterAutospacing="1"/>
          </w:pPr>
        </w:pPrChange>
      </w:pPr>
      <w:ins w:id="12078" w:author="Mosi Adesina Ifatunji" w:date="2025-07-11T10:50:00Z" w16du:dateUtc="2025-07-11T15:50:00Z">
        <w:r w:rsidRPr="00B92532">
          <w:t>“This article argues that black workers’ perceptions of racial discrimination derive not just from being in the minority, but also from their position in the organizational structure. Researchers have shown that black individuals encounter an enormous amount of racial discrimination in the workplace, including but not limited to exclusion from critical social networks, wage disparities, and hiring disadvantages. But fewer studies examine the extent to which black workers believe racial discrimination is a salient factor in their occupational mobility or the factors that might explain their divergent perceptions of racial discrimination… we show that black workers’ status within an organizational hierarchy fundamentally informs perceptions of the nature and type of workplace racial discrimination” (Wingfield and Chavez 2020:1</w:t>
        </w:r>
        <w:proofErr w:type="gramStart"/>
        <w:r w:rsidRPr="00B92532">
          <w:t>) .</w:t>
        </w:r>
        <w:proofErr w:type="gramEnd"/>
      </w:ins>
    </w:p>
    <w:p w14:paraId="36857024" w14:textId="77777777" w:rsidR="009A3BD0" w:rsidRPr="00B92532" w:rsidRDefault="009A3BD0">
      <w:pPr>
        <w:rPr>
          <w:ins w:id="12079" w:author="Mosi Adesina Ifatunji" w:date="2025-07-11T10:50:00Z" w16du:dateUtc="2025-07-11T15:50:00Z"/>
        </w:rPr>
        <w:pPrChange w:id="12080" w:author="Mosi Adesina Ifatunji" w:date="2025-10-21T19:50:00Z" w16du:dateUtc="2025-10-22T00:50:00Z">
          <w:pPr>
            <w:spacing w:before="100" w:beforeAutospacing="1" w:after="100" w:afterAutospacing="1"/>
          </w:pPr>
        </w:pPrChange>
      </w:pPr>
    </w:p>
    <w:p w14:paraId="0884FE88" w14:textId="11DD4EF1" w:rsidR="009A3BD0" w:rsidRPr="00B92532" w:rsidRDefault="009A3BD0">
      <w:pPr>
        <w:rPr>
          <w:ins w:id="12081" w:author="Mosi Adesina Ifatunji" w:date="2025-07-11T10:50:00Z" w16du:dateUtc="2025-07-11T15:50:00Z"/>
        </w:rPr>
        <w:pPrChange w:id="12082" w:author="Mosi Adesina Ifatunji" w:date="2025-10-21T19:50:00Z" w16du:dateUtc="2025-10-22T00:50:00Z">
          <w:pPr>
            <w:spacing w:before="100" w:beforeAutospacing="1" w:after="100" w:afterAutospacing="1"/>
          </w:pPr>
        </w:pPrChange>
      </w:pPr>
      <w:ins w:id="12083" w:author="Mosi Adesina Ifatunji" w:date="2025-07-11T10:50:00Z" w16du:dateUtc="2025-07-11T15:50:00Z">
        <w:r w:rsidRPr="00B92532">
          <w:t>“We posit that organizations play an undertheorized role in explaining these differences in perceptions of racial discrimination. We argue that the variation in how black workers perceive racial discrimination is linked to organizational processes that inform where and how black employees observe racial discrimination. This article thus contributes to the emerging literature focusing on meso-level structures, and it builds on this theoretical work to explain differences in black employees’ perceptions of workplace discrimination (Ray 2019; Sewell 2016; Wingfield and Alston 2014)” (Wingfield and Chavez 2020:2</w:t>
        </w:r>
        <w:proofErr w:type="gramStart"/>
        <w:r w:rsidRPr="00B92532">
          <w:t>) .</w:t>
        </w:r>
        <w:proofErr w:type="gramEnd"/>
      </w:ins>
    </w:p>
    <w:p w14:paraId="3E92BF00" w14:textId="3B419A6A" w:rsidR="009A3BD0" w:rsidRPr="00B92532" w:rsidRDefault="009A3BD0">
      <w:pPr>
        <w:rPr>
          <w:ins w:id="12084" w:author="Mosi Adesina Ifatunji" w:date="2025-07-11T10:50:00Z" w16du:dateUtc="2025-07-11T15:50:00Z"/>
        </w:rPr>
        <w:pPrChange w:id="12085" w:author="Mosi Adesina Ifatunji" w:date="2025-10-21T19:50:00Z" w16du:dateUtc="2025-10-22T00:50:00Z">
          <w:pPr>
            <w:spacing w:before="100" w:beforeAutospacing="1" w:after="100" w:afterAutospacing="1"/>
          </w:pPr>
        </w:pPrChange>
      </w:pPr>
      <w:ins w:id="12086" w:author="Mosi Adesina Ifatunji" w:date="2025-07-11T10:50:00Z" w16du:dateUtc="2025-07-11T15:50:00Z">
        <w:r w:rsidRPr="00B92532">
          <w:t>“We build on studies of discrimination to show it is not just race but position in an organizational hierarchy (and the attendant organizational processes) that informs how black workers perceive workplace racial discrimination. Additionally, we further develop racialized organizations theories by identifying how internal mechanisms explain why position in the organizational hierarchy leads to varying perceptions of discrimination” (Wingfield and Chavez 2020:3</w:t>
        </w:r>
        <w:proofErr w:type="gramStart"/>
        <w:r w:rsidRPr="00B92532">
          <w:t>) .</w:t>
        </w:r>
        <w:proofErr w:type="gramEnd"/>
      </w:ins>
    </w:p>
    <w:p w14:paraId="51CFC430" w14:textId="0E3CD322" w:rsidR="009A3BD0" w:rsidRPr="00B92532" w:rsidRDefault="009A3BD0">
      <w:pPr>
        <w:rPr>
          <w:ins w:id="12087" w:author="Mosi Adesina Ifatunji" w:date="2025-07-11T10:50:00Z" w16du:dateUtc="2025-07-11T15:50:00Z"/>
        </w:rPr>
        <w:pPrChange w:id="12088" w:author="Mosi Adesina Ifatunji" w:date="2025-10-21T19:50:00Z" w16du:dateUtc="2025-10-22T00:50:00Z">
          <w:pPr>
            <w:spacing w:before="100" w:beforeAutospacing="1" w:after="100" w:afterAutospacing="1"/>
          </w:pPr>
        </w:pPrChange>
      </w:pPr>
      <w:ins w:id="12089" w:author="Mosi Adesina Ifatunji" w:date="2025-07-11T10:50:00Z" w16du:dateUtc="2025-07-11T15:50:00Z">
        <w:r w:rsidRPr="00B92532">
          <w:t xml:space="preserve">“At the organizational level, policies, regulations, and norms may be written to be race-neutral but ultimately have a disparate impact on black workers—what we call ‘organizational discrimination’… Organizational discrimination can extend to cultural practices and norms as well, such as when law schools represent a ‘white space’ where </w:t>
        </w:r>
        <w:r w:rsidRPr="00B92532">
          <w:lastRenderedPageBreak/>
          <w:t>conformity to certain dictates of legal thinking… leads to marginalization, hostility, and exclusion for students and faculty of color alike” (Wingfield and Chavez 2020:4) .</w:t>
        </w:r>
      </w:ins>
    </w:p>
    <w:p w14:paraId="4903FF60" w14:textId="598590BF" w:rsidR="009A3BD0" w:rsidRPr="00B92532" w:rsidRDefault="009A3BD0">
      <w:pPr>
        <w:rPr>
          <w:ins w:id="12090" w:author="Mosi Adesina Ifatunji" w:date="2025-07-11T10:50:00Z" w16du:dateUtc="2025-07-11T15:50:00Z"/>
        </w:rPr>
        <w:pPrChange w:id="12091" w:author="Mosi Adesina Ifatunji" w:date="2025-10-21T19:50:00Z" w16du:dateUtc="2025-10-22T00:50:00Z">
          <w:pPr>
            <w:spacing w:before="100" w:beforeAutospacing="1" w:after="100" w:afterAutospacing="1"/>
          </w:pPr>
        </w:pPrChange>
      </w:pPr>
      <w:ins w:id="12092" w:author="Mosi Adesina Ifatunji" w:date="2025-07-11T10:50:00Z" w16du:dateUtc="2025-07-11T15:50:00Z">
        <w:r w:rsidRPr="00B92532">
          <w:t xml:space="preserve">“In recent years, sociologists have advanced a theoretical model of racialized organizations that contends race is foundational to organizational structures, processes, and hierarchies (Ray 2019; Wingfield and Alston 2014; Wooten and </w:t>
        </w:r>
        <w:proofErr w:type="spellStart"/>
        <w:r w:rsidRPr="00B92532">
          <w:t>Couloute</w:t>
        </w:r>
        <w:proofErr w:type="spellEnd"/>
        <w:r w:rsidRPr="00B92532">
          <w:t xml:space="preserve"> 2017)… Ray (2019:26) argues that ‘race is constitutive of organizations’ and that as racialized structures, organizations can minimize black workers’ agency, differently allocate resources depending on where black workers are concentrated, and establish whiteness as a credential. Building on Acker’s (2006) theory of inequality regimes and her argument that basic organizational practices uphold racial, gendered, and class disparities, Ray (2019) emphasizes how racialized organizations frequently reproduce inequalities” (Wingfield and Chavez 2020:5</w:t>
        </w:r>
        <w:proofErr w:type="gramStart"/>
        <w:r w:rsidRPr="00B92532">
          <w:t>) .</w:t>
        </w:r>
        <w:proofErr w:type="gramEnd"/>
      </w:ins>
    </w:p>
    <w:p w14:paraId="0835B754" w14:textId="28B19F2F" w:rsidR="009A3BD0" w:rsidRPr="00B92532" w:rsidRDefault="009A3BD0">
      <w:pPr>
        <w:rPr>
          <w:ins w:id="12093" w:author="Mosi Adesina Ifatunji" w:date="2025-07-11T10:50:00Z" w16du:dateUtc="2025-07-11T15:50:00Z"/>
        </w:rPr>
        <w:pPrChange w:id="12094" w:author="Mosi Adesina Ifatunji" w:date="2025-10-21T19:50:00Z" w16du:dateUtc="2025-10-22T00:50:00Z">
          <w:pPr>
            <w:spacing w:before="100" w:beforeAutospacing="1" w:after="100" w:afterAutospacing="1"/>
          </w:pPr>
        </w:pPrChange>
      </w:pPr>
      <w:ins w:id="12095" w:author="Mosi Adesina Ifatunji" w:date="2025-07-11T10:50:00Z" w16du:dateUtc="2025-07-11T15:50:00Z">
        <w:r w:rsidRPr="00B92532">
          <w:t xml:space="preserve">“Ray (2019) also emphasizes that internal hierarchies map onto and reproduce racial stratification, with normative organizational procedures such as credentialing, interactional norms, and job sorting used to slot workers of color into lower positions in the organizational hierarchy than white workers. Whereas Wooten and </w:t>
        </w:r>
        <w:proofErr w:type="spellStart"/>
        <w:r w:rsidRPr="00B92532">
          <w:t>Couloute</w:t>
        </w:r>
        <w:proofErr w:type="spellEnd"/>
        <w:r w:rsidRPr="00B92532">
          <w:t xml:space="preserve"> (2017) highlight the ways organizations can develop a racial identity, Ray (2019) focuses on the ways organizational processes actively maintain internal racial segregation and inequalities” (Wingfield and Chavez 2020:6</w:t>
        </w:r>
        <w:proofErr w:type="gramStart"/>
        <w:r w:rsidRPr="00B92532">
          <w:t>) .</w:t>
        </w:r>
        <w:proofErr w:type="gramEnd"/>
      </w:ins>
    </w:p>
    <w:p w14:paraId="567D6195" w14:textId="0F3D0A09" w:rsidR="009A3BD0" w:rsidRPr="00B92532" w:rsidRDefault="009A3BD0">
      <w:pPr>
        <w:rPr>
          <w:ins w:id="12096" w:author="Mosi Adesina Ifatunji" w:date="2025-07-11T10:50:00Z" w16du:dateUtc="2025-07-11T15:50:00Z"/>
        </w:rPr>
        <w:pPrChange w:id="12097" w:author="Mosi Adesina Ifatunji" w:date="2025-10-21T19:50:00Z" w16du:dateUtc="2025-10-22T00:50:00Z">
          <w:pPr>
            <w:spacing w:before="100" w:beforeAutospacing="1" w:after="100" w:afterAutospacing="1"/>
          </w:pPr>
        </w:pPrChange>
      </w:pPr>
      <w:ins w:id="12098" w:author="Mosi Adesina Ifatunji" w:date="2025-07-11T10:50:00Z" w16du:dateUtc="2025-07-11T15:50:00Z">
        <w:r w:rsidRPr="00B92532">
          <w:t>“Jobs at different levels require varying responsibilities and qualifications, but internal processes such as credentialing, social closure, and wage-setting help maintain racial segregation across the organizational hierarchy… the hierarchical structure of healthcare facilities means jobs within the field are ranked in ways that reflect racial stratification, with black workers underrepresented in all three occupations but more so at the top than at the bottom” (Wingfield and Chavez 2020:7) .</w:t>
        </w:r>
      </w:ins>
    </w:p>
    <w:p w14:paraId="0B7B5251" w14:textId="6424ED18" w:rsidR="009A3BD0" w:rsidRPr="00B92532" w:rsidRDefault="009A3BD0">
      <w:pPr>
        <w:rPr>
          <w:ins w:id="12099" w:author="Mosi Adesina Ifatunji" w:date="2025-07-11T10:50:00Z" w16du:dateUtc="2025-07-11T15:50:00Z"/>
        </w:rPr>
        <w:pPrChange w:id="12100" w:author="Mosi Adesina Ifatunji" w:date="2025-10-21T19:50:00Z" w16du:dateUtc="2025-10-22T00:50:00Z">
          <w:pPr>
            <w:spacing w:before="100" w:beforeAutospacing="1" w:after="100" w:afterAutospacing="1"/>
          </w:pPr>
        </w:pPrChange>
      </w:pPr>
      <w:ins w:id="12101" w:author="Mosi Adesina Ifatunji" w:date="2025-07-11T10:50:00Z" w16du:dateUtc="2025-07-11T15:50:00Z">
        <w:r w:rsidRPr="00B92532">
          <w:t>“Black doctors, who are highly placed in the hierarchy of healthcare facilities, focus much more on the ways structural and organizational processes create racial disparities in the profession. In contrast, black nurses, who occupy a lower place in the hierarchy, observe both organizational and individual racial discrimination. Black technicians, who are still lower in the organizational hierarchy, mostly perceive individual discrimination but do not highlight organizational or structural discrimination. These perceptual differences are linked to position in the organizational hierarchy and the organizational processes to which black workers are exposed at these levels” (Wingfield and Chavez 2020:15</w:t>
        </w:r>
        <w:proofErr w:type="gramStart"/>
        <w:r w:rsidRPr="00B92532">
          <w:t>) .</w:t>
        </w:r>
        <w:proofErr w:type="gramEnd"/>
      </w:ins>
    </w:p>
    <w:p w14:paraId="5FBB5692" w14:textId="0040FCD0" w:rsidR="009A3BD0" w:rsidRPr="00B92532" w:rsidRDefault="009A3BD0">
      <w:pPr>
        <w:rPr>
          <w:ins w:id="12102" w:author="Mosi Adesina Ifatunji" w:date="2025-07-11T10:50:00Z" w16du:dateUtc="2025-07-11T15:50:00Z"/>
        </w:rPr>
        <w:pPrChange w:id="12103" w:author="Mosi Adesina Ifatunji" w:date="2025-10-21T19:50:00Z" w16du:dateUtc="2025-10-22T00:50:00Z">
          <w:pPr>
            <w:spacing w:before="100" w:beforeAutospacing="1" w:after="100" w:afterAutospacing="1"/>
          </w:pPr>
        </w:pPrChange>
      </w:pPr>
      <w:ins w:id="12104" w:author="Mosi Adesina Ifatunji" w:date="2025-07-11T10:50:00Z" w16du:dateUtc="2025-07-11T15:50:00Z">
        <w:r w:rsidRPr="00B92532">
          <w:t>“Theory of racialized organizations suggests that everyday procedures such as credentialing, the allocation of resources, and distribution of workloads reproduce racial inequality. We extend these theoretical arguments by introducing four mechanisms that connect hierarchical position with black workers’ perceptions of racial discrimination: attainment of the position, navigating organizational levers of power, effect of positional status on exposure to others, and use of status and power in interactions” (Wingfield and Chavez 2020:16</w:t>
        </w:r>
        <w:proofErr w:type="gramStart"/>
        <w:r w:rsidRPr="00B92532">
          <w:t>) .</w:t>
        </w:r>
        <w:proofErr w:type="gramEnd"/>
      </w:ins>
    </w:p>
    <w:p w14:paraId="4585ED2A" w14:textId="64868886" w:rsidR="009A3BD0" w:rsidRPr="00B92532" w:rsidRDefault="009A3BD0">
      <w:pPr>
        <w:rPr>
          <w:ins w:id="12105" w:author="Mosi Adesina Ifatunji" w:date="2025-07-11T10:50:00Z" w16du:dateUtc="2025-07-11T15:50:00Z"/>
        </w:rPr>
        <w:pPrChange w:id="12106" w:author="Mosi Adesina Ifatunji" w:date="2025-10-21T19:50:00Z" w16du:dateUtc="2025-10-22T00:50:00Z">
          <w:pPr>
            <w:spacing w:before="100" w:beforeAutospacing="1" w:after="100" w:afterAutospacing="1"/>
          </w:pPr>
        </w:pPrChange>
      </w:pPr>
      <w:ins w:id="12107" w:author="Mosi Adesina Ifatunji" w:date="2025-07-11T10:50:00Z" w16du:dateUtc="2025-07-11T15:50:00Z">
        <w:r w:rsidRPr="00B92532">
          <w:t xml:space="preserve">“Positions higher in the organizational hierarchy have more control and responsibility over the institutionalized rules and norms that affect workers within the organization… Black doctors, and to a lesser extent black nurses, are more likely than black technicians to recognize organizational discrimination because of their direct participation in hiring and selection processes… Black nurses were aware of their colleagues’ preferences, and thus they were keenly attuned to how their organization’s institutionalized practices disadvantage black </w:t>
        </w:r>
        <w:r w:rsidRPr="00B92532">
          <w:lastRenderedPageBreak/>
          <w:t>nurses in the hiring process… Black technicians had additional layers between themselves and hiring managers. They were rarely if ever consulted about potential candidates, and unlike doctors, they were never a part of the hiring process. As such, they did not offer an insider’s knowledge of how the hiring process perpetuates racial discrimination, and they did not cite this as an example of organizational racial discrimination that affected them” (Wingfield and Chavez 2020:17–18</w:t>
        </w:r>
        <w:proofErr w:type="gramStart"/>
        <w:r w:rsidRPr="00B92532">
          <w:t>) .</w:t>
        </w:r>
        <w:proofErr w:type="gramEnd"/>
      </w:ins>
    </w:p>
    <w:p w14:paraId="0F4771EA" w14:textId="06A58894" w:rsidR="009A3BD0" w:rsidRPr="00B92532" w:rsidRDefault="009A3BD0">
      <w:pPr>
        <w:rPr>
          <w:ins w:id="12108" w:author="Mosi Adesina Ifatunji" w:date="2025-07-11T10:50:00Z" w16du:dateUtc="2025-07-11T15:50:00Z"/>
        </w:rPr>
        <w:pPrChange w:id="12109" w:author="Mosi Adesina Ifatunji" w:date="2025-10-21T19:50:00Z" w16du:dateUtc="2025-10-22T00:50:00Z">
          <w:pPr>
            <w:spacing w:before="100" w:beforeAutospacing="1" w:after="100" w:afterAutospacing="1"/>
          </w:pPr>
        </w:pPrChange>
      </w:pPr>
      <w:ins w:id="12110" w:author="Mosi Adesina Ifatunji" w:date="2025-07-11T10:50:00Z" w16du:dateUtc="2025-07-11T15:50:00Z">
        <w:r w:rsidRPr="00B92532">
          <w:t>“Our findings suggest that position in the organizational hierarchy presents an important, although overlooked, piece of this puzzle. Black workers at the top of the organizational hierarchy have a perspective on discrimination that spans multiple organizations and fields, thus making them attuned to the ways discrimination can be institutionalized within and across social structures. Black workers who are lower in the organizational hierarchy certainly face organizational discrimination as well, but they are more likely to see this as a function of individual preferences and choices and less likely to have access to the decision-making processes that would reveal these more structural sources of discrimination” (Wingfield and Chavez 2020:20–21</w:t>
        </w:r>
        <w:proofErr w:type="gramStart"/>
        <w:r w:rsidRPr="00B92532">
          <w:t>) .</w:t>
        </w:r>
        <w:proofErr w:type="gramEnd"/>
      </w:ins>
    </w:p>
    <w:p w14:paraId="6512EBCB" w14:textId="55F96B94" w:rsidR="009A3BD0" w:rsidRPr="00B92532" w:rsidRDefault="009A3BD0">
      <w:pPr>
        <w:rPr>
          <w:ins w:id="12111" w:author="Mosi Adesina Ifatunji" w:date="2025-07-11T10:50:00Z" w16du:dateUtc="2025-07-11T15:50:00Z"/>
        </w:rPr>
        <w:pPrChange w:id="12112" w:author="Mosi Adesina Ifatunji" w:date="2025-10-21T19:50:00Z" w16du:dateUtc="2025-10-22T00:50:00Z">
          <w:pPr>
            <w:spacing w:before="100" w:beforeAutospacing="1" w:after="100" w:afterAutospacing="1"/>
          </w:pPr>
        </w:pPrChange>
      </w:pPr>
      <w:ins w:id="12113" w:author="Mosi Adesina Ifatunji" w:date="2025-07-11T10:50:00Z" w16du:dateUtc="2025-07-11T15:50:00Z">
        <w:r w:rsidRPr="00B92532">
          <w:t>“Our findings support theories of racialized organizations, but we extend these theories further by identifying mechanisms that connect position in the organizational hierarchy to perceptions of racial discrimination: attainment of the position, navigation of organizational levers of power, impact of positional status on exposure to others, and use of status and power in interactions. We develop these theories by showing that organizational variation can matter—certain types of racialized organizations (i.e., those that primarily serve populations of color) may mitigate against black employees’ impressions of individual racial discrimination. By recognizing the importance of organizations in the distribution of resources, we emphasize how black workers’ relationship to the organizational structure helps explain how they perceive racial discrimination as a phenomenon that affects their everyday work lives” (Wingfield and Chavez 2020:21</w:t>
        </w:r>
        <w:proofErr w:type="gramStart"/>
        <w:r w:rsidRPr="00B92532">
          <w:t>) .</w:t>
        </w:r>
        <w:proofErr w:type="gramEnd"/>
      </w:ins>
    </w:p>
    <w:p w14:paraId="3FC6A2A2" w14:textId="77777777" w:rsidR="0013325C" w:rsidRDefault="0013325C">
      <w:pPr>
        <w:rPr>
          <w:ins w:id="12114" w:author="Mosi Adesina Ifatunji" w:date="2025-07-24T13:24:00Z" w16du:dateUtc="2025-07-24T18:24:00Z"/>
        </w:rPr>
        <w:pPrChange w:id="12115" w:author="Mosi Adesina Ifatunji" w:date="2025-10-21T19:50:00Z" w16du:dateUtc="2025-10-22T00:50:00Z">
          <w:pPr>
            <w:pStyle w:val="BodyText"/>
          </w:pPr>
        </w:pPrChange>
      </w:pPr>
    </w:p>
    <w:p w14:paraId="0EFFDC82" w14:textId="77777777" w:rsidR="002558CB" w:rsidRDefault="002558CB">
      <w:pPr>
        <w:rPr>
          <w:ins w:id="12116" w:author="Mosi Adesina Ifatunji" w:date="2025-07-24T13:24:00Z" w16du:dateUtc="2025-07-24T18:24:00Z"/>
        </w:rPr>
        <w:pPrChange w:id="12117" w:author="Mosi Adesina Ifatunji" w:date="2025-10-21T19:50:00Z" w16du:dateUtc="2025-10-22T00:50:00Z">
          <w:pPr>
            <w:pStyle w:val="BodyText"/>
          </w:pPr>
        </w:pPrChange>
      </w:pPr>
    </w:p>
    <w:p w14:paraId="68196304" w14:textId="77777777" w:rsidR="006B732C" w:rsidRDefault="006B732C" w:rsidP="007B100A">
      <w:pPr>
        <w:rPr>
          <w:ins w:id="12118" w:author="Mosi Adesina Ifatunji" w:date="2025-07-24T13:27:00Z" w16du:dateUtc="2025-07-24T18:27:00Z"/>
          <w:b/>
          <w:color w:val="070707"/>
          <w:szCs w:val="28"/>
        </w:rPr>
      </w:pPr>
      <w:ins w:id="12119" w:author="Mosi Adesina Ifatunji" w:date="2025-07-24T13:27:00Z" w16du:dateUtc="2025-07-24T18:27:00Z">
        <w:r>
          <w:br w:type="page"/>
        </w:r>
      </w:ins>
    </w:p>
    <w:p w14:paraId="56730734" w14:textId="4BC1E274" w:rsidR="002558CB" w:rsidRDefault="002558CB">
      <w:pPr>
        <w:pStyle w:val="Heading3"/>
        <w:rPr>
          <w:ins w:id="12120" w:author="Mosi Adesina Ifatunji" w:date="2025-07-24T13:24:00Z" w16du:dateUtc="2025-07-24T18:24:00Z"/>
        </w:rPr>
        <w:pPrChange w:id="12121" w:author="Mosi Adesina Ifatunji" w:date="2025-10-21T19:50:00Z" w16du:dateUtc="2025-10-22T00:50:00Z">
          <w:pPr>
            <w:pStyle w:val="BodyText"/>
          </w:pPr>
        </w:pPrChange>
      </w:pPr>
      <w:ins w:id="12122" w:author="Mosi Adesina Ifatunji" w:date="2025-07-24T13:24:00Z" w16du:dateUtc="2025-07-24T18:24:00Z">
        <w:r>
          <w:lastRenderedPageBreak/>
          <w:t xml:space="preserve">[Ideas </w:t>
        </w:r>
      </w:ins>
      <w:ins w:id="12123" w:author="Mosi Adesina Ifatunji" w:date="2025-07-24T13:26:00Z" w16du:dateUtc="2025-07-24T18:26:00Z">
        <w:r w:rsidR="006B732C">
          <w:t>and Language</w:t>
        </w:r>
      </w:ins>
      <w:ins w:id="12124" w:author="Mosi Adesina Ifatunji" w:date="2025-07-24T13:24:00Z" w16du:dateUtc="2025-07-24T18:24:00Z">
        <w:r>
          <w:t>]</w:t>
        </w:r>
      </w:ins>
    </w:p>
    <w:p w14:paraId="72A7CBF0" w14:textId="77777777" w:rsidR="002558CB" w:rsidRDefault="002558CB" w:rsidP="007B100A">
      <w:pPr>
        <w:pStyle w:val="BodyText"/>
        <w:rPr>
          <w:ins w:id="12125" w:author="Mosi Adesina Ifatunji" w:date="2025-07-24T13:24:00Z" w16du:dateUtc="2025-07-24T18:24:00Z"/>
        </w:rPr>
      </w:pPr>
    </w:p>
    <w:p w14:paraId="39DAB406" w14:textId="18CC82B0" w:rsidR="002558CB" w:rsidRPr="00B92532" w:rsidRDefault="002558CB" w:rsidP="007B100A">
      <w:pPr>
        <w:pStyle w:val="BodyText"/>
        <w:rPr>
          <w:ins w:id="12126" w:author="Mosi Adesina Ifatunji" w:date="2025-07-11T11:59:00Z" w16du:dateUtc="2025-07-11T16:59:00Z"/>
        </w:rPr>
      </w:pPr>
      <w:ins w:id="12127" w:author="Mosi Adesina Ifatunji" w:date="2025-07-24T13:24:00Z" w16du:dateUtc="2025-07-24T18:24:00Z">
        <w:r w:rsidRPr="006B732C">
          <w:rPr>
            <w:highlight w:val="yellow"/>
            <w:rPrChange w:id="12128" w:author="Mosi Adesina Ifatunji" w:date="2025-07-24T13:26:00Z" w16du:dateUtc="2025-07-24T18:26:00Z">
              <w:rPr/>
            </w:rPrChange>
          </w:rPr>
          <w:t xml:space="preserve">Incorporate theories of racial tasks </w:t>
        </w:r>
      </w:ins>
      <w:ins w:id="12129" w:author="Mosi Adesina Ifatunji" w:date="2025-07-24T13:25:00Z" w16du:dateUtc="2025-07-24T18:25:00Z">
        <w:r w:rsidRPr="006B732C">
          <w:rPr>
            <w:highlight w:val="yellow"/>
            <w:rPrChange w:id="12130" w:author="Mosi Adesina Ifatunji" w:date="2025-07-24T13:26:00Z" w16du:dateUtc="2025-07-24T18:26:00Z">
              <w:rPr/>
            </w:rPrChange>
          </w:rPr>
          <w:t xml:space="preserve">across organizational hierarchies to further elaborate the ideas behind our use of </w:t>
        </w:r>
        <w:r w:rsidR="006B732C" w:rsidRPr="006B732C">
          <w:rPr>
            <w:highlight w:val="yellow"/>
            <w:rPrChange w:id="12131" w:author="Mosi Adesina Ifatunji" w:date="2025-07-24T13:26:00Z" w16du:dateUtc="2025-07-24T18:26:00Z">
              <w:rPr/>
            </w:rPrChange>
          </w:rPr>
          <w:t xml:space="preserve">‘occupational </w:t>
        </w:r>
      </w:ins>
      <w:ins w:id="12132" w:author="Mosi Adesina Ifatunji" w:date="2025-07-24T13:26:00Z" w16du:dateUtc="2025-07-24T18:26:00Z">
        <w:r w:rsidR="006B732C" w:rsidRPr="006B732C">
          <w:rPr>
            <w:highlight w:val="yellow"/>
            <w:rPrChange w:id="12133" w:author="Mosi Adesina Ifatunji" w:date="2025-07-24T13:26:00Z" w16du:dateUtc="2025-07-24T18:26:00Z">
              <w:rPr/>
            </w:rPrChange>
          </w:rPr>
          <w:t>stratum</w:t>
        </w:r>
      </w:ins>
      <w:ins w:id="12134" w:author="Mosi Adesina Ifatunji" w:date="2025-07-24T13:25:00Z" w16du:dateUtc="2025-07-24T18:25:00Z">
        <w:r w:rsidR="006B732C" w:rsidRPr="006B732C">
          <w:rPr>
            <w:highlight w:val="yellow"/>
            <w:rPrChange w:id="12135" w:author="Mosi Adesina Ifatunji" w:date="2025-07-24T13:26:00Z" w16du:dateUtc="2025-07-24T18:26:00Z">
              <w:rPr/>
            </w:rPrChange>
          </w:rPr>
          <w:t>.’</w:t>
        </w:r>
        <w:r>
          <w:t xml:space="preserve"> </w:t>
        </w:r>
      </w:ins>
    </w:p>
    <w:p w14:paraId="5903696E" w14:textId="77777777" w:rsidR="004D7F1C" w:rsidRPr="00B92532" w:rsidRDefault="004D7F1C" w:rsidP="007B100A">
      <w:pPr>
        <w:pStyle w:val="BodyText"/>
        <w:rPr>
          <w:ins w:id="12136" w:author="Mosi Adesina Ifatunji" w:date="2025-07-11T11:59:00Z" w16du:dateUtc="2025-07-11T16:59:00Z"/>
        </w:rPr>
      </w:pPr>
    </w:p>
    <w:p w14:paraId="077D84B1" w14:textId="77777777" w:rsidR="004D7F1C" w:rsidRPr="00B92532" w:rsidRDefault="004D7F1C" w:rsidP="007B100A">
      <w:pPr>
        <w:spacing w:before="100" w:beforeAutospacing="1" w:after="100" w:afterAutospacing="1"/>
        <w:rPr>
          <w:ins w:id="12137" w:author="Mosi Adesina Ifatunji" w:date="2025-07-11T11:59:00Z" w16du:dateUtc="2025-07-11T16:59:00Z"/>
        </w:rPr>
      </w:pPr>
    </w:p>
    <w:p w14:paraId="75B4AB8F" w14:textId="77777777" w:rsidR="004D7F1C" w:rsidRPr="00B92532" w:rsidRDefault="004D7F1C" w:rsidP="007B100A">
      <w:pPr>
        <w:spacing w:before="100" w:beforeAutospacing="1" w:after="100" w:afterAutospacing="1"/>
        <w:rPr>
          <w:ins w:id="12138" w:author="Mosi Adesina Ifatunji" w:date="2025-07-11T11:59:00Z" w16du:dateUtc="2025-07-11T16:59:00Z"/>
        </w:rPr>
      </w:pPr>
    </w:p>
    <w:p w14:paraId="02F26F7A" w14:textId="77777777" w:rsidR="00422083" w:rsidRPr="00B92532" w:rsidRDefault="00422083" w:rsidP="007B100A">
      <w:pPr>
        <w:rPr>
          <w:ins w:id="12139" w:author="Mosi Adesina Ifatunji" w:date="2025-07-05T18:40:00Z" w16du:dateUtc="2025-07-05T23:40:00Z"/>
        </w:rPr>
      </w:pPr>
    </w:p>
    <w:p w14:paraId="2144A19C" w14:textId="6F352042" w:rsidR="003718A0" w:rsidRPr="00B92532" w:rsidRDefault="00F42DBA" w:rsidP="007B100A">
      <w:pPr>
        <w:divId w:val="910308853"/>
        <w:rPr>
          <w:ins w:id="12140" w:author="Mosi Adesina Ifatunji" w:date="2025-07-05T20:06:00Z" w16du:dateUtc="2025-07-06T01:06:00Z"/>
          <w:color w:val="111111"/>
        </w:rPr>
      </w:pPr>
      <w:ins w:id="12141" w:author="Mosi Adesina Ifatunji" w:date="2025-07-05T19:26:00Z" w16du:dateUtc="2025-07-06T00:26:00Z">
        <w:r w:rsidRPr="00B92532">
          <w:t>“Furthermore, they receive lower returns for their positions than white men”</w:t>
        </w:r>
        <w:r w:rsidRPr="00B92532">
          <w:rPr>
            <w:color w:val="111111"/>
          </w:rPr>
          <w:t xml:space="preserve"> </w:t>
        </w:r>
        <w:r w:rsidRPr="00B92532">
          <w:rPr>
            <w:color w:val="111111"/>
          </w:rPr>
          <w:fldChar w:fldCharType="begin">
            <w:fldData xml:space="preserve">PEVuZE5vdGU+PENpdGU+PEF1dGhvcj5EaVRvbWFzbzwvQXV0aG9yPjxZZWFyPjIwMDc8L1llYXI+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</w:fldData>
          </w:fldChar>
        </w:r>
        <w:r w:rsidRPr="00B92532">
          <w:rPr>
            <w:color w:val="111111"/>
          </w:rPr>
          <w:instrText xml:space="preserve"> ADDIN EN.JS.CITE </w:instrText>
        </w:r>
        <w:r w:rsidRPr="00B92532">
          <w:rPr>
            <w:color w:val="111111"/>
          </w:rPr>
        </w:r>
        <w:r w:rsidRPr="00B92532">
          <w:rPr>
            <w:color w:val="111111"/>
          </w:rPr>
          <w:fldChar w:fldCharType="separate"/>
        </w:r>
      </w:ins>
      <w:r w:rsidR="003C4F2A" w:rsidRPr="00B92532">
        <w:rPr>
          <w:noProof/>
          <w:color w:val="111111"/>
        </w:rPr>
        <w:t>(DiTomaso, Post and Parks-Yancy 2007)</w:t>
      </w:r>
      <w:ins w:id="12142" w:author="Mosi Adesina Ifatunji" w:date="2025-07-05T19:26:00Z" w16du:dateUtc="2025-07-06T00:26:00Z">
        <w:r w:rsidRPr="00B92532">
          <w:rPr>
            <w:color w:val="111111"/>
          </w:rPr>
          <w:fldChar w:fldCharType="end"/>
        </w:r>
        <w:r w:rsidRPr="00B92532">
          <w:rPr>
            <w:color w:val="111111"/>
          </w:rPr>
          <w:t>.</w:t>
        </w:r>
      </w:ins>
    </w:p>
    <w:p w14:paraId="0C0F438B" w14:textId="77777777" w:rsidR="003718A0" w:rsidRPr="00B92532" w:rsidRDefault="003718A0" w:rsidP="007B100A">
      <w:pPr>
        <w:divId w:val="910308853"/>
        <w:rPr>
          <w:ins w:id="12143" w:author="Mosi Adesina Ifatunji" w:date="2025-07-05T20:06:00Z" w16du:dateUtc="2025-07-06T01:06:00Z"/>
          <w:color w:val="111111"/>
        </w:rPr>
      </w:pPr>
    </w:p>
    <w:p w14:paraId="34328ABA" w14:textId="3E42B089" w:rsidR="00896D12" w:rsidRPr="006B17C5" w:rsidRDefault="00CD331E" w:rsidP="007B100A">
      <w:pPr>
        <w:divId w:val="910308853"/>
        <w:rPr>
          <w:ins w:id="12144" w:author="Mosi Adesina Ifatunji" w:date="2025-07-05T19:22:00Z" w16du:dateUtc="2025-07-06T00:22:00Z"/>
          <w:color w:val="111111"/>
          <w:rPrChange w:id="12145" w:author="Mosi Adesina Ifatunji" w:date="2025-07-17T11:52:00Z" w16du:dateUtc="2025-07-17T16:52:00Z">
            <w:rPr>
              <w:ins w:id="12146" w:author="Mosi Adesina Ifatunji" w:date="2025-07-05T19:22:00Z" w16du:dateUtc="2025-07-06T00:22:00Z"/>
            </w:rPr>
          </w:rPrChange>
        </w:rPr>
      </w:pPr>
      <w:ins w:id="12147" w:author="Mosi Adesina Ifatunji" w:date="2025-07-05T18:40:00Z" w16du:dateUtc="2025-07-05T23:40:00Z">
        <w:r w:rsidRPr="00B92532">
          <w:t xml:space="preserve">Studies </w:t>
        </w:r>
        <w:r w:rsidR="009845FA" w:rsidRPr="006B17C5">
          <w:rPr>
            <w:rPrChange w:id="12148" w:author="Mosi Adesina Ifatunji" w:date="2025-07-17T11:52:00Z" w16du:dateUtc="2025-07-17T16:52:00Z">
              <w:rPr>
                <w:rStyle w:val="s1"/>
              </w:rPr>
            </w:rPrChange>
          </w:rPr>
          <w:t xml:space="preserve">show that a change in </w:t>
        </w:r>
        <w:r w:rsidRPr="00B92532">
          <w:t>the ethnora</w:t>
        </w:r>
      </w:ins>
      <w:ins w:id="12149" w:author="Mosi Adesina Ifatunji" w:date="2025-07-05T18:41:00Z" w16du:dateUtc="2025-07-05T23:41:00Z">
        <w:r w:rsidRPr="00B92532">
          <w:t>cial status of managers</w:t>
        </w:r>
      </w:ins>
      <w:ins w:id="12150" w:author="Mosi Adesina Ifatunji" w:date="2025-07-05T18:40:00Z" w16du:dateUtc="2025-07-05T23:40:00Z">
        <w:r w:rsidR="009845FA" w:rsidRPr="006B17C5">
          <w:rPr>
            <w:rPrChange w:id="12151" w:author="Mosi Adesina Ifatunji" w:date="2025-07-17T11:52:00Z" w16du:dateUtc="2025-07-17T16:52:00Z">
              <w:rPr>
                <w:rStyle w:val="s1"/>
              </w:rPr>
            </w:rPrChange>
          </w:rPr>
          <w:t xml:space="preserve"> </w:t>
        </w:r>
      </w:ins>
      <w:ins w:id="12152" w:author="Mosi Adesina Ifatunji" w:date="2025-07-05T18:41:00Z" w16du:dateUtc="2025-07-05T23:41:00Z">
        <w:r w:rsidRPr="00B92532">
          <w:t>can</w:t>
        </w:r>
      </w:ins>
      <w:ins w:id="12153" w:author="Mosi Adesina Ifatunji" w:date="2025-07-05T18:40:00Z" w16du:dateUtc="2025-07-05T23:40:00Z">
        <w:r w:rsidR="009845FA" w:rsidRPr="006B17C5">
          <w:rPr>
            <w:rPrChange w:id="12154" w:author="Mosi Adesina Ifatunji" w:date="2025-07-17T11:52:00Z" w16du:dateUtc="2025-07-17T16:52:00Z">
              <w:rPr>
                <w:rStyle w:val="s1"/>
              </w:rPr>
            </w:rPrChange>
          </w:rPr>
          <w:t xml:space="preserve"> alter the </w:t>
        </w:r>
      </w:ins>
      <w:ins w:id="12155" w:author="Mosi Adesina Ifatunji" w:date="2025-07-05T18:41:00Z" w16du:dateUtc="2025-07-05T23:41:00Z">
        <w:r w:rsidR="00A124E9" w:rsidRPr="00B92532">
          <w:t xml:space="preserve">ethnoracial composition of an entire firm over time </w:t>
        </w:r>
      </w:ins>
      <w:r w:rsidR="00C1306E" w:rsidRPr="00B92532">
        <w:fldChar w:fldCharType="begin">
          <w:fldData xml:space="preserve">PEVuZE5vdGU+PENpdGU+PEF1dGhvcj5HaXVsaWFubzwvQXV0aG9yPjxZZWFyPjIwMDk8L1llYXI+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</w:fldData>
        </w:fldChar>
      </w:r>
      <w:r w:rsidR="00C1306E" w:rsidRPr="00B92532">
        <w:instrText xml:space="preserve"> ADDIN EN.JS.CITE </w:instrText>
      </w:r>
      <w:r w:rsidR="00C1306E" w:rsidRPr="00B92532">
        <w:fldChar w:fldCharType="separate"/>
      </w:r>
      <w:r w:rsidR="00C1306E" w:rsidRPr="00B92532">
        <w:rPr>
          <w:noProof/>
        </w:rPr>
        <w:t>(Giuliano, Levine and Leonard 2009)</w:t>
      </w:r>
      <w:r w:rsidR="00C1306E" w:rsidRPr="00B92532">
        <w:fldChar w:fldCharType="end"/>
      </w:r>
      <w:ins w:id="12156" w:author="Mosi Adesina Ifatunji" w:date="2025-07-05T18:47:00Z" w16du:dateUtc="2025-07-05T23:47:00Z">
        <w:r w:rsidR="00896D12" w:rsidRPr="00B92532">
          <w:t>.</w:t>
        </w:r>
      </w:ins>
    </w:p>
    <w:p w14:paraId="692055F5" w14:textId="77777777" w:rsidR="00136D42" w:rsidRPr="00B92532" w:rsidRDefault="00136D42">
      <w:pPr>
        <w:divId w:val="910308853"/>
        <w:rPr>
          <w:ins w:id="12157" w:author="Mosi Adesina Ifatunji" w:date="2025-07-05T18:47:00Z" w16du:dateUtc="2025-07-05T23:47:00Z"/>
        </w:rPr>
        <w:pPrChange w:id="12158" w:author="Mosi Adesina Ifatunji" w:date="2025-10-21T19:50:00Z" w16du:dateUtc="2025-10-22T00:50:00Z">
          <w:pPr>
            <w:spacing w:before="100" w:beforeAutospacing="1" w:after="100" w:afterAutospacing="1"/>
            <w:divId w:val="910308853"/>
          </w:pPr>
        </w:pPrChange>
      </w:pPr>
    </w:p>
    <w:p w14:paraId="29774B94" w14:textId="77777777" w:rsidR="00EC51EE" w:rsidRPr="00B92532" w:rsidRDefault="00EC51EE" w:rsidP="007B100A">
      <w:pPr>
        <w:divId w:val="1057779603"/>
        <w:rPr>
          <w:ins w:id="12159" w:author="Mosi Adesina Ifatunji" w:date="2025-07-05T18:51:00Z" w16du:dateUtc="2025-07-05T23:51:00Z"/>
        </w:rPr>
      </w:pPr>
    </w:p>
    <w:p w14:paraId="0D4AE285" w14:textId="571C54AE" w:rsidR="00F12A54" w:rsidRPr="006B17C5" w:rsidRDefault="00ED36CF" w:rsidP="007B100A">
      <w:pPr>
        <w:divId w:val="1057779603"/>
        <w:rPr>
          <w:ins w:id="12160" w:author="Mosi Adesina Ifatunji" w:date="2025-07-05T19:25:00Z" w16du:dateUtc="2025-07-06T00:25:00Z"/>
          <w:color w:val="111111"/>
          <w:rPrChange w:id="12161" w:author="Mosi Adesina Ifatunji" w:date="2025-07-17T11:52:00Z" w16du:dateUtc="2025-07-17T16:52:00Z">
            <w:rPr>
              <w:ins w:id="12162" w:author="Mosi Adesina Ifatunji" w:date="2025-07-05T19:25:00Z" w16du:dateUtc="2025-07-06T00:25:00Z"/>
            </w:rPr>
          </w:rPrChange>
        </w:rPr>
      </w:pPr>
      <w:ins w:id="12163" w:author="Mosi Adesina Ifatunji" w:date="2025-07-05T18:50:00Z" w16du:dateUtc="2025-07-05T23:50:00Z">
        <w:r w:rsidRPr="006B17C5">
          <w:rPr>
            <w:rFonts w:hint="eastAsia"/>
            <w:color w:val="070707"/>
            <w:rPrChange w:id="12164"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165" w:author="Mosi Adesina Ifatunji" w:date="2025-07-17T11:52:00Z" w16du:dateUtc="2025-07-17T16:52:00Z">
              <w:rPr>
                <w:rStyle w:val="s1"/>
                <w:rFonts w:ascii=".AppleSystemUIFont" w:hAnsi=".AppleSystemUIFont"/>
                <w:color w:val="111111"/>
                <w:sz w:val="26"/>
                <w:szCs w:val="26"/>
              </w:rPr>
            </w:rPrChange>
          </w:rPr>
          <w:t xml:space="preserve">Findings from these studies suggest that racial/ethnic and gender differences in workplace authority follow consistent patterns across studies, time, and even country: </w:t>
        </w:r>
        <w:r w:rsidRPr="006B17C5">
          <w:rPr>
            <w:color w:val="070707"/>
            <w:rPrChange w:id="12166" w:author="Mosi Adesina Ifatunji" w:date="2025-07-17T11:52:00Z" w16du:dateUtc="2025-07-17T16:52:00Z">
              <w:rPr>
                <w:rStyle w:val="s2"/>
                <w:rFonts w:ascii=".AppleSystemUIFont" w:hAnsi=".AppleSystemUIFont"/>
                <w:color w:val="111111"/>
                <w:sz w:val="26"/>
                <w:szCs w:val="26"/>
              </w:rPr>
            </w:rPrChange>
          </w:rPr>
          <w:t>Women and racial/ethnic minorities have less authority on the job than white men</w:t>
        </w:r>
        <w:r w:rsidRPr="006B17C5">
          <w:rPr>
            <w:color w:val="070707"/>
            <w:rPrChange w:id="12167" w:author="Mosi Adesina Ifatunji" w:date="2025-07-17T11:52:00Z" w16du:dateUtc="2025-07-17T16:52:00Z">
              <w:rPr>
                <w:rStyle w:val="s1"/>
                <w:rFonts w:ascii=".AppleSystemUIFont" w:hAnsi=".AppleSystemUIFont"/>
                <w:color w:val="111111"/>
                <w:sz w:val="26"/>
                <w:szCs w:val="26"/>
              </w:rPr>
            </w:rPrChange>
          </w:rPr>
          <w:t xml:space="preserve">, and when women and minorities hold positions of authority, </w:t>
        </w:r>
        <w:r w:rsidRPr="006B17C5">
          <w:rPr>
            <w:color w:val="070707"/>
            <w:rPrChange w:id="12168" w:author="Mosi Adesina Ifatunji" w:date="2025-07-17T11:52:00Z" w16du:dateUtc="2025-07-17T16:52:00Z">
              <w:rPr>
                <w:rStyle w:val="s2"/>
                <w:rFonts w:ascii=".AppleSystemUIFont" w:hAnsi=".AppleSystemUIFont"/>
                <w:color w:val="111111"/>
                <w:sz w:val="26"/>
                <w:szCs w:val="26"/>
              </w:rPr>
            </w:rPrChange>
          </w:rPr>
          <w:t>they do so at lower levels of organizations</w:t>
        </w:r>
      </w:ins>
      <w:ins w:id="12169" w:author="Mosi Adesina Ifatunji" w:date="2025-07-05T19:25:00Z" w16du:dateUtc="2025-07-06T00:25:00Z">
        <w:r w:rsidR="00F12A54" w:rsidRPr="00B92532">
          <w:t xml:space="preserve">” </w:t>
        </w:r>
        <w:r w:rsidR="00F12A54" w:rsidRPr="00B92532">
          <w:rPr>
            <w:color w:val="111111"/>
          </w:rPr>
          <w:fldChar w:fldCharType="begin">
            <w:fldData xml:space="preserve">PEVuZE5vdGU+PENpdGU+PEF1dGhvcj5EaVRvbWFzbzwvQXV0aG9yPjxZZWFyPjIwMDc8L1llYXI+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</w:fldData>
          </w:fldChar>
        </w:r>
        <w:r w:rsidR="00F12A54" w:rsidRPr="00B92532">
          <w:rPr>
            <w:color w:val="111111"/>
          </w:rPr>
          <w:instrText xml:space="preserve"> ADDIN EN.JS.CITE </w:instrText>
        </w:r>
        <w:r w:rsidR="00F12A54" w:rsidRPr="00B92532">
          <w:rPr>
            <w:color w:val="111111"/>
          </w:rPr>
        </w:r>
        <w:r w:rsidR="00F12A54" w:rsidRPr="00B92532">
          <w:rPr>
            <w:color w:val="111111"/>
          </w:rPr>
          <w:fldChar w:fldCharType="separate"/>
        </w:r>
      </w:ins>
      <w:r w:rsidR="00167D9D">
        <w:rPr>
          <w:noProof/>
          <w:color w:val="111111"/>
        </w:rPr>
        <w:t>(DiTomaso et al. 2007)</w:t>
      </w:r>
      <w:ins w:id="12170" w:author="Mosi Adesina Ifatunji" w:date="2025-07-05T19:25:00Z" w16du:dateUtc="2025-07-06T00:25:00Z">
        <w:r w:rsidR="00F12A54" w:rsidRPr="00B92532">
          <w:rPr>
            <w:color w:val="111111"/>
          </w:rPr>
          <w:fldChar w:fldCharType="end"/>
        </w:r>
        <w:r w:rsidR="00F12A54" w:rsidRPr="00B92532">
          <w:rPr>
            <w:color w:val="111111"/>
          </w:rPr>
          <w:t>.</w:t>
        </w:r>
      </w:ins>
    </w:p>
    <w:p w14:paraId="4693F36D" w14:textId="5CCC0875" w:rsidR="00D17CF2" w:rsidRPr="006B732C" w:rsidRDefault="00C1306E" w:rsidP="007B100A">
      <w:pPr>
        <w:divId w:val="1057779603"/>
        <w:rPr>
          <w:ins w:id="12171" w:author="Mosi Adesina Ifatunji" w:date="2025-07-05T18:58:00Z" w16du:dateUtc="2025-07-05T23:58:00Z"/>
          <w:color w:val="111111"/>
        </w:rPr>
      </w:pPr>
      <w:del w:id="12172" w:author="Mosi Adesina Ifatunji" w:date="2025-07-05T19:26:00Z" w16du:dateUtc="2025-07-06T00:26:00Z">
        <w:r w:rsidRPr="00B92532" w:rsidDel="00F42DBA">
          <w:rPr>
            <w:color w:val="111111"/>
          </w:rPr>
          <w:fldChar w:fldCharType="begin">
            <w:fldData xml:space="preserve">PEVuZE5vdGU+PENpdGU+PEF1dGhvcj5EaVRvbWFzbzwvQXV0aG9yPjxZZWFyPjIwMDc8L1llYXI+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</w:fldData>
          </w:fldChar>
        </w:r>
        <w:r w:rsidRPr="00B92532" w:rsidDel="00F42DBA">
          <w:rPr>
            <w:color w:val="111111"/>
          </w:rPr>
          <w:delInstrText xml:space="preserve"> ADDIN EN.JS.CITE </w:delInstrText>
        </w:r>
        <w:r w:rsidRPr="00B92532" w:rsidDel="00F42DBA">
          <w:rPr>
            <w:color w:val="111111"/>
          </w:rPr>
        </w:r>
        <w:r w:rsidRPr="00B92532" w:rsidDel="00F42DBA">
          <w:rPr>
            <w:color w:val="111111"/>
          </w:rPr>
          <w:fldChar w:fldCharType="separate"/>
        </w:r>
        <w:r w:rsidR="002C087E" w:rsidRPr="00B92532" w:rsidDel="00F42DBA">
          <w:rPr>
            <w:noProof/>
            <w:color w:val="111111"/>
          </w:rPr>
          <w:delText>(DiTomaso et al. 2007)</w:delText>
        </w:r>
        <w:r w:rsidRPr="00B92532" w:rsidDel="00F42DBA">
          <w:rPr>
            <w:color w:val="111111"/>
          </w:rPr>
          <w:fldChar w:fldCharType="end"/>
        </w:r>
      </w:del>
    </w:p>
    <w:p w14:paraId="2E42A3CF" w14:textId="3EBC0231" w:rsidR="0009609D" w:rsidRPr="00B92532" w:rsidRDefault="009F5ADA" w:rsidP="007B100A">
      <w:pPr>
        <w:divId w:val="1057779603"/>
        <w:rPr>
          <w:ins w:id="12173" w:author="Mosi Adesina Ifatunji" w:date="2025-07-05T18:58:00Z" w16du:dateUtc="2025-07-05T23:58:00Z"/>
          <w:color w:val="111111"/>
        </w:rPr>
      </w:pPr>
      <w:ins w:id="12174" w:author="Mosi Adesina Ifatunji" w:date="2025-07-05T18:55:00Z" w16du:dateUtc="2025-07-05T23:55:00Z">
        <w:r w:rsidRPr="00B92532">
          <w:t>“</w:t>
        </w:r>
        <w:r w:rsidRPr="006B17C5">
          <w:rPr>
            <w:color w:val="070707"/>
            <w:rPrChange w:id="12175" w:author="Mosi Adesina Ifatunji" w:date="2025-07-17T11:52:00Z" w16du:dateUtc="2025-07-17T16:52:00Z">
              <w:rPr>
                <w:rStyle w:val="s1"/>
                <w:rFonts w:ascii=".AppleSystemUIFont" w:hAnsi=".AppleSystemUIFont"/>
                <w:color w:val="111111"/>
                <w:sz w:val="26"/>
                <w:szCs w:val="26"/>
              </w:rPr>
            </w:rPrChange>
          </w:rPr>
          <w:t>I argue that in the post-civil rights period, racial inequality is reproduced by whites helping other whites more so than through the discrimination or racism of whites toward non-whites</w:t>
        </w:r>
        <w:r w:rsidRPr="006B17C5">
          <w:rPr>
            <w:rFonts w:hint="eastAsia"/>
            <w:color w:val="070707"/>
            <w:rPrChange w:id="12176" w:author="Mosi Adesina Ifatunji" w:date="2025-07-17T11:52:00Z" w16du:dateUtc="2025-07-17T16:52:00Z">
              <w:rPr>
                <w:rStyle w:val="s1"/>
                <w:rFonts w:ascii=".AppleSystemUIFont" w:hAnsi=".AppleSystemUIFont" w:hint="eastAsia"/>
                <w:color w:val="111111"/>
                <w:sz w:val="26"/>
                <w:szCs w:val="26"/>
              </w:rPr>
            </w:rPrChange>
          </w:rPr>
          <w:t>”</w:t>
        </w:r>
      </w:ins>
      <w:ins w:id="12177" w:author="Mosi Adesina Ifatunji" w:date="2025-07-05T18:59:00Z" w16du:dateUtc="2025-07-05T23:59:00Z">
        <w:r w:rsidR="0046625F" w:rsidRPr="00B92532">
          <w:t xml:space="preserve"> </w:t>
        </w:r>
        <w:r w:rsidR="0046625F" w:rsidRPr="00B92532">
          <w:fldChar w:fldCharType="begin">
            <w:fldData xml:space="preserve">PEVuZE5vdGU+PENpdGU+PEF1dGhvcj5EaVRvbWFzbzwvQXV0aG9yPjxZZWFyPjIwMTU8L1llYXI+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</w:fldData>
          </w:fldChar>
        </w:r>
        <w:r w:rsidR="0046625F" w:rsidRPr="00B92532">
          <w:instrText xml:space="preserve"> ADDIN EN.JS.CITE </w:instrText>
        </w:r>
        <w:r w:rsidR="0046625F" w:rsidRPr="00B92532">
          <w:fldChar w:fldCharType="separate"/>
        </w:r>
        <w:r w:rsidR="0046625F" w:rsidRPr="00B92532">
          <w:rPr>
            <w:noProof/>
          </w:rPr>
          <w:t>(DiTomaso 2015)</w:t>
        </w:r>
        <w:r w:rsidR="0046625F" w:rsidRPr="00B92532">
          <w:fldChar w:fldCharType="end"/>
        </w:r>
      </w:ins>
      <w:ins w:id="12178" w:author="Mosi Adesina Ifatunji" w:date="2025-07-05T19:26:00Z" w16du:dateUtc="2025-07-06T00:26:00Z">
        <w:r w:rsidR="002C087E" w:rsidRPr="00B92532">
          <w:t>.</w:t>
        </w:r>
      </w:ins>
    </w:p>
    <w:p w14:paraId="1CE424C6" w14:textId="77777777" w:rsidR="0009609D" w:rsidRPr="00B92532" w:rsidRDefault="0009609D" w:rsidP="007B100A">
      <w:pPr>
        <w:divId w:val="1057779603"/>
        <w:rPr>
          <w:ins w:id="12179" w:author="Mosi Adesina Ifatunji" w:date="2025-07-05T18:58:00Z" w16du:dateUtc="2025-07-05T23:58:00Z"/>
          <w:color w:val="111111"/>
        </w:rPr>
      </w:pPr>
    </w:p>
    <w:p w14:paraId="576D70A4" w14:textId="7C96D2BB" w:rsidR="0009609D" w:rsidRPr="00B92532" w:rsidRDefault="00A2721C" w:rsidP="007B100A">
      <w:pPr>
        <w:divId w:val="1057779603"/>
        <w:rPr>
          <w:ins w:id="12180" w:author="Mosi Adesina Ifatunji" w:date="2025-07-05T18:58:00Z" w16du:dateUtc="2025-07-05T23:58:00Z"/>
        </w:rPr>
      </w:pPr>
      <w:ins w:id="12181" w:author="Mosi Adesina Ifatunji" w:date="2025-07-05T18:56:00Z" w16du:dateUtc="2025-07-05T23:56:00Z">
        <w:r w:rsidRPr="006B17C5">
          <w:rPr>
            <w:rFonts w:hint="eastAsia"/>
            <w:color w:val="070707"/>
            <w:rPrChange w:id="12182"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183" w:author="Mosi Adesina Ifatunji" w:date="2025-07-17T11:52:00Z" w16du:dateUtc="2025-07-17T16:52:00Z">
              <w:rPr>
                <w:rStyle w:val="s1"/>
                <w:rFonts w:ascii=".AppleSystemUIFont" w:hAnsi=".AppleSystemUIFont"/>
                <w:color w:val="111111"/>
                <w:sz w:val="26"/>
                <w:szCs w:val="26"/>
              </w:rPr>
            </w:rPrChange>
          </w:rPr>
          <w:t>Whites are disproportionately represented in the best jobs, the jobs with the highest incomes, and the jobs with the most training and authority</w:t>
        </w:r>
        <w:r w:rsidRPr="006B17C5">
          <w:rPr>
            <w:rFonts w:hint="eastAsia"/>
            <w:color w:val="070707"/>
            <w:rPrChange w:id="12184"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185" w:author="Mosi Adesina Ifatunji" w:date="2025-07-17T11:52:00Z" w16du:dateUtc="2025-07-17T16:52:00Z">
              <w:rPr>
                <w:rStyle w:val="s1"/>
                <w:rFonts w:ascii=".AppleSystemUIFont" w:hAnsi=".AppleSystemUIFont"/>
                <w:color w:val="111111"/>
                <w:sz w:val="26"/>
                <w:szCs w:val="26"/>
              </w:rPr>
            </w:rPrChange>
          </w:rPr>
          <w:t xml:space="preserve"> so when whites help other whites, it reproduces existing racial inequality</w:t>
        </w:r>
        <w:r w:rsidRPr="006B17C5">
          <w:rPr>
            <w:rFonts w:hint="eastAsia"/>
            <w:color w:val="070707"/>
            <w:rPrChange w:id="12186" w:author="Mosi Adesina Ifatunji" w:date="2025-07-17T11:52:00Z" w16du:dateUtc="2025-07-17T16:52:00Z">
              <w:rPr>
                <w:rStyle w:val="s1"/>
                <w:rFonts w:ascii=".AppleSystemUIFont" w:hAnsi=".AppleSystemUIFont" w:hint="eastAsia"/>
                <w:color w:val="111111"/>
                <w:sz w:val="26"/>
                <w:szCs w:val="26"/>
              </w:rPr>
            </w:rPrChange>
          </w:rPr>
          <w:t>”</w:t>
        </w:r>
      </w:ins>
      <w:ins w:id="12187" w:author="Mosi Adesina Ifatunji" w:date="2025-07-05T18:59:00Z" w16du:dateUtc="2025-07-05T23:59:00Z">
        <w:r w:rsidR="0046625F" w:rsidRPr="00B92532">
          <w:t xml:space="preserve"> </w:t>
        </w:r>
        <w:r w:rsidR="0046625F" w:rsidRPr="00B92532">
          <w:fldChar w:fldCharType="begin">
            <w:fldData xml:space="preserve">PEVuZE5vdGU+PENpdGU+PEF1dGhvcj5EaVRvbWFzbzwvQXV0aG9yPjxZZWFyPjIwMTU8L1llYXI+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</w:fldData>
          </w:fldChar>
        </w:r>
        <w:r w:rsidR="0046625F" w:rsidRPr="00B92532">
          <w:instrText xml:space="preserve"> ADDIN EN.JS.CITE </w:instrText>
        </w:r>
        <w:r w:rsidR="0046625F" w:rsidRPr="00B92532">
          <w:fldChar w:fldCharType="separate"/>
        </w:r>
        <w:r w:rsidR="0046625F" w:rsidRPr="00B92532">
          <w:rPr>
            <w:noProof/>
          </w:rPr>
          <w:t>(DiTomaso 2015)</w:t>
        </w:r>
        <w:r w:rsidR="0046625F" w:rsidRPr="00B92532">
          <w:fldChar w:fldCharType="end"/>
        </w:r>
      </w:ins>
      <w:ins w:id="12188" w:author="Mosi Adesina Ifatunji" w:date="2025-07-05T19:27:00Z" w16du:dateUtc="2025-07-06T00:27:00Z">
        <w:r w:rsidR="00BB4666" w:rsidRPr="00B92532">
          <w:t>.</w:t>
        </w:r>
      </w:ins>
    </w:p>
    <w:p w14:paraId="0646E622" w14:textId="77777777" w:rsidR="0009609D" w:rsidRPr="00B92532" w:rsidRDefault="0009609D" w:rsidP="007B100A">
      <w:pPr>
        <w:divId w:val="1057779603"/>
        <w:rPr>
          <w:ins w:id="12189" w:author="Mosi Adesina Ifatunji" w:date="2025-07-05T18:58:00Z" w16du:dateUtc="2025-07-05T23:58:00Z"/>
        </w:rPr>
      </w:pPr>
    </w:p>
    <w:p w14:paraId="2B13FFF8" w14:textId="696EDF2B" w:rsidR="0009609D" w:rsidRPr="00B92532" w:rsidRDefault="002E47A3" w:rsidP="007B100A">
      <w:pPr>
        <w:divId w:val="1057779603"/>
        <w:rPr>
          <w:ins w:id="12190" w:author="Mosi Adesina Ifatunji" w:date="2025-07-05T18:58:00Z" w16du:dateUtc="2025-07-05T23:58:00Z"/>
          <w:color w:val="111111"/>
        </w:rPr>
      </w:pPr>
      <w:ins w:id="12191" w:author="Mosi Adesina Ifatunji" w:date="2025-07-05T18:56:00Z" w16du:dateUtc="2025-07-05T23:56:00Z">
        <w:r w:rsidRPr="006B17C5">
          <w:rPr>
            <w:rFonts w:hint="eastAsia"/>
            <w:color w:val="070707"/>
            <w:rPrChange w:id="12192"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193" w:author="Mosi Adesina Ifatunji" w:date="2025-07-17T11:52:00Z" w16du:dateUtc="2025-07-17T16:52:00Z">
              <w:rPr>
                <w:rStyle w:val="s1"/>
                <w:rFonts w:ascii=".AppleSystemUIFont" w:hAnsi=".AppleSystemUIFont"/>
                <w:color w:val="111111"/>
                <w:sz w:val="26"/>
                <w:szCs w:val="26"/>
              </w:rPr>
            </w:rPrChange>
          </w:rPr>
          <w:t>White men are disproportionally in charge, are more likely to have the authority to decide who gets jobs or opportunities</w:t>
        </w:r>
        <w:r w:rsidRPr="006B17C5">
          <w:rPr>
            <w:rFonts w:hint="eastAsia"/>
            <w:color w:val="070707"/>
            <w:rPrChange w:id="12194"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195" w:author="Mosi Adesina Ifatunji" w:date="2025-07-17T11:52:00Z" w16du:dateUtc="2025-07-17T16:52:00Z">
              <w:rPr>
                <w:rStyle w:val="s1"/>
                <w:rFonts w:ascii=".AppleSystemUIFont" w:hAnsi=".AppleSystemUIFont"/>
                <w:color w:val="111111"/>
                <w:sz w:val="26"/>
                <w:szCs w:val="26"/>
              </w:rPr>
            </w:rPrChange>
          </w:rPr>
          <w:t xml:space="preserve"> Whites, especially white men</w:t>
        </w:r>
        <w:r w:rsidRPr="006B17C5">
          <w:rPr>
            <w:rFonts w:hint="eastAsia"/>
            <w:color w:val="070707"/>
            <w:rPrChange w:id="12196"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197" w:author="Mosi Adesina Ifatunji" w:date="2025-07-17T11:52:00Z" w16du:dateUtc="2025-07-17T16:52:00Z">
              <w:rPr>
                <w:rStyle w:val="s1"/>
                <w:rFonts w:ascii=".AppleSystemUIFont" w:hAnsi=".AppleSystemUIFont"/>
                <w:color w:val="111111"/>
                <w:sz w:val="26"/>
                <w:szCs w:val="26"/>
              </w:rPr>
            </w:rPrChange>
          </w:rPr>
          <w:t xml:space="preserve"> are in a position to influence or affect outcomes in terms of who is offered jobs, training, promotions, or career visibility</w:t>
        </w:r>
        <w:r w:rsidRPr="006B17C5">
          <w:rPr>
            <w:rFonts w:hint="eastAsia"/>
            <w:color w:val="070707"/>
            <w:rPrChange w:id="12198" w:author="Mosi Adesina Ifatunji" w:date="2025-07-17T11:52:00Z" w16du:dateUtc="2025-07-17T16:52:00Z">
              <w:rPr>
                <w:rStyle w:val="s1"/>
                <w:rFonts w:ascii=".AppleSystemUIFont" w:hAnsi=".AppleSystemUIFont" w:hint="eastAsia"/>
                <w:color w:val="111111"/>
                <w:sz w:val="26"/>
                <w:szCs w:val="26"/>
              </w:rPr>
            </w:rPrChange>
          </w:rPr>
          <w:t>”</w:t>
        </w:r>
      </w:ins>
      <w:ins w:id="12199" w:author="Mosi Adesina Ifatunji" w:date="2025-07-05T18:59:00Z" w16du:dateUtc="2025-07-05T23:59:00Z">
        <w:r w:rsidR="0046625F" w:rsidRPr="00B92532">
          <w:t xml:space="preserve"> </w:t>
        </w:r>
        <w:r w:rsidR="0046625F" w:rsidRPr="00B92532">
          <w:fldChar w:fldCharType="begin">
            <w:fldData xml:space="preserve">PEVuZE5vdGU+PENpdGU+PEF1dGhvcj5EaVRvbWFzbzwvQXV0aG9yPjxZZWFyPjIwMTU8L1llYXI+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</w:fldData>
          </w:fldChar>
        </w:r>
        <w:r w:rsidR="0046625F" w:rsidRPr="00B92532">
          <w:instrText xml:space="preserve"> ADDIN EN.JS.CITE </w:instrText>
        </w:r>
        <w:r w:rsidR="0046625F" w:rsidRPr="00B92532">
          <w:fldChar w:fldCharType="separate"/>
        </w:r>
        <w:r w:rsidR="0046625F" w:rsidRPr="00B92532">
          <w:rPr>
            <w:noProof/>
          </w:rPr>
          <w:t>(DiTomaso 2015)</w:t>
        </w:r>
        <w:r w:rsidR="0046625F" w:rsidRPr="00B92532">
          <w:fldChar w:fldCharType="end"/>
        </w:r>
      </w:ins>
      <w:ins w:id="12200" w:author="Mosi Adesina Ifatunji" w:date="2025-07-05T19:28:00Z" w16du:dateUtc="2025-07-06T00:28:00Z">
        <w:r w:rsidR="00BB4666" w:rsidRPr="00B92532">
          <w:t>.</w:t>
        </w:r>
      </w:ins>
    </w:p>
    <w:p w14:paraId="3C5737F1" w14:textId="77777777" w:rsidR="0009609D" w:rsidRPr="00B92532" w:rsidRDefault="0009609D" w:rsidP="007B100A">
      <w:pPr>
        <w:divId w:val="1057779603"/>
        <w:rPr>
          <w:ins w:id="12201" w:author="Mosi Adesina Ifatunji" w:date="2025-07-05T18:58:00Z" w16du:dateUtc="2025-07-05T23:58:00Z"/>
          <w:color w:val="111111"/>
        </w:rPr>
      </w:pPr>
    </w:p>
    <w:p w14:paraId="280677C4" w14:textId="527FB034" w:rsidR="0009609D" w:rsidRPr="00B92532" w:rsidRDefault="008F6994" w:rsidP="007B100A">
      <w:pPr>
        <w:divId w:val="1057779603"/>
        <w:rPr>
          <w:ins w:id="12202" w:author="Mosi Adesina Ifatunji" w:date="2025-07-05T18:58:00Z" w16du:dateUtc="2025-07-05T23:58:00Z"/>
          <w:color w:val="111111"/>
        </w:rPr>
      </w:pPr>
      <w:ins w:id="12203" w:author="Mosi Adesina Ifatunji" w:date="2025-07-05T18:56:00Z" w16du:dateUtc="2025-07-05T23:56:00Z">
        <w:r w:rsidRPr="006B17C5">
          <w:rPr>
            <w:rFonts w:hint="eastAsia"/>
            <w:color w:val="070707"/>
            <w:rPrChange w:id="12204"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205" w:author="Mosi Adesina Ifatunji" w:date="2025-07-17T11:52:00Z" w16du:dateUtc="2025-07-17T16:52:00Z">
              <w:rPr>
                <w:rStyle w:val="s1"/>
                <w:rFonts w:ascii=".AppleSystemUIFont" w:hAnsi=".AppleSystemUIFont"/>
                <w:color w:val="111111"/>
                <w:sz w:val="26"/>
                <w:szCs w:val="26"/>
              </w:rPr>
            </w:rPrChange>
          </w:rPr>
          <w:t>In both evaluations and the allocation of resources, white men are given the benefit of the doubt, are rewarded for promise more than performance, and are often forgiven or not held accountable for mistakes or misdirection</w:t>
        </w:r>
        <w:r w:rsidRPr="006B17C5">
          <w:rPr>
            <w:rFonts w:hint="eastAsia"/>
            <w:color w:val="070707"/>
            <w:rPrChange w:id="12206" w:author="Mosi Adesina Ifatunji" w:date="2025-07-17T11:52:00Z" w16du:dateUtc="2025-07-17T16:52:00Z">
              <w:rPr>
                <w:rStyle w:val="s1"/>
                <w:rFonts w:ascii=".AppleSystemUIFont" w:hAnsi=".AppleSystemUIFont" w:hint="eastAsia"/>
                <w:color w:val="111111"/>
                <w:sz w:val="26"/>
                <w:szCs w:val="26"/>
              </w:rPr>
            </w:rPrChange>
          </w:rPr>
          <w:t>”</w:t>
        </w:r>
      </w:ins>
      <w:ins w:id="12207" w:author="Mosi Adesina Ifatunji" w:date="2025-07-05T18:59:00Z" w16du:dateUtc="2025-07-05T23:59:00Z">
        <w:r w:rsidR="0046625F" w:rsidRPr="00B92532">
          <w:t xml:space="preserve"> </w:t>
        </w:r>
        <w:r w:rsidR="0046625F" w:rsidRPr="00B92532">
          <w:fldChar w:fldCharType="begin">
            <w:fldData xml:space="preserve">PEVuZE5vdGU+PENpdGU+PEF1dGhvcj5EaVRvbWFzbzwvQXV0aG9yPjxZZWFyPjIwMTU8L1llYXI+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</w:fldData>
          </w:fldChar>
        </w:r>
        <w:r w:rsidR="0046625F" w:rsidRPr="00B92532">
          <w:instrText xml:space="preserve"> ADDIN EN.JS.CITE </w:instrText>
        </w:r>
        <w:r w:rsidR="0046625F" w:rsidRPr="00B92532">
          <w:fldChar w:fldCharType="separate"/>
        </w:r>
        <w:r w:rsidR="0046625F" w:rsidRPr="00B92532">
          <w:rPr>
            <w:noProof/>
          </w:rPr>
          <w:t>(DiTomaso 2015)</w:t>
        </w:r>
        <w:r w:rsidR="0046625F" w:rsidRPr="00B92532">
          <w:fldChar w:fldCharType="end"/>
        </w:r>
      </w:ins>
      <w:ins w:id="12208" w:author="Mosi Adesina Ifatunji" w:date="2025-07-05T19:28:00Z" w16du:dateUtc="2025-07-06T00:28:00Z">
        <w:r w:rsidR="00BB4666" w:rsidRPr="00B92532">
          <w:t>.</w:t>
        </w:r>
      </w:ins>
    </w:p>
    <w:p w14:paraId="37963504" w14:textId="77777777" w:rsidR="0009609D" w:rsidRPr="00B92532" w:rsidRDefault="0009609D" w:rsidP="007B100A">
      <w:pPr>
        <w:divId w:val="1057779603"/>
        <w:rPr>
          <w:ins w:id="12209" w:author="Mosi Adesina Ifatunji" w:date="2025-07-05T18:58:00Z" w16du:dateUtc="2025-07-05T23:58:00Z"/>
          <w:color w:val="111111"/>
        </w:rPr>
      </w:pPr>
    </w:p>
    <w:p w14:paraId="73A6F8F0" w14:textId="5B9C4DD7" w:rsidR="0009609D" w:rsidRPr="00B92532" w:rsidRDefault="00CF71BE" w:rsidP="007B100A">
      <w:pPr>
        <w:divId w:val="1057779603"/>
        <w:rPr>
          <w:ins w:id="12210" w:author="Mosi Adesina Ifatunji" w:date="2025-07-05T18:58:00Z" w16du:dateUtc="2025-07-05T23:58:00Z"/>
        </w:rPr>
      </w:pPr>
      <w:ins w:id="12211" w:author="Mosi Adesina Ifatunji" w:date="2025-07-05T18:57:00Z" w16du:dateUtc="2025-07-05T23:57:00Z">
        <w:r w:rsidRPr="006B17C5">
          <w:rPr>
            <w:rFonts w:hint="eastAsia"/>
            <w:color w:val="070707"/>
            <w:rPrChange w:id="12212" w:author="Mosi Adesina Ifatunji" w:date="2025-07-17T11:52:00Z" w16du:dateUtc="2025-07-17T16:52:00Z">
              <w:rPr>
                <w:rStyle w:val="s1"/>
                <w:rFonts w:ascii=".AppleSystemUIFont" w:hAnsi=".AppleSystemUIFont" w:hint="eastAsia"/>
                <w:color w:val="111111"/>
                <w:sz w:val="26"/>
                <w:szCs w:val="26"/>
              </w:rPr>
            </w:rPrChange>
          </w:rPr>
          <w:lastRenderedPageBreak/>
          <w:t>“</w:t>
        </w:r>
        <w:r w:rsidRPr="006B17C5">
          <w:rPr>
            <w:color w:val="070707"/>
            <w:rPrChange w:id="12213" w:author="Mosi Adesina Ifatunji" w:date="2025-07-17T11:52:00Z" w16du:dateUtc="2025-07-17T16:52:00Z">
              <w:rPr>
                <w:rStyle w:val="s1"/>
                <w:rFonts w:ascii=".AppleSystemUIFont" w:hAnsi=".AppleSystemUIFont"/>
                <w:color w:val="111111"/>
                <w:sz w:val="26"/>
                <w:szCs w:val="26"/>
              </w:rPr>
            </w:rPrChange>
          </w:rPr>
          <w:t>Favoritism and advantage rather than discrimination and racism: Bias for rather than bias against</w:t>
        </w:r>
        <w:r w:rsidRPr="006B17C5">
          <w:rPr>
            <w:rFonts w:hint="eastAsia"/>
            <w:color w:val="070707"/>
            <w:rPrChange w:id="12214"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215" w:author="Mosi Adesina Ifatunji" w:date="2025-07-17T11:52:00Z" w16du:dateUtc="2025-07-17T16:52:00Z">
              <w:rPr>
                <w:rStyle w:val="s1"/>
                <w:rFonts w:ascii=".AppleSystemUIFont" w:hAnsi=".AppleSystemUIFont"/>
                <w:color w:val="111111"/>
                <w:sz w:val="26"/>
                <w:szCs w:val="26"/>
              </w:rPr>
            </w:rPrChange>
          </w:rPr>
          <w:t xml:space="preserve"> The structure of inequality favors whites without their having to actively and intentionally engage in hostile or exclusionary actions toward nonwhites</w:t>
        </w:r>
        <w:r w:rsidRPr="006B17C5">
          <w:rPr>
            <w:rFonts w:hint="eastAsia"/>
            <w:color w:val="070707"/>
            <w:rPrChange w:id="12216" w:author="Mosi Adesina Ifatunji" w:date="2025-07-17T11:52:00Z" w16du:dateUtc="2025-07-17T16:52:00Z">
              <w:rPr>
                <w:rStyle w:val="s1"/>
                <w:rFonts w:ascii=".AppleSystemUIFont" w:hAnsi=".AppleSystemUIFont" w:hint="eastAsia"/>
                <w:color w:val="111111"/>
                <w:sz w:val="26"/>
                <w:szCs w:val="26"/>
              </w:rPr>
            </w:rPrChange>
          </w:rPr>
          <w:t>”</w:t>
        </w:r>
      </w:ins>
      <w:ins w:id="12217" w:author="Mosi Adesina Ifatunji" w:date="2025-07-05T18:59:00Z" w16du:dateUtc="2025-07-05T23:59:00Z">
        <w:r w:rsidR="0046625F" w:rsidRPr="00B92532">
          <w:t xml:space="preserve"> </w:t>
        </w:r>
        <w:r w:rsidR="0046625F" w:rsidRPr="00B92532">
          <w:fldChar w:fldCharType="begin">
            <w:fldData xml:space="preserve">PEVuZE5vdGU+PENpdGU+PEF1dGhvcj5EaVRvbWFzbzwvQXV0aG9yPjxZZWFyPjIwMTU8L1llYXI+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</w:fldData>
          </w:fldChar>
        </w:r>
        <w:r w:rsidR="0046625F" w:rsidRPr="00B92532">
          <w:instrText xml:space="preserve"> ADDIN EN.JS.CITE </w:instrText>
        </w:r>
        <w:r w:rsidR="0046625F" w:rsidRPr="00B92532">
          <w:fldChar w:fldCharType="separate"/>
        </w:r>
        <w:r w:rsidR="0046625F" w:rsidRPr="00B92532">
          <w:rPr>
            <w:noProof/>
          </w:rPr>
          <w:t>(DiTomaso 2015)</w:t>
        </w:r>
        <w:r w:rsidR="0046625F" w:rsidRPr="00B92532">
          <w:fldChar w:fldCharType="end"/>
        </w:r>
      </w:ins>
      <w:ins w:id="12218" w:author="Mosi Adesina Ifatunji" w:date="2025-07-05T19:28:00Z" w16du:dateUtc="2025-07-06T00:28:00Z">
        <w:r w:rsidR="00BB4666" w:rsidRPr="00B92532">
          <w:t>.</w:t>
        </w:r>
      </w:ins>
    </w:p>
    <w:p w14:paraId="5BB1E1A5" w14:textId="77777777" w:rsidR="0009609D" w:rsidRPr="00B92532" w:rsidRDefault="0009609D" w:rsidP="007B100A">
      <w:pPr>
        <w:divId w:val="1057779603"/>
        <w:rPr>
          <w:ins w:id="12219" w:author="Mosi Adesina Ifatunji" w:date="2025-07-05T18:58:00Z" w16du:dateUtc="2025-07-05T23:58:00Z"/>
        </w:rPr>
      </w:pPr>
    </w:p>
    <w:p w14:paraId="75AFF4A8" w14:textId="716E0EA9" w:rsidR="0046625F" w:rsidRPr="00B92532" w:rsidRDefault="00F25B36" w:rsidP="007B100A">
      <w:pPr>
        <w:divId w:val="1057779603"/>
        <w:rPr>
          <w:ins w:id="12220" w:author="Mosi Adesina Ifatunji" w:date="2025-07-05T18:58:00Z" w16du:dateUtc="2025-07-05T23:58:00Z"/>
        </w:rPr>
      </w:pPr>
      <w:ins w:id="12221" w:author="Mosi Adesina Ifatunji" w:date="2025-07-05T18:57:00Z" w16du:dateUtc="2025-07-05T23:57:00Z">
        <w:r w:rsidRPr="006B17C5">
          <w:rPr>
            <w:rFonts w:hint="eastAsia"/>
            <w:color w:val="070707"/>
            <w:rPrChange w:id="12222"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223" w:author="Mosi Adesina Ifatunji" w:date="2025-07-17T11:52:00Z" w16du:dateUtc="2025-07-17T16:52:00Z">
              <w:rPr>
                <w:rStyle w:val="s1"/>
                <w:rFonts w:ascii=".AppleSystemUIFont" w:hAnsi=".AppleSystemUIFont"/>
                <w:color w:val="111111"/>
                <w:sz w:val="26"/>
                <w:szCs w:val="26"/>
              </w:rPr>
            </w:rPrChange>
          </w:rPr>
          <w:t>Because of continued and extensive segregation in housing, education, and even jobs, people network within groups of people who are mostly like them</w:t>
        </w:r>
        <w:r w:rsidRPr="006B17C5">
          <w:rPr>
            <w:rFonts w:hint="eastAsia"/>
            <w:color w:val="070707"/>
            <w:rPrChange w:id="12224"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225" w:author="Mosi Adesina Ifatunji" w:date="2025-07-17T11:52:00Z" w16du:dateUtc="2025-07-17T16:52:00Z">
              <w:rPr>
                <w:rStyle w:val="s1"/>
                <w:rFonts w:ascii=".AppleSystemUIFont" w:hAnsi=".AppleSystemUIFont"/>
                <w:color w:val="111111"/>
                <w:sz w:val="26"/>
                <w:szCs w:val="26"/>
              </w:rPr>
            </w:rPrChange>
          </w:rPr>
          <w:t xml:space="preserve"> Networking undermines equal opportunity</w:t>
        </w:r>
      </w:ins>
      <w:ins w:id="12226" w:author="Mosi Adesina Ifatunji" w:date="2025-07-05T18:58:00Z" w16du:dateUtc="2025-07-05T23:58:00Z">
        <w:r w:rsidR="0046625F" w:rsidRPr="00B92532">
          <w:t>”</w:t>
        </w:r>
      </w:ins>
      <w:ins w:id="12227" w:author="Mosi Adesina Ifatunji" w:date="2025-07-05T18:59:00Z" w16du:dateUtc="2025-07-05T23:59:00Z">
        <w:r w:rsidR="0046625F" w:rsidRPr="00B92532">
          <w:t xml:space="preserve"> </w:t>
        </w:r>
        <w:r w:rsidR="0046625F" w:rsidRPr="00B92532">
          <w:fldChar w:fldCharType="begin">
            <w:fldData xml:space="preserve">PEVuZE5vdGU+PENpdGU+PEF1dGhvcj5EaVRvbWFzbzwvQXV0aG9yPjxZZWFyPjIwMTU8L1llYXI+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</w:fldData>
          </w:fldChar>
        </w:r>
        <w:r w:rsidR="0046625F" w:rsidRPr="00B92532">
          <w:instrText xml:space="preserve"> ADDIN EN.JS.CITE </w:instrText>
        </w:r>
        <w:r w:rsidR="0046625F" w:rsidRPr="00B92532">
          <w:fldChar w:fldCharType="separate"/>
        </w:r>
        <w:r w:rsidR="0046625F" w:rsidRPr="00B92532">
          <w:rPr>
            <w:noProof/>
          </w:rPr>
          <w:t>(DiTomaso 2015)</w:t>
        </w:r>
        <w:r w:rsidR="0046625F" w:rsidRPr="00B92532">
          <w:fldChar w:fldCharType="end"/>
        </w:r>
      </w:ins>
      <w:ins w:id="12228" w:author="Mosi Adesina Ifatunji" w:date="2025-07-05T19:28:00Z" w16du:dateUtc="2025-07-06T00:28:00Z">
        <w:r w:rsidR="00BB4666" w:rsidRPr="00B92532">
          <w:t>.</w:t>
        </w:r>
      </w:ins>
    </w:p>
    <w:p w14:paraId="7A82B845" w14:textId="77777777" w:rsidR="0046625F" w:rsidRPr="00B92532" w:rsidRDefault="0046625F" w:rsidP="007B100A">
      <w:pPr>
        <w:divId w:val="1057779603"/>
        <w:rPr>
          <w:ins w:id="12229" w:author="Mosi Adesina Ifatunji" w:date="2025-07-05T18:58:00Z" w16du:dateUtc="2025-07-05T23:58:00Z"/>
        </w:rPr>
      </w:pPr>
    </w:p>
    <w:p w14:paraId="7F732F9D" w14:textId="67B12051" w:rsidR="00CF3AE9" w:rsidRPr="00B92532" w:rsidRDefault="00AF1A4D" w:rsidP="007B100A">
      <w:pPr>
        <w:divId w:val="1057779603"/>
        <w:rPr>
          <w:ins w:id="12230" w:author="Mosi Adesina Ifatunji" w:date="2025-07-05T19:28:00Z" w16du:dateUtc="2025-07-06T00:28:00Z"/>
        </w:rPr>
      </w:pPr>
      <w:ins w:id="12231" w:author="Mosi Adesina Ifatunji" w:date="2025-07-05T18:57:00Z" w16du:dateUtc="2025-07-05T23:57:00Z">
        <w:r w:rsidRPr="006B17C5">
          <w:rPr>
            <w:rFonts w:hint="eastAsia"/>
            <w:color w:val="070707"/>
            <w:rPrChange w:id="12232"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233" w:author="Mosi Adesina Ifatunji" w:date="2025-07-17T11:52:00Z" w16du:dateUtc="2025-07-17T16:52:00Z">
              <w:rPr>
                <w:rStyle w:val="s1"/>
                <w:rFonts w:ascii=".AppleSystemUIFont" w:hAnsi=".AppleSystemUIFont"/>
                <w:color w:val="111111"/>
                <w:sz w:val="26"/>
                <w:szCs w:val="26"/>
              </w:rPr>
            </w:rPrChange>
          </w:rPr>
          <w:t>DiTomaso et al. (2007b) found that U.S.-born white men experienced greater access to favorable work experiences</w:t>
        </w:r>
        <w:r w:rsidRPr="006B17C5">
          <w:rPr>
            <w:rFonts w:hint="eastAsia"/>
            <w:color w:val="070707"/>
            <w:rPrChange w:id="12234"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235" w:author="Mosi Adesina Ifatunji" w:date="2025-07-17T11:52:00Z" w16du:dateUtc="2025-07-17T16:52:00Z">
              <w:rPr>
                <w:rStyle w:val="s1"/>
                <w:rFonts w:ascii=".AppleSystemUIFont" w:hAnsi=".AppleSystemUIFont"/>
                <w:color w:val="111111"/>
                <w:sz w:val="26"/>
                <w:szCs w:val="26"/>
              </w:rPr>
            </w:rPrChange>
          </w:rPr>
          <w:t xml:space="preserve"> and that in itself is an advantage</w:t>
        </w:r>
        <w:r w:rsidRPr="006B17C5">
          <w:rPr>
            <w:rFonts w:hint="eastAsia"/>
            <w:color w:val="070707"/>
            <w:rPrChange w:id="12236"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237" w:author="Mosi Adesina Ifatunji" w:date="2025-07-17T11:52:00Z" w16du:dateUtc="2025-07-17T16:52:00Z">
              <w:rPr>
                <w:rStyle w:val="s1"/>
                <w:rFonts w:ascii=".AppleSystemUIFont" w:hAnsi=".AppleSystemUIFont"/>
                <w:color w:val="111111"/>
                <w:sz w:val="26"/>
                <w:szCs w:val="26"/>
              </w:rPr>
            </w:rPrChange>
          </w:rPr>
          <w:t xml:space="preserve"> contributing to their being evaluated as both more innovative and more promotable into management</w:t>
        </w:r>
        <w:r w:rsidRPr="006B17C5">
          <w:rPr>
            <w:rFonts w:hint="eastAsia"/>
            <w:color w:val="070707"/>
            <w:rPrChange w:id="12238" w:author="Mosi Adesina Ifatunji" w:date="2025-07-17T11:52:00Z" w16du:dateUtc="2025-07-17T16:52:00Z">
              <w:rPr>
                <w:rStyle w:val="s1"/>
                <w:rFonts w:ascii=".AppleSystemUIFont" w:hAnsi=".AppleSystemUIFont" w:hint="eastAsia"/>
                <w:color w:val="111111"/>
                <w:sz w:val="26"/>
                <w:szCs w:val="26"/>
              </w:rPr>
            </w:rPrChange>
          </w:rPr>
          <w:t>”</w:t>
        </w:r>
        <w:r w:rsidRPr="006B17C5">
          <w:rPr>
            <w:color w:val="070707"/>
            <w:rPrChange w:id="12239" w:author="Mosi Adesina Ifatunji" w:date="2025-07-17T11:52:00Z" w16du:dateUtc="2025-07-17T16:52:00Z">
              <w:rPr>
                <w:rStyle w:val="s1"/>
                <w:rFonts w:ascii=".AppleSystemUIFont" w:hAnsi=".AppleSystemUIFont"/>
                <w:color w:val="111111"/>
                <w:sz w:val="26"/>
                <w:szCs w:val="26"/>
              </w:rPr>
            </w:rPrChange>
          </w:rPr>
          <w:t xml:space="preserve"> </w:t>
        </w:r>
      </w:ins>
      <w:ins w:id="12240" w:author="Mosi Adesina Ifatunji" w:date="2025-07-05T18:59:00Z" w16du:dateUtc="2025-07-05T23:59:00Z">
        <w:r w:rsidR="0046625F" w:rsidRPr="00B92532">
          <w:fldChar w:fldCharType="begin">
            <w:fldData xml:space="preserve">PEVuZE5vdGU+PENpdGU+PEF1dGhvcj5EaVRvbWFzbzwvQXV0aG9yPjxZZWFyPjIwMTU8L1llYXI+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</w:fldData>
          </w:fldChar>
        </w:r>
        <w:r w:rsidR="0046625F" w:rsidRPr="00B92532">
          <w:instrText xml:space="preserve"> ADDIN EN.JS.CITE </w:instrText>
        </w:r>
        <w:r w:rsidR="0046625F" w:rsidRPr="00B92532">
          <w:fldChar w:fldCharType="separate"/>
        </w:r>
        <w:r w:rsidR="0046625F" w:rsidRPr="00B92532">
          <w:rPr>
            <w:noProof/>
          </w:rPr>
          <w:t>(DiTomaso 2015)</w:t>
        </w:r>
        <w:r w:rsidR="0046625F" w:rsidRPr="00B92532">
          <w:fldChar w:fldCharType="end"/>
        </w:r>
      </w:ins>
      <w:ins w:id="12241" w:author="Mosi Adesina Ifatunji" w:date="2025-07-05T19:28:00Z" w16du:dateUtc="2025-07-06T00:28:00Z">
        <w:r w:rsidR="00CF3AE9" w:rsidRPr="00B92532">
          <w:t>.</w:t>
        </w:r>
      </w:ins>
    </w:p>
    <w:p w14:paraId="3B9C1B62" w14:textId="77777777" w:rsidR="00CF3AE9" w:rsidRPr="00B92532" w:rsidRDefault="00CF3AE9" w:rsidP="007B100A">
      <w:pPr>
        <w:divId w:val="1057779603"/>
        <w:rPr>
          <w:ins w:id="12242" w:author="Mosi Adesina Ifatunji" w:date="2025-07-05T19:28:00Z" w16du:dateUtc="2025-07-06T00:28:00Z"/>
        </w:rPr>
      </w:pPr>
    </w:p>
    <w:p w14:paraId="052A7CC9" w14:textId="6ACE06F0" w:rsidR="006A4D25" w:rsidRPr="00B92532" w:rsidRDefault="00C1306E" w:rsidP="007B100A">
      <w:pPr>
        <w:rPr>
          <w:ins w:id="12243" w:author="Mosi Adesina Ifatunji" w:date="2025-07-05T19:31:00Z" w16du:dateUtc="2025-07-06T00:31:00Z"/>
        </w:rPr>
      </w:pPr>
      <w:del w:id="12244" w:author="Mosi Adesina Ifatunji" w:date="2025-07-05T19:32:00Z" w16du:dateUtc="2025-07-06T00:32:00Z">
        <w:r w:rsidRPr="00B92532" w:rsidDel="006E32FB">
          <w:rPr>
            <w:color w:val="111111"/>
          </w:rPr>
          <w:fldChar w:fldCharType="begin">
            <w:fldData xml:space="preserve">PEVuZE5vdGU+PENpdGU+PEF1dGhvcj5IYW1icmljazwvQXV0aG9yPjxZZWFyPjE5ODQ8L1llYXI+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</w:fldData>
          </w:fldChar>
        </w:r>
        <w:r w:rsidRPr="00B92532" w:rsidDel="006E32FB">
          <w:rPr>
            <w:color w:val="111111"/>
          </w:rPr>
          <w:delInstrText xml:space="preserve"> ADDIN EN.JS.CITE </w:delInstrText>
        </w:r>
        <w:r w:rsidRPr="00B92532" w:rsidDel="006E32FB">
          <w:rPr>
            <w:color w:val="111111"/>
          </w:rPr>
        </w:r>
        <w:r w:rsidRPr="00B92532" w:rsidDel="006E32FB">
          <w:rPr>
            <w:color w:val="111111"/>
          </w:rPr>
          <w:fldChar w:fldCharType="separate"/>
        </w:r>
        <w:r w:rsidRPr="00B92532" w:rsidDel="006E32FB">
          <w:rPr>
            <w:noProof/>
            <w:color w:val="111111"/>
          </w:rPr>
          <w:delText>(Hambrick et al. 1984)</w:delText>
        </w:r>
        <w:r w:rsidRPr="00B92532" w:rsidDel="006E32FB">
          <w:rPr>
            <w:color w:val="111111"/>
          </w:rPr>
          <w:fldChar w:fldCharType="end"/>
        </w:r>
        <w:r w:rsidRPr="00B92532" w:rsidDel="006E32FB">
          <w:rPr>
            <w:color w:val="111111"/>
          </w:rPr>
          <w:fldChar w:fldCharType="begin">
            <w:fldData xml:space="preserve">PEVuZE5vdGU+PENpdGU+PEF1dGhvcj5IYW1icmljazwvQXV0aG9yPjxZZWFyPjE5ODQ8L1llYXI+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</w:fldData>
          </w:fldChar>
        </w:r>
        <w:r w:rsidRPr="00B92532" w:rsidDel="006E32FB">
          <w:rPr>
            <w:color w:val="111111"/>
          </w:rPr>
          <w:delInstrText xml:space="preserve"> ADDIN EN.JS.CITE </w:delInstrText>
        </w:r>
        <w:r w:rsidRPr="00B92532" w:rsidDel="006E32FB">
          <w:rPr>
            <w:color w:val="111111"/>
          </w:rPr>
        </w:r>
        <w:r w:rsidRPr="00B92532" w:rsidDel="006E32FB">
          <w:rPr>
            <w:color w:val="111111"/>
          </w:rPr>
          <w:fldChar w:fldCharType="separate"/>
        </w:r>
        <w:r w:rsidRPr="00B92532" w:rsidDel="006E32FB">
          <w:rPr>
            <w:noProof/>
            <w:color w:val="111111"/>
          </w:rPr>
          <w:delText>(Hambrick et al. 1984)</w:delText>
        </w:r>
        <w:r w:rsidRPr="00B92532" w:rsidDel="006E32FB">
          <w:rPr>
            <w:color w:val="111111"/>
          </w:rPr>
          <w:fldChar w:fldCharType="end"/>
        </w:r>
        <w:r w:rsidRPr="00B92532" w:rsidDel="006E32FB">
          <w:rPr>
            <w:color w:val="111111"/>
          </w:rPr>
          <w:fldChar w:fldCharType="begin">
            <w:fldData xml:space="preserve">PEVuZE5vdGU+PENpdGU+PEF1dGhvcj5IYW1icmljazwvQXV0aG9yPjxZZWFyPjE5ODQ8L1llYXI+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</w:fldData>
          </w:fldChar>
        </w:r>
        <w:r w:rsidRPr="00B92532" w:rsidDel="006E32FB">
          <w:rPr>
            <w:color w:val="111111"/>
          </w:rPr>
          <w:delInstrText xml:space="preserve"> ADDIN EN.JS.CITE </w:delInstrText>
        </w:r>
        <w:r w:rsidRPr="00B92532" w:rsidDel="006E32FB">
          <w:rPr>
            <w:color w:val="111111"/>
          </w:rPr>
        </w:r>
        <w:r w:rsidRPr="00B92532" w:rsidDel="006E32FB">
          <w:rPr>
            <w:color w:val="111111"/>
          </w:rPr>
          <w:fldChar w:fldCharType="separate"/>
        </w:r>
        <w:r w:rsidRPr="00B92532" w:rsidDel="006E32FB">
          <w:rPr>
            <w:noProof/>
            <w:color w:val="111111"/>
          </w:rPr>
          <w:delText>(Hambrick et al. 1984)</w:delText>
        </w:r>
        <w:r w:rsidRPr="00B92532" w:rsidDel="006E32FB">
          <w:rPr>
            <w:color w:val="111111"/>
          </w:rPr>
          <w:fldChar w:fldCharType="end"/>
        </w:r>
        <w:r w:rsidRPr="00B92532" w:rsidDel="006E32FB">
          <w:rPr>
            <w:color w:val="111111"/>
          </w:rPr>
          <w:fldChar w:fldCharType="begin">
            <w:fldData xml:space="preserve">PEVuZE5vdGU+PENpdGU+PEF1dGhvcj5IYW1icmljazwvQXV0aG9yPjxZZWFyPjE5ODQ8L1llYXI+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</w:fldData>
          </w:fldChar>
        </w:r>
        <w:r w:rsidRPr="00B92532" w:rsidDel="006E32FB">
          <w:rPr>
            <w:color w:val="111111"/>
          </w:rPr>
          <w:delInstrText xml:space="preserve"> ADDIN EN.JS.CITE </w:delInstrText>
        </w:r>
        <w:r w:rsidRPr="00B92532" w:rsidDel="006E32FB">
          <w:rPr>
            <w:color w:val="111111"/>
          </w:rPr>
        </w:r>
        <w:r w:rsidRPr="00B92532" w:rsidDel="006E32FB">
          <w:rPr>
            <w:color w:val="111111"/>
          </w:rPr>
          <w:fldChar w:fldCharType="separate"/>
        </w:r>
        <w:r w:rsidRPr="00B92532" w:rsidDel="006E32FB">
          <w:rPr>
            <w:noProof/>
            <w:color w:val="111111"/>
          </w:rPr>
          <w:delText>(Hambrick et al. 1984)</w:delText>
        </w:r>
        <w:r w:rsidRPr="00B92532" w:rsidDel="006E32FB">
          <w:rPr>
            <w:color w:val="111111"/>
          </w:rPr>
          <w:fldChar w:fldCharType="end"/>
        </w:r>
        <w:r w:rsidRPr="00B92532" w:rsidDel="006E32FB">
          <w:rPr>
            <w:color w:val="111111"/>
          </w:rPr>
          <w:fldChar w:fldCharType="begin">
            <w:fldData xml:space="preserve">PEVuZE5vdGU+PENpdGU+PEF1dGhvcj5IYW1icmljazwvQXV0aG9yPjxZZWFyPjE5ODQ8L1llYXI+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</w:fldData>
          </w:fldChar>
        </w:r>
        <w:r w:rsidRPr="00B92532" w:rsidDel="006E32FB">
          <w:rPr>
            <w:color w:val="111111"/>
          </w:rPr>
          <w:delInstrText xml:space="preserve"> ADDIN EN.JS.CITE </w:delInstrText>
        </w:r>
        <w:r w:rsidRPr="00B92532" w:rsidDel="006E32FB">
          <w:rPr>
            <w:color w:val="111111"/>
          </w:rPr>
        </w:r>
        <w:r w:rsidRPr="00B92532" w:rsidDel="006E32FB">
          <w:rPr>
            <w:color w:val="111111"/>
          </w:rPr>
          <w:fldChar w:fldCharType="separate"/>
        </w:r>
        <w:r w:rsidRPr="00B92532" w:rsidDel="006E32FB">
          <w:rPr>
            <w:noProof/>
            <w:color w:val="111111"/>
          </w:rPr>
          <w:delText>(Hambrick et al. 1984)</w:delText>
        </w:r>
        <w:r w:rsidRPr="00B92532" w:rsidDel="006E32FB">
          <w:rPr>
            <w:color w:val="111111"/>
          </w:rPr>
          <w:fldChar w:fldCharType="end"/>
        </w:r>
      </w:del>
    </w:p>
    <w:p w14:paraId="7CFE7CF3" w14:textId="77777777" w:rsidR="00664636" w:rsidRPr="00B92532" w:rsidRDefault="00664636">
      <w:pPr>
        <w:rPr>
          <w:ins w:id="12245" w:author="Mosi Adesina Ifatunji" w:date="2025-06-16T17:57:00Z" w16du:dateUtc="2025-06-16T22:57:00Z"/>
        </w:rPr>
        <w:pPrChange w:id="12246" w:author="Mosi Adesina Ifatunji" w:date="2025-10-21T19:50:00Z" w16du:dateUtc="2025-10-22T00:50:00Z">
          <w:pPr>
            <w:pStyle w:val="BodyText"/>
          </w:pPr>
        </w:pPrChange>
      </w:pPr>
    </w:p>
    <w:p w14:paraId="535AF989" w14:textId="3922D797" w:rsidR="0006290D" w:rsidRPr="00B92532" w:rsidRDefault="0006290D" w:rsidP="007B100A">
      <w:pPr>
        <w:rPr>
          <w:ins w:id="12247" w:author="Mosi Adesina Ifatunji" w:date="2025-06-16T17:57:00Z" w16du:dateUtc="2025-06-16T22:57:00Z"/>
        </w:rPr>
      </w:pPr>
      <w:ins w:id="12248" w:author="Mosi Adesina Ifatunji" w:date="2025-06-16T17:57:00Z" w16du:dateUtc="2025-06-16T22:57:00Z">
        <w:r w:rsidRPr="00B92532">
          <w:t xml:space="preserve">… firm </w:t>
        </w:r>
        <w:r w:rsidRPr="00B92532">
          <w:rPr>
            <w:b/>
            <w:bCs/>
          </w:rPr>
          <w:t>culture</w:t>
        </w:r>
        <w:r w:rsidRPr="00B92532">
          <w:t xml:space="preserve"> </w:t>
        </w:r>
        <w:r w:rsidRPr="00B92532">
          <w:fldChar w:fldCharType="begin">
            <w:fldData xml:space="preserve">PEVuZE5vdGU+PENpdGU+PEF1dGhvcj5HZWxmYW5kPC9BdXRob3I+PFllYXI+MjAwNTwvWWVhcj48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</w:fldData>
          </w:fldChar>
        </w:r>
        <w:r w:rsidRPr="00B92532">
          <w:instrText xml:space="preserve"> ADDIN EN.JS.CITE </w:instrText>
        </w:r>
        <w:r w:rsidRPr="00B92532">
          <w:fldChar w:fldCharType="separate"/>
        </w:r>
      </w:ins>
      <w:r w:rsidR="00014F43" w:rsidRPr="00B92532">
        <w:rPr>
          <w:noProof/>
        </w:rPr>
        <w:t>(Gelfand et al. 2005)</w:t>
      </w:r>
      <w:ins w:id="12249" w:author="Mosi Adesina Ifatunji" w:date="2025-06-16T17:57:00Z" w16du:dateUtc="2025-06-16T22:57:00Z">
        <w:r w:rsidRPr="00B92532">
          <w:fldChar w:fldCharType="end"/>
        </w:r>
        <w:r w:rsidRPr="00B92532">
          <w:t>,</w:t>
        </w:r>
      </w:ins>
    </w:p>
    <w:p w14:paraId="58F80A70" w14:textId="77777777" w:rsidR="003B7B66" w:rsidRPr="00B92532" w:rsidRDefault="003B7B66" w:rsidP="007B100A">
      <w:pPr>
        <w:rPr>
          <w:ins w:id="12250" w:author="Mosi Adesina Ifatunji" w:date="2025-07-05T20:07:00Z" w16du:dateUtc="2025-07-06T01:07:00Z"/>
        </w:rPr>
      </w:pPr>
    </w:p>
    <w:p w14:paraId="340EF2AB" w14:textId="36AA5CF4" w:rsidR="001A035F" w:rsidRPr="00B92532" w:rsidRDefault="001A035F" w:rsidP="007B100A">
      <w:pPr>
        <w:rPr>
          <w:ins w:id="12251" w:author="Mosi Adesina Ifatunji" w:date="2025-07-05T20:07:00Z" w16du:dateUtc="2025-07-06T01:07:00Z"/>
        </w:rPr>
      </w:pPr>
      <w:ins w:id="12252" w:author="Mosi Adesina Ifatunji" w:date="2025-07-05T20:07:00Z" w16du:dateUtc="2025-07-06T01:07:00Z">
        <w:r w:rsidRPr="00B92532">
          <w:t xml:space="preserve">Lack of board-level diversity contributes to persistent racial wage and promotion disparities </w:t>
        </w:r>
        <w:r w:rsidRPr="00B92532">
          <w:fldChar w:fldCharType="begin">
            <w:fldData xml:space="preserve">PEVuZE5vdGU+PENpdGU+PEF1dGhvcj5Db29rPC9BdXRob3I+PFllYXI+MjAxNDwvWWVhcj48UmVj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</w:fldData>
          </w:fldChar>
        </w:r>
        <w:r w:rsidRPr="00B92532">
          <w:instrText xml:space="preserve"> ADDIN EN.JS.CITE </w:instrText>
        </w:r>
        <w:r w:rsidRPr="00B92532">
          <w:fldChar w:fldCharType="separate"/>
        </w:r>
      </w:ins>
      <w:r w:rsidR="008B7FC0">
        <w:rPr>
          <w:noProof/>
        </w:rPr>
        <w:t>(Cook and Glass 2014, Cook and Glass 2015)</w:t>
      </w:r>
      <w:ins w:id="12253" w:author="Mosi Adesina Ifatunji" w:date="2025-07-05T20:07:00Z" w16du:dateUtc="2025-07-06T01:07:00Z">
        <w:r w:rsidRPr="00B92532">
          <w:fldChar w:fldCharType="end"/>
        </w:r>
        <w:r w:rsidRPr="00B92532">
          <w:t>.</w:t>
        </w:r>
      </w:ins>
    </w:p>
    <w:p w14:paraId="19B4EE6E" w14:textId="77777777" w:rsidR="001A035F" w:rsidRPr="00B92532" w:rsidRDefault="001A035F" w:rsidP="007B100A">
      <w:pPr>
        <w:rPr>
          <w:ins w:id="12254" w:author="Mosi Adesina Ifatunji" w:date="2025-06-14T13:27:00Z" w16du:dateUtc="2025-06-14T18:27:00Z"/>
        </w:rPr>
      </w:pPr>
    </w:p>
    <w:p w14:paraId="6FC79B97" w14:textId="251E79A5" w:rsidR="007A4704" w:rsidRPr="00B92532" w:rsidRDefault="007A4704" w:rsidP="007B100A">
      <w:pPr>
        <w:rPr>
          <w:ins w:id="12255" w:author="Mosi Adesina Ifatunji" w:date="2025-06-14T13:27:00Z" w16du:dateUtc="2025-06-14T18:27:00Z"/>
        </w:rPr>
      </w:pPr>
      <w:ins w:id="12256" w:author="Mosi Adesina Ifatunji" w:date="2025-06-14T13:27:00Z" w16du:dateUtc="2025-06-14T18:27:00Z">
        <w:r w:rsidRPr="00B92532">
          <w:t xml:space="preserve">“…organizations are racial structures that reproduce (and challenge) racialization processes” </w:t>
        </w:r>
        <w:r w:rsidRPr="00B92532">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Pr="00B92532">
          <w:instrText xml:space="preserve"> ADDIN EN.JS.CITE </w:instrText>
        </w:r>
        <w:r w:rsidRPr="00B92532">
          <w:fldChar w:fldCharType="separate"/>
        </w:r>
        <w:r w:rsidRPr="00B92532">
          <w:rPr>
            <w:noProof/>
          </w:rPr>
          <w:t>(Ray 2019)</w:t>
        </w:r>
        <w:r w:rsidRPr="00B92532">
          <w:fldChar w:fldCharType="end"/>
        </w:r>
        <w:r w:rsidRPr="00B92532">
          <w:t>.</w:t>
        </w:r>
      </w:ins>
    </w:p>
    <w:p w14:paraId="075A496D" w14:textId="77777777" w:rsidR="00C36187" w:rsidRPr="006B17C5" w:rsidRDefault="00C36187" w:rsidP="007B100A">
      <w:pPr>
        <w:rPr>
          <w:ins w:id="12257" w:author="Mosi Adesina Ifatunji" w:date="2025-03-06T13:57:00Z" w16du:dateUtc="2025-03-06T19:57:00Z"/>
          <w:color w:val="070707"/>
          <w:rPrChange w:id="12258" w:author="Mosi Adesina Ifatunji" w:date="2025-07-17T11:52:00Z" w16du:dateUtc="2025-07-17T16:52:00Z">
            <w:rPr>
              <w:ins w:id="12259" w:author="Mosi Adesina Ifatunji" w:date="2025-03-06T13:57:00Z" w16du:dateUtc="2025-03-06T19:57:00Z"/>
              <w:color w:val="000000"/>
              <w:sz w:val="22"/>
              <w:szCs w:val="22"/>
            </w:rPr>
          </w:rPrChange>
        </w:rPr>
      </w:pPr>
    </w:p>
    <w:p w14:paraId="544686CE" w14:textId="5001B39E" w:rsidR="008A3EFE" w:rsidRPr="00B92532" w:rsidRDefault="00145131" w:rsidP="007B100A">
      <w:pPr>
        <w:rPr>
          <w:ins w:id="12260" w:author="Mosi Adesina Ifatunji" w:date="2025-05-29T18:30:00Z" w16du:dateUtc="2025-05-29T23:30:00Z"/>
        </w:rPr>
      </w:pPr>
      <w:ins w:id="12261" w:author="Mosi Adesina Ifatunji" w:date="2025-03-07T15:46:00Z" w16du:dateUtc="2025-03-07T21:46:00Z">
        <w:r w:rsidRPr="006B17C5">
          <w:rPr>
            <w:color w:val="070707"/>
            <w:rPrChange w:id="12262" w:author="Mosi Adesina Ifatunji" w:date="2025-07-17T11:52:00Z" w16du:dateUtc="2025-07-17T16:52:00Z">
              <w:rPr>
                <w:color w:val="000000"/>
                <w:sz w:val="22"/>
                <w:szCs w:val="22"/>
              </w:rPr>
            </w:rPrChange>
          </w:rPr>
          <w:t xml:space="preserve">Beginning with </w:t>
        </w:r>
      </w:ins>
      <w:r w:rsidR="00E04886" w:rsidRPr="00B92532">
        <w:fldChar w:fldCharType="begin">
          <w:fldData xml:space="preserve">PEVuZE5vdGU+PENpdGUgQXV0aG9yWWVhcj0iMSI+PEF1dGhvcj5IYW1icmljazwvQXV0aG9yPjxZ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</w:fldData>
        </w:fldChar>
      </w:r>
      <w:r w:rsidR="00E04886" w:rsidRPr="00B92532">
        <w:rPr>
          <w:color w:val="000000"/>
        </w:rPr>
        <w:instrText xml:space="preserve"> ADDIN EN.JS.CITE </w:instrText>
      </w:r>
      <w:r w:rsidR="00E04886" w:rsidRPr="00B92532">
        <w:fldChar w:fldCharType="separate"/>
      </w:r>
      <w:r w:rsidR="008B7FC0" w:rsidRPr="008B7FC0">
        <w:rPr>
          <w:noProof/>
          <w:color w:val="000000"/>
        </w:rPr>
        <w:t>Hambrick and Mason (1984)</w:t>
      </w:r>
      <w:r w:rsidR="00E04886" w:rsidRPr="00B92532">
        <w:fldChar w:fldCharType="end"/>
      </w:r>
      <w:ins w:id="12263" w:author="Mosi Adesina Ifatunji" w:date="2025-03-07T15:46:00Z" w16du:dateUtc="2025-03-07T21:46:00Z">
        <w:r w:rsidRPr="006B17C5">
          <w:rPr>
            <w:color w:val="070707"/>
            <w:rPrChange w:id="12264" w:author="Mosi Adesina Ifatunji" w:date="2025-07-17T11:52:00Z" w16du:dateUtc="2025-07-17T16:52:00Z">
              <w:rPr>
                <w:color w:val="000000"/>
                <w:sz w:val="22"/>
                <w:szCs w:val="22"/>
              </w:rPr>
            </w:rPrChange>
          </w:rPr>
          <w:t xml:space="preserve">, this “upper echelon” perspective places “… primary emphasis … on observable managerial characteristics as indicators of the </w:t>
        </w:r>
        <w:r w:rsidRPr="006B17C5">
          <w:rPr>
            <w:i/>
            <w:color w:val="070707"/>
            <w:rPrChange w:id="12265" w:author="Mosi Adesina Ifatunji" w:date="2025-07-17T11:52:00Z" w16du:dateUtc="2025-07-17T16:52:00Z">
              <w:rPr>
                <w:i/>
                <w:color w:val="000000"/>
                <w:sz w:val="22"/>
                <w:szCs w:val="22"/>
              </w:rPr>
            </w:rPrChange>
          </w:rPr>
          <w:t>givens</w:t>
        </w:r>
        <w:r w:rsidRPr="006B17C5">
          <w:rPr>
            <w:color w:val="070707"/>
            <w:rPrChange w:id="12266" w:author="Mosi Adesina Ifatunji" w:date="2025-07-17T11:52:00Z" w16du:dateUtc="2025-07-17T16:52:00Z">
              <w:rPr>
                <w:color w:val="000000"/>
                <w:sz w:val="22"/>
                <w:szCs w:val="22"/>
              </w:rPr>
            </w:rPrChange>
          </w:rPr>
          <w:t xml:space="preserve"> that a manager brings to an administrative situation”</w:t>
        </w:r>
      </w:ins>
      <w:ins w:id="12267" w:author="Mosi Adesina Ifatunji" w:date="2025-05-29T18:30:00Z" w16du:dateUtc="2025-05-29T23:30:00Z">
        <w:r w:rsidR="008A3EFE" w:rsidRPr="00B92532">
          <w:t xml:space="preserve"> </w:t>
        </w:r>
      </w:ins>
      <w:r w:rsidR="00455194" w:rsidRPr="00B92532">
        <w:fldChar w:fldCharType="begin">
          <w:fldData xml:space="preserve">PEVuZE5vdGU+PENpdGU+PEF1dGhvcj5IYW1icmljazwvQXV0aG9yPjxZZWFyPjE5ODQ8L1llYXI+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</w:fldData>
        </w:fldChar>
      </w:r>
      <w:r w:rsidR="00455194" w:rsidRPr="00B92532">
        <w:rPr>
          <w:color w:val="000000"/>
        </w:rPr>
        <w:instrText xml:space="preserve"> ADDIN EN.JS.CITE </w:instrText>
      </w:r>
      <w:r w:rsidR="00455194" w:rsidRPr="00B92532">
        <w:fldChar w:fldCharType="separate"/>
      </w:r>
      <w:r w:rsidR="008B7FC0" w:rsidRPr="008B7FC0">
        <w:rPr>
          <w:noProof/>
          <w:color w:val="000000"/>
        </w:rPr>
        <w:t>(emphasis added: Hambrick and Mason 1984)</w:t>
      </w:r>
      <w:r w:rsidR="00455194" w:rsidRPr="00B92532">
        <w:fldChar w:fldCharType="end"/>
      </w:r>
      <w:ins w:id="12268" w:author="Mosi Adesina Ifatunji" w:date="2025-05-29T18:31:00Z" w16du:dateUtc="2025-05-29T23:31:00Z">
        <w:r w:rsidR="00FE51F1" w:rsidRPr="00B92532">
          <w:t>.</w:t>
        </w:r>
      </w:ins>
    </w:p>
    <w:p w14:paraId="1A218575" w14:textId="77777777" w:rsidR="00145131" w:rsidRPr="006B17C5" w:rsidRDefault="00145131" w:rsidP="007B100A">
      <w:pPr>
        <w:rPr>
          <w:ins w:id="12269" w:author="Mosi Adesina Ifatunji" w:date="2025-03-07T15:46:00Z" w16du:dateUtc="2025-03-07T21:46:00Z"/>
          <w:color w:val="070707"/>
          <w:rPrChange w:id="12270" w:author="Mosi Adesina Ifatunji" w:date="2025-07-17T11:52:00Z" w16du:dateUtc="2025-07-17T16:52:00Z">
            <w:rPr>
              <w:ins w:id="12271" w:author="Mosi Adesina Ifatunji" w:date="2025-03-07T15:46:00Z" w16du:dateUtc="2025-03-07T21:46:00Z"/>
              <w:color w:val="000000"/>
              <w:sz w:val="22"/>
              <w:szCs w:val="22"/>
            </w:rPr>
          </w:rPrChange>
        </w:rPr>
      </w:pPr>
    </w:p>
    <w:p w14:paraId="7CDB89AA" w14:textId="77777777" w:rsidR="00145131" w:rsidRPr="006B17C5" w:rsidRDefault="00145131" w:rsidP="007B100A">
      <w:pPr>
        <w:rPr>
          <w:ins w:id="12272" w:author="Mosi Adesina Ifatunji" w:date="2025-03-07T15:46:00Z" w16du:dateUtc="2025-03-07T21:46:00Z"/>
          <w:rPrChange w:id="12273" w:author="Mosi Adesina Ifatunji" w:date="2025-07-17T11:52:00Z" w16du:dateUtc="2025-07-17T16:52:00Z">
            <w:rPr>
              <w:ins w:id="12274" w:author="Mosi Adesina Ifatunji" w:date="2025-03-07T15:46:00Z" w16du:dateUtc="2025-03-07T21:46:00Z"/>
              <w:color w:val="000000"/>
              <w:sz w:val="22"/>
              <w:szCs w:val="22"/>
            </w:rPr>
          </w:rPrChange>
        </w:rPr>
      </w:pPr>
      <w:ins w:id="12275" w:author="Mosi Adesina Ifatunji" w:date="2025-03-07T15:46:00Z" w16du:dateUtc="2025-03-07T21:46:00Z">
        <w:r w:rsidRPr="006B17C5">
          <w:rPr>
            <w:color w:val="070707"/>
            <w:rPrChange w:id="12276" w:author="Mosi Adesina Ifatunji" w:date="2025-07-17T11:52:00Z" w16du:dateUtc="2025-07-17T16:52:00Z">
              <w:rPr>
                <w:color w:val="000000"/>
                <w:sz w:val="22"/>
                <w:szCs w:val="22"/>
              </w:rPr>
            </w:rPrChange>
          </w:rPr>
          <w:t>That is, they link the “givens” or ‘schema’ of the top workers to their demographic characteristics.</w:t>
        </w:r>
      </w:ins>
    </w:p>
    <w:p w14:paraId="02C1C83D" w14:textId="77777777" w:rsidR="00145131" w:rsidRPr="006B17C5" w:rsidRDefault="00145131" w:rsidP="007B100A">
      <w:pPr>
        <w:rPr>
          <w:ins w:id="12277" w:author="Mosi Adesina Ifatunji" w:date="2025-03-10T11:32:00Z" w16du:dateUtc="2025-03-10T16:32:00Z"/>
          <w:color w:val="070707"/>
          <w:rPrChange w:id="12278" w:author="Mosi Adesina Ifatunji" w:date="2025-07-17T11:52:00Z" w16du:dateUtc="2025-07-17T16:52:00Z">
            <w:rPr>
              <w:ins w:id="12279" w:author="Mosi Adesina Ifatunji" w:date="2025-03-10T11:32:00Z" w16du:dateUtc="2025-03-10T16:32:00Z"/>
              <w:color w:val="000000"/>
              <w:sz w:val="22"/>
              <w:szCs w:val="22"/>
            </w:rPr>
          </w:rPrChange>
        </w:rPr>
      </w:pPr>
    </w:p>
    <w:p w14:paraId="4CE99EA6" w14:textId="1272E842" w:rsidR="00066E0F" w:rsidRPr="00B92532" w:rsidRDefault="003D44D3" w:rsidP="007B100A">
      <w:pPr>
        <w:rPr>
          <w:ins w:id="12280" w:author="Mosi Adesina Ifatunji" w:date="2025-05-29T18:33:00Z" w16du:dateUtc="2025-05-29T23:33:00Z"/>
        </w:rPr>
      </w:pPr>
      <w:ins w:id="12281" w:author="Mosi Adesina Ifatunji" w:date="2025-03-10T11:32:00Z" w16du:dateUtc="2025-03-10T16:32:00Z">
        <w:r w:rsidRPr="006B17C5">
          <w:rPr>
            <w:color w:val="070707"/>
            <w:rPrChange w:id="12282" w:author="Mosi Adesina Ifatunji" w:date="2025-07-17T11:52:00Z" w16du:dateUtc="2025-07-17T16:52:00Z">
              <w:rPr>
                <w:color w:val="000000"/>
                <w:sz w:val="22"/>
                <w:szCs w:val="22"/>
              </w:rPr>
            </w:rPrChange>
          </w:rPr>
          <w:t xml:space="preserve">Indeed, studies show a relationship between the demographic composition of </w:t>
        </w:r>
        <w:r w:rsidRPr="006B17C5">
          <w:rPr>
            <w:b/>
            <w:bCs/>
            <w:color w:val="070707"/>
            <w:rPrChange w:id="12283" w:author="Mosi Adesina Ifatunji" w:date="2025-07-17T11:52:00Z" w16du:dateUtc="2025-07-17T16:52:00Z">
              <w:rPr>
                <w:b/>
                <w:bCs/>
                <w:color w:val="000000"/>
                <w:sz w:val="22"/>
                <w:szCs w:val="22"/>
              </w:rPr>
            </w:rPrChange>
          </w:rPr>
          <w:t>top managers</w:t>
        </w:r>
        <w:r w:rsidRPr="006B17C5">
          <w:rPr>
            <w:color w:val="070707"/>
            <w:rPrChange w:id="12284" w:author="Mosi Adesina Ifatunji" w:date="2025-07-17T11:52:00Z" w16du:dateUtc="2025-07-17T16:52:00Z">
              <w:rPr>
                <w:color w:val="000000"/>
                <w:sz w:val="22"/>
                <w:szCs w:val="22"/>
              </w:rPr>
            </w:rPrChange>
          </w:rPr>
          <w:t xml:space="preserve"> and the </w:t>
        </w:r>
        <w:r w:rsidRPr="006B17C5">
          <w:rPr>
            <w:b/>
            <w:bCs/>
            <w:color w:val="070707"/>
            <w:rPrChange w:id="12285" w:author="Mosi Adesina Ifatunji" w:date="2025-07-17T11:52:00Z" w16du:dateUtc="2025-07-17T16:52:00Z">
              <w:rPr>
                <w:b/>
                <w:bCs/>
                <w:color w:val="000000"/>
                <w:sz w:val="22"/>
                <w:szCs w:val="22"/>
              </w:rPr>
            </w:rPrChange>
          </w:rPr>
          <w:t>hiring and promotion</w:t>
        </w:r>
        <w:r w:rsidRPr="006B17C5">
          <w:rPr>
            <w:color w:val="070707"/>
            <w:rPrChange w:id="12286" w:author="Mosi Adesina Ifatunji" w:date="2025-07-17T11:52:00Z" w16du:dateUtc="2025-07-17T16:52:00Z">
              <w:rPr>
                <w:color w:val="000000"/>
                <w:sz w:val="22"/>
                <w:szCs w:val="22"/>
              </w:rPr>
            </w:rPrChange>
          </w:rPr>
          <w:t xml:space="preserve"> of women and minorities</w:t>
        </w:r>
      </w:ins>
      <w:ins w:id="12287" w:author="Mosi Adesina Ifatunji" w:date="2025-05-29T18:31:00Z" w16du:dateUtc="2025-05-29T23:31:00Z">
        <w:r w:rsidR="002D24A6" w:rsidRPr="00B92532">
          <w:t xml:space="preserve"> </w:t>
        </w:r>
      </w:ins>
      <w:r w:rsidR="00161EAF" w:rsidRPr="00B92532">
        <w:fldChar w:fldCharType="begin">
          <w:fldData xml:space="preserve">PEVuZE5vdGU+PENpdGU+PEF1dGhvcj5Db29rPC9BdXRob3I+PFllYXI+MjAxNDwvWWVhcj48UmVj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</w:fldData>
        </w:fldChar>
      </w:r>
      <w:r w:rsidR="00161EAF" w:rsidRPr="00B92532">
        <w:rPr>
          <w:color w:val="000000"/>
        </w:rPr>
        <w:instrText xml:space="preserve"> ADDIN EN.JS.CITE </w:instrText>
      </w:r>
      <w:r w:rsidR="00161EAF" w:rsidRPr="00B92532">
        <w:fldChar w:fldCharType="separate"/>
      </w:r>
      <w:r w:rsidR="008B7FC0" w:rsidRPr="008B7FC0">
        <w:rPr>
          <w:noProof/>
          <w:color w:val="000000"/>
        </w:rPr>
        <w:t>(Cook and Glass 2014, Cook and Glass 2015)</w:t>
      </w:r>
      <w:r w:rsidR="00161EAF" w:rsidRPr="00B92532">
        <w:fldChar w:fldCharType="end"/>
      </w:r>
      <w:ins w:id="12288" w:author="Mosi Adesina Ifatunji" w:date="2025-05-29T18:32:00Z" w16du:dateUtc="2025-05-29T23:32:00Z">
        <w:r w:rsidR="00161EAF" w:rsidRPr="00B92532">
          <w:t xml:space="preserve">, </w:t>
        </w:r>
      </w:ins>
      <w:ins w:id="12289" w:author="Mosi Adesina Ifatunji" w:date="2025-03-10T11:32:00Z" w16du:dateUtc="2025-03-10T16:32:00Z">
        <w:r w:rsidRPr="006B17C5">
          <w:rPr>
            <w:color w:val="070707"/>
            <w:rPrChange w:id="12290" w:author="Mosi Adesina Ifatunji" w:date="2025-07-17T11:52:00Z" w16du:dateUtc="2025-07-17T16:52:00Z">
              <w:rPr>
                <w:color w:val="000000"/>
                <w:sz w:val="22"/>
                <w:szCs w:val="22"/>
              </w:rPr>
            </w:rPrChange>
          </w:rPr>
          <w:t>the adoption of practices to increase diversity</w:t>
        </w:r>
      </w:ins>
      <w:ins w:id="12291" w:author="Mosi Adesina Ifatunji" w:date="2025-05-29T18:32:00Z" w16du:dateUtc="2025-05-29T23:32:00Z">
        <w:r w:rsidR="002C4BBB" w:rsidRPr="00B92532">
          <w:t xml:space="preserve"> </w:t>
        </w:r>
      </w:ins>
      <w:r w:rsidR="002C4BBB" w:rsidRPr="00B92532">
        <w:fldChar w:fldCharType="begin">
          <w:fldData xml:space="preserve">PEVuZE5vdGU+PENpdGU+PEF1dGhvcj5OaXNoaWk8L0F1dGhvcj48WWVhcj4yMDA3PC9ZZWFyPjxS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=
</w:fldData>
        </w:fldChar>
      </w:r>
      <w:r w:rsidR="002C4BBB" w:rsidRPr="00B92532">
        <w:instrText xml:space="preserve"> ADDIN EN.JS.CITE </w:instrText>
      </w:r>
      <w:r w:rsidR="002C4BBB" w:rsidRPr="00B92532">
        <w:fldChar w:fldCharType="separate"/>
      </w:r>
      <w:r w:rsidR="002C4BBB" w:rsidRPr="00B92532">
        <w:rPr>
          <w:noProof/>
        </w:rPr>
        <w:t>(Nishii, Gotte and Raver 2007)</w:t>
      </w:r>
      <w:r w:rsidR="002C4BBB" w:rsidRPr="00B92532">
        <w:fldChar w:fldCharType="end"/>
      </w:r>
      <w:ins w:id="12292" w:author="Mosi Adesina Ifatunji" w:date="2025-05-29T18:32:00Z" w16du:dateUtc="2025-05-29T23:32:00Z">
        <w:r w:rsidR="002C4BBB" w:rsidRPr="00B92532">
          <w:t xml:space="preserve">, </w:t>
        </w:r>
      </w:ins>
      <w:ins w:id="12293" w:author="Mosi Adesina Ifatunji" w:date="2025-03-10T11:32:00Z" w16du:dateUtc="2025-03-10T16:32:00Z">
        <w:r w:rsidRPr="006B17C5">
          <w:rPr>
            <w:color w:val="070707"/>
            <w:rPrChange w:id="12294" w:author="Mosi Adesina Ifatunji" w:date="2025-07-17T11:52:00Z" w16du:dateUtc="2025-07-17T16:52:00Z">
              <w:rPr>
                <w:color w:val="000000"/>
                <w:sz w:val="22"/>
                <w:szCs w:val="22"/>
              </w:rPr>
            </w:rPrChange>
          </w:rPr>
          <w:t xml:space="preserve">earnings disparities </w:t>
        </w:r>
      </w:ins>
      <w:r w:rsidR="00FC3771" w:rsidRPr="00B92532">
        <w:fldChar w:fldCharType="begin">
          <w:fldData xml:space="preserve">PEVuZE5vdGU+PENpdGU+PEF1dGhvcj5TdG9qbWVub3Zza2E8L0F1dGhvcj48WWVhcj4yMDE2PC9Z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=
</w:fldData>
        </w:fldChar>
      </w:r>
      <w:r w:rsidR="00FC3771" w:rsidRPr="00B92532">
        <w:instrText xml:space="preserve"> ADDIN EN.JS.CITE </w:instrText>
      </w:r>
      <w:r w:rsidR="00FC3771" w:rsidRPr="00B92532">
        <w:fldChar w:fldCharType="separate"/>
      </w:r>
      <w:r w:rsidR="00066E0F" w:rsidRPr="00B92532">
        <w:rPr>
          <w:noProof/>
        </w:rPr>
        <w:t>(Stojmenovska 2016)</w:t>
      </w:r>
      <w:r w:rsidR="00FC3771" w:rsidRPr="00B92532">
        <w:fldChar w:fldCharType="end"/>
      </w:r>
      <w:ins w:id="12295" w:author="Mosi Adesina Ifatunji" w:date="2025-03-10T11:32:00Z" w16du:dateUtc="2025-03-10T16:32:00Z">
        <w:r w:rsidRPr="006B17C5">
          <w:rPr>
            <w:color w:val="070707"/>
            <w:rPrChange w:id="12296" w:author="Mosi Adesina Ifatunji" w:date="2025-07-17T11:52:00Z" w16du:dateUtc="2025-07-17T16:52:00Z">
              <w:rPr>
                <w:color w:val="000000"/>
                <w:sz w:val="22"/>
                <w:szCs w:val="22"/>
              </w:rPr>
            </w:rPrChange>
          </w:rPr>
          <w:t>, and beliefs about gender identity</w:t>
        </w:r>
      </w:ins>
      <w:ins w:id="12297" w:author="Mosi Adesina Ifatunji" w:date="2025-05-29T18:33:00Z" w16du:dateUtc="2025-05-29T23:33:00Z">
        <w:r w:rsidR="00066E0F" w:rsidRPr="00B92532">
          <w:t xml:space="preserve"> </w:t>
        </w:r>
      </w:ins>
      <w:r w:rsidR="00A123BB" w:rsidRPr="00B92532">
        <w:fldChar w:fldCharType="begin">
          <w:fldData xml:space="preserve">PEVuZE5vdGU+PENpdGU+PEF1dGhvcj5FbHk8L0F1dGhvcj48WWVhcj4xOTk1PC9ZZWFyPjxSZWNO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</w:fldData>
        </w:fldChar>
      </w:r>
      <w:r w:rsidR="00A123BB" w:rsidRPr="00B92532">
        <w:instrText xml:space="preserve"> ADDIN EN.JS.CITE </w:instrText>
      </w:r>
      <w:r w:rsidR="00A123BB" w:rsidRPr="00B92532">
        <w:fldChar w:fldCharType="separate"/>
      </w:r>
      <w:r w:rsidR="00A123BB" w:rsidRPr="00B92532">
        <w:rPr>
          <w:noProof/>
        </w:rPr>
        <w:t>(Ely 1995)</w:t>
      </w:r>
      <w:r w:rsidR="00A123BB" w:rsidRPr="00B92532">
        <w:fldChar w:fldCharType="end"/>
      </w:r>
      <w:ins w:id="12298" w:author="Mosi Adesina Ifatunji" w:date="2025-05-29T18:34:00Z" w16du:dateUtc="2025-05-29T23:34:00Z">
        <w:r w:rsidR="00A123BB" w:rsidRPr="00B92532">
          <w:t>.</w:t>
        </w:r>
      </w:ins>
    </w:p>
    <w:p w14:paraId="2E8127AB" w14:textId="77777777" w:rsidR="003D44D3" w:rsidRPr="006B17C5" w:rsidRDefault="003D44D3" w:rsidP="007B100A">
      <w:pPr>
        <w:rPr>
          <w:ins w:id="12299" w:author="Mosi Adesina Ifatunji" w:date="2025-03-10T11:32:00Z" w16du:dateUtc="2025-03-10T16:32:00Z"/>
          <w:color w:val="070707"/>
          <w:rPrChange w:id="12300" w:author="Mosi Adesina Ifatunji" w:date="2025-07-17T11:52:00Z" w16du:dateUtc="2025-07-17T16:52:00Z">
            <w:rPr>
              <w:ins w:id="12301" w:author="Mosi Adesina Ifatunji" w:date="2025-03-10T11:32:00Z" w16du:dateUtc="2025-03-10T16:32:00Z"/>
              <w:color w:val="000000"/>
              <w:sz w:val="22"/>
              <w:szCs w:val="22"/>
            </w:rPr>
          </w:rPrChange>
        </w:rPr>
      </w:pPr>
    </w:p>
    <w:p w14:paraId="2BDBA569" w14:textId="398D30A9" w:rsidR="003D44D3" w:rsidRPr="006B17C5" w:rsidRDefault="003D44D3" w:rsidP="007B100A">
      <w:pPr>
        <w:rPr>
          <w:ins w:id="12302" w:author="Mosi Adesina Ifatunji" w:date="2025-03-10T11:32:00Z" w16du:dateUtc="2025-03-10T16:32:00Z"/>
          <w:rPrChange w:id="12303" w:author="Mosi Adesina Ifatunji" w:date="2025-07-17T11:52:00Z" w16du:dateUtc="2025-07-17T16:52:00Z">
            <w:rPr>
              <w:ins w:id="12304" w:author="Mosi Adesina Ifatunji" w:date="2025-03-10T11:32:00Z" w16du:dateUtc="2025-03-10T16:32:00Z"/>
              <w:color w:val="000000"/>
              <w:sz w:val="22"/>
              <w:szCs w:val="22"/>
            </w:rPr>
          </w:rPrChange>
        </w:rPr>
      </w:pPr>
      <w:ins w:id="12305" w:author="Mosi Adesina Ifatunji" w:date="2025-03-10T11:32:00Z" w16du:dateUtc="2025-03-10T16:32:00Z">
        <w:r w:rsidRPr="006B17C5">
          <w:rPr>
            <w:color w:val="070707"/>
            <w:rPrChange w:id="12306" w:author="Mosi Adesina Ifatunji" w:date="2025-07-17T11:52:00Z" w16du:dateUtc="2025-07-17T16:52:00Z">
              <w:rPr>
                <w:color w:val="000000"/>
                <w:sz w:val="22"/>
                <w:szCs w:val="22"/>
              </w:rPr>
            </w:rPrChange>
          </w:rPr>
          <w:t xml:space="preserve">“… the enduring Whiteness of university presidents </w:t>
        </w:r>
      </w:ins>
      <w:r w:rsidR="00920BB7" w:rsidRPr="00B92532">
        <w:fldChar w:fldCharType="begin">
          <w:fldData xml:space="preserve">PEVuZE5vdGU+PENpdGU+PEF1dGhvcj5Sb2phczwvQXV0aG9yPjxZZWFyPjIwMTc8L1llYXI+PFJl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</w:fldData>
        </w:fldChar>
      </w:r>
      <w:r w:rsidR="00920BB7" w:rsidRPr="00B92532">
        <w:instrText xml:space="preserve"> ADDIN EN.JS.CITE </w:instrText>
      </w:r>
      <w:r w:rsidR="00920BB7" w:rsidRPr="00B92532">
        <w:fldChar w:fldCharType="separate"/>
      </w:r>
      <w:r w:rsidR="008B7FC0">
        <w:rPr>
          <w:noProof/>
        </w:rPr>
        <w:t>(Amis, Munir and Mair 2017, Rojas 2017)</w:t>
      </w:r>
      <w:r w:rsidR="00920BB7" w:rsidRPr="00B92532">
        <w:fldChar w:fldCharType="end"/>
      </w:r>
      <w:ins w:id="12307" w:author="Mosi Adesina Ifatunji" w:date="2025-05-29T18:36:00Z" w16du:dateUtc="2025-05-29T23:36:00Z">
        <w:r w:rsidR="00127D62" w:rsidRPr="00B92532">
          <w:t>.</w:t>
        </w:r>
      </w:ins>
    </w:p>
    <w:p w14:paraId="24658244" w14:textId="77777777" w:rsidR="003D44D3" w:rsidRPr="006B17C5" w:rsidRDefault="003D44D3" w:rsidP="007B100A">
      <w:pPr>
        <w:rPr>
          <w:ins w:id="12308" w:author="Mosi Adesina Ifatunji" w:date="2025-03-10T11:32:00Z" w16du:dateUtc="2025-03-10T16:32:00Z"/>
          <w:color w:val="070707"/>
          <w:rPrChange w:id="12309" w:author="Mosi Adesina Ifatunji" w:date="2025-07-17T11:52:00Z" w16du:dateUtc="2025-07-17T16:52:00Z">
            <w:rPr>
              <w:ins w:id="12310" w:author="Mosi Adesina Ifatunji" w:date="2025-03-10T11:32:00Z" w16du:dateUtc="2025-03-10T16:32:00Z"/>
              <w:color w:val="000000"/>
              <w:sz w:val="22"/>
              <w:szCs w:val="22"/>
            </w:rPr>
          </w:rPrChange>
        </w:rPr>
      </w:pPr>
    </w:p>
    <w:p w14:paraId="65432B5D" w14:textId="60A4A4AE" w:rsidR="003D44D3" w:rsidRPr="006B17C5" w:rsidRDefault="00C36187" w:rsidP="007B100A">
      <w:pPr>
        <w:rPr>
          <w:ins w:id="12311" w:author="Mosi Adesina Ifatunji" w:date="2025-03-10T11:32:00Z" w16du:dateUtc="2025-03-10T16:32:00Z"/>
          <w:rPrChange w:id="12312" w:author="Mosi Adesina Ifatunji" w:date="2025-07-17T11:52:00Z" w16du:dateUtc="2025-07-17T16:52:00Z">
            <w:rPr>
              <w:ins w:id="12313" w:author="Mosi Adesina Ifatunji" w:date="2025-03-10T11:32:00Z" w16du:dateUtc="2025-03-10T16:32:00Z"/>
              <w:color w:val="000000"/>
              <w:sz w:val="22"/>
              <w:szCs w:val="22"/>
            </w:rPr>
          </w:rPrChange>
        </w:rPr>
      </w:pPr>
      <w:ins w:id="12314" w:author="Mosi Adesina Ifatunji" w:date="2025-03-10T11:32:00Z" w16du:dateUtc="2025-03-10T16:32:00Z">
        <w:r w:rsidRPr="006B17C5" w:rsidDel="00961B9C">
          <w:rPr>
            <w:color w:val="070707"/>
            <w:rPrChange w:id="12315" w:author="Mosi Adesina Ifatunji" w:date="2025-07-17T11:52:00Z" w16du:dateUtc="2025-07-17T16:52:00Z">
              <w:rPr>
                <w:color w:val="000000"/>
                <w:sz w:val="22"/>
                <w:szCs w:val="22"/>
              </w:rPr>
            </w:rPrChange>
          </w:rPr>
          <w:t xml:space="preserve">There is also an established relationship between the demographic composition of top management and patterns of </w:t>
        </w:r>
        <w:r w:rsidRPr="006B17C5" w:rsidDel="00961B9C">
          <w:rPr>
            <w:b/>
            <w:color w:val="070707"/>
            <w:rPrChange w:id="12316" w:author="Mosi Adesina Ifatunji" w:date="2025-07-17T11:52:00Z" w16du:dateUtc="2025-07-17T16:52:00Z">
              <w:rPr>
                <w:b/>
                <w:color w:val="000000"/>
                <w:sz w:val="22"/>
                <w:szCs w:val="22"/>
              </w:rPr>
            </w:rPrChange>
          </w:rPr>
          <w:t>discriminatory interactions</w:t>
        </w:r>
        <w:r w:rsidRPr="006B17C5" w:rsidDel="00961B9C">
          <w:rPr>
            <w:color w:val="070707"/>
            <w:rPrChange w:id="12317" w:author="Mosi Adesina Ifatunji" w:date="2025-07-17T11:52:00Z" w16du:dateUtc="2025-07-17T16:52:00Z">
              <w:rPr>
                <w:color w:val="000000"/>
                <w:sz w:val="22"/>
                <w:szCs w:val="22"/>
              </w:rPr>
            </w:rPrChange>
          </w:rPr>
          <w:t xml:space="preserve"> between workers within-firms, which further supports the link between top management demographics and firm-level schema </w:t>
        </w:r>
      </w:ins>
      <w:r w:rsidR="00181A73" w:rsidRPr="00B92532">
        <w:fldChar w:fldCharType="begin">
          <w:fldData xml:space="preserve">PEVuZE5vdGU+PENpdGU+PEF1dGhvcj5HZWxmYW5kPC9BdXRob3I+PFllYXI+MjAwNTwvWWVhcj48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</w:fldData>
        </w:fldChar>
      </w:r>
      <w:r w:rsidR="00181A73" w:rsidRPr="00B92532">
        <w:instrText xml:space="preserve"> ADDIN EN.JS.CITE </w:instrText>
      </w:r>
      <w:r w:rsidR="00181A73" w:rsidRPr="00B92532">
        <w:fldChar w:fldCharType="separate"/>
      </w:r>
      <w:r w:rsidR="00181A73" w:rsidRPr="00B92532">
        <w:rPr>
          <w:noProof/>
        </w:rPr>
        <w:t>(Gelfand et al. 2005)</w:t>
      </w:r>
      <w:r w:rsidR="00181A73" w:rsidRPr="00B92532">
        <w:fldChar w:fldCharType="end"/>
      </w:r>
      <w:ins w:id="12318" w:author="Mosi Adesina Ifatunji" w:date="2025-05-29T18:36:00Z" w16du:dateUtc="2025-05-29T23:36:00Z">
        <w:r w:rsidR="00181A73" w:rsidRPr="00B92532">
          <w:t>.</w:t>
        </w:r>
      </w:ins>
    </w:p>
    <w:p w14:paraId="5CE3859F" w14:textId="77777777" w:rsidR="003D44D3" w:rsidRPr="006B17C5" w:rsidRDefault="003D44D3" w:rsidP="007B100A">
      <w:pPr>
        <w:rPr>
          <w:ins w:id="12319" w:author="Mosi Adesina Ifatunji" w:date="2025-03-10T11:32:00Z" w16du:dateUtc="2025-03-10T16:32:00Z"/>
          <w:color w:val="070707"/>
          <w:rPrChange w:id="12320" w:author="Mosi Adesina Ifatunji" w:date="2025-07-17T11:52:00Z" w16du:dateUtc="2025-07-17T16:52:00Z">
            <w:rPr>
              <w:ins w:id="12321" w:author="Mosi Adesina Ifatunji" w:date="2025-03-10T11:32:00Z" w16du:dateUtc="2025-03-10T16:32:00Z"/>
              <w:color w:val="000000"/>
              <w:sz w:val="22"/>
              <w:szCs w:val="22"/>
            </w:rPr>
          </w:rPrChange>
        </w:rPr>
      </w:pPr>
    </w:p>
    <w:p w14:paraId="1F8A01C0" w14:textId="0CE9FCAB" w:rsidR="003D44D3" w:rsidRPr="006B17C5" w:rsidRDefault="003D44D3" w:rsidP="007B100A">
      <w:pPr>
        <w:rPr>
          <w:ins w:id="12322" w:author="Mosi Adesina Ifatunji" w:date="2025-03-10T11:32:00Z" w16du:dateUtc="2025-03-10T16:32:00Z"/>
          <w:rPrChange w:id="12323" w:author="Mosi Adesina Ifatunji" w:date="2025-07-17T11:52:00Z" w16du:dateUtc="2025-07-17T16:52:00Z">
            <w:rPr>
              <w:ins w:id="12324" w:author="Mosi Adesina Ifatunji" w:date="2025-03-10T11:32:00Z" w16du:dateUtc="2025-03-10T16:32:00Z"/>
              <w:color w:val="000000"/>
              <w:sz w:val="22"/>
              <w:szCs w:val="22"/>
            </w:rPr>
          </w:rPrChange>
        </w:rPr>
      </w:pPr>
      <w:ins w:id="12325" w:author="Mosi Adesina Ifatunji" w:date="2025-03-10T11:32:00Z" w16du:dateUtc="2025-03-10T16:32:00Z">
        <w:r w:rsidRPr="006B17C5">
          <w:rPr>
            <w:color w:val="070707"/>
            <w:rPrChange w:id="12326" w:author="Mosi Adesina Ifatunji" w:date="2025-07-17T11:52:00Z" w16du:dateUtc="2025-07-17T16:52:00Z">
              <w:rPr>
                <w:color w:val="000000"/>
                <w:sz w:val="22"/>
                <w:szCs w:val="22"/>
              </w:rPr>
            </w:rPrChange>
          </w:rPr>
          <w:lastRenderedPageBreak/>
          <w:t xml:space="preserve">“… Blacks make up just 1 percent of CEOs” </w:t>
        </w:r>
      </w:ins>
      <w:r w:rsidR="00420197" w:rsidRPr="00B92532">
        <w:fldChar w:fldCharType="begin">
          <w:fldData xml:space="preserve">PEVuZE5vdGU+PENpdGU+PEF1dGhvcj5FbWJyaWNrPC9BdXRob3I+PFllYXI+MjAxMTwvWWVhcj48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=
</w:fldData>
        </w:fldChar>
      </w:r>
      <w:r w:rsidR="00420197" w:rsidRPr="00B92532">
        <w:instrText xml:space="preserve"> ADDIN EN.JS.CITE </w:instrText>
      </w:r>
      <w:r w:rsidR="00420197" w:rsidRPr="00B92532">
        <w:fldChar w:fldCharType="separate"/>
      </w:r>
      <w:r w:rsidR="00420197" w:rsidRPr="00B92532">
        <w:rPr>
          <w:noProof/>
        </w:rPr>
        <w:t>(Embrick 2011)</w:t>
      </w:r>
      <w:r w:rsidR="00420197" w:rsidRPr="00B92532">
        <w:fldChar w:fldCharType="end"/>
      </w:r>
    </w:p>
    <w:p w14:paraId="0C71E630" w14:textId="77777777" w:rsidR="003D44D3" w:rsidRPr="006B17C5" w:rsidRDefault="003D44D3" w:rsidP="007B100A">
      <w:pPr>
        <w:rPr>
          <w:ins w:id="12327" w:author="Mosi Adesina Ifatunji" w:date="2025-03-10T11:32:00Z" w16du:dateUtc="2025-03-10T16:32:00Z"/>
          <w:color w:val="070707"/>
          <w:rPrChange w:id="12328" w:author="Mosi Adesina Ifatunji" w:date="2025-07-17T11:52:00Z" w16du:dateUtc="2025-07-17T16:52:00Z">
            <w:rPr>
              <w:ins w:id="12329" w:author="Mosi Adesina Ifatunji" w:date="2025-03-10T11:32:00Z" w16du:dateUtc="2025-03-10T16:32:00Z"/>
              <w:color w:val="000000"/>
              <w:sz w:val="22"/>
              <w:szCs w:val="22"/>
            </w:rPr>
          </w:rPrChange>
        </w:rPr>
      </w:pPr>
    </w:p>
    <w:p w14:paraId="7C837C15" w14:textId="11E7E271" w:rsidR="00420197" w:rsidRPr="00B92532" w:rsidRDefault="003D44D3" w:rsidP="007B100A">
      <w:pPr>
        <w:rPr>
          <w:ins w:id="12330" w:author="Mosi Adesina Ifatunji" w:date="2025-05-29T18:37:00Z" w16du:dateUtc="2025-05-29T23:37:00Z"/>
        </w:rPr>
      </w:pPr>
      <w:ins w:id="12331" w:author="Mosi Adesina Ifatunji" w:date="2025-03-10T11:32:00Z" w16du:dateUtc="2025-03-10T16:32:00Z">
        <w:r w:rsidRPr="006B17C5">
          <w:rPr>
            <w:color w:val="070707"/>
            <w:rPrChange w:id="12332" w:author="Mosi Adesina Ifatunji" w:date="2025-07-17T11:52:00Z" w16du:dateUtc="2025-07-17T16:52:00Z">
              <w:rPr>
                <w:color w:val="000000"/>
                <w:sz w:val="22"/>
                <w:szCs w:val="22"/>
              </w:rPr>
            </w:rPrChange>
          </w:rPr>
          <w:t xml:space="preserve">These mechanisms can include the observed ethnoracial </w:t>
        </w:r>
        <w:r w:rsidRPr="006B17C5">
          <w:rPr>
            <w:b/>
            <w:bCs/>
            <w:color w:val="070707"/>
            <w:rPrChange w:id="12333" w:author="Mosi Adesina Ifatunji" w:date="2025-07-17T11:52:00Z" w16du:dateUtc="2025-07-17T16:52:00Z">
              <w:rPr>
                <w:b/>
                <w:bCs/>
                <w:color w:val="000000"/>
                <w:sz w:val="22"/>
                <w:szCs w:val="22"/>
              </w:rPr>
            </w:rPrChange>
          </w:rPr>
          <w:t>composition</w:t>
        </w:r>
        <w:r w:rsidRPr="006B17C5">
          <w:rPr>
            <w:color w:val="070707"/>
            <w:rPrChange w:id="12334" w:author="Mosi Adesina Ifatunji" w:date="2025-07-17T11:52:00Z" w16du:dateUtc="2025-07-17T16:52:00Z">
              <w:rPr>
                <w:color w:val="000000"/>
                <w:sz w:val="22"/>
                <w:szCs w:val="22"/>
              </w:rPr>
            </w:rPrChange>
          </w:rPr>
          <w:t xml:space="preserve"> of the organizational leadership at the time of hiring (“College Presidents Study”), or be as subtle as the perceived ethnoracial group membership of people </w:t>
        </w:r>
        <w:r w:rsidRPr="006B17C5">
          <w:rPr>
            <w:b/>
            <w:bCs/>
            <w:color w:val="070707"/>
            <w:rPrChange w:id="12335" w:author="Mosi Adesina Ifatunji" w:date="2025-07-17T11:52:00Z" w16du:dateUtc="2025-07-17T16:52:00Z">
              <w:rPr>
                <w:b/>
                <w:bCs/>
                <w:color w:val="000000"/>
                <w:sz w:val="22"/>
                <w:szCs w:val="22"/>
              </w:rPr>
            </w:rPrChange>
          </w:rPr>
          <w:t>pictured</w:t>
        </w:r>
        <w:r w:rsidRPr="006B17C5">
          <w:rPr>
            <w:color w:val="070707"/>
            <w:rPrChange w:id="12336" w:author="Mosi Adesina Ifatunji" w:date="2025-07-17T11:52:00Z" w16du:dateUtc="2025-07-17T16:52:00Z">
              <w:rPr>
                <w:color w:val="000000"/>
                <w:sz w:val="22"/>
                <w:szCs w:val="22"/>
              </w:rPr>
            </w:rPrChange>
          </w:rPr>
          <w:t xml:space="preserve"> on the organizations’ walls</w:t>
        </w:r>
      </w:ins>
      <w:ins w:id="12337" w:author="Mosi Adesina Ifatunji" w:date="2025-05-29T18:37:00Z" w16du:dateUtc="2025-05-29T23:37:00Z">
        <w:r w:rsidR="00420197" w:rsidRPr="00B92532">
          <w:t xml:space="preserve"> </w:t>
        </w:r>
      </w:ins>
      <w:r w:rsidR="00DA7AFF" w:rsidRPr="00B92532">
        <w:fldChar w:fldCharType="begin">
          <w:fldData xml:space="preserve">PEVuZE5vdGU+PENpdGU+PEF1dGhvcj5Nb29yZTwvQXV0aG9yPjxZZWFyPjIwMjA8L1llYXI+PFJl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</w:fldData>
        </w:fldChar>
      </w:r>
      <w:r w:rsidR="00DA7AFF" w:rsidRPr="00B92532">
        <w:instrText xml:space="preserve"> ADDIN EN.JS.CITE </w:instrText>
      </w:r>
      <w:r w:rsidR="00DA7AFF" w:rsidRPr="00B92532">
        <w:fldChar w:fldCharType="separate"/>
      </w:r>
      <w:r w:rsidR="001828C0" w:rsidRPr="00B92532">
        <w:rPr>
          <w:noProof/>
        </w:rPr>
        <w:t>(Moore 2020)</w:t>
      </w:r>
      <w:r w:rsidR="00DA7AFF" w:rsidRPr="00B92532">
        <w:fldChar w:fldCharType="end"/>
      </w:r>
    </w:p>
    <w:p w14:paraId="5E3AAD1F" w14:textId="77777777" w:rsidR="003D44D3" w:rsidRPr="006B17C5" w:rsidRDefault="003D44D3" w:rsidP="007B100A">
      <w:pPr>
        <w:rPr>
          <w:ins w:id="12338" w:author="Mosi Adesina Ifatunji" w:date="2025-03-10T11:32:00Z" w16du:dateUtc="2025-03-10T16:32:00Z"/>
          <w:color w:val="070707"/>
          <w:rPrChange w:id="12339" w:author="Mosi Adesina Ifatunji" w:date="2025-07-17T11:52:00Z" w16du:dateUtc="2025-07-17T16:52:00Z">
            <w:rPr>
              <w:ins w:id="12340" w:author="Mosi Adesina Ifatunji" w:date="2025-03-10T11:32:00Z" w16du:dateUtc="2025-03-10T16:32:00Z"/>
              <w:color w:val="000000"/>
              <w:sz w:val="22"/>
              <w:szCs w:val="22"/>
            </w:rPr>
          </w:rPrChange>
        </w:rPr>
      </w:pPr>
    </w:p>
    <w:p w14:paraId="3CBB4836" w14:textId="149EFB9A" w:rsidR="0002778B" w:rsidRPr="00B92532" w:rsidDel="000678FF" w:rsidRDefault="003D44D3">
      <w:pPr>
        <w:rPr>
          <w:del w:id="12341" w:author="Mosi Adesina Ifatunji" w:date="2025-06-14T13:22:00Z" w16du:dateUtc="2025-06-14T18:22:00Z"/>
        </w:rPr>
        <w:pPrChange w:id="12342" w:author="Mosi Adesina Ifatunji" w:date="2025-10-21T19:50:00Z" w16du:dateUtc="2025-10-22T00:50:00Z">
          <w:pPr>
            <w:pStyle w:val="NoSpacing"/>
          </w:pPr>
        </w:pPrChange>
      </w:pPr>
      <w:ins w:id="12343" w:author="Mosi Adesina Ifatunji" w:date="2025-03-10T11:32:00Z" w16du:dateUtc="2025-03-10T16:32:00Z">
        <w:r w:rsidRPr="006B17C5">
          <w:rPr>
            <w:rPrChange w:id="12344" w:author="Mosi Adesina Ifatunji" w:date="2025-07-17T11:52:00Z" w16du:dateUtc="2025-07-17T16:52:00Z">
              <w:rPr>
                <w:rFonts w:cs="Helvetica Neue"/>
                <w:b/>
                <w:bCs/>
                <w:color w:val="000000"/>
                <w:sz w:val="22"/>
                <w:szCs w:val="22"/>
              </w:rPr>
            </w:rPrChange>
          </w:rPr>
          <w:t xml:space="preserve">“… being at the </w:t>
        </w:r>
        <w:r w:rsidRPr="006B17C5">
          <w:rPr>
            <w:b/>
            <w:bCs/>
            <w:rPrChange w:id="12345" w:author="Mosi Adesina Ifatunji" w:date="2025-07-17T11:52:00Z" w16du:dateUtc="2025-07-17T16:52:00Z">
              <w:rPr>
                <w:rFonts w:cs="Helvetica Neue"/>
                <w:b/>
                <w:bCs/>
                <w:color w:val="000000"/>
                <w:sz w:val="22"/>
                <w:szCs w:val="22"/>
              </w:rPr>
            </w:rPrChange>
          </w:rPr>
          <w:t>bottom</w:t>
        </w:r>
        <w:r w:rsidRPr="006B17C5">
          <w:rPr>
            <w:rPrChange w:id="12346" w:author="Mosi Adesina Ifatunji" w:date="2025-07-17T11:52:00Z" w16du:dateUtc="2025-07-17T16:52:00Z">
              <w:rPr>
                <w:rFonts w:cs="Helvetica Neue"/>
                <w:b/>
                <w:bCs/>
                <w:color w:val="000000"/>
                <w:sz w:val="22"/>
                <w:szCs w:val="22"/>
              </w:rPr>
            </w:rPrChange>
          </w:rPr>
          <w:t xml:space="preserve"> of organizational hierarchies has health effects </w:t>
        </w:r>
        <w:r w:rsidRPr="006B17C5">
          <w:rPr>
            <w:b/>
            <w:bCs/>
            <w:rPrChange w:id="12347" w:author="Mosi Adesina Ifatunji" w:date="2025-07-17T11:52:00Z" w16du:dateUtc="2025-07-17T16:52:00Z">
              <w:rPr>
                <w:rFonts w:cs="Helvetica Neue"/>
                <w:b/>
                <w:bCs/>
                <w:color w:val="000000"/>
                <w:sz w:val="22"/>
                <w:szCs w:val="22"/>
              </w:rPr>
            </w:rPrChange>
          </w:rPr>
          <w:t>independent of direct discrimination</w:t>
        </w:r>
        <w:r w:rsidRPr="006B17C5">
          <w:rPr>
            <w:rPrChange w:id="12348" w:author="Mosi Adesina Ifatunji" w:date="2025-07-17T11:52:00Z" w16du:dateUtc="2025-07-17T16:52:00Z">
              <w:rPr>
                <w:rFonts w:cs="Helvetica Neue"/>
                <w:b/>
                <w:bCs/>
                <w:color w:val="000000"/>
                <w:sz w:val="22"/>
                <w:szCs w:val="22"/>
              </w:rPr>
            </w:rPrChange>
          </w:rPr>
          <w:t xml:space="preserve">” </w:t>
        </w:r>
        <w:r w:rsidRPr="006B17C5">
          <w:rPr>
            <w:highlight w:val="yellow"/>
            <w:rPrChange w:id="12349" w:author="Mosi Adesina Ifatunji" w:date="2025-07-17T11:52:00Z" w16du:dateUtc="2025-07-17T16:52:00Z">
              <w:rPr>
                <w:rFonts w:cs="Helvetica Neue"/>
                <w:b/>
                <w:bCs/>
                <w:color w:val="000000"/>
                <w:sz w:val="22"/>
                <w:szCs w:val="22"/>
              </w:rPr>
            </w:rPrChange>
          </w:rPr>
          <w:t>(Marmot et al. 1991).</w:t>
        </w:r>
      </w:ins>
      <w:del w:id="12350" w:author="Mosi Adesina Ifatunji" w:date="2025-06-14T13:22:00Z" w16du:dateUtc="2025-06-14T18:22:00Z">
        <w:r w:rsidR="0072107A" w:rsidRPr="00B92532" w:rsidDel="00ED28D9">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del>
      <w:r w:rsidR="0072107A" w:rsidRPr="00B92532" w:rsidDel="00ED28D9">
        <w:rPr>
          <w:color w:val="000000"/>
        </w:rPr>
        <w:instrText xml:space="preserve"> ADDIN EN.JS.CITE </w:instrText>
      </w:r>
      <w:del w:id="12351" w:author="Mosi Adesina Ifatunji" w:date="2025-06-14T13:22:00Z" w16du:dateUtc="2025-06-14T18:22:00Z">
        <w:r w:rsidR="0072107A" w:rsidRPr="00B92532" w:rsidDel="00ED28D9">
          <w:fldChar w:fldCharType="separate"/>
        </w:r>
        <w:r w:rsidR="0089091E" w:rsidRPr="00B92532" w:rsidDel="00ED28D9">
          <w:rPr>
            <w:noProof/>
          </w:rPr>
          <w:delText>(Nielsen 2010)</w:delText>
        </w:r>
        <w:r w:rsidR="0072107A" w:rsidRPr="00B92532" w:rsidDel="00ED28D9">
          <w:fldChar w:fldCharType="end"/>
        </w:r>
        <w:r w:rsidR="00995C99" w:rsidRPr="00B92532" w:rsidDel="00ED28D9">
          <w:fldChar w:fldCharType="begin">
            <w:fldData xml:space="preserve">PEVuZE5vdGU+PENpdGU+PEF1dGhvcj5Nb29yZTwvQXV0aG9yPjxZZWFyPjIwMDc8L1llYXI+PFJl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</w:fldData>
          </w:fldChar>
        </w:r>
      </w:del>
      <w:r w:rsidR="00995C99" w:rsidRPr="00B92532" w:rsidDel="00ED28D9">
        <w:rPr>
          <w:color w:val="000000"/>
        </w:rPr>
        <w:instrText xml:space="preserve"> ADDIN EN.JS.CITE </w:instrText>
      </w:r>
      <w:del w:id="12352" w:author="Mosi Adesina Ifatunji" w:date="2025-06-14T13:22:00Z" w16du:dateUtc="2025-06-14T18:22:00Z">
        <w:r w:rsidR="00995C99" w:rsidRPr="00B92532" w:rsidDel="00ED28D9">
          <w:fldChar w:fldCharType="separate"/>
        </w:r>
        <w:r w:rsidR="00DF20D8" w:rsidRPr="00B92532" w:rsidDel="00ED28D9">
          <w:rPr>
            <w:noProof/>
          </w:rPr>
          <w:delText>(Embrick 2011; Evans and Moore 2015; Ferguson and Koning 2018; Moore 2007; Ray 2019; Wooten 2015; Wooten and Couloute 2017)</w:delText>
        </w:r>
        <w:r w:rsidR="00995C99" w:rsidRPr="00B92532" w:rsidDel="00ED28D9">
          <w:fldChar w:fldCharType="end"/>
        </w:r>
      </w:del>
    </w:p>
    <w:p w14:paraId="2110F524" w14:textId="77777777" w:rsidR="000678FF" w:rsidRPr="00B92532" w:rsidRDefault="000678FF">
      <w:pPr>
        <w:rPr>
          <w:ins w:id="12353" w:author="Mosi Adesina Ifatunji" w:date="2025-06-17T16:51:00Z" w16du:dateUtc="2025-06-17T21:51:00Z"/>
        </w:rPr>
        <w:pPrChange w:id="12354" w:author="Mosi Adesina Ifatunji" w:date="2025-10-21T19:50:00Z" w16du:dateUtc="2025-10-22T00:50:00Z">
          <w:pPr>
            <w:pStyle w:val="BodyText"/>
          </w:pPr>
        </w:pPrChange>
      </w:pPr>
    </w:p>
    <w:p w14:paraId="7F5962F9" w14:textId="77777777" w:rsidR="000678FF" w:rsidRPr="00B92532" w:rsidRDefault="000678FF">
      <w:pPr>
        <w:rPr>
          <w:ins w:id="12355" w:author="Mosi Adesina Ifatunji" w:date="2025-06-17T16:51:00Z" w16du:dateUtc="2025-06-17T21:51:00Z"/>
        </w:rPr>
        <w:pPrChange w:id="12356" w:author="Mosi Adesina Ifatunji" w:date="2025-10-21T19:50:00Z" w16du:dateUtc="2025-10-22T00:50:00Z">
          <w:pPr>
            <w:pStyle w:val="BodyText"/>
          </w:pPr>
        </w:pPrChange>
      </w:pPr>
    </w:p>
    <w:p w14:paraId="75080CB7" w14:textId="77777777" w:rsidR="000678FF" w:rsidRPr="00B92532" w:rsidRDefault="000678FF">
      <w:pPr>
        <w:rPr>
          <w:ins w:id="12357" w:author="Mosi Adesina Ifatunji" w:date="2025-06-17T16:51:00Z" w16du:dateUtc="2025-06-17T21:51:00Z"/>
        </w:rPr>
        <w:pPrChange w:id="12358" w:author="Mosi Adesina Ifatunji" w:date="2025-10-21T19:50:00Z" w16du:dateUtc="2025-10-22T00:50:00Z">
          <w:pPr>
            <w:pStyle w:val="BodyText"/>
          </w:pPr>
        </w:pPrChange>
      </w:pPr>
    </w:p>
    <w:p w14:paraId="53CEF228" w14:textId="77777777" w:rsidR="000678FF" w:rsidRPr="00B92532" w:rsidRDefault="000678FF" w:rsidP="007B100A">
      <w:pPr>
        <w:rPr>
          <w:ins w:id="12359" w:author="Mosi Adesina Ifatunji" w:date="2025-07-06T14:27:00Z" w16du:dateUtc="2025-07-06T19:27:00Z"/>
        </w:rPr>
      </w:pPr>
    </w:p>
    <w:p w14:paraId="2857E77C" w14:textId="77777777" w:rsidR="00AD7612" w:rsidRPr="00B92532" w:rsidRDefault="00AD7612">
      <w:pPr>
        <w:rPr>
          <w:ins w:id="12360" w:author="Mosi Adesina Ifatunji" w:date="2025-07-06T14:27:00Z" w16du:dateUtc="2025-07-06T19:27:00Z"/>
        </w:rPr>
        <w:pPrChange w:id="12361" w:author="Mosi Adesina Ifatunji" w:date="2025-10-21T19:50:00Z" w16du:dateUtc="2025-10-22T00:50:00Z">
          <w:pPr>
            <w:pStyle w:val="BodyText"/>
          </w:pPr>
        </w:pPrChange>
      </w:pPr>
    </w:p>
    <w:p w14:paraId="55E7F26F" w14:textId="77777777" w:rsidR="00AD7612" w:rsidRPr="00B92532" w:rsidRDefault="00AD7612">
      <w:pPr>
        <w:rPr>
          <w:ins w:id="12362" w:author="Mosi Adesina Ifatunji" w:date="2025-07-06T14:27:00Z" w16du:dateUtc="2025-07-06T19:27:00Z"/>
        </w:rPr>
        <w:pPrChange w:id="12363" w:author="Mosi Adesina Ifatunji" w:date="2025-10-21T19:50:00Z" w16du:dateUtc="2025-10-22T00:50:00Z">
          <w:pPr>
            <w:pStyle w:val="BodyText"/>
          </w:pPr>
        </w:pPrChange>
      </w:pPr>
    </w:p>
    <w:p w14:paraId="656211BD" w14:textId="77777777" w:rsidR="00AD7612" w:rsidRPr="00B92532" w:rsidRDefault="00AD7612">
      <w:pPr>
        <w:rPr>
          <w:ins w:id="12364" w:author="Mosi Adesina Ifatunji" w:date="2025-06-17T16:51:00Z" w16du:dateUtc="2025-06-17T21:51:00Z"/>
        </w:rPr>
        <w:pPrChange w:id="12365" w:author="Mosi Adesina Ifatunji" w:date="2025-10-21T19:50:00Z" w16du:dateUtc="2025-10-22T00:50:00Z">
          <w:pPr>
            <w:pStyle w:val="BodyText"/>
          </w:pPr>
        </w:pPrChange>
      </w:pPr>
    </w:p>
    <w:p w14:paraId="20698E8D" w14:textId="77777777" w:rsidR="000678FF" w:rsidRPr="006B17C5" w:rsidRDefault="000678FF">
      <w:pPr>
        <w:rPr>
          <w:ins w:id="12366" w:author="Mosi Adesina Ifatunji" w:date="2025-06-17T16:51:00Z" w16du:dateUtc="2025-06-17T21:51:00Z"/>
          <w:rPrChange w:id="12367" w:author="Mosi Adesina Ifatunji" w:date="2025-07-17T11:52:00Z" w16du:dateUtc="2025-07-17T16:52:00Z">
            <w:rPr>
              <w:ins w:id="12368" w:author="Mosi Adesina Ifatunji" w:date="2025-06-17T16:51:00Z" w16du:dateUtc="2025-06-17T21:51:00Z"/>
              <w:rFonts w:ascii="Helvetica Neue" w:hAnsi="Helvetica Neue" w:cs="Helvetica Neue"/>
              <w:sz w:val="26"/>
              <w:szCs w:val="26"/>
            </w:rPr>
          </w:rPrChange>
        </w:rPr>
        <w:pPrChange w:id="12369" w:author="Mosi Adesina Ifatunji" w:date="2025-10-21T19:50:00Z" w16du:dateUtc="2025-10-22T00:50:00Z">
          <w:pPr>
            <w:autoSpaceDE w:val="0"/>
            <w:autoSpaceDN w:val="0"/>
            <w:adjustRightInd w:val="0"/>
            <w:ind w:left="720" w:right="-720" w:hanging="720"/>
          </w:pPr>
        </w:pPrChange>
      </w:pPr>
      <w:ins w:id="12370" w:author="Mosi Adesina Ifatunji" w:date="2025-06-17T16:51:00Z" w16du:dateUtc="2025-06-17T21:51:00Z">
        <w:r w:rsidRPr="006B17C5">
          <w:rPr>
            <w:highlight w:val="yellow"/>
            <w:rPrChange w:id="12371" w:author="Mosi Adesina Ifatunji" w:date="2025-07-17T11:52:00Z" w16du:dateUtc="2025-07-17T16:52:00Z">
              <w:rPr>
                <w:rFonts w:ascii="Helvetica Neue" w:hAnsi="Helvetica Neue" w:cs="Helvetica Neue"/>
                <w:sz w:val="26"/>
                <w:szCs w:val="26"/>
              </w:rPr>
            </w:rPrChange>
          </w:rPr>
          <w:t xml:space="preserve">Hambrick, Donald C., and Phyllis A. Mason. 1984. "Upper Echelons: the Organization as a Reflection of Its Top Managers." </w:t>
        </w:r>
        <w:r w:rsidRPr="006B17C5">
          <w:rPr>
            <w:i/>
            <w:iCs/>
            <w:highlight w:val="yellow"/>
            <w:rPrChange w:id="12372" w:author="Mosi Adesina Ifatunji" w:date="2025-07-17T11:52:00Z" w16du:dateUtc="2025-07-17T16:52:00Z">
              <w:rPr>
                <w:rFonts w:ascii="Helvetica Neue" w:hAnsi="Helvetica Neue" w:cs="Helvetica Neue"/>
                <w:i/>
                <w:iCs/>
                <w:sz w:val="26"/>
                <w:szCs w:val="26"/>
              </w:rPr>
            </w:rPrChange>
          </w:rPr>
          <w:t>Academy of Management Review</w:t>
        </w:r>
        <w:r w:rsidRPr="006B17C5">
          <w:rPr>
            <w:highlight w:val="yellow"/>
            <w:rPrChange w:id="12373" w:author="Mosi Adesina Ifatunji" w:date="2025-07-17T11:52:00Z" w16du:dateUtc="2025-07-17T16:52:00Z">
              <w:rPr>
                <w:rFonts w:ascii="Helvetica Neue" w:hAnsi="Helvetica Neue" w:cs="Helvetica Neue"/>
                <w:sz w:val="26"/>
                <w:szCs w:val="26"/>
              </w:rPr>
            </w:rPrChange>
          </w:rPr>
          <w:t xml:space="preserve"> 9(2):193–206.</w:t>
        </w:r>
      </w:ins>
    </w:p>
    <w:p w14:paraId="55A15B6E" w14:textId="77777777" w:rsidR="007A7357" w:rsidRPr="00B92532" w:rsidRDefault="007A7357">
      <w:pPr>
        <w:rPr>
          <w:ins w:id="12374" w:author="Mosi Adesina Ifatunji" w:date="2025-06-17T16:51:00Z" w16du:dateUtc="2025-06-17T21:51:00Z"/>
        </w:rPr>
        <w:pPrChange w:id="12375" w:author="Mosi Adesina Ifatunji" w:date="2025-10-21T19:50:00Z" w16du:dateUtc="2025-10-22T00:50:00Z">
          <w:pPr>
            <w:pStyle w:val="BodyText"/>
          </w:pPr>
        </w:pPrChange>
      </w:pPr>
    </w:p>
    <w:p w14:paraId="6AD7AFDB" w14:textId="77777777" w:rsidR="007A7357" w:rsidRPr="006B17C5" w:rsidRDefault="007A7357">
      <w:pPr>
        <w:rPr>
          <w:ins w:id="12376" w:author="Mosi Adesina Ifatunji" w:date="2025-06-17T16:51:00Z" w16du:dateUtc="2025-06-17T21:51:00Z"/>
          <w:rPrChange w:id="12377" w:author="Mosi Adesina Ifatunji" w:date="2025-07-17T11:52:00Z" w16du:dateUtc="2025-07-17T16:52:00Z">
            <w:rPr>
              <w:ins w:id="12378" w:author="Mosi Adesina Ifatunji" w:date="2025-06-17T16:51:00Z" w16du:dateUtc="2025-06-17T21:51:00Z"/>
              <w:rFonts w:ascii="Helvetica Neue" w:hAnsi="Helvetica Neue" w:cs="Helvetica Neue"/>
              <w:sz w:val="26"/>
              <w:szCs w:val="26"/>
            </w:rPr>
          </w:rPrChange>
        </w:rPr>
        <w:pPrChange w:id="12379" w:author="Mosi Adesina Ifatunji" w:date="2025-10-21T19:50:00Z" w16du:dateUtc="2025-10-22T00:50:00Z">
          <w:pPr>
            <w:autoSpaceDE w:val="0"/>
            <w:autoSpaceDN w:val="0"/>
            <w:adjustRightInd w:val="0"/>
            <w:ind w:left="720" w:right="-720" w:hanging="720"/>
          </w:pPr>
        </w:pPrChange>
      </w:pPr>
      <w:proofErr w:type="spellStart"/>
      <w:ins w:id="12380" w:author="Mosi Adesina Ifatunji" w:date="2025-06-17T16:51:00Z" w16du:dateUtc="2025-06-17T21:51:00Z">
        <w:r w:rsidRPr="006B17C5">
          <w:rPr>
            <w:highlight w:val="yellow"/>
            <w:rPrChange w:id="12381" w:author="Mosi Adesina Ifatunji" w:date="2025-07-17T11:52:00Z" w16du:dateUtc="2025-07-17T16:52:00Z">
              <w:rPr>
                <w:rFonts w:ascii="Helvetica Neue" w:hAnsi="Helvetica Neue" w:cs="Helvetica Neue"/>
                <w:sz w:val="26"/>
                <w:szCs w:val="26"/>
              </w:rPr>
            </w:rPrChange>
          </w:rPr>
          <w:t>Kraiger</w:t>
        </w:r>
        <w:proofErr w:type="spellEnd"/>
        <w:r w:rsidRPr="006B17C5">
          <w:rPr>
            <w:highlight w:val="yellow"/>
            <w:rPrChange w:id="12382" w:author="Mosi Adesina Ifatunji" w:date="2025-07-17T11:52:00Z" w16du:dateUtc="2025-07-17T16:52:00Z">
              <w:rPr>
                <w:rFonts w:ascii="Helvetica Neue" w:hAnsi="Helvetica Neue" w:cs="Helvetica Neue"/>
                <w:sz w:val="26"/>
                <w:szCs w:val="26"/>
              </w:rPr>
            </w:rPrChange>
          </w:rPr>
          <w:t xml:space="preserve">, Kurt, and J Kevin Ford. 1985. "A Meta-Analysis of Ratee Race Effects in Performance Ratings." </w:t>
        </w:r>
        <w:r w:rsidRPr="006B17C5">
          <w:rPr>
            <w:i/>
            <w:iCs/>
            <w:highlight w:val="yellow"/>
            <w:rPrChange w:id="12383" w:author="Mosi Adesina Ifatunji" w:date="2025-07-17T11:52:00Z" w16du:dateUtc="2025-07-17T16:52:00Z">
              <w:rPr>
                <w:rFonts w:ascii="Helvetica Neue" w:hAnsi="Helvetica Neue" w:cs="Helvetica Neue"/>
                <w:i/>
                <w:iCs/>
                <w:sz w:val="26"/>
                <w:szCs w:val="26"/>
              </w:rPr>
            </w:rPrChange>
          </w:rPr>
          <w:t>Journal of Applied Psychology</w:t>
        </w:r>
        <w:r w:rsidRPr="006B17C5">
          <w:rPr>
            <w:highlight w:val="yellow"/>
            <w:rPrChange w:id="12384" w:author="Mosi Adesina Ifatunji" w:date="2025-07-17T11:52:00Z" w16du:dateUtc="2025-07-17T16:52:00Z">
              <w:rPr>
                <w:rFonts w:ascii="Helvetica Neue" w:hAnsi="Helvetica Neue" w:cs="Helvetica Neue"/>
                <w:sz w:val="26"/>
                <w:szCs w:val="26"/>
              </w:rPr>
            </w:rPrChange>
          </w:rPr>
          <w:t xml:space="preserve"> 70(1):56–65.</w:t>
        </w:r>
      </w:ins>
    </w:p>
    <w:p w14:paraId="6F82661B" w14:textId="77777777" w:rsidR="007A7357" w:rsidRPr="006B17C5" w:rsidRDefault="007A7357">
      <w:pPr>
        <w:rPr>
          <w:ins w:id="12385" w:author="Mosi Adesina Ifatunji" w:date="2025-06-17T16:54:00Z" w16du:dateUtc="2025-06-17T21:54:00Z"/>
          <w:rPrChange w:id="12386" w:author="Mosi Adesina Ifatunji" w:date="2025-07-17T11:52:00Z" w16du:dateUtc="2025-07-17T16:52:00Z">
            <w:rPr>
              <w:ins w:id="12387" w:author="Mosi Adesina Ifatunji" w:date="2025-06-17T16:54:00Z" w16du:dateUtc="2025-06-17T21:54:00Z"/>
              <w:rFonts w:ascii="Helvetica Neue" w:hAnsi="Helvetica Neue" w:cs="Helvetica Neue"/>
              <w:sz w:val="26"/>
              <w:szCs w:val="26"/>
            </w:rPr>
          </w:rPrChange>
        </w:rPr>
        <w:pPrChange w:id="12388" w:author="Mosi Adesina Ifatunji" w:date="2025-10-21T19:50:00Z" w16du:dateUtc="2025-10-22T00:50:00Z">
          <w:pPr>
            <w:autoSpaceDE w:val="0"/>
            <w:autoSpaceDN w:val="0"/>
            <w:adjustRightInd w:val="0"/>
            <w:ind w:right="-720"/>
          </w:pPr>
        </w:pPrChange>
      </w:pPr>
    </w:p>
    <w:p w14:paraId="5E5C8B2D" w14:textId="77777777" w:rsidR="00E71C65" w:rsidRPr="006B17C5" w:rsidRDefault="00E71C65">
      <w:pPr>
        <w:rPr>
          <w:ins w:id="12389" w:author="Mosi Adesina Ifatunji" w:date="2025-06-17T16:54:00Z" w16du:dateUtc="2025-06-17T21:54:00Z"/>
          <w:rPrChange w:id="12390" w:author="Mosi Adesina Ifatunji" w:date="2025-07-17T11:52:00Z" w16du:dateUtc="2025-07-17T16:52:00Z">
            <w:rPr>
              <w:ins w:id="12391" w:author="Mosi Adesina Ifatunji" w:date="2025-06-17T16:54:00Z" w16du:dateUtc="2025-06-17T21:54:00Z"/>
              <w:rFonts w:ascii="Helvetica Neue" w:hAnsi="Helvetica Neue" w:cs="Helvetica Neue"/>
              <w:sz w:val="26"/>
              <w:szCs w:val="26"/>
            </w:rPr>
          </w:rPrChange>
        </w:rPr>
        <w:pPrChange w:id="12392" w:author="Mosi Adesina Ifatunji" w:date="2025-10-21T19:50:00Z" w16du:dateUtc="2025-10-22T00:50:00Z">
          <w:pPr>
            <w:autoSpaceDE w:val="0"/>
            <w:autoSpaceDN w:val="0"/>
            <w:adjustRightInd w:val="0"/>
            <w:ind w:left="720" w:right="-720" w:hanging="720"/>
          </w:pPr>
        </w:pPrChange>
      </w:pPr>
      <w:ins w:id="12393" w:author="Mosi Adesina Ifatunji" w:date="2025-06-17T16:54:00Z" w16du:dateUtc="2025-06-17T21:54:00Z">
        <w:r w:rsidRPr="006B17C5">
          <w:rPr>
            <w:highlight w:val="yellow"/>
            <w:rPrChange w:id="12394" w:author="Mosi Adesina Ifatunji" w:date="2025-07-17T11:52:00Z" w16du:dateUtc="2025-07-17T16:52:00Z">
              <w:rPr>
                <w:rFonts w:ascii="Helvetica Neue" w:hAnsi="Helvetica Neue" w:cs="Helvetica Neue"/>
                <w:sz w:val="26"/>
                <w:szCs w:val="26"/>
              </w:rPr>
            </w:rPrChange>
          </w:rPr>
          <w:t xml:space="preserve">Tsui, Anne S, and Charles A </w:t>
        </w:r>
        <w:proofErr w:type="spellStart"/>
        <w:r w:rsidRPr="006B17C5">
          <w:rPr>
            <w:highlight w:val="yellow"/>
            <w:rPrChange w:id="12395" w:author="Mosi Adesina Ifatunji" w:date="2025-07-17T11:52:00Z" w16du:dateUtc="2025-07-17T16:52:00Z">
              <w:rPr>
                <w:rFonts w:ascii="Helvetica Neue" w:hAnsi="Helvetica Neue" w:cs="Helvetica Neue"/>
                <w:sz w:val="26"/>
                <w:szCs w:val="26"/>
              </w:rPr>
            </w:rPrChange>
          </w:rPr>
          <w:t>O'reilly</w:t>
        </w:r>
        <w:proofErr w:type="spellEnd"/>
        <w:r w:rsidRPr="006B17C5">
          <w:rPr>
            <w:highlight w:val="yellow"/>
            <w:rPrChange w:id="12396" w:author="Mosi Adesina Ifatunji" w:date="2025-07-17T11:52:00Z" w16du:dateUtc="2025-07-17T16:52:00Z">
              <w:rPr>
                <w:rFonts w:ascii="Helvetica Neue" w:hAnsi="Helvetica Neue" w:cs="Helvetica Neue"/>
                <w:sz w:val="26"/>
                <w:szCs w:val="26"/>
              </w:rPr>
            </w:rPrChange>
          </w:rPr>
          <w:t xml:space="preserve">. 1989. "Beyond Simple Demographic Effects: The Importance of Relational Demography in Superior-Subordinate Dyads." </w:t>
        </w:r>
        <w:r w:rsidRPr="006B17C5">
          <w:rPr>
            <w:i/>
            <w:iCs/>
            <w:highlight w:val="yellow"/>
            <w:rPrChange w:id="12397" w:author="Mosi Adesina Ifatunji" w:date="2025-07-17T11:52:00Z" w16du:dateUtc="2025-07-17T16:52:00Z">
              <w:rPr>
                <w:rFonts w:ascii="Helvetica Neue" w:hAnsi="Helvetica Neue" w:cs="Helvetica Neue"/>
                <w:i/>
                <w:iCs/>
                <w:sz w:val="26"/>
                <w:szCs w:val="26"/>
              </w:rPr>
            </w:rPrChange>
          </w:rPr>
          <w:t>Academy of Management Journal</w:t>
        </w:r>
        <w:r w:rsidRPr="006B17C5">
          <w:rPr>
            <w:highlight w:val="yellow"/>
            <w:rPrChange w:id="12398" w:author="Mosi Adesina Ifatunji" w:date="2025-07-17T11:52:00Z" w16du:dateUtc="2025-07-17T16:52:00Z">
              <w:rPr>
                <w:rFonts w:ascii="Helvetica Neue" w:hAnsi="Helvetica Neue" w:cs="Helvetica Neue"/>
                <w:sz w:val="26"/>
                <w:szCs w:val="26"/>
              </w:rPr>
            </w:rPrChange>
          </w:rPr>
          <w:t xml:space="preserve"> 32(2):402–23.</w:t>
        </w:r>
      </w:ins>
    </w:p>
    <w:p w14:paraId="1F542E31" w14:textId="77777777" w:rsidR="00E71C65" w:rsidRPr="006B17C5" w:rsidRDefault="00E71C65">
      <w:pPr>
        <w:rPr>
          <w:ins w:id="12399" w:author="Mosi Adesina Ifatunji" w:date="2025-06-17T16:54:00Z" w16du:dateUtc="2025-06-17T21:54:00Z"/>
          <w:rPrChange w:id="12400" w:author="Mosi Adesina Ifatunji" w:date="2025-07-17T11:52:00Z" w16du:dateUtc="2025-07-17T16:52:00Z">
            <w:rPr>
              <w:ins w:id="12401" w:author="Mosi Adesina Ifatunji" w:date="2025-06-17T16:54:00Z" w16du:dateUtc="2025-06-17T21:54:00Z"/>
              <w:rFonts w:ascii="Helvetica Neue" w:hAnsi="Helvetica Neue" w:cs="Helvetica Neue"/>
              <w:sz w:val="26"/>
              <w:szCs w:val="26"/>
            </w:rPr>
          </w:rPrChange>
        </w:rPr>
        <w:pPrChange w:id="12402" w:author="Mosi Adesina Ifatunji" w:date="2025-10-21T19:50:00Z" w16du:dateUtc="2025-10-22T00:50:00Z">
          <w:pPr>
            <w:autoSpaceDE w:val="0"/>
            <w:autoSpaceDN w:val="0"/>
            <w:adjustRightInd w:val="0"/>
            <w:ind w:right="-720"/>
          </w:pPr>
        </w:pPrChange>
      </w:pPr>
    </w:p>
    <w:p w14:paraId="59D19553" w14:textId="77777777" w:rsidR="005A4764" w:rsidRPr="006B17C5" w:rsidRDefault="005A4764">
      <w:pPr>
        <w:rPr>
          <w:ins w:id="12403" w:author="Mosi Adesina Ifatunji" w:date="2025-06-17T17:00:00Z" w16du:dateUtc="2025-06-17T22:00:00Z"/>
          <w:rPrChange w:id="12404" w:author="Mosi Adesina Ifatunji" w:date="2025-07-17T11:52:00Z" w16du:dateUtc="2025-07-17T16:52:00Z">
            <w:rPr>
              <w:ins w:id="12405" w:author="Mosi Adesina Ifatunji" w:date="2025-06-17T17:00:00Z" w16du:dateUtc="2025-06-17T22:00:00Z"/>
              <w:rFonts w:ascii="Helvetica Neue" w:hAnsi="Helvetica Neue" w:cs="Helvetica Neue"/>
              <w:sz w:val="26"/>
              <w:szCs w:val="26"/>
            </w:rPr>
          </w:rPrChange>
        </w:rPr>
        <w:pPrChange w:id="12406" w:author="Mosi Adesina Ifatunji" w:date="2025-10-21T19:50:00Z" w16du:dateUtc="2025-10-22T00:50:00Z">
          <w:pPr>
            <w:autoSpaceDE w:val="0"/>
            <w:autoSpaceDN w:val="0"/>
            <w:adjustRightInd w:val="0"/>
            <w:ind w:left="720" w:right="-720" w:hanging="720"/>
          </w:pPr>
        </w:pPrChange>
      </w:pPr>
      <w:ins w:id="12407" w:author="Mosi Adesina Ifatunji" w:date="2025-06-17T17:00:00Z" w16du:dateUtc="2025-06-17T22:00:00Z">
        <w:r w:rsidRPr="006B17C5">
          <w:rPr>
            <w:highlight w:val="yellow"/>
            <w:rPrChange w:id="12408" w:author="Mosi Adesina Ifatunji" w:date="2025-07-17T11:52:00Z" w16du:dateUtc="2025-07-17T16:52:00Z">
              <w:rPr>
                <w:rFonts w:ascii="Helvetica Neue" w:hAnsi="Helvetica Neue" w:cs="Helvetica Neue"/>
                <w:sz w:val="26"/>
                <w:szCs w:val="26"/>
              </w:rPr>
            </w:rPrChange>
          </w:rPr>
          <w:t xml:space="preserve">Bates, Timothy. 1994. "Utilization of Minority Employees in Small Business: A Comparison of Nonminority and Black-Owned Urban Enterprises." </w:t>
        </w:r>
        <w:r w:rsidRPr="006B17C5">
          <w:rPr>
            <w:i/>
            <w:iCs/>
            <w:highlight w:val="yellow"/>
            <w:rPrChange w:id="12409" w:author="Mosi Adesina Ifatunji" w:date="2025-07-17T11:52:00Z" w16du:dateUtc="2025-07-17T16:52:00Z">
              <w:rPr>
                <w:rFonts w:ascii="Helvetica Neue" w:hAnsi="Helvetica Neue" w:cs="Helvetica Neue"/>
                <w:i/>
                <w:iCs/>
                <w:sz w:val="26"/>
                <w:szCs w:val="26"/>
              </w:rPr>
            </w:rPrChange>
          </w:rPr>
          <w:t>The Review of Black Political Economy</w:t>
        </w:r>
        <w:r w:rsidRPr="006B17C5">
          <w:rPr>
            <w:highlight w:val="yellow"/>
            <w:rPrChange w:id="12410" w:author="Mosi Adesina Ifatunji" w:date="2025-07-17T11:52:00Z" w16du:dateUtc="2025-07-17T16:52:00Z">
              <w:rPr>
                <w:rFonts w:ascii="Helvetica Neue" w:hAnsi="Helvetica Neue" w:cs="Helvetica Neue"/>
                <w:sz w:val="26"/>
                <w:szCs w:val="26"/>
              </w:rPr>
            </w:rPrChange>
          </w:rPr>
          <w:t xml:space="preserve"> 23(1):113–21.</w:t>
        </w:r>
      </w:ins>
    </w:p>
    <w:p w14:paraId="585A7E79" w14:textId="77777777" w:rsidR="005A4764" w:rsidRPr="006B17C5" w:rsidRDefault="005A4764">
      <w:pPr>
        <w:rPr>
          <w:ins w:id="12411" w:author="Mosi Adesina Ifatunji" w:date="2025-06-17T17:00:00Z" w16du:dateUtc="2025-06-17T22:00:00Z"/>
          <w:rPrChange w:id="12412" w:author="Mosi Adesina Ifatunji" w:date="2025-07-17T11:52:00Z" w16du:dateUtc="2025-07-17T16:52:00Z">
            <w:rPr>
              <w:ins w:id="12413" w:author="Mosi Adesina Ifatunji" w:date="2025-06-17T17:00:00Z" w16du:dateUtc="2025-06-17T22:00:00Z"/>
              <w:rFonts w:ascii="Helvetica Neue" w:hAnsi="Helvetica Neue" w:cs="Helvetica Neue"/>
              <w:sz w:val="26"/>
              <w:szCs w:val="26"/>
            </w:rPr>
          </w:rPrChange>
        </w:rPr>
        <w:pPrChange w:id="12414" w:author="Mosi Adesina Ifatunji" w:date="2025-10-21T19:50:00Z" w16du:dateUtc="2025-10-22T00:50:00Z">
          <w:pPr>
            <w:autoSpaceDE w:val="0"/>
            <w:autoSpaceDN w:val="0"/>
            <w:adjustRightInd w:val="0"/>
            <w:ind w:right="-720"/>
          </w:pPr>
        </w:pPrChange>
      </w:pPr>
    </w:p>
    <w:p w14:paraId="579D64A6" w14:textId="66D45BA6" w:rsidR="00665E94" w:rsidRPr="006B17C5" w:rsidRDefault="00781CB9">
      <w:pPr>
        <w:rPr>
          <w:ins w:id="12415" w:author="Mosi Adesina Ifatunji" w:date="2025-07-10T13:45:00Z" w16du:dateUtc="2025-07-10T18:45:00Z"/>
          <w:rPrChange w:id="12416" w:author="Mosi Adesina Ifatunji" w:date="2025-07-17T11:52:00Z" w16du:dateUtc="2025-07-17T16:52:00Z">
            <w:rPr>
              <w:ins w:id="12417" w:author="Mosi Adesina Ifatunji" w:date="2025-07-10T13:45:00Z" w16du:dateUtc="2025-07-10T18:45:00Z"/>
              <w:rFonts w:ascii="Helvetica Neue" w:hAnsi="Helvetica Neue" w:cs="Helvetica Neue"/>
              <w:sz w:val="26"/>
              <w:szCs w:val="26"/>
            </w:rPr>
          </w:rPrChange>
        </w:rPr>
        <w:pPrChange w:id="12418" w:author="Mosi Adesina Ifatunji" w:date="2025-10-21T19:50:00Z" w16du:dateUtc="2025-10-22T00:50:00Z">
          <w:pPr>
            <w:autoSpaceDE w:val="0"/>
            <w:autoSpaceDN w:val="0"/>
            <w:adjustRightInd w:val="0"/>
            <w:ind w:right="-720"/>
          </w:pPr>
        </w:pPrChange>
      </w:pPr>
      <w:ins w:id="12419" w:author="Mosi Adesina Ifatunji" w:date="2025-06-17T17:05:00Z" w16du:dateUtc="2025-06-17T22:05:00Z">
        <w:r w:rsidRPr="006B17C5">
          <w:rPr>
            <w:highlight w:val="yellow"/>
            <w:rPrChange w:id="12420" w:author="Mosi Adesina Ifatunji" w:date="2025-07-17T11:52:00Z" w16du:dateUtc="2025-07-17T16:52:00Z">
              <w:rPr>
                <w:rFonts w:ascii="Helvetica Neue" w:hAnsi="Helvetica Neue" w:cs="Helvetica Neue"/>
                <w:sz w:val="26"/>
                <w:szCs w:val="26"/>
              </w:rPr>
            </w:rPrChange>
          </w:rPr>
          <w:t xml:space="preserve">Baldi, </w:t>
        </w:r>
        <w:proofErr w:type="spellStart"/>
        <w:r w:rsidRPr="006B17C5">
          <w:rPr>
            <w:highlight w:val="yellow"/>
            <w:rPrChange w:id="12421" w:author="Mosi Adesina Ifatunji" w:date="2025-07-17T11:52:00Z" w16du:dateUtc="2025-07-17T16:52:00Z">
              <w:rPr>
                <w:rFonts w:ascii="Helvetica Neue" w:hAnsi="Helvetica Neue" w:cs="Helvetica Neue"/>
                <w:sz w:val="26"/>
                <w:szCs w:val="26"/>
              </w:rPr>
            </w:rPrChange>
          </w:rPr>
          <w:t>StÉPhane</w:t>
        </w:r>
        <w:proofErr w:type="spellEnd"/>
        <w:r w:rsidRPr="006B17C5">
          <w:rPr>
            <w:highlight w:val="yellow"/>
            <w:rPrChange w:id="12422" w:author="Mosi Adesina Ifatunji" w:date="2025-07-17T11:52:00Z" w16du:dateUtc="2025-07-17T16:52:00Z">
              <w:rPr>
                <w:rFonts w:ascii="Helvetica Neue" w:hAnsi="Helvetica Neue" w:cs="Helvetica Neue"/>
                <w:sz w:val="26"/>
                <w:szCs w:val="26"/>
              </w:rPr>
            </w:rPrChange>
          </w:rPr>
          <w:t xml:space="preserve">, and Debra Branch McBrier. 1997. "Do the Determinants of Promotion Differ for Blacks and Whites?" </w:t>
        </w:r>
        <w:r w:rsidRPr="006B17C5">
          <w:rPr>
            <w:i/>
            <w:iCs/>
            <w:highlight w:val="yellow"/>
            <w:rPrChange w:id="12423" w:author="Mosi Adesina Ifatunji" w:date="2025-07-17T11:52:00Z" w16du:dateUtc="2025-07-17T16:52:00Z">
              <w:rPr>
                <w:rFonts w:ascii="Helvetica Neue" w:hAnsi="Helvetica Neue" w:cs="Helvetica Neue"/>
                <w:i/>
                <w:iCs/>
                <w:sz w:val="26"/>
                <w:szCs w:val="26"/>
              </w:rPr>
            </w:rPrChange>
          </w:rPr>
          <w:t>Work and Occupations</w:t>
        </w:r>
        <w:r w:rsidRPr="006B17C5">
          <w:rPr>
            <w:highlight w:val="yellow"/>
            <w:rPrChange w:id="12424" w:author="Mosi Adesina Ifatunji" w:date="2025-07-17T11:52:00Z" w16du:dateUtc="2025-07-17T16:52:00Z">
              <w:rPr>
                <w:rFonts w:ascii="Helvetica Neue" w:hAnsi="Helvetica Neue" w:cs="Helvetica Neue"/>
                <w:sz w:val="26"/>
                <w:szCs w:val="26"/>
              </w:rPr>
            </w:rPrChange>
          </w:rPr>
          <w:t xml:space="preserve"> 24(4):478–97.</w:t>
        </w:r>
      </w:ins>
    </w:p>
    <w:p w14:paraId="2E852E42" w14:textId="77777777" w:rsidR="00673C4C" w:rsidRPr="006B17C5" w:rsidRDefault="00673C4C">
      <w:pPr>
        <w:rPr>
          <w:ins w:id="12425" w:author="Mosi Adesina Ifatunji" w:date="2025-06-17T17:06:00Z" w16du:dateUtc="2025-06-17T22:06:00Z"/>
          <w:rPrChange w:id="12426" w:author="Mosi Adesina Ifatunji" w:date="2025-07-17T11:52:00Z" w16du:dateUtc="2025-07-17T16:52:00Z">
            <w:rPr>
              <w:ins w:id="12427" w:author="Mosi Adesina Ifatunji" w:date="2025-06-17T17:06:00Z" w16du:dateUtc="2025-06-17T22:06:00Z"/>
              <w:rFonts w:ascii="Helvetica Neue" w:hAnsi="Helvetica Neue" w:cs="Helvetica Neue"/>
              <w:sz w:val="26"/>
              <w:szCs w:val="26"/>
            </w:rPr>
          </w:rPrChange>
        </w:rPr>
        <w:pPrChange w:id="12428" w:author="Mosi Adesina Ifatunji" w:date="2025-10-21T19:50:00Z" w16du:dateUtc="2025-10-22T00:50:00Z">
          <w:pPr>
            <w:autoSpaceDE w:val="0"/>
            <w:autoSpaceDN w:val="0"/>
            <w:adjustRightInd w:val="0"/>
            <w:ind w:right="-720"/>
          </w:pPr>
        </w:pPrChange>
      </w:pPr>
    </w:p>
    <w:p w14:paraId="0FF5FEA2" w14:textId="77777777" w:rsidR="00707E38" w:rsidRPr="006B17C5" w:rsidRDefault="00707E38">
      <w:pPr>
        <w:rPr>
          <w:ins w:id="12429" w:author="Mosi Adesina Ifatunji" w:date="2025-06-17T17:06:00Z" w16du:dateUtc="2025-06-17T22:06:00Z"/>
          <w:rPrChange w:id="12430" w:author="Mosi Adesina Ifatunji" w:date="2025-07-17T11:52:00Z" w16du:dateUtc="2025-07-17T16:52:00Z">
            <w:rPr>
              <w:ins w:id="12431" w:author="Mosi Adesina Ifatunji" w:date="2025-06-17T17:06:00Z" w16du:dateUtc="2025-06-17T22:06:00Z"/>
              <w:rFonts w:ascii="Helvetica Neue" w:hAnsi="Helvetica Neue" w:cs="Helvetica Neue"/>
              <w:sz w:val="26"/>
              <w:szCs w:val="26"/>
            </w:rPr>
          </w:rPrChange>
        </w:rPr>
        <w:pPrChange w:id="12432" w:author="Mosi Adesina Ifatunji" w:date="2025-10-21T19:50:00Z" w16du:dateUtc="2025-10-22T00:50:00Z">
          <w:pPr>
            <w:autoSpaceDE w:val="0"/>
            <w:autoSpaceDN w:val="0"/>
            <w:adjustRightInd w:val="0"/>
            <w:ind w:left="720" w:right="-720" w:hanging="720"/>
          </w:pPr>
        </w:pPrChange>
      </w:pPr>
      <w:ins w:id="12433" w:author="Mosi Adesina Ifatunji" w:date="2025-06-17T17:06:00Z" w16du:dateUtc="2025-06-17T22:06:00Z">
        <w:r w:rsidRPr="006B17C5">
          <w:rPr>
            <w:highlight w:val="yellow"/>
            <w:rPrChange w:id="12434" w:author="Mosi Adesina Ifatunji" w:date="2025-07-17T11:52:00Z" w16du:dateUtc="2025-07-17T16:52:00Z">
              <w:rPr>
                <w:rFonts w:ascii="Helvetica Neue" w:hAnsi="Helvetica Neue" w:cs="Helvetica Neue"/>
                <w:sz w:val="26"/>
                <w:szCs w:val="26"/>
              </w:rPr>
            </w:rPrChange>
          </w:rPr>
          <w:t xml:space="preserve">Wilson, George, Ian Sakura-Lemessy, and Jonathan P. West. 1999. "Reaching the top: Racial differences in mobility paths to upper-tier occupations." </w:t>
        </w:r>
        <w:r w:rsidRPr="006B17C5">
          <w:rPr>
            <w:i/>
            <w:iCs/>
            <w:highlight w:val="yellow"/>
            <w:rPrChange w:id="12435" w:author="Mosi Adesina Ifatunji" w:date="2025-07-17T11:52:00Z" w16du:dateUtc="2025-07-17T16:52:00Z">
              <w:rPr>
                <w:rFonts w:ascii="Helvetica Neue" w:hAnsi="Helvetica Neue" w:cs="Helvetica Neue"/>
                <w:i/>
                <w:iCs/>
                <w:sz w:val="26"/>
                <w:szCs w:val="26"/>
              </w:rPr>
            </w:rPrChange>
          </w:rPr>
          <w:t>Work and Occupations</w:t>
        </w:r>
        <w:r w:rsidRPr="006B17C5">
          <w:rPr>
            <w:highlight w:val="yellow"/>
            <w:rPrChange w:id="12436" w:author="Mosi Adesina Ifatunji" w:date="2025-07-17T11:52:00Z" w16du:dateUtc="2025-07-17T16:52:00Z">
              <w:rPr>
                <w:rFonts w:ascii="Helvetica Neue" w:hAnsi="Helvetica Neue" w:cs="Helvetica Neue"/>
                <w:sz w:val="26"/>
                <w:szCs w:val="26"/>
              </w:rPr>
            </w:rPrChange>
          </w:rPr>
          <w:t xml:space="preserve"> 26(2):165–86.</w:t>
        </w:r>
      </w:ins>
    </w:p>
    <w:p w14:paraId="6B3638FB" w14:textId="77777777" w:rsidR="00707E38" w:rsidRPr="006B17C5" w:rsidRDefault="00707E38">
      <w:pPr>
        <w:rPr>
          <w:ins w:id="12437" w:author="Mosi Adesina Ifatunji" w:date="2025-06-17T17:06:00Z" w16du:dateUtc="2025-06-17T22:06:00Z"/>
          <w:rPrChange w:id="12438" w:author="Mosi Adesina Ifatunji" w:date="2025-07-17T11:52:00Z" w16du:dateUtc="2025-07-17T16:52:00Z">
            <w:rPr>
              <w:ins w:id="12439" w:author="Mosi Adesina Ifatunji" w:date="2025-06-17T17:06:00Z" w16du:dateUtc="2025-06-17T22:06:00Z"/>
              <w:rFonts w:ascii="Helvetica Neue" w:hAnsi="Helvetica Neue" w:cs="Helvetica Neue"/>
              <w:sz w:val="26"/>
              <w:szCs w:val="26"/>
            </w:rPr>
          </w:rPrChange>
        </w:rPr>
        <w:pPrChange w:id="12440" w:author="Mosi Adesina Ifatunji" w:date="2025-10-21T19:50:00Z" w16du:dateUtc="2025-10-22T00:50:00Z">
          <w:pPr>
            <w:autoSpaceDE w:val="0"/>
            <w:autoSpaceDN w:val="0"/>
            <w:adjustRightInd w:val="0"/>
            <w:ind w:right="-720"/>
          </w:pPr>
        </w:pPrChange>
      </w:pPr>
    </w:p>
    <w:p w14:paraId="724E8344" w14:textId="77777777" w:rsidR="002F41C0" w:rsidRPr="006B17C5" w:rsidRDefault="002F41C0">
      <w:pPr>
        <w:rPr>
          <w:ins w:id="12441" w:author="Mosi Adesina Ifatunji" w:date="2025-06-17T17:08:00Z" w16du:dateUtc="2025-06-17T22:08:00Z"/>
          <w:rPrChange w:id="12442" w:author="Mosi Adesina Ifatunji" w:date="2025-07-17T11:52:00Z" w16du:dateUtc="2025-07-17T16:52:00Z">
            <w:rPr>
              <w:ins w:id="12443" w:author="Mosi Adesina Ifatunji" w:date="2025-06-17T17:08:00Z" w16du:dateUtc="2025-06-17T22:08:00Z"/>
              <w:rFonts w:ascii="Helvetica Neue" w:hAnsi="Helvetica Neue" w:cs="Helvetica Neue"/>
              <w:sz w:val="26"/>
              <w:szCs w:val="26"/>
            </w:rPr>
          </w:rPrChange>
        </w:rPr>
        <w:pPrChange w:id="12444" w:author="Mosi Adesina Ifatunji" w:date="2025-10-21T19:50:00Z" w16du:dateUtc="2025-10-22T00:50:00Z">
          <w:pPr>
            <w:autoSpaceDE w:val="0"/>
            <w:autoSpaceDN w:val="0"/>
            <w:adjustRightInd w:val="0"/>
            <w:ind w:left="720" w:right="-720" w:hanging="720"/>
          </w:pPr>
        </w:pPrChange>
      </w:pPr>
      <w:ins w:id="12445" w:author="Mosi Adesina Ifatunji" w:date="2025-06-17T17:08:00Z" w16du:dateUtc="2025-06-17T22:08:00Z">
        <w:r w:rsidRPr="006B17C5">
          <w:rPr>
            <w:highlight w:val="yellow"/>
            <w:rPrChange w:id="12446" w:author="Mosi Adesina Ifatunji" w:date="2025-07-17T11:52:00Z" w16du:dateUtc="2025-07-17T16:52:00Z">
              <w:rPr>
                <w:rFonts w:ascii="Helvetica Neue" w:hAnsi="Helvetica Neue" w:cs="Helvetica Neue"/>
                <w:sz w:val="26"/>
                <w:szCs w:val="26"/>
              </w:rPr>
            </w:rPrChange>
          </w:rPr>
          <w:t xml:space="preserve">James, Erika Hayes. 2000. "Race-related differences in promotions and support: Underlying effects of human and social capital." </w:t>
        </w:r>
        <w:r w:rsidRPr="006B17C5">
          <w:rPr>
            <w:i/>
            <w:iCs/>
            <w:highlight w:val="yellow"/>
            <w:rPrChange w:id="12447" w:author="Mosi Adesina Ifatunji" w:date="2025-07-17T11:52:00Z" w16du:dateUtc="2025-07-17T16:52:00Z">
              <w:rPr>
                <w:rFonts w:ascii="Helvetica Neue" w:hAnsi="Helvetica Neue" w:cs="Helvetica Neue"/>
                <w:i/>
                <w:iCs/>
                <w:sz w:val="26"/>
                <w:szCs w:val="26"/>
              </w:rPr>
            </w:rPrChange>
          </w:rPr>
          <w:t>Organization Science</w:t>
        </w:r>
        <w:r w:rsidRPr="006B17C5">
          <w:rPr>
            <w:highlight w:val="yellow"/>
            <w:rPrChange w:id="12448" w:author="Mosi Adesina Ifatunji" w:date="2025-07-17T11:52:00Z" w16du:dateUtc="2025-07-17T16:52:00Z">
              <w:rPr>
                <w:rFonts w:ascii="Helvetica Neue" w:hAnsi="Helvetica Neue" w:cs="Helvetica Neue"/>
                <w:sz w:val="26"/>
                <w:szCs w:val="26"/>
              </w:rPr>
            </w:rPrChange>
          </w:rPr>
          <w:t xml:space="preserve"> 11(5):493–508.</w:t>
        </w:r>
      </w:ins>
    </w:p>
    <w:p w14:paraId="490EC8A8" w14:textId="77777777" w:rsidR="002F41C0" w:rsidRPr="006B17C5" w:rsidRDefault="002F41C0">
      <w:pPr>
        <w:rPr>
          <w:ins w:id="12449" w:author="Mosi Adesina Ifatunji" w:date="2025-06-17T17:08:00Z" w16du:dateUtc="2025-06-17T22:08:00Z"/>
          <w:rPrChange w:id="12450" w:author="Mosi Adesina Ifatunji" w:date="2025-07-17T11:52:00Z" w16du:dateUtc="2025-07-17T16:52:00Z">
            <w:rPr>
              <w:ins w:id="12451" w:author="Mosi Adesina Ifatunji" w:date="2025-06-17T17:08:00Z" w16du:dateUtc="2025-06-17T22:08:00Z"/>
              <w:rFonts w:ascii="Helvetica Neue" w:hAnsi="Helvetica Neue" w:cs="Helvetica Neue"/>
              <w:sz w:val="26"/>
              <w:szCs w:val="26"/>
            </w:rPr>
          </w:rPrChange>
        </w:rPr>
        <w:pPrChange w:id="12452" w:author="Mosi Adesina Ifatunji" w:date="2025-10-21T19:50:00Z" w16du:dateUtc="2025-10-22T00:50:00Z">
          <w:pPr>
            <w:autoSpaceDE w:val="0"/>
            <w:autoSpaceDN w:val="0"/>
            <w:adjustRightInd w:val="0"/>
            <w:ind w:right="-720"/>
          </w:pPr>
        </w:pPrChange>
      </w:pPr>
    </w:p>
    <w:p w14:paraId="4B0E669B" w14:textId="77777777" w:rsidR="002F41C0" w:rsidRPr="006B17C5" w:rsidRDefault="002F41C0">
      <w:pPr>
        <w:rPr>
          <w:ins w:id="12453" w:author="Mosi Adesina Ifatunji" w:date="2025-06-17T17:09:00Z" w16du:dateUtc="2025-06-17T22:09:00Z"/>
          <w:rPrChange w:id="12454" w:author="Mosi Adesina Ifatunji" w:date="2025-07-17T11:52:00Z" w16du:dateUtc="2025-07-17T16:52:00Z">
            <w:rPr>
              <w:ins w:id="12455" w:author="Mosi Adesina Ifatunji" w:date="2025-06-17T17:09:00Z" w16du:dateUtc="2025-06-17T22:09:00Z"/>
              <w:rFonts w:ascii="Helvetica Neue" w:hAnsi="Helvetica Neue" w:cs="Helvetica Neue"/>
              <w:sz w:val="26"/>
              <w:szCs w:val="26"/>
            </w:rPr>
          </w:rPrChange>
        </w:rPr>
        <w:pPrChange w:id="12456" w:author="Mosi Adesina Ifatunji" w:date="2025-10-21T19:50:00Z" w16du:dateUtc="2025-10-22T00:50:00Z">
          <w:pPr>
            <w:autoSpaceDE w:val="0"/>
            <w:autoSpaceDN w:val="0"/>
            <w:adjustRightInd w:val="0"/>
            <w:ind w:left="720" w:right="-720" w:hanging="720"/>
          </w:pPr>
        </w:pPrChange>
      </w:pPr>
      <w:ins w:id="12457" w:author="Mosi Adesina Ifatunji" w:date="2025-06-17T17:09:00Z" w16du:dateUtc="2025-06-17T22:09:00Z">
        <w:r w:rsidRPr="006B17C5">
          <w:rPr>
            <w:highlight w:val="yellow"/>
            <w:rPrChange w:id="12458" w:author="Mosi Adesina Ifatunji" w:date="2025-07-17T11:52:00Z" w16du:dateUtc="2025-07-17T16:52:00Z">
              <w:rPr>
                <w:rFonts w:ascii="Helvetica Neue" w:hAnsi="Helvetica Neue" w:cs="Helvetica Neue"/>
                <w:sz w:val="26"/>
                <w:szCs w:val="26"/>
              </w:rPr>
            </w:rPrChange>
          </w:rPr>
          <w:t xml:space="preserve">McGuire, Gail M. 2000. "Gender, Race, Ethnicity, and Networks: The Factors Affecting the Status of Employees' Network Members." </w:t>
        </w:r>
        <w:r w:rsidRPr="006B17C5">
          <w:rPr>
            <w:i/>
            <w:iCs/>
            <w:highlight w:val="yellow"/>
            <w:rPrChange w:id="12459" w:author="Mosi Adesina Ifatunji" w:date="2025-07-17T11:52:00Z" w16du:dateUtc="2025-07-17T16:52:00Z">
              <w:rPr>
                <w:rFonts w:ascii="Helvetica Neue" w:hAnsi="Helvetica Neue" w:cs="Helvetica Neue"/>
                <w:i/>
                <w:iCs/>
                <w:sz w:val="26"/>
                <w:szCs w:val="26"/>
              </w:rPr>
            </w:rPrChange>
          </w:rPr>
          <w:t>Work and Occupations</w:t>
        </w:r>
        <w:r w:rsidRPr="006B17C5">
          <w:rPr>
            <w:highlight w:val="yellow"/>
            <w:rPrChange w:id="12460" w:author="Mosi Adesina Ifatunji" w:date="2025-07-17T11:52:00Z" w16du:dateUtc="2025-07-17T16:52:00Z">
              <w:rPr>
                <w:rFonts w:ascii="Helvetica Neue" w:hAnsi="Helvetica Neue" w:cs="Helvetica Neue"/>
                <w:sz w:val="26"/>
                <w:szCs w:val="26"/>
              </w:rPr>
            </w:rPrChange>
          </w:rPr>
          <w:t xml:space="preserve"> 27(4):501–24.</w:t>
        </w:r>
      </w:ins>
    </w:p>
    <w:p w14:paraId="028324A0" w14:textId="77777777" w:rsidR="002F41C0" w:rsidRPr="006B17C5" w:rsidRDefault="002F41C0">
      <w:pPr>
        <w:rPr>
          <w:ins w:id="12461" w:author="Mosi Adesina Ifatunji" w:date="2025-06-17T17:09:00Z" w16du:dateUtc="2025-06-17T22:09:00Z"/>
          <w:rPrChange w:id="12462" w:author="Mosi Adesina Ifatunji" w:date="2025-07-17T11:52:00Z" w16du:dateUtc="2025-07-17T16:52:00Z">
            <w:rPr>
              <w:ins w:id="12463" w:author="Mosi Adesina Ifatunji" w:date="2025-06-17T17:09:00Z" w16du:dateUtc="2025-06-17T22:09:00Z"/>
              <w:rFonts w:ascii="Helvetica Neue" w:hAnsi="Helvetica Neue" w:cs="Helvetica Neue"/>
              <w:sz w:val="26"/>
              <w:szCs w:val="26"/>
            </w:rPr>
          </w:rPrChange>
        </w:rPr>
        <w:pPrChange w:id="12464" w:author="Mosi Adesina Ifatunji" w:date="2025-10-21T19:50:00Z" w16du:dateUtc="2025-10-22T00:50:00Z">
          <w:pPr>
            <w:autoSpaceDE w:val="0"/>
            <w:autoSpaceDN w:val="0"/>
            <w:adjustRightInd w:val="0"/>
            <w:ind w:right="-720"/>
          </w:pPr>
        </w:pPrChange>
      </w:pPr>
    </w:p>
    <w:p w14:paraId="54651D84" w14:textId="77777777" w:rsidR="00D35739" w:rsidRPr="006B17C5" w:rsidRDefault="00D35739">
      <w:pPr>
        <w:rPr>
          <w:ins w:id="12465" w:author="Mosi Adesina Ifatunji" w:date="2025-06-17T17:11:00Z" w16du:dateUtc="2025-06-17T22:11:00Z"/>
          <w:rPrChange w:id="12466" w:author="Mosi Adesina Ifatunji" w:date="2025-07-17T11:52:00Z" w16du:dateUtc="2025-07-17T16:52:00Z">
            <w:rPr>
              <w:ins w:id="12467" w:author="Mosi Adesina Ifatunji" w:date="2025-06-17T17:11:00Z" w16du:dateUtc="2025-06-17T22:11:00Z"/>
              <w:rFonts w:ascii="Helvetica Neue" w:hAnsi="Helvetica Neue" w:cs="Helvetica Neue"/>
              <w:sz w:val="26"/>
              <w:szCs w:val="26"/>
            </w:rPr>
          </w:rPrChange>
        </w:rPr>
        <w:pPrChange w:id="12468" w:author="Mosi Adesina Ifatunji" w:date="2025-10-21T19:50:00Z" w16du:dateUtc="2025-10-22T00:50:00Z">
          <w:pPr>
            <w:autoSpaceDE w:val="0"/>
            <w:autoSpaceDN w:val="0"/>
            <w:adjustRightInd w:val="0"/>
            <w:ind w:left="720" w:right="-720" w:hanging="720"/>
          </w:pPr>
        </w:pPrChange>
      </w:pPr>
      <w:ins w:id="12469" w:author="Mosi Adesina Ifatunji" w:date="2025-06-17T17:11:00Z" w16du:dateUtc="2025-06-17T22:11:00Z">
        <w:r w:rsidRPr="006B17C5">
          <w:rPr>
            <w:highlight w:val="yellow"/>
            <w:rPrChange w:id="12470" w:author="Mosi Adesina Ifatunji" w:date="2025-07-17T11:52:00Z" w16du:dateUtc="2025-07-17T16:52:00Z">
              <w:rPr>
                <w:rFonts w:ascii="Helvetica Neue" w:hAnsi="Helvetica Neue" w:cs="Helvetica Neue"/>
                <w:sz w:val="26"/>
                <w:szCs w:val="26"/>
              </w:rPr>
            </w:rPrChange>
          </w:rPr>
          <w:t xml:space="preserve">Viator, R Ralph E. 2001. "An examination of African Americans' access to public accounting mentors: perceived barriers and intentions to leave." </w:t>
        </w:r>
        <w:r w:rsidRPr="006B17C5">
          <w:rPr>
            <w:i/>
            <w:iCs/>
            <w:highlight w:val="yellow"/>
            <w:rPrChange w:id="12471" w:author="Mosi Adesina Ifatunji" w:date="2025-07-17T11:52:00Z" w16du:dateUtc="2025-07-17T16:52:00Z">
              <w:rPr>
                <w:rFonts w:ascii="Helvetica Neue" w:hAnsi="Helvetica Neue" w:cs="Helvetica Neue"/>
                <w:i/>
                <w:iCs/>
                <w:sz w:val="26"/>
                <w:szCs w:val="26"/>
              </w:rPr>
            </w:rPrChange>
          </w:rPr>
          <w:t>Accounting Organizations and Society</w:t>
        </w:r>
        <w:r w:rsidRPr="006B17C5">
          <w:rPr>
            <w:highlight w:val="yellow"/>
            <w:rPrChange w:id="12472" w:author="Mosi Adesina Ifatunji" w:date="2025-07-17T11:52:00Z" w16du:dateUtc="2025-07-17T16:52:00Z">
              <w:rPr>
                <w:rFonts w:ascii="Helvetica Neue" w:hAnsi="Helvetica Neue" w:cs="Helvetica Neue"/>
                <w:sz w:val="26"/>
                <w:szCs w:val="26"/>
              </w:rPr>
            </w:rPrChange>
          </w:rPr>
          <w:t xml:space="preserve"> 26(6):541–61.</w:t>
        </w:r>
      </w:ins>
    </w:p>
    <w:p w14:paraId="462A3A61" w14:textId="77777777" w:rsidR="00D35739" w:rsidRPr="006B17C5" w:rsidRDefault="00D35739">
      <w:pPr>
        <w:rPr>
          <w:ins w:id="12473" w:author="Mosi Adesina Ifatunji" w:date="2025-06-17T17:12:00Z" w16du:dateUtc="2025-06-17T22:12:00Z"/>
          <w:rPrChange w:id="12474" w:author="Mosi Adesina Ifatunji" w:date="2025-07-17T11:52:00Z" w16du:dateUtc="2025-07-17T16:52:00Z">
            <w:rPr>
              <w:ins w:id="12475" w:author="Mosi Adesina Ifatunji" w:date="2025-06-17T17:12:00Z" w16du:dateUtc="2025-06-17T22:12:00Z"/>
              <w:rFonts w:ascii="Helvetica Neue" w:hAnsi="Helvetica Neue" w:cs="Helvetica Neue"/>
              <w:sz w:val="26"/>
              <w:szCs w:val="26"/>
            </w:rPr>
          </w:rPrChange>
        </w:rPr>
        <w:pPrChange w:id="12476" w:author="Mosi Adesina Ifatunji" w:date="2025-10-21T19:50:00Z" w16du:dateUtc="2025-10-22T00:50:00Z">
          <w:pPr>
            <w:autoSpaceDE w:val="0"/>
            <w:autoSpaceDN w:val="0"/>
            <w:adjustRightInd w:val="0"/>
            <w:ind w:right="-720"/>
          </w:pPr>
        </w:pPrChange>
      </w:pPr>
    </w:p>
    <w:p w14:paraId="3C770ACF" w14:textId="77777777" w:rsidR="00626B2E" w:rsidRPr="006B17C5" w:rsidRDefault="00626B2E">
      <w:pPr>
        <w:rPr>
          <w:ins w:id="12477" w:author="Mosi Adesina Ifatunji" w:date="2025-06-17T17:12:00Z" w16du:dateUtc="2025-06-17T22:12:00Z"/>
          <w:rPrChange w:id="12478" w:author="Mosi Adesina Ifatunji" w:date="2025-07-17T11:52:00Z" w16du:dateUtc="2025-07-17T16:52:00Z">
            <w:rPr>
              <w:ins w:id="12479" w:author="Mosi Adesina Ifatunji" w:date="2025-06-17T17:12:00Z" w16du:dateUtc="2025-06-17T22:12:00Z"/>
              <w:rFonts w:ascii="Helvetica Neue" w:hAnsi="Helvetica Neue" w:cs="Helvetica Neue"/>
              <w:sz w:val="26"/>
              <w:szCs w:val="26"/>
            </w:rPr>
          </w:rPrChange>
        </w:rPr>
        <w:pPrChange w:id="12480" w:author="Mosi Adesina Ifatunji" w:date="2025-10-21T19:50:00Z" w16du:dateUtc="2025-10-22T00:50:00Z">
          <w:pPr>
            <w:autoSpaceDE w:val="0"/>
            <w:autoSpaceDN w:val="0"/>
            <w:adjustRightInd w:val="0"/>
            <w:ind w:left="720" w:right="-720" w:hanging="720"/>
          </w:pPr>
        </w:pPrChange>
      </w:pPr>
      <w:ins w:id="12481" w:author="Mosi Adesina Ifatunji" w:date="2025-06-17T17:12:00Z" w16du:dateUtc="2025-06-17T22:12:00Z">
        <w:r w:rsidRPr="006B17C5">
          <w:rPr>
            <w:highlight w:val="yellow"/>
            <w:rPrChange w:id="12482" w:author="Mosi Adesina Ifatunji" w:date="2025-07-17T11:52:00Z" w16du:dateUtc="2025-07-17T16:52:00Z">
              <w:rPr>
                <w:rFonts w:ascii="Helvetica Neue" w:hAnsi="Helvetica Neue" w:cs="Helvetica Neue"/>
                <w:sz w:val="26"/>
                <w:szCs w:val="26"/>
              </w:rPr>
            </w:rPrChange>
          </w:rPr>
          <w:t xml:space="preserve">McGuire, Gail M. 2002. "Gender, Race, and the Shadow Structure: A Study of Informal Networks and Inequality in a Work Organization." </w:t>
        </w:r>
        <w:r w:rsidRPr="006B17C5">
          <w:rPr>
            <w:i/>
            <w:iCs/>
            <w:highlight w:val="yellow"/>
            <w:rPrChange w:id="12483" w:author="Mosi Adesina Ifatunji" w:date="2025-07-17T11:52:00Z" w16du:dateUtc="2025-07-17T16:52:00Z">
              <w:rPr>
                <w:rFonts w:ascii="Helvetica Neue" w:hAnsi="Helvetica Neue" w:cs="Helvetica Neue"/>
                <w:i/>
                <w:iCs/>
                <w:sz w:val="26"/>
                <w:szCs w:val="26"/>
              </w:rPr>
            </w:rPrChange>
          </w:rPr>
          <w:t>Gender &amp; Society</w:t>
        </w:r>
        <w:r w:rsidRPr="006B17C5">
          <w:rPr>
            <w:highlight w:val="yellow"/>
            <w:rPrChange w:id="12484" w:author="Mosi Adesina Ifatunji" w:date="2025-07-17T11:52:00Z" w16du:dateUtc="2025-07-17T16:52:00Z">
              <w:rPr>
                <w:rFonts w:ascii="Helvetica Neue" w:hAnsi="Helvetica Neue" w:cs="Helvetica Neue"/>
                <w:sz w:val="26"/>
                <w:szCs w:val="26"/>
              </w:rPr>
            </w:rPrChange>
          </w:rPr>
          <w:t xml:space="preserve"> 16(3):303–22.</w:t>
        </w:r>
      </w:ins>
    </w:p>
    <w:p w14:paraId="3DE66BC2" w14:textId="77777777" w:rsidR="00626B2E" w:rsidRPr="006B17C5" w:rsidRDefault="00626B2E">
      <w:pPr>
        <w:rPr>
          <w:ins w:id="12485" w:author="Mosi Adesina Ifatunji" w:date="2025-06-17T17:12:00Z" w16du:dateUtc="2025-06-17T22:12:00Z"/>
          <w:rPrChange w:id="12486" w:author="Mosi Adesina Ifatunji" w:date="2025-07-17T11:52:00Z" w16du:dateUtc="2025-07-17T16:52:00Z">
            <w:rPr>
              <w:ins w:id="12487" w:author="Mosi Adesina Ifatunji" w:date="2025-06-17T17:12:00Z" w16du:dateUtc="2025-06-17T22:12:00Z"/>
              <w:rFonts w:ascii="Helvetica Neue" w:hAnsi="Helvetica Neue" w:cs="Helvetica Neue"/>
              <w:sz w:val="26"/>
              <w:szCs w:val="26"/>
            </w:rPr>
          </w:rPrChange>
        </w:rPr>
        <w:pPrChange w:id="12488" w:author="Mosi Adesina Ifatunji" w:date="2025-10-21T19:50:00Z" w16du:dateUtc="2025-10-22T00:50:00Z">
          <w:pPr>
            <w:autoSpaceDE w:val="0"/>
            <w:autoSpaceDN w:val="0"/>
            <w:adjustRightInd w:val="0"/>
            <w:ind w:right="-720"/>
          </w:pPr>
        </w:pPrChange>
      </w:pPr>
    </w:p>
    <w:p w14:paraId="469AAA2B" w14:textId="77777777" w:rsidR="00DE4119" w:rsidRPr="006B17C5" w:rsidRDefault="00DE4119">
      <w:pPr>
        <w:rPr>
          <w:ins w:id="12489" w:author="Mosi Adesina Ifatunji" w:date="2025-06-17T17:12:00Z" w16du:dateUtc="2025-06-17T22:12:00Z"/>
          <w:rPrChange w:id="12490" w:author="Mosi Adesina Ifatunji" w:date="2025-07-17T11:52:00Z" w16du:dateUtc="2025-07-17T16:52:00Z">
            <w:rPr>
              <w:ins w:id="12491" w:author="Mosi Adesina Ifatunji" w:date="2025-06-17T17:12:00Z" w16du:dateUtc="2025-06-17T22:12:00Z"/>
              <w:rFonts w:ascii="Helvetica Neue" w:hAnsi="Helvetica Neue" w:cs="Helvetica Neue"/>
              <w:sz w:val="26"/>
              <w:szCs w:val="26"/>
            </w:rPr>
          </w:rPrChange>
        </w:rPr>
        <w:pPrChange w:id="12492" w:author="Mosi Adesina Ifatunji" w:date="2025-10-21T19:50:00Z" w16du:dateUtc="2025-10-22T00:50:00Z">
          <w:pPr>
            <w:autoSpaceDE w:val="0"/>
            <w:autoSpaceDN w:val="0"/>
            <w:adjustRightInd w:val="0"/>
            <w:ind w:left="720" w:right="-720" w:hanging="720"/>
          </w:pPr>
        </w:pPrChange>
      </w:pPr>
      <w:ins w:id="12493" w:author="Mosi Adesina Ifatunji" w:date="2025-06-17T17:12:00Z" w16du:dateUtc="2025-06-17T22:12:00Z">
        <w:r w:rsidRPr="006B17C5">
          <w:rPr>
            <w:highlight w:val="yellow"/>
            <w:rPrChange w:id="12494" w:author="Mosi Adesina Ifatunji" w:date="2025-07-17T11:52:00Z" w16du:dateUtc="2025-07-17T16:52:00Z">
              <w:rPr>
                <w:rFonts w:ascii="Helvetica Neue" w:hAnsi="Helvetica Neue" w:cs="Helvetica Neue"/>
                <w:sz w:val="26"/>
                <w:szCs w:val="26"/>
              </w:rPr>
            </w:rPrChange>
          </w:rPr>
          <w:t xml:space="preserve">Powell, Gary N., and D. Anthony Butterfield. 2002. "Exploring the Influence of Decision Makers' Race and Gender on Actual Promotions to Top Management." </w:t>
        </w:r>
        <w:r w:rsidRPr="006B17C5">
          <w:rPr>
            <w:i/>
            <w:iCs/>
            <w:highlight w:val="yellow"/>
            <w:rPrChange w:id="12495" w:author="Mosi Adesina Ifatunji" w:date="2025-07-17T11:52:00Z" w16du:dateUtc="2025-07-17T16:52:00Z">
              <w:rPr>
                <w:rFonts w:ascii="Helvetica Neue" w:hAnsi="Helvetica Neue" w:cs="Helvetica Neue"/>
                <w:i/>
                <w:iCs/>
                <w:sz w:val="26"/>
                <w:szCs w:val="26"/>
              </w:rPr>
            </w:rPrChange>
          </w:rPr>
          <w:t>Personnel Psychology</w:t>
        </w:r>
        <w:r w:rsidRPr="006B17C5">
          <w:rPr>
            <w:highlight w:val="yellow"/>
            <w:rPrChange w:id="12496" w:author="Mosi Adesina Ifatunji" w:date="2025-07-17T11:52:00Z" w16du:dateUtc="2025-07-17T16:52:00Z">
              <w:rPr>
                <w:rFonts w:ascii="Helvetica Neue" w:hAnsi="Helvetica Neue" w:cs="Helvetica Neue"/>
                <w:sz w:val="26"/>
                <w:szCs w:val="26"/>
              </w:rPr>
            </w:rPrChange>
          </w:rPr>
          <w:t xml:space="preserve"> 55(2):397–428.</w:t>
        </w:r>
      </w:ins>
    </w:p>
    <w:p w14:paraId="367F01D9" w14:textId="77777777" w:rsidR="00DE4119" w:rsidRPr="006B17C5" w:rsidRDefault="00DE4119">
      <w:pPr>
        <w:rPr>
          <w:ins w:id="12497" w:author="Mosi Adesina Ifatunji" w:date="2025-06-17T17:18:00Z" w16du:dateUtc="2025-06-17T22:18:00Z"/>
          <w:rPrChange w:id="12498" w:author="Mosi Adesina Ifatunji" w:date="2025-07-17T11:52:00Z" w16du:dateUtc="2025-07-17T16:52:00Z">
            <w:rPr>
              <w:ins w:id="12499" w:author="Mosi Adesina Ifatunji" w:date="2025-06-17T17:18:00Z" w16du:dateUtc="2025-06-17T22:18:00Z"/>
              <w:rFonts w:ascii="Helvetica Neue" w:hAnsi="Helvetica Neue" w:cs="Helvetica Neue"/>
              <w:sz w:val="26"/>
              <w:szCs w:val="26"/>
            </w:rPr>
          </w:rPrChange>
        </w:rPr>
        <w:pPrChange w:id="12500" w:author="Mosi Adesina Ifatunji" w:date="2025-10-21T19:50:00Z" w16du:dateUtc="2025-10-22T00:50:00Z">
          <w:pPr>
            <w:autoSpaceDE w:val="0"/>
            <w:autoSpaceDN w:val="0"/>
            <w:adjustRightInd w:val="0"/>
            <w:ind w:right="-720"/>
          </w:pPr>
        </w:pPrChange>
      </w:pPr>
    </w:p>
    <w:p w14:paraId="35233417" w14:textId="77777777" w:rsidR="00F315F6" w:rsidRPr="006B17C5" w:rsidRDefault="00F315F6">
      <w:pPr>
        <w:rPr>
          <w:ins w:id="12501" w:author="Mosi Adesina Ifatunji" w:date="2025-06-17T17:18:00Z" w16du:dateUtc="2025-06-17T22:18:00Z"/>
          <w:rPrChange w:id="12502" w:author="Mosi Adesina Ifatunji" w:date="2025-07-17T11:52:00Z" w16du:dateUtc="2025-07-17T16:52:00Z">
            <w:rPr>
              <w:ins w:id="12503" w:author="Mosi Adesina Ifatunji" w:date="2025-06-17T17:18:00Z" w16du:dateUtc="2025-06-17T22:18:00Z"/>
              <w:rFonts w:ascii="Helvetica Neue" w:hAnsi="Helvetica Neue" w:cs="Helvetica Neue"/>
              <w:sz w:val="26"/>
              <w:szCs w:val="26"/>
            </w:rPr>
          </w:rPrChange>
        </w:rPr>
        <w:pPrChange w:id="12504" w:author="Mosi Adesina Ifatunji" w:date="2025-10-21T19:50:00Z" w16du:dateUtc="2025-10-22T00:50:00Z">
          <w:pPr>
            <w:autoSpaceDE w:val="0"/>
            <w:autoSpaceDN w:val="0"/>
            <w:adjustRightInd w:val="0"/>
            <w:ind w:left="720" w:right="-720" w:hanging="720"/>
          </w:pPr>
        </w:pPrChange>
      </w:pPr>
      <w:ins w:id="12505" w:author="Mosi Adesina Ifatunji" w:date="2025-06-17T17:18:00Z" w16du:dateUtc="2025-06-17T22:18:00Z">
        <w:r w:rsidRPr="006B17C5">
          <w:rPr>
            <w:highlight w:val="yellow"/>
            <w:rPrChange w:id="12506" w:author="Mosi Adesina Ifatunji" w:date="2025-07-17T11:52:00Z" w16du:dateUtc="2025-07-17T16:52:00Z">
              <w:rPr>
                <w:rFonts w:ascii="Helvetica Neue" w:hAnsi="Helvetica Neue" w:cs="Helvetica Neue"/>
                <w:sz w:val="26"/>
                <w:szCs w:val="26"/>
              </w:rPr>
            </w:rPrChange>
          </w:rPr>
          <w:t xml:space="preserve">Carpenter, Mason A., Marta A. </w:t>
        </w:r>
        <w:proofErr w:type="spellStart"/>
        <w:r w:rsidRPr="006B17C5">
          <w:rPr>
            <w:highlight w:val="yellow"/>
            <w:rPrChange w:id="12507" w:author="Mosi Adesina Ifatunji" w:date="2025-07-17T11:52:00Z" w16du:dateUtc="2025-07-17T16:52:00Z">
              <w:rPr>
                <w:rFonts w:ascii="Helvetica Neue" w:hAnsi="Helvetica Neue" w:cs="Helvetica Neue"/>
                <w:sz w:val="26"/>
                <w:szCs w:val="26"/>
              </w:rPr>
            </w:rPrChange>
          </w:rPr>
          <w:t>Geletkanycz</w:t>
        </w:r>
        <w:proofErr w:type="spellEnd"/>
        <w:r w:rsidRPr="006B17C5">
          <w:rPr>
            <w:highlight w:val="yellow"/>
            <w:rPrChange w:id="12508" w:author="Mosi Adesina Ifatunji" w:date="2025-07-17T11:52:00Z" w16du:dateUtc="2025-07-17T16:52:00Z">
              <w:rPr>
                <w:rFonts w:ascii="Helvetica Neue" w:hAnsi="Helvetica Neue" w:cs="Helvetica Neue"/>
                <w:sz w:val="26"/>
                <w:szCs w:val="26"/>
              </w:rPr>
            </w:rPrChange>
          </w:rPr>
          <w:t xml:space="preserve">, and Wm Gerard Sanders. 2004. "Upper echelons research revisited: Antecedents, elements, and consequences of top management team composition." </w:t>
        </w:r>
        <w:r w:rsidRPr="006B17C5">
          <w:rPr>
            <w:i/>
            <w:iCs/>
            <w:highlight w:val="yellow"/>
            <w:rPrChange w:id="12509" w:author="Mosi Adesina Ifatunji" w:date="2025-07-17T11:52:00Z" w16du:dateUtc="2025-07-17T16:52:00Z">
              <w:rPr>
                <w:rFonts w:ascii="Helvetica Neue" w:hAnsi="Helvetica Neue" w:cs="Helvetica Neue"/>
                <w:i/>
                <w:iCs/>
                <w:sz w:val="26"/>
                <w:szCs w:val="26"/>
              </w:rPr>
            </w:rPrChange>
          </w:rPr>
          <w:t>Journal of Management</w:t>
        </w:r>
        <w:r w:rsidRPr="006B17C5">
          <w:rPr>
            <w:highlight w:val="yellow"/>
            <w:rPrChange w:id="12510" w:author="Mosi Adesina Ifatunji" w:date="2025-07-17T11:52:00Z" w16du:dateUtc="2025-07-17T16:52:00Z">
              <w:rPr>
                <w:rFonts w:ascii="Helvetica Neue" w:hAnsi="Helvetica Neue" w:cs="Helvetica Neue"/>
                <w:sz w:val="26"/>
                <w:szCs w:val="26"/>
              </w:rPr>
            </w:rPrChange>
          </w:rPr>
          <w:t xml:space="preserve"> 30(6):749–78.</w:t>
        </w:r>
      </w:ins>
    </w:p>
    <w:p w14:paraId="22922DA6" w14:textId="77777777" w:rsidR="00F315F6" w:rsidRPr="006B17C5" w:rsidRDefault="00F315F6">
      <w:pPr>
        <w:rPr>
          <w:ins w:id="12511" w:author="Mosi Adesina Ifatunji" w:date="2025-06-17T17:18:00Z" w16du:dateUtc="2025-06-17T22:18:00Z"/>
          <w:rPrChange w:id="12512" w:author="Mosi Adesina Ifatunji" w:date="2025-07-17T11:52:00Z" w16du:dateUtc="2025-07-17T16:52:00Z">
            <w:rPr>
              <w:ins w:id="12513" w:author="Mosi Adesina Ifatunji" w:date="2025-06-17T17:18:00Z" w16du:dateUtc="2025-06-17T22:18:00Z"/>
              <w:rFonts w:ascii="Helvetica Neue" w:hAnsi="Helvetica Neue" w:cs="Helvetica Neue"/>
              <w:sz w:val="26"/>
              <w:szCs w:val="26"/>
            </w:rPr>
          </w:rPrChange>
        </w:rPr>
        <w:pPrChange w:id="12514" w:author="Mosi Adesina Ifatunji" w:date="2025-10-21T19:50:00Z" w16du:dateUtc="2025-10-22T00:50:00Z">
          <w:pPr>
            <w:autoSpaceDE w:val="0"/>
            <w:autoSpaceDN w:val="0"/>
            <w:adjustRightInd w:val="0"/>
            <w:ind w:right="-720"/>
          </w:pPr>
        </w:pPrChange>
      </w:pPr>
    </w:p>
    <w:p w14:paraId="4832F82D" w14:textId="77777777" w:rsidR="00946162" w:rsidRPr="006B17C5" w:rsidRDefault="00946162">
      <w:pPr>
        <w:rPr>
          <w:ins w:id="12515" w:author="Mosi Adesina Ifatunji" w:date="2025-06-17T17:20:00Z" w16du:dateUtc="2025-06-17T22:20:00Z"/>
          <w:rPrChange w:id="12516" w:author="Mosi Adesina Ifatunji" w:date="2025-07-17T11:52:00Z" w16du:dateUtc="2025-07-17T16:52:00Z">
            <w:rPr>
              <w:ins w:id="12517" w:author="Mosi Adesina Ifatunji" w:date="2025-06-17T17:20:00Z" w16du:dateUtc="2025-06-17T22:20:00Z"/>
              <w:rFonts w:ascii="Helvetica Neue" w:hAnsi="Helvetica Neue" w:cs="Helvetica Neue"/>
              <w:sz w:val="26"/>
              <w:szCs w:val="26"/>
            </w:rPr>
          </w:rPrChange>
        </w:rPr>
        <w:pPrChange w:id="12518" w:author="Mosi Adesina Ifatunji" w:date="2025-10-21T19:50:00Z" w16du:dateUtc="2025-10-22T00:50:00Z">
          <w:pPr>
            <w:autoSpaceDE w:val="0"/>
            <w:autoSpaceDN w:val="0"/>
            <w:adjustRightInd w:val="0"/>
            <w:ind w:left="720" w:right="-720" w:hanging="720"/>
          </w:pPr>
        </w:pPrChange>
      </w:pPr>
      <w:ins w:id="12519" w:author="Mosi Adesina Ifatunji" w:date="2025-06-17T17:20:00Z" w16du:dateUtc="2025-06-17T22:20:00Z">
        <w:r w:rsidRPr="006B17C5">
          <w:rPr>
            <w:highlight w:val="yellow"/>
            <w:rPrChange w:id="12520" w:author="Mosi Adesina Ifatunji" w:date="2025-07-17T11:52:00Z" w16du:dateUtc="2025-07-17T16:52:00Z">
              <w:rPr>
                <w:rFonts w:ascii="Helvetica Neue" w:hAnsi="Helvetica Neue" w:cs="Helvetica Neue"/>
                <w:sz w:val="26"/>
                <w:szCs w:val="26"/>
              </w:rPr>
            </w:rPrChange>
          </w:rPr>
          <w:t xml:space="preserve">Sørensen, Jesper B. 2004. "The Organizational Demography of Racial Employment Segregation." </w:t>
        </w:r>
        <w:r w:rsidRPr="006B17C5">
          <w:rPr>
            <w:i/>
            <w:iCs/>
            <w:highlight w:val="yellow"/>
            <w:rPrChange w:id="12521" w:author="Mosi Adesina Ifatunji" w:date="2025-07-17T11:52:00Z" w16du:dateUtc="2025-07-17T16:52:00Z">
              <w:rPr>
                <w:rFonts w:ascii="Helvetica Neue" w:hAnsi="Helvetica Neue" w:cs="Helvetica Neue"/>
                <w:i/>
                <w:iCs/>
                <w:sz w:val="26"/>
                <w:szCs w:val="26"/>
              </w:rPr>
            </w:rPrChange>
          </w:rPr>
          <w:t>American Journal of Sociology</w:t>
        </w:r>
        <w:r w:rsidRPr="006B17C5">
          <w:rPr>
            <w:highlight w:val="yellow"/>
            <w:rPrChange w:id="12522" w:author="Mosi Adesina Ifatunji" w:date="2025-07-17T11:52:00Z" w16du:dateUtc="2025-07-17T16:52:00Z">
              <w:rPr>
                <w:rFonts w:ascii="Helvetica Neue" w:hAnsi="Helvetica Neue" w:cs="Helvetica Neue"/>
                <w:sz w:val="26"/>
                <w:szCs w:val="26"/>
              </w:rPr>
            </w:rPrChange>
          </w:rPr>
          <w:t xml:space="preserve"> 110(3):626–71.</w:t>
        </w:r>
      </w:ins>
    </w:p>
    <w:p w14:paraId="6667B6DA" w14:textId="77777777" w:rsidR="00946162" w:rsidRPr="006B17C5" w:rsidRDefault="00946162">
      <w:pPr>
        <w:rPr>
          <w:ins w:id="12523" w:author="Mosi Adesina Ifatunji" w:date="2025-06-17T17:20:00Z" w16du:dateUtc="2025-06-17T22:20:00Z"/>
          <w:rPrChange w:id="12524" w:author="Mosi Adesina Ifatunji" w:date="2025-07-17T11:52:00Z" w16du:dateUtc="2025-07-17T16:52:00Z">
            <w:rPr>
              <w:ins w:id="12525" w:author="Mosi Adesina Ifatunji" w:date="2025-06-17T17:20:00Z" w16du:dateUtc="2025-06-17T22:20:00Z"/>
              <w:rFonts w:ascii="Helvetica Neue" w:hAnsi="Helvetica Neue" w:cs="Helvetica Neue"/>
              <w:sz w:val="26"/>
              <w:szCs w:val="26"/>
            </w:rPr>
          </w:rPrChange>
        </w:rPr>
        <w:pPrChange w:id="12526" w:author="Mosi Adesina Ifatunji" w:date="2025-10-21T19:50:00Z" w16du:dateUtc="2025-10-22T00:50:00Z">
          <w:pPr>
            <w:autoSpaceDE w:val="0"/>
            <w:autoSpaceDN w:val="0"/>
            <w:adjustRightInd w:val="0"/>
            <w:ind w:right="-720"/>
          </w:pPr>
        </w:pPrChange>
      </w:pPr>
    </w:p>
    <w:p w14:paraId="135D0290" w14:textId="77777777" w:rsidR="003D70CF" w:rsidRPr="006B17C5" w:rsidRDefault="003D70CF">
      <w:pPr>
        <w:rPr>
          <w:ins w:id="12527" w:author="Mosi Adesina Ifatunji" w:date="2025-06-17T17:20:00Z" w16du:dateUtc="2025-06-17T22:20:00Z"/>
          <w:rPrChange w:id="12528" w:author="Mosi Adesina Ifatunji" w:date="2025-07-17T11:52:00Z" w16du:dateUtc="2025-07-17T16:52:00Z">
            <w:rPr>
              <w:ins w:id="12529" w:author="Mosi Adesina Ifatunji" w:date="2025-06-17T17:20:00Z" w16du:dateUtc="2025-06-17T22:20:00Z"/>
              <w:rFonts w:ascii="Helvetica Neue" w:hAnsi="Helvetica Neue" w:cs="Helvetica Neue"/>
              <w:sz w:val="26"/>
              <w:szCs w:val="26"/>
            </w:rPr>
          </w:rPrChange>
        </w:rPr>
        <w:pPrChange w:id="12530" w:author="Mosi Adesina Ifatunji" w:date="2025-10-21T19:50:00Z" w16du:dateUtc="2025-10-22T00:50:00Z">
          <w:pPr>
            <w:autoSpaceDE w:val="0"/>
            <w:autoSpaceDN w:val="0"/>
            <w:adjustRightInd w:val="0"/>
            <w:ind w:left="720" w:right="-720" w:hanging="720"/>
          </w:pPr>
        </w:pPrChange>
      </w:pPr>
      <w:ins w:id="12531" w:author="Mosi Adesina Ifatunji" w:date="2025-06-17T17:20:00Z" w16du:dateUtc="2025-06-17T22:20:00Z">
        <w:r w:rsidRPr="006B17C5">
          <w:rPr>
            <w:highlight w:val="yellow"/>
            <w:rPrChange w:id="12532" w:author="Mosi Adesina Ifatunji" w:date="2025-07-17T11:52:00Z" w16du:dateUtc="2025-07-17T16:52:00Z">
              <w:rPr>
                <w:rFonts w:ascii="Helvetica Neue" w:hAnsi="Helvetica Neue" w:cs="Helvetica Neue"/>
                <w:sz w:val="26"/>
                <w:szCs w:val="26"/>
              </w:rPr>
            </w:rPrChange>
          </w:rPr>
          <w:t xml:space="preserve">Stoll, Michael A, Steven Raphael, and Harry J Holzer. 2004. "Black job applicants and the hiring officer's race." </w:t>
        </w:r>
        <w:r w:rsidRPr="006B17C5">
          <w:rPr>
            <w:i/>
            <w:iCs/>
            <w:highlight w:val="yellow"/>
            <w:rPrChange w:id="12533" w:author="Mosi Adesina Ifatunji" w:date="2025-07-17T11:52:00Z" w16du:dateUtc="2025-07-17T16:52:00Z">
              <w:rPr>
                <w:rFonts w:ascii="Helvetica Neue" w:hAnsi="Helvetica Neue" w:cs="Helvetica Neue"/>
                <w:i/>
                <w:iCs/>
                <w:sz w:val="26"/>
                <w:szCs w:val="26"/>
              </w:rPr>
            </w:rPrChange>
          </w:rPr>
          <w:t>Industrial and Labor Relations Review</w:t>
        </w:r>
        <w:r w:rsidRPr="006B17C5">
          <w:rPr>
            <w:highlight w:val="yellow"/>
            <w:rPrChange w:id="12534" w:author="Mosi Adesina Ifatunji" w:date="2025-07-17T11:52:00Z" w16du:dateUtc="2025-07-17T16:52:00Z">
              <w:rPr>
                <w:rFonts w:ascii="Helvetica Neue" w:hAnsi="Helvetica Neue" w:cs="Helvetica Neue"/>
                <w:sz w:val="26"/>
                <w:szCs w:val="26"/>
              </w:rPr>
            </w:rPrChange>
          </w:rPr>
          <w:t xml:space="preserve"> 57(2):267–87.</w:t>
        </w:r>
      </w:ins>
    </w:p>
    <w:p w14:paraId="3B2A7EFB" w14:textId="77777777" w:rsidR="004F077E" w:rsidRPr="00B92532" w:rsidRDefault="004F077E" w:rsidP="007B100A">
      <w:pPr>
        <w:pStyle w:val="BodyText"/>
        <w:rPr>
          <w:ins w:id="12535" w:author="Mosi Adesina Ifatunji" w:date="2025-06-17T17:19:00Z" w16du:dateUtc="2025-06-17T22:19:00Z"/>
        </w:rPr>
      </w:pPr>
    </w:p>
    <w:p w14:paraId="7BECCD39" w14:textId="23B92E8E" w:rsidR="00DC67BC" w:rsidRPr="00B92532" w:rsidRDefault="00E92D13" w:rsidP="007B100A">
      <w:pPr>
        <w:rPr>
          <w:ins w:id="12536" w:author="Mosi Adesina Ifatunji" w:date="2025-07-10T14:24:00Z" w16du:dateUtc="2025-07-10T19:24:00Z"/>
        </w:rPr>
      </w:pPr>
      <w:ins w:id="12537" w:author="Mosi Adesina Ifatunji" w:date="2025-06-17T17:21:00Z" w16du:dateUtc="2025-06-17T22:21:00Z">
        <w:r w:rsidRPr="006B17C5">
          <w:rPr>
            <w:highlight w:val="yellow"/>
            <w:rPrChange w:id="12538" w:author="Mosi Adesina Ifatunji" w:date="2025-07-17T11:52:00Z" w16du:dateUtc="2025-07-17T16:52:00Z">
              <w:rPr>
                <w:rFonts w:ascii="Helvetica Neue" w:hAnsi="Helvetica Neue" w:cs="Helvetica Neue"/>
                <w:sz w:val="26"/>
                <w:szCs w:val="26"/>
              </w:rPr>
            </w:rPrChange>
          </w:rPr>
          <w:t xml:space="preserve">Gelfand, Michele J., Jana L. Raver, Lisa H. Nishii, and Benjamin Schneider. 2005. "Discrimination in Organizations: An Organizational-Level Systems Perspective." in </w:t>
        </w:r>
        <w:r w:rsidRPr="006B17C5">
          <w:rPr>
            <w:i/>
            <w:iCs/>
            <w:highlight w:val="yellow"/>
            <w:rPrChange w:id="12539" w:author="Mosi Adesina Ifatunji" w:date="2025-07-17T11:52:00Z" w16du:dateUtc="2025-07-17T16:52:00Z">
              <w:rPr>
                <w:rFonts w:ascii="Helvetica Neue" w:hAnsi="Helvetica Neue" w:cs="Helvetica Neue"/>
                <w:i/>
                <w:iCs/>
                <w:sz w:val="26"/>
                <w:szCs w:val="26"/>
              </w:rPr>
            </w:rPrChange>
          </w:rPr>
          <w:t>Discrimination at Work: The Psychological and Organizational Bases</w:t>
        </w:r>
        <w:r w:rsidRPr="006B17C5">
          <w:rPr>
            <w:highlight w:val="yellow"/>
            <w:rPrChange w:id="12540" w:author="Mosi Adesina Ifatunji" w:date="2025-07-17T11:52:00Z" w16du:dateUtc="2025-07-17T16:52:00Z">
              <w:rPr>
                <w:rFonts w:ascii="Helvetica Neue" w:hAnsi="Helvetica Neue" w:cs="Helvetica Neue"/>
                <w:sz w:val="26"/>
                <w:szCs w:val="26"/>
              </w:rPr>
            </w:rPrChange>
          </w:rPr>
          <w:t xml:space="preserve">, edited by Robert L. </w:t>
        </w:r>
        <w:proofErr w:type="spellStart"/>
        <w:r w:rsidRPr="006B17C5">
          <w:rPr>
            <w:highlight w:val="yellow"/>
            <w:rPrChange w:id="12541" w:author="Mosi Adesina Ifatunji" w:date="2025-07-17T11:52:00Z" w16du:dateUtc="2025-07-17T16:52:00Z">
              <w:rPr>
                <w:rFonts w:ascii="Helvetica Neue" w:hAnsi="Helvetica Neue" w:cs="Helvetica Neue"/>
                <w:sz w:val="26"/>
                <w:szCs w:val="26"/>
              </w:rPr>
            </w:rPrChange>
          </w:rPr>
          <w:t>Dipboye</w:t>
        </w:r>
        <w:proofErr w:type="spellEnd"/>
        <w:r w:rsidRPr="006B17C5">
          <w:rPr>
            <w:highlight w:val="yellow"/>
            <w:rPrChange w:id="12542" w:author="Mosi Adesina Ifatunji" w:date="2025-07-17T11:52:00Z" w16du:dateUtc="2025-07-17T16:52:00Z">
              <w:rPr>
                <w:rFonts w:ascii="Helvetica Neue" w:hAnsi="Helvetica Neue" w:cs="Helvetica Neue"/>
                <w:sz w:val="26"/>
                <w:szCs w:val="26"/>
              </w:rPr>
            </w:rPrChange>
          </w:rPr>
          <w:t xml:space="preserve"> and Adrienne Colella. Ithaca, New York: Imprint Psychology Press.</w:t>
        </w:r>
      </w:ins>
    </w:p>
    <w:p w14:paraId="73696C1C" w14:textId="77777777" w:rsidR="000C707C" w:rsidRPr="00B92532" w:rsidRDefault="000C707C" w:rsidP="007B100A">
      <w:pPr>
        <w:rPr>
          <w:ins w:id="12543" w:author="Mosi Adesina Ifatunji" w:date="2025-07-10T14:32:00Z" w16du:dateUtc="2025-07-10T19:32:00Z"/>
        </w:rPr>
      </w:pPr>
    </w:p>
    <w:p w14:paraId="480471AE" w14:textId="59DC4C56" w:rsidR="00A924F7" w:rsidRPr="006B17C5" w:rsidRDefault="00A924F7">
      <w:pPr>
        <w:rPr>
          <w:ins w:id="12544" w:author="Mosi Adesina Ifatunji" w:date="2025-06-17T17:27:00Z" w16du:dateUtc="2025-06-17T22:27:00Z"/>
          <w:rPrChange w:id="12545" w:author="Mosi Adesina Ifatunji" w:date="2025-07-17T11:52:00Z" w16du:dateUtc="2025-07-17T16:52:00Z">
            <w:rPr>
              <w:ins w:id="12546" w:author="Mosi Adesina Ifatunji" w:date="2025-06-17T17:27:00Z" w16du:dateUtc="2025-06-17T22:27:00Z"/>
              <w:rFonts w:ascii="Helvetica Neue" w:hAnsi="Helvetica Neue" w:cs="Helvetica Neue"/>
              <w:sz w:val="26"/>
              <w:szCs w:val="26"/>
            </w:rPr>
          </w:rPrChange>
        </w:rPr>
        <w:pPrChange w:id="12547" w:author="Mosi Adesina Ifatunji" w:date="2025-10-21T19:50:00Z" w16du:dateUtc="2025-10-22T00:50:00Z">
          <w:pPr>
            <w:autoSpaceDE w:val="0"/>
            <w:autoSpaceDN w:val="0"/>
            <w:adjustRightInd w:val="0"/>
            <w:ind w:left="720" w:right="-720" w:hanging="720"/>
          </w:pPr>
        </w:pPrChange>
      </w:pPr>
      <w:ins w:id="12548" w:author="Mosi Adesina Ifatunji" w:date="2025-06-17T17:26:00Z" w16du:dateUtc="2025-06-17T22:26:00Z">
        <w:r w:rsidRPr="006B17C5">
          <w:rPr>
            <w:highlight w:val="yellow"/>
            <w:rPrChange w:id="12549" w:author="Mosi Adesina Ifatunji" w:date="2025-07-17T11:52:00Z" w16du:dateUtc="2025-07-17T16:52:00Z">
              <w:rPr>
                <w:rFonts w:ascii="Helvetica Neue" w:hAnsi="Helvetica Neue" w:cs="Helvetica Neue"/>
                <w:sz w:val="26"/>
                <w:szCs w:val="26"/>
              </w:rPr>
            </w:rPrChange>
          </w:rPr>
          <w:t xml:space="preserve">Reitman, Meredith. 2006. "Uncovering the white place: whitewashing at work." </w:t>
        </w:r>
        <w:r w:rsidRPr="006B17C5">
          <w:rPr>
            <w:i/>
            <w:iCs/>
            <w:highlight w:val="yellow"/>
            <w:rPrChange w:id="12550" w:author="Mosi Adesina Ifatunji" w:date="2025-07-17T11:52:00Z" w16du:dateUtc="2025-07-17T16:52:00Z">
              <w:rPr>
                <w:rFonts w:ascii="Helvetica Neue" w:hAnsi="Helvetica Neue" w:cs="Helvetica Neue"/>
                <w:i/>
                <w:iCs/>
                <w:sz w:val="26"/>
                <w:szCs w:val="26"/>
              </w:rPr>
            </w:rPrChange>
          </w:rPr>
          <w:t>Social and Cultural Geography</w:t>
        </w:r>
        <w:r w:rsidRPr="006B17C5">
          <w:rPr>
            <w:highlight w:val="yellow"/>
            <w:rPrChange w:id="12551" w:author="Mosi Adesina Ifatunji" w:date="2025-07-17T11:52:00Z" w16du:dateUtc="2025-07-17T16:52:00Z">
              <w:rPr>
                <w:rFonts w:ascii="Helvetica Neue" w:hAnsi="Helvetica Neue" w:cs="Helvetica Neue"/>
                <w:sz w:val="26"/>
                <w:szCs w:val="26"/>
              </w:rPr>
            </w:rPrChange>
          </w:rPr>
          <w:t xml:space="preserve"> 7(2):267–82.</w:t>
        </w:r>
      </w:ins>
    </w:p>
    <w:p w14:paraId="73502457" w14:textId="77777777" w:rsidR="00E111A1" w:rsidRPr="006B17C5" w:rsidRDefault="00E111A1">
      <w:pPr>
        <w:rPr>
          <w:ins w:id="12552" w:author="Mosi Adesina Ifatunji" w:date="2025-06-17T17:24:00Z" w16du:dateUtc="2025-06-17T22:24:00Z"/>
          <w:rPrChange w:id="12553" w:author="Mosi Adesina Ifatunji" w:date="2025-07-17T11:52:00Z" w16du:dateUtc="2025-07-17T16:52:00Z">
            <w:rPr>
              <w:ins w:id="12554" w:author="Mosi Adesina Ifatunji" w:date="2025-06-17T17:24:00Z" w16du:dateUtc="2025-06-17T22:24:00Z"/>
              <w:rFonts w:ascii="Helvetica Neue" w:hAnsi="Helvetica Neue" w:cs="Helvetica Neue"/>
              <w:sz w:val="26"/>
              <w:szCs w:val="26"/>
            </w:rPr>
          </w:rPrChange>
        </w:rPr>
        <w:pPrChange w:id="12555" w:author="Mosi Adesina Ifatunji" w:date="2025-10-21T19:50:00Z" w16du:dateUtc="2025-10-22T00:50:00Z">
          <w:pPr>
            <w:autoSpaceDE w:val="0"/>
            <w:autoSpaceDN w:val="0"/>
            <w:adjustRightInd w:val="0"/>
            <w:ind w:right="-720"/>
          </w:pPr>
        </w:pPrChange>
      </w:pPr>
    </w:p>
    <w:p w14:paraId="77229A4D" w14:textId="77777777" w:rsidR="00E111A1" w:rsidRPr="006B17C5" w:rsidRDefault="00E111A1">
      <w:pPr>
        <w:rPr>
          <w:ins w:id="12556" w:author="Mosi Adesina Ifatunji" w:date="2025-06-17T17:27:00Z" w16du:dateUtc="2025-06-17T22:27:00Z"/>
          <w:rPrChange w:id="12557" w:author="Mosi Adesina Ifatunji" w:date="2025-07-17T11:52:00Z" w16du:dateUtc="2025-07-17T16:52:00Z">
            <w:rPr>
              <w:ins w:id="12558" w:author="Mosi Adesina Ifatunji" w:date="2025-06-17T17:27:00Z" w16du:dateUtc="2025-06-17T22:27:00Z"/>
              <w:rFonts w:ascii="Helvetica Neue" w:hAnsi="Helvetica Neue" w:cs="Helvetica Neue"/>
              <w:sz w:val="26"/>
              <w:szCs w:val="26"/>
            </w:rPr>
          </w:rPrChange>
        </w:rPr>
        <w:pPrChange w:id="12559" w:author="Mosi Adesina Ifatunji" w:date="2025-10-21T19:50:00Z" w16du:dateUtc="2025-10-22T00:50:00Z">
          <w:pPr>
            <w:autoSpaceDE w:val="0"/>
            <w:autoSpaceDN w:val="0"/>
            <w:adjustRightInd w:val="0"/>
            <w:ind w:left="720" w:right="-720" w:hanging="720"/>
          </w:pPr>
        </w:pPrChange>
      </w:pPr>
      <w:ins w:id="12560" w:author="Mosi Adesina Ifatunji" w:date="2025-06-17T17:27:00Z" w16du:dateUtc="2025-06-17T22:27:00Z">
        <w:r w:rsidRPr="006B17C5">
          <w:rPr>
            <w:highlight w:val="yellow"/>
            <w:rPrChange w:id="12561" w:author="Mosi Adesina Ifatunji" w:date="2025-07-17T11:52:00Z" w16du:dateUtc="2025-07-17T16:52:00Z">
              <w:rPr>
                <w:rFonts w:ascii="Helvetica Neue" w:hAnsi="Helvetica Neue" w:cs="Helvetica Neue"/>
                <w:sz w:val="26"/>
                <w:szCs w:val="26"/>
              </w:rPr>
            </w:rPrChange>
          </w:rPr>
          <w:t xml:space="preserve">Wooten, Melissa E. 2006. "Race and Strategic Organization." </w:t>
        </w:r>
        <w:r w:rsidRPr="006B17C5">
          <w:rPr>
            <w:i/>
            <w:iCs/>
            <w:highlight w:val="yellow"/>
            <w:rPrChange w:id="12562" w:author="Mosi Adesina Ifatunji" w:date="2025-07-17T11:52:00Z" w16du:dateUtc="2025-07-17T16:52:00Z">
              <w:rPr>
                <w:rFonts w:ascii="Helvetica Neue" w:hAnsi="Helvetica Neue" w:cs="Helvetica Neue"/>
                <w:i/>
                <w:iCs/>
                <w:sz w:val="26"/>
                <w:szCs w:val="26"/>
              </w:rPr>
            </w:rPrChange>
          </w:rPr>
          <w:t>Strategic Organization</w:t>
        </w:r>
        <w:r w:rsidRPr="006B17C5">
          <w:rPr>
            <w:highlight w:val="yellow"/>
            <w:rPrChange w:id="12563" w:author="Mosi Adesina Ifatunji" w:date="2025-07-17T11:52:00Z" w16du:dateUtc="2025-07-17T16:52:00Z">
              <w:rPr>
                <w:rFonts w:ascii="Helvetica Neue" w:hAnsi="Helvetica Neue" w:cs="Helvetica Neue"/>
                <w:sz w:val="26"/>
                <w:szCs w:val="26"/>
              </w:rPr>
            </w:rPrChange>
          </w:rPr>
          <w:t xml:space="preserve"> 4(2):191–99.</w:t>
        </w:r>
      </w:ins>
    </w:p>
    <w:p w14:paraId="05867DE7" w14:textId="77777777" w:rsidR="00E111A1" w:rsidRPr="006B17C5" w:rsidRDefault="00E111A1">
      <w:pPr>
        <w:rPr>
          <w:ins w:id="12564" w:author="Mosi Adesina Ifatunji" w:date="2025-06-17T17:27:00Z" w16du:dateUtc="2025-06-17T22:27:00Z"/>
          <w:rPrChange w:id="12565" w:author="Mosi Adesina Ifatunji" w:date="2025-07-17T11:52:00Z" w16du:dateUtc="2025-07-17T16:52:00Z">
            <w:rPr>
              <w:ins w:id="12566" w:author="Mosi Adesina Ifatunji" w:date="2025-06-17T17:27:00Z" w16du:dateUtc="2025-06-17T22:27:00Z"/>
              <w:rFonts w:ascii="Helvetica Neue" w:hAnsi="Helvetica Neue" w:cs="Helvetica Neue"/>
              <w:sz w:val="26"/>
              <w:szCs w:val="26"/>
            </w:rPr>
          </w:rPrChange>
        </w:rPr>
        <w:pPrChange w:id="12567" w:author="Mosi Adesina Ifatunji" w:date="2025-10-21T19:50:00Z" w16du:dateUtc="2025-10-22T00:50:00Z">
          <w:pPr>
            <w:autoSpaceDE w:val="0"/>
            <w:autoSpaceDN w:val="0"/>
            <w:adjustRightInd w:val="0"/>
            <w:ind w:right="-720"/>
          </w:pPr>
        </w:pPrChange>
      </w:pPr>
    </w:p>
    <w:p w14:paraId="2799776F" w14:textId="77777777" w:rsidR="00E111A1" w:rsidRPr="006B17C5" w:rsidRDefault="00E111A1">
      <w:pPr>
        <w:rPr>
          <w:ins w:id="12568" w:author="Mosi Adesina Ifatunji" w:date="2025-06-17T17:27:00Z" w16du:dateUtc="2025-06-17T22:27:00Z"/>
          <w:rPrChange w:id="12569" w:author="Mosi Adesina Ifatunji" w:date="2025-07-17T11:52:00Z" w16du:dateUtc="2025-07-17T16:52:00Z">
            <w:rPr>
              <w:ins w:id="12570" w:author="Mosi Adesina Ifatunji" w:date="2025-06-17T17:27:00Z" w16du:dateUtc="2025-06-17T22:27:00Z"/>
              <w:rFonts w:ascii="Helvetica Neue" w:hAnsi="Helvetica Neue" w:cs="Helvetica Neue"/>
              <w:sz w:val="26"/>
              <w:szCs w:val="26"/>
            </w:rPr>
          </w:rPrChange>
        </w:rPr>
        <w:pPrChange w:id="12571" w:author="Mosi Adesina Ifatunji" w:date="2025-10-21T19:50:00Z" w16du:dateUtc="2025-10-22T00:50:00Z">
          <w:pPr>
            <w:autoSpaceDE w:val="0"/>
            <w:autoSpaceDN w:val="0"/>
            <w:adjustRightInd w:val="0"/>
            <w:ind w:left="720" w:right="-720" w:hanging="720"/>
          </w:pPr>
        </w:pPrChange>
      </w:pPr>
      <w:ins w:id="12572" w:author="Mosi Adesina Ifatunji" w:date="2025-06-17T17:27:00Z" w16du:dateUtc="2025-06-17T22:27:00Z">
        <w:r w:rsidRPr="006B17C5">
          <w:rPr>
            <w:highlight w:val="yellow"/>
            <w:rPrChange w:id="12573" w:author="Mosi Adesina Ifatunji" w:date="2025-07-17T11:52:00Z" w16du:dateUtc="2025-07-17T16:52:00Z">
              <w:rPr>
                <w:rFonts w:ascii="Helvetica Neue" w:hAnsi="Helvetica Neue" w:cs="Helvetica Neue"/>
                <w:sz w:val="26"/>
                <w:szCs w:val="26"/>
              </w:rPr>
            </w:rPrChange>
          </w:rPr>
          <w:t xml:space="preserve">Cohen, Philip N., and Matt L. Huffman. 2007. "Black Under-representation in Management across U.S. Labor Markets." </w:t>
        </w:r>
        <w:r w:rsidRPr="006B17C5">
          <w:rPr>
            <w:i/>
            <w:iCs/>
            <w:highlight w:val="yellow"/>
            <w:rPrChange w:id="12574" w:author="Mosi Adesina Ifatunji" w:date="2025-07-17T11:52:00Z" w16du:dateUtc="2025-07-17T16:52:00Z">
              <w:rPr>
                <w:rFonts w:ascii="Helvetica Neue" w:hAnsi="Helvetica Neue" w:cs="Helvetica Neue"/>
                <w:i/>
                <w:iCs/>
                <w:sz w:val="26"/>
                <w:szCs w:val="26"/>
              </w:rPr>
            </w:rPrChange>
          </w:rPr>
          <w:t>The ANNALS of the American Academy of Political and Social Science</w:t>
        </w:r>
        <w:r w:rsidRPr="006B17C5">
          <w:rPr>
            <w:highlight w:val="yellow"/>
            <w:rPrChange w:id="12575" w:author="Mosi Adesina Ifatunji" w:date="2025-07-17T11:52:00Z" w16du:dateUtc="2025-07-17T16:52:00Z">
              <w:rPr>
                <w:rFonts w:ascii="Helvetica Neue" w:hAnsi="Helvetica Neue" w:cs="Helvetica Neue"/>
                <w:sz w:val="26"/>
                <w:szCs w:val="26"/>
              </w:rPr>
            </w:rPrChange>
          </w:rPr>
          <w:t xml:space="preserve"> 609(1):181–99.</w:t>
        </w:r>
      </w:ins>
    </w:p>
    <w:p w14:paraId="4587AF39" w14:textId="77777777" w:rsidR="00E111A1" w:rsidRPr="006B17C5" w:rsidRDefault="00E111A1">
      <w:pPr>
        <w:rPr>
          <w:ins w:id="12576" w:author="Mosi Adesina Ifatunji" w:date="2025-06-17T17:27:00Z" w16du:dateUtc="2025-06-17T22:27:00Z"/>
          <w:rPrChange w:id="12577" w:author="Mosi Adesina Ifatunji" w:date="2025-07-17T11:52:00Z" w16du:dateUtc="2025-07-17T16:52:00Z">
            <w:rPr>
              <w:ins w:id="12578" w:author="Mosi Adesina Ifatunji" w:date="2025-06-17T17:27:00Z" w16du:dateUtc="2025-06-17T22:27:00Z"/>
              <w:rFonts w:ascii="Helvetica Neue" w:hAnsi="Helvetica Neue" w:cs="Helvetica Neue"/>
              <w:sz w:val="26"/>
              <w:szCs w:val="26"/>
            </w:rPr>
          </w:rPrChange>
        </w:rPr>
        <w:pPrChange w:id="12579" w:author="Mosi Adesina Ifatunji" w:date="2025-10-21T19:50:00Z" w16du:dateUtc="2025-10-22T00:50:00Z">
          <w:pPr>
            <w:autoSpaceDE w:val="0"/>
            <w:autoSpaceDN w:val="0"/>
            <w:adjustRightInd w:val="0"/>
            <w:ind w:right="-720"/>
          </w:pPr>
        </w:pPrChange>
      </w:pPr>
    </w:p>
    <w:p w14:paraId="7390E356" w14:textId="77777777" w:rsidR="00A92E29" w:rsidRPr="006B17C5" w:rsidRDefault="00A92E29">
      <w:pPr>
        <w:rPr>
          <w:ins w:id="12580" w:author="Mosi Adesina Ifatunji" w:date="2025-06-17T17:27:00Z" w16du:dateUtc="2025-06-17T22:27:00Z"/>
          <w:rPrChange w:id="12581" w:author="Mosi Adesina Ifatunji" w:date="2025-07-17T11:52:00Z" w16du:dateUtc="2025-07-17T16:52:00Z">
            <w:rPr>
              <w:ins w:id="12582" w:author="Mosi Adesina Ifatunji" w:date="2025-06-17T17:27:00Z" w16du:dateUtc="2025-06-17T22:27:00Z"/>
              <w:rFonts w:ascii="Helvetica Neue" w:hAnsi="Helvetica Neue" w:cs="Helvetica Neue"/>
              <w:sz w:val="26"/>
              <w:szCs w:val="26"/>
            </w:rPr>
          </w:rPrChange>
        </w:rPr>
        <w:pPrChange w:id="12583" w:author="Mosi Adesina Ifatunji" w:date="2025-10-21T19:50:00Z" w16du:dateUtc="2025-10-22T00:50:00Z">
          <w:pPr>
            <w:autoSpaceDE w:val="0"/>
            <w:autoSpaceDN w:val="0"/>
            <w:adjustRightInd w:val="0"/>
            <w:ind w:left="720" w:right="-720" w:hanging="720"/>
          </w:pPr>
        </w:pPrChange>
      </w:pPr>
      <w:ins w:id="12584" w:author="Mosi Adesina Ifatunji" w:date="2025-06-17T17:27:00Z" w16du:dateUtc="2025-06-17T22:27:00Z">
        <w:r w:rsidRPr="006B17C5">
          <w:rPr>
            <w:highlight w:val="yellow"/>
            <w:rPrChange w:id="12585" w:author="Mosi Adesina Ifatunji" w:date="2025-07-17T11:52:00Z" w16du:dateUtc="2025-07-17T16:52:00Z">
              <w:rPr>
                <w:rFonts w:ascii="Helvetica Neue" w:hAnsi="Helvetica Neue" w:cs="Helvetica Neue"/>
                <w:sz w:val="26"/>
                <w:szCs w:val="26"/>
              </w:rPr>
            </w:rPrChange>
          </w:rPr>
          <w:t xml:space="preserve">Cohen, Philip N., and Matt L. Huffman. 2007. "Working for the Woman? Female Managers and the Gender Wage Gap." </w:t>
        </w:r>
        <w:r w:rsidRPr="006B17C5">
          <w:rPr>
            <w:i/>
            <w:iCs/>
            <w:highlight w:val="yellow"/>
            <w:rPrChange w:id="12586" w:author="Mosi Adesina Ifatunji" w:date="2025-07-17T11:52:00Z" w16du:dateUtc="2025-07-17T16:52:00Z">
              <w:rPr>
                <w:rFonts w:ascii="Helvetica Neue" w:hAnsi="Helvetica Neue" w:cs="Helvetica Neue"/>
                <w:i/>
                <w:iCs/>
                <w:sz w:val="26"/>
                <w:szCs w:val="26"/>
              </w:rPr>
            </w:rPrChange>
          </w:rPr>
          <w:t>American Sociological Review</w:t>
        </w:r>
        <w:r w:rsidRPr="006B17C5">
          <w:rPr>
            <w:highlight w:val="yellow"/>
            <w:rPrChange w:id="12587" w:author="Mosi Adesina Ifatunji" w:date="2025-07-17T11:52:00Z" w16du:dateUtc="2025-07-17T16:52:00Z">
              <w:rPr>
                <w:rFonts w:ascii="Helvetica Neue" w:hAnsi="Helvetica Neue" w:cs="Helvetica Neue"/>
                <w:sz w:val="26"/>
                <w:szCs w:val="26"/>
              </w:rPr>
            </w:rPrChange>
          </w:rPr>
          <w:t xml:space="preserve"> 72(5):681–704.</w:t>
        </w:r>
      </w:ins>
    </w:p>
    <w:p w14:paraId="186E574D" w14:textId="77777777" w:rsidR="00A92E29" w:rsidRPr="006B17C5" w:rsidRDefault="00A92E29">
      <w:pPr>
        <w:rPr>
          <w:ins w:id="12588" w:author="Mosi Adesina Ifatunji" w:date="2025-06-17T17:28:00Z" w16du:dateUtc="2025-06-17T22:28:00Z"/>
          <w:rPrChange w:id="12589" w:author="Mosi Adesina Ifatunji" w:date="2025-07-17T11:52:00Z" w16du:dateUtc="2025-07-17T16:52:00Z">
            <w:rPr>
              <w:ins w:id="12590" w:author="Mosi Adesina Ifatunji" w:date="2025-06-17T17:28:00Z" w16du:dateUtc="2025-06-17T22:28:00Z"/>
              <w:rFonts w:ascii="Helvetica Neue" w:hAnsi="Helvetica Neue" w:cs="Helvetica Neue"/>
              <w:sz w:val="26"/>
              <w:szCs w:val="26"/>
            </w:rPr>
          </w:rPrChange>
        </w:rPr>
        <w:pPrChange w:id="12591" w:author="Mosi Adesina Ifatunji" w:date="2025-10-21T19:50:00Z" w16du:dateUtc="2025-10-22T00:50:00Z">
          <w:pPr>
            <w:autoSpaceDE w:val="0"/>
            <w:autoSpaceDN w:val="0"/>
            <w:adjustRightInd w:val="0"/>
            <w:ind w:right="-720"/>
          </w:pPr>
        </w:pPrChange>
      </w:pPr>
    </w:p>
    <w:p w14:paraId="61DA7AE8" w14:textId="77777777" w:rsidR="0019441E" w:rsidRPr="006B17C5" w:rsidRDefault="0019441E">
      <w:pPr>
        <w:rPr>
          <w:ins w:id="12592" w:author="Mosi Adesina Ifatunji" w:date="2025-06-17T17:28:00Z" w16du:dateUtc="2025-06-17T22:28:00Z"/>
          <w:rPrChange w:id="12593" w:author="Mosi Adesina Ifatunji" w:date="2025-07-17T11:52:00Z" w16du:dateUtc="2025-07-17T16:52:00Z">
            <w:rPr>
              <w:ins w:id="12594" w:author="Mosi Adesina Ifatunji" w:date="2025-06-17T17:28:00Z" w16du:dateUtc="2025-06-17T22:28:00Z"/>
              <w:rFonts w:ascii="Helvetica Neue" w:hAnsi="Helvetica Neue" w:cs="Helvetica Neue"/>
              <w:sz w:val="26"/>
              <w:szCs w:val="26"/>
            </w:rPr>
          </w:rPrChange>
        </w:rPr>
        <w:pPrChange w:id="12595" w:author="Mosi Adesina Ifatunji" w:date="2025-10-21T19:50:00Z" w16du:dateUtc="2025-10-22T00:50:00Z">
          <w:pPr>
            <w:autoSpaceDE w:val="0"/>
            <w:autoSpaceDN w:val="0"/>
            <w:adjustRightInd w:val="0"/>
            <w:ind w:left="720" w:right="-720" w:hanging="720"/>
          </w:pPr>
        </w:pPrChange>
      </w:pPr>
      <w:ins w:id="12596" w:author="Mosi Adesina Ifatunji" w:date="2025-06-17T17:28:00Z" w16du:dateUtc="2025-06-17T22:28:00Z">
        <w:r w:rsidRPr="006B17C5">
          <w:rPr>
            <w:highlight w:val="yellow"/>
            <w:rPrChange w:id="12597" w:author="Mosi Adesina Ifatunji" w:date="2025-07-17T11:52:00Z" w16du:dateUtc="2025-07-17T16:52:00Z">
              <w:rPr>
                <w:rFonts w:ascii="Helvetica Neue" w:hAnsi="Helvetica Neue" w:cs="Helvetica Neue"/>
                <w:sz w:val="26"/>
                <w:szCs w:val="26"/>
              </w:rPr>
            </w:rPrChange>
          </w:rPr>
          <w:t xml:space="preserve">DiTomaso, Nancy, Corinne Post, and Rochelle Parks-Yancy. 2007. "Workforce Diversity and Inequality: Power, Status, and Numbers." </w:t>
        </w:r>
        <w:r w:rsidRPr="006B17C5">
          <w:rPr>
            <w:i/>
            <w:iCs/>
            <w:highlight w:val="yellow"/>
            <w:rPrChange w:id="12598" w:author="Mosi Adesina Ifatunji" w:date="2025-07-17T11:52:00Z" w16du:dateUtc="2025-07-17T16:52:00Z">
              <w:rPr>
                <w:rFonts w:ascii="Helvetica Neue" w:hAnsi="Helvetica Neue" w:cs="Helvetica Neue"/>
                <w:i/>
                <w:iCs/>
                <w:sz w:val="26"/>
                <w:szCs w:val="26"/>
              </w:rPr>
            </w:rPrChange>
          </w:rPr>
          <w:t>Annual Review of Sociology</w:t>
        </w:r>
        <w:r w:rsidRPr="006B17C5">
          <w:rPr>
            <w:highlight w:val="yellow"/>
            <w:rPrChange w:id="12599" w:author="Mosi Adesina Ifatunji" w:date="2025-07-17T11:52:00Z" w16du:dateUtc="2025-07-17T16:52:00Z">
              <w:rPr>
                <w:rFonts w:ascii="Helvetica Neue" w:hAnsi="Helvetica Neue" w:cs="Helvetica Neue"/>
                <w:sz w:val="26"/>
                <w:szCs w:val="26"/>
              </w:rPr>
            </w:rPrChange>
          </w:rPr>
          <w:t xml:space="preserve"> 33(1):473–501.</w:t>
        </w:r>
      </w:ins>
    </w:p>
    <w:p w14:paraId="15A9FE96" w14:textId="77777777" w:rsidR="0019441E" w:rsidRPr="006B17C5" w:rsidRDefault="0019441E">
      <w:pPr>
        <w:rPr>
          <w:ins w:id="12600" w:author="Mosi Adesina Ifatunji" w:date="2025-06-17T17:29:00Z" w16du:dateUtc="2025-06-17T22:29:00Z"/>
          <w:rPrChange w:id="12601" w:author="Mosi Adesina Ifatunji" w:date="2025-07-17T11:52:00Z" w16du:dateUtc="2025-07-17T16:52:00Z">
            <w:rPr>
              <w:ins w:id="12602" w:author="Mosi Adesina Ifatunji" w:date="2025-06-17T17:29:00Z" w16du:dateUtc="2025-06-17T22:29:00Z"/>
              <w:rFonts w:ascii="Helvetica Neue" w:hAnsi="Helvetica Neue" w:cs="Helvetica Neue"/>
              <w:sz w:val="26"/>
              <w:szCs w:val="26"/>
            </w:rPr>
          </w:rPrChange>
        </w:rPr>
        <w:pPrChange w:id="12603" w:author="Mosi Adesina Ifatunji" w:date="2025-10-21T19:50:00Z" w16du:dateUtc="2025-10-22T00:50:00Z">
          <w:pPr>
            <w:autoSpaceDE w:val="0"/>
            <w:autoSpaceDN w:val="0"/>
            <w:adjustRightInd w:val="0"/>
            <w:ind w:right="-720"/>
          </w:pPr>
        </w:pPrChange>
      </w:pPr>
    </w:p>
    <w:p w14:paraId="71FFA676" w14:textId="77777777" w:rsidR="00EF7FBB" w:rsidRPr="006B17C5" w:rsidRDefault="00EF7FBB">
      <w:pPr>
        <w:rPr>
          <w:ins w:id="12604" w:author="Mosi Adesina Ifatunji" w:date="2025-06-17T17:29:00Z" w16du:dateUtc="2025-06-17T22:29:00Z"/>
          <w:rPrChange w:id="12605" w:author="Mosi Adesina Ifatunji" w:date="2025-07-17T11:52:00Z" w16du:dateUtc="2025-07-17T16:52:00Z">
            <w:rPr>
              <w:ins w:id="12606" w:author="Mosi Adesina Ifatunji" w:date="2025-06-17T17:29:00Z" w16du:dateUtc="2025-06-17T22:29:00Z"/>
              <w:rFonts w:ascii="Helvetica Neue" w:hAnsi="Helvetica Neue" w:cs="Helvetica Neue"/>
              <w:sz w:val="26"/>
              <w:szCs w:val="26"/>
            </w:rPr>
          </w:rPrChange>
        </w:rPr>
        <w:pPrChange w:id="12607" w:author="Mosi Adesina Ifatunji" w:date="2025-10-21T19:50:00Z" w16du:dateUtc="2025-10-22T00:50:00Z">
          <w:pPr>
            <w:autoSpaceDE w:val="0"/>
            <w:autoSpaceDN w:val="0"/>
            <w:adjustRightInd w:val="0"/>
            <w:ind w:left="720" w:right="-720" w:hanging="720"/>
          </w:pPr>
        </w:pPrChange>
      </w:pPr>
      <w:ins w:id="12608" w:author="Mosi Adesina Ifatunji" w:date="2025-06-17T17:29:00Z" w16du:dateUtc="2025-06-17T22:29:00Z">
        <w:r w:rsidRPr="006B17C5">
          <w:rPr>
            <w:highlight w:val="yellow"/>
            <w:rPrChange w:id="12609" w:author="Mosi Adesina Ifatunji" w:date="2025-07-17T11:52:00Z" w16du:dateUtc="2025-07-17T16:52:00Z">
              <w:rPr>
                <w:rFonts w:ascii="Helvetica Neue" w:hAnsi="Helvetica Neue" w:cs="Helvetica Neue"/>
                <w:sz w:val="26"/>
                <w:szCs w:val="26"/>
              </w:rPr>
            </w:rPrChange>
          </w:rPr>
          <w:t xml:space="preserve">Moore, Wendy Leo. 2007. </w:t>
        </w:r>
        <w:r w:rsidRPr="006B17C5">
          <w:rPr>
            <w:i/>
            <w:iCs/>
            <w:highlight w:val="yellow"/>
            <w:rPrChange w:id="12610" w:author="Mosi Adesina Ifatunji" w:date="2025-07-17T11:52:00Z" w16du:dateUtc="2025-07-17T16:52:00Z">
              <w:rPr>
                <w:rFonts w:ascii="Helvetica Neue" w:hAnsi="Helvetica Neue" w:cs="Helvetica Neue"/>
                <w:i/>
                <w:iCs/>
                <w:sz w:val="26"/>
                <w:szCs w:val="26"/>
              </w:rPr>
            </w:rPrChange>
          </w:rPr>
          <w:t>Reproducing Racism: White Space, Elite Law Schools and Racial Inequality</w:t>
        </w:r>
        <w:r w:rsidRPr="006B17C5">
          <w:rPr>
            <w:highlight w:val="yellow"/>
            <w:rPrChange w:id="12611" w:author="Mosi Adesina Ifatunji" w:date="2025-07-17T11:52:00Z" w16du:dateUtc="2025-07-17T16:52:00Z">
              <w:rPr>
                <w:rFonts w:ascii="Helvetica Neue" w:hAnsi="Helvetica Neue" w:cs="Helvetica Neue"/>
                <w:sz w:val="26"/>
                <w:szCs w:val="26"/>
              </w:rPr>
            </w:rPrChange>
          </w:rPr>
          <w:t>. New York, New York: Rowman &amp; Littlefield Publishers.</w:t>
        </w:r>
      </w:ins>
    </w:p>
    <w:p w14:paraId="77A1ED08" w14:textId="77777777" w:rsidR="00EF7FBB" w:rsidRPr="006B17C5" w:rsidRDefault="00EF7FBB">
      <w:pPr>
        <w:rPr>
          <w:ins w:id="12612" w:author="Mosi Adesina Ifatunji" w:date="2025-06-17T17:29:00Z" w16du:dateUtc="2025-06-17T22:29:00Z"/>
          <w:rPrChange w:id="12613" w:author="Mosi Adesina Ifatunji" w:date="2025-07-17T11:52:00Z" w16du:dateUtc="2025-07-17T16:52:00Z">
            <w:rPr>
              <w:ins w:id="12614" w:author="Mosi Adesina Ifatunji" w:date="2025-06-17T17:29:00Z" w16du:dateUtc="2025-06-17T22:29:00Z"/>
              <w:rFonts w:ascii="Helvetica Neue" w:hAnsi="Helvetica Neue" w:cs="Helvetica Neue"/>
              <w:sz w:val="26"/>
              <w:szCs w:val="26"/>
            </w:rPr>
          </w:rPrChange>
        </w:rPr>
        <w:pPrChange w:id="12615" w:author="Mosi Adesina Ifatunji" w:date="2025-10-21T19:50:00Z" w16du:dateUtc="2025-10-22T00:50:00Z">
          <w:pPr>
            <w:autoSpaceDE w:val="0"/>
            <w:autoSpaceDN w:val="0"/>
            <w:adjustRightInd w:val="0"/>
            <w:ind w:right="-720"/>
          </w:pPr>
        </w:pPrChange>
      </w:pPr>
    </w:p>
    <w:p w14:paraId="44DBAE1F" w14:textId="77777777" w:rsidR="00945B06" w:rsidRPr="006B17C5" w:rsidRDefault="00945B06">
      <w:pPr>
        <w:rPr>
          <w:ins w:id="12616" w:author="Mosi Adesina Ifatunji" w:date="2025-06-17T17:29:00Z" w16du:dateUtc="2025-06-17T22:29:00Z"/>
          <w:rPrChange w:id="12617" w:author="Mosi Adesina Ifatunji" w:date="2025-07-17T11:52:00Z" w16du:dateUtc="2025-07-17T16:52:00Z">
            <w:rPr>
              <w:ins w:id="12618" w:author="Mosi Adesina Ifatunji" w:date="2025-06-17T17:29:00Z" w16du:dateUtc="2025-06-17T22:29:00Z"/>
              <w:rFonts w:ascii="Helvetica Neue" w:hAnsi="Helvetica Neue" w:cs="Helvetica Neue"/>
              <w:sz w:val="26"/>
              <w:szCs w:val="26"/>
            </w:rPr>
          </w:rPrChange>
        </w:rPr>
        <w:pPrChange w:id="12619" w:author="Mosi Adesina Ifatunji" w:date="2025-10-21T19:50:00Z" w16du:dateUtc="2025-10-22T00:50:00Z">
          <w:pPr>
            <w:autoSpaceDE w:val="0"/>
            <w:autoSpaceDN w:val="0"/>
            <w:adjustRightInd w:val="0"/>
            <w:ind w:left="720" w:right="-720" w:hanging="720"/>
          </w:pPr>
        </w:pPrChange>
      </w:pPr>
      <w:ins w:id="12620" w:author="Mosi Adesina Ifatunji" w:date="2025-06-17T17:29:00Z" w16du:dateUtc="2025-06-17T22:29:00Z">
        <w:r w:rsidRPr="006B17C5">
          <w:rPr>
            <w:highlight w:val="yellow"/>
            <w:rPrChange w:id="12621" w:author="Mosi Adesina Ifatunji" w:date="2025-07-17T11:52:00Z" w16du:dateUtc="2025-07-17T16:52:00Z">
              <w:rPr>
                <w:rFonts w:ascii="Helvetica Neue" w:hAnsi="Helvetica Neue" w:cs="Helvetica Neue"/>
                <w:sz w:val="26"/>
                <w:szCs w:val="26"/>
              </w:rPr>
            </w:rPrChange>
          </w:rPr>
          <w:lastRenderedPageBreak/>
          <w:t>Nishii, Lisa Hisae, Anne Gotte, and Jana L Raver. 2007. "Upper echelon theory revisited: The relationship between upper echelon diversity, the adoption of diversity practices, and organizational performance." Center for Advanced Human Resource Studies (CAHRS).</w:t>
        </w:r>
      </w:ins>
    </w:p>
    <w:p w14:paraId="3AB3B481" w14:textId="77777777" w:rsidR="00945B06" w:rsidRPr="006B17C5" w:rsidRDefault="00945B06">
      <w:pPr>
        <w:rPr>
          <w:ins w:id="12622" w:author="Mosi Adesina Ifatunji" w:date="2025-06-17T17:30:00Z" w16du:dateUtc="2025-06-17T22:30:00Z"/>
          <w:rPrChange w:id="12623" w:author="Mosi Adesina Ifatunji" w:date="2025-07-17T11:52:00Z" w16du:dateUtc="2025-07-17T16:52:00Z">
            <w:rPr>
              <w:ins w:id="12624" w:author="Mosi Adesina Ifatunji" w:date="2025-06-17T17:30:00Z" w16du:dateUtc="2025-06-17T22:30:00Z"/>
              <w:rFonts w:ascii="Helvetica Neue" w:hAnsi="Helvetica Neue" w:cs="Helvetica Neue"/>
              <w:sz w:val="26"/>
              <w:szCs w:val="26"/>
            </w:rPr>
          </w:rPrChange>
        </w:rPr>
        <w:pPrChange w:id="12625" w:author="Mosi Adesina Ifatunji" w:date="2025-10-21T19:50:00Z" w16du:dateUtc="2025-10-22T00:50:00Z">
          <w:pPr>
            <w:autoSpaceDE w:val="0"/>
            <w:autoSpaceDN w:val="0"/>
            <w:adjustRightInd w:val="0"/>
            <w:ind w:right="-720"/>
          </w:pPr>
        </w:pPrChange>
      </w:pPr>
    </w:p>
    <w:p w14:paraId="11288F32" w14:textId="77777777" w:rsidR="004A4769" w:rsidRPr="006B17C5" w:rsidRDefault="004A4769">
      <w:pPr>
        <w:rPr>
          <w:ins w:id="12626" w:author="Mosi Adesina Ifatunji" w:date="2025-06-17T17:30:00Z" w16du:dateUtc="2025-06-17T22:30:00Z"/>
          <w:rPrChange w:id="12627" w:author="Mosi Adesina Ifatunji" w:date="2025-07-17T11:52:00Z" w16du:dateUtc="2025-07-17T16:52:00Z">
            <w:rPr>
              <w:ins w:id="12628" w:author="Mosi Adesina Ifatunji" w:date="2025-06-17T17:30:00Z" w16du:dateUtc="2025-06-17T22:30:00Z"/>
              <w:rFonts w:ascii="Helvetica Neue" w:hAnsi="Helvetica Neue" w:cs="Helvetica Neue"/>
              <w:sz w:val="26"/>
              <w:szCs w:val="26"/>
            </w:rPr>
          </w:rPrChange>
        </w:rPr>
        <w:pPrChange w:id="12629" w:author="Mosi Adesina Ifatunji" w:date="2025-10-21T19:50:00Z" w16du:dateUtc="2025-10-22T00:50:00Z">
          <w:pPr>
            <w:autoSpaceDE w:val="0"/>
            <w:autoSpaceDN w:val="0"/>
            <w:adjustRightInd w:val="0"/>
            <w:ind w:left="720" w:right="-720" w:hanging="720"/>
          </w:pPr>
        </w:pPrChange>
      </w:pPr>
      <w:ins w:id="12630" w:author="Mosi Adesina Ifatunji" w:date="2025-06-17T17:30:00Z" w16du:dateUtc="2025-06-17T22:30:00Z">
        <w:r w:rsidRPr="006B17C5">
          <w:rPr>
            <w:highlight w:val="yellow"/>
            <w:rPrChange w:id="12631" w:author="Mosi Adesina Ifatunji" w:date="2025-07-17T11:52:00Z" w16du:dateUtc="2025-07-17T16:52:00Z">
              <w:rPr>
                <w:rFonts w:ascii="Helvetica Neue" w:hAnsi="Helvetica Neue" w:cs="Helvetica Neue"/>
                <w:sz w:val="26"/>
                <w:szCs w:val="26"/>
              </w:rPr>
            </w:rPrChange>
          </w:rPr>
          <w:t xml:space="preserve">Bielby, William T. 2008. "Promoting racial diversity at work: Challenges and solutions." Pp. 53–86 in </w:t>
        </w:r>
        <w:r w:rsidRPr="006B17C5">
          <w:rPr>
            <w:i/>
            <w:iCs/>
            <w:highlight w:val="yellow"/>
            <w:rPrChange w:id="12632" w:author="Mosi Adesina Ifatunji" w:date="2025-07-17T11:52:00Z" w16du:dateUtc="2025-07-17T16:52:00Z">
              <w:rPr>
                <w:rFonts w:ascii="Helvetica Neue" w:hAnsi="Helvetica Neue" w:cs="Helvetica Neue"/>
                <w:i/>
                <w:iCs/>
                <w:sz w:val="26"/>
                <w:szCs w:val="26"/>
              </w:rPr>
            </w:rPrChange>
          </w:rPr>
          <w:t>Diversity at Work</w:t>
        </w:r>
        <w:r w:rsidRPr="006B17C5">
          <w:rPr>
            <w:highlight w:val="yellow"/>
            <w:rPrChange w:id="12633" w:author="Mosi Adesina Ifatunji" w:date="2025-07-17T11:52:00Z" w16du:dateUtc="2025-07-17T16:52:00Z">
              <w:rPr>
                <w:rFonts w:ascii="Helvetica Neue" w:hAnsi="Helvetica Neue" w:cs="Helvetica Neue"/>
                <w:sz w:val="26"/>
                <w:szCs w:val="26"/>
              </w:rPr>
            </w:rPrChange>
          </w:rPr>
          <w:t>. New York, New York: Cambridge University Press.</w:t>
        </w:r>
      </w:ins>
    </w:p>
    <w:p w14:paraId="5C0A2876" w14:textId="77777777" w:rsidR="004A4769" w:rsidRPr="006B17C5" w:rsidRDefault="004A4769">
      <w:pPr>
        <w:rPr>
          <w:ins w:id="12634" w:author="Mosi Adesina Ifatunji" w:date="2025-06-17T17:30:00Z" w16du:dateUtc="2025-06-17T22:30:00Z"/>
          <w:rPrChange w:id="12635" w:author="Mosi Adesina Ifatunji" w:date="2025-07-17T11:52:00Z" w16du:dateUtc="2025-07-17T16:52:00Z">
            <w:rPr>
              <w:ins w:id="12636" w:author="Mosi Adesina Ifatunji" w:date="2025-06-17T17:30:00Z" w16du:dateUtc="2025-06-17T22:30:00Z"/>
              <w:rFonts w:ascii="Helvetica Neue" w:hAnsi="Helvetica Neue" w:cs="Helvetica Neue"/>
              <w:sz w:val="26"/>
              <w:szCs w:val="26"/>
            </w:rPr>
          </w:rPrChange>
        </w:rPr>
        <w:pPrChange w:id="12637" w:author="Mosi Adesina Ifatunji" w:date="2025-10-21T19:50:00Z" w16du:dateUtc="2025-10-22T00:50:00Z">
          <w:pPr>
            <w:autoSpaceDE w:val="0"/>
            <w:autoSpaceDN w:val="0"/>
            <w:adjustRightInd w:val="0"/>
            <w:ind w:right="-720"/>
          </w:pPr>
        </w:pPrChange>
      </w:pPr>
    </w:p>
    <w:p w14:paraId="684CDA5C" w14:textId="77777777" w:rsidR="000B2339" w:rsidRPr="006B17C5" w:rsidRDefault="000B2339">
      <w:pPr>
        <w:rPr>
          <w:ins w:id="12638" w:author="Mosi Adesina Ifatunji" w:date="2025-06-17T17:30:00Z" w16du:dateUtc="2025-06-17T22:30:00Z"/>
          <w:rPrChange w:id="12639" w:author="Mosi Adesina Ifatunji" w:date="2025-07-17T11:52:00Z" w16du:dateUtc="2025-07-17T16:52:00Z">
            <w:rPr>
              <w:ins w:id="12640" w:author="Mosi Adesina Ifatunji" w:date="2025-06-17T17:30:00Z" w16du:dateUtc="2025-06-17T22:30:00Z"/>
              <w:rFonts w:ascii="Helvetica Neue" w:hAnsi="Helvetica Neue" w:cs="Helvetica Neue"/>
              <w:sz w:val="26"/>
              <w:szCs w:val="26"/>
            </w:rPr>
          </w:rPrChange>
        </w:rPr>
        <w:pPrChange w:id="12641" w:author="Mosi Adesina Ifatunji" w:date="2025-10-21T19:50:00Z" w16du:dateUtc="2025-10-22T00:50:00Z">
          <w:pPr>
            <w:autoSpaceDE w:val="0"/>
            <w:autoSpaceDN w:val="0"/>
            <w:adjustRightInd w:val="0"/>
            <w:ind w:left="720" w:right="-720" w:hanging="720"/>
          </w:pPr>
        </w:pPrChange>
      </w:pPr>
      <w:ins w:id="12642" w:author="Mosi Adesina Ifatunji" w:date="2025-06-17T17:30:00Z" w16du:dateUtc="2025-06-17T22:30:00Z">
        <w:r w:rsidRPr="006B17C5">
          <w:rPr>
            <w:highlight w:val="yellow"/>
            <w:rPrChange w:id="12643" w:author="Mosi Adesina Ifatunji" w:date="2025-07-17T11:52:00Z" w16du:dateUtc="2025-07-17T16:52:00Z">
              <w:rPr>
                <w:rFonts w:ascii="Helvetica Neue" w:hAnsi="Helvetica Neue" w:cs="Helvetica Neue"/>
                <w:sz w:val="26"/>
                <w:szCs w:val="26"/>
              </w:rPr>
            </w:rPrChange>
          </w:rPr>
          <w:t xml:space="preserve">Castilla, Emilio J. 2008. "Gender, race, and meritocracy in organizational careers." </w:t>
        </w:r>
        <w:r w:rsidRPr="006B17C5">
          <w:rPr>
            <w:i/>
            <w:iCs/>
            <w:highlight w:val="yellow"/>
            <w:rPrChange w:id="12644" w:author="Mosi Adesina Ifatunji" w:date="2025-07-17T11:52:00Z" w16du:dateUtc="2025-07-17T16:52:00Z">
              <w:rPr>
                <w:rFonts w:ascii="Helvetica Neue" w:hAnsi="Helvetica Neue" w:cs="Helvetica Neue"/>
                <w:i/>
                <w:iCs/>
                <w:sz w:val="26"/>
                <w:szCs w:val="26"/>
              </w:rPr>
            </w:rPrChange>
          </w:rPr>
          <w:t>American Journal of Sociology</w:t>
        </w:r>
        <w:r w:rsidRPr="006B17C5">
          <w:rPr>
            <w:highlight w:val="yellow"/>
            <w:rPrChange w:id="12645" w:author="Mosi Adesina Ifatunji" w:date="2025-07-17T11:52:00Z" w16du:dateUtc="2025-07-17T16:52:00Z">
              <w:rPr>
                <w:rFonts w:ascii="Helvetica Neue" w:hAnsi="Helvetica Neue" w:cs="Helvetica Neue"/>
                <w:sz w:val="26"/>
                <w:szCs w:val="26"/>
              </w:rPr>
            </w:rPrChange>
          </w:rPr>
          <w:t xml:space="preserve"> 113(6):1479–526.</w:t>
        </w:r>
      </w:ins>
    </w:p>
    <w:p w14:paraId="6761ECF0" w14:textId="77777777" w:rsidR="000B2339" w:rsidRPr="006B17C5" w:rsidRDefault="000B2339">
      <w:pPr>
        <w:rPr>
          <w:ins w:id="12646" w:author="Mosi Adesina Ifatunji" w:date="2025-06-17T17:31:00Z" w16du:dateUtc="2025-06-17T22:31:00Z"/>
          <w:rPrChange w:id="12647" w:author="Mosi Adesina Ifatunji" w:date="2025-07-17T11:52:00Z" w16du:dateUtc="2025-07-17T16:52:00Z">
            <w:rPr>
              <w:ins w:id="12648" w:author="Mosi Adesina Ifatunji" w:date="2025-06-17T17:31:00Z" w16du:dateUtc="2025-06-17T22:31:00Z"/>
              <w:rFonts w:ascii="Helvetica Neue" w:hAnsi="Helvetica Neue" w:cs="Helvetica Neue"/>
              <w:sz w:val="26"/>
              <w:szCs w:val="26"/>
            </w:rPr>
          </w:rPrChange>
        </w:rPr>
        <w:pPrChange w:id="12649" w:author="Mosi Adesina Ifatunji" w:date="2025-10-21T19:50:00Z" w16du:dateUtc="2025-10-22T00:50:00Z">
          <w:pPr>
            <w:autoSpaceDE w:val="0"/>
            <w:autoSpaceDN w:val="0"/>
            <w:adjustRightInd w:val="0"/>
            <w:ind w:right="-720"/>
          </w:pPr>
        </w:pPrChange>
      </w:pPr>
    </w:p>
    <w:p w14:paraId="07CDB14F" w14:textId="77777777" w:rsidR="000B2339" w:rsidRPr="006B17C5" w:rsidRDefault="000B2339">
      <w:pPr>
        <w:rPr>
          <w:ins w:id="12650" w:author="Mosi Adesina Ifatunji" w:date="2025-06-17T17:31:00Z" w16du:dateUtc="2025-06-17T22:31:00Z"/>
          <w:rPrChange w:id="12651" w:author="Mosi Adesina Ifatunji" w:date="2025-07-17T11:52:00Z" w16du:dateUtc="2025-07-17T16:52:00Z">
            <w:rPr>
              <w:ins w:id="12652" w:author="Mosi Adesina Ifatunji" w:date="2025-06-17T17:31:00Z" w16du:dateUtc="2025-06-17T22:31:00Z"/>
              <w:rFonts w:ascii="Helvetica Neue" w:hAnsi="Helvetica Neue" w:cs="Helvetica Neue"/>
              <w:sz w:val="26"/>
              <w:szCs w:val="26"/>
            </w:rPr>
          </w:rPrChange>
        </w:rPr>
        <w:pPrChange w:id="12653" w:author="Mosi Adesina Ifatunji" w:date="2025-10-21T19:50:00Z" w16du:dateUtc="2025-10-22T00:50:00Z">
          <w:pPr>
            <w:autoSpaceDE w:val="0"/>
            <w:autoSpaceDN w:val="0"/>
            <w:adjustRightInd w:val="0"/>
            <w:ind w:left="720" w:right="-720" w:hanging="720"/>
          </w:pPr>
        </w:pPrChange>
      </w:pPr>
      <w:ins w:id="12654" w:author="Mosi Adesina Ifatunji" w:date="2025-06-17T17:31:00Z" w16du:dateUtc="2025-06-17T22:31:00Z">
        <w:r w:rsidRPr="006B17C5">
          <w:rPr>
            <w:highlight w:val="yellow"/>
            <w:rPrChange w:id="12655" w:author="Mosi Adesina Ifatunji" w:date="2025-07-17T11:52:00Z" w16du:dateUtc="2025-07-17T16:52:00Z">
              <w:rPr>
                <w:rFonts w:ascii="Helvetica Neue" w:hAnsi="Helvetica Neue" w:cs="Helvetica Neue"/>
                <w:sz w:val="26"/>
                <w:szCs w:val="26"/>
              </w:rPr>
            </w:rPrChange>
          </w:rPr>
          <w:t xml:space="preserve">Rosette, Ashleigh Shelby, Geoffrey J Leonardelli, and Katherine W Phillips. 2008. "The White standard: racial bias in leader categorization." </w:t>
        </w:r>
        <w:r w:rsidRPr="006B17C5">
          <w:rPr>
            <w:i/>
            <w:iCs/>
            <w:highlight w:val="yellow"/>
            <w:rPrChange w:id="12656" w:author="Mosi Adesina Ifatunji" w:date="2025-07-17T11:52:00Z" w16du:dateUtc="2025-07-17T16:52:00Z">
              <w:rPr>
                <w:rFonts w:ascii="Helvetica Neue" w:hAnsi="Helvetica Neue" w:cs="Helvetica Neue"/>
                <w:i/>
                <w:iCs/>
                <w:sz w:val="26"/>
                <w:szCs w:val="26"/>
              </w:rPr>
            </w:rPrChange>
          </w:rPr>
          <w:t>Journal of Applied Psychology</w:t>
        </w:r>
        <w:r w:rsidRPr="006B17C5">
          <w:rPr>
            <w:highlight w:val="yellow"/>
            <w:rPrChange w:id="12657" w:author="Mosi Adesina Ifatunji" w:date="2025-07-17T11:52:00Z" w16du:dateUtc="2025-07-17T16:52:00Z">
              <w:rPr>
                <w:rFonts w:ascii="Helvetica Neue" w:hAnsi="Helvetica Neue" w:cs="Helvetica Neue"/>
                <w:sz w:val="26"/>
                <w:szCs w:val="26"/>
              </w:rPr>
            </w:rPrChange>
          </w:rPr>
          <w:t xml:space="preserve"> 93(4):758.</w:t>
        </w:r>
      </w:ins>
    </w:p>
    <w:p w14:paraId="7917DA3E" w14:textId="77777777" w:rsidR="000B2339" w:rsidRPr="006B17C5" w:rsidRDefault="000B2339">
      <w:pPr>
        <w:rPr>
          <w:ins w:id="12658" w:author="Mosi Adesina Ifatunji" w:date="2025-06-17T17:33:00Z" w16du:dateUtc="2025-06-17T22:33:00Z"/>
          <w:rPrChange w:id="12659" w:author="Mosi Adesina Ifatunji" w:date="2025-07-17T11:52:00Z" w16du:dateUtc="2025-07-17T16:52:00Z">
            <w:rPr>
              <w:ins w:id="12660" w:author="Mosi Adesina Ifatunji" w:date="2025-06-17T17:33:00Z" w16du:dateUtc="2025-06-17T22:33:00Z"/>
              <w:rFonts w:ascii="Helvetica Neue" w:hAnsi="Helvetica Neue" w:cs="Helvetica Neue"/>
              <w:sz w:val="26"/>
              <w:szCs w:val="26"/>
            </w:rPr>
          </w:rPrChange>
        </w:rPr>
        <w:pPrChange w:id="12661" w:author="Mosi Adesina Ifatunji" w:date="2025-10-21T19:50:00Z" w16du:dateUtc="2025-10-22T00:50:00Z">
          <w:pPr>
            <w:autoSpaceDE w:val="0"/>
            <w:autoSpaceDN w:val="0"/>
            <w:adjustRightInd w:val="0"/>
            <w:ind w:right="-720"/>
          </w:pPr>
        </w:pPrChange>
      </w:pPr>
    </w:p>
    <w:p w14:paraId="1C41A504" w14:textId="77777777" w:rsidR="00C23C61" w:rsidRPr="006B17C5" w:rsidRDefault="00C23C61">
      <w:pPr>
        <w:rPr>
          <w:ins w:id="12662" w:author="Mosi Adesina Ifatunji" w:date="2025-06-17T17:33:00Z" w16du:dateUtc="2025-06-17T22:33:00Z"/>
          <w:rPrChange w:id="12663" w:author="Mosi Adesina Ifatunji" w:date="2025-07-17T11:52:00Z" w16du:dateUtc="2025-07-17T16:52:00Z">
            <w:rPr>
              <w:ins w:id="12664" w:author="Mosi Adesina Ifatunji" w:date="2025-06-17T17:33:00Z" w16du:dateUtc="2025-06-17T22:33:00Z"/>
              <w:rFonts w:ascii="Helvetica Neue" w:hAnsi="Helvetica Neue" w:cs="Helvetica Neue"/>
              <w:sz w:val="26"/>
              <w:szCs w:val="26"/>
            </w:rPr>
          </w:rPrChange>
        </w:rPr>
        <w:pPrChange w:id="12665" w:author="Mosi Adesina Ifatunji" w:date="2025-10-21T19:50:00Z" w16du:dateUtc="2025-10-22T00:50:00Z">
          <w:pPr>
            <w:autoSpaceDE w:val="0"/>
            <w:autoSpaceDN w:val="0"/>
            <w:adjustRightInd w:val="0"/>
            <w:ind w:left="720" w:right="-720" w:hanging="720"/>
          </w:pPr>
        </w:pPrChange>
      </w:pPr>
      <w:ins w:id="12666" w:author="Mosi Adesina Ifatunji" w:date="2025-06-17T17:33:00Z" w16du:dateUtc="2025-06-17T22:33:00Z">
        <w:r w:rsidRPr="006B17C5">
          <w:rPr>
            <w:highlight w:val="yellow"/>
            <w:rPrChange w:id="12667" w:author="Mosi Adesina Ifatunji" w:date="2025-07-17T11:52:00Z" w16du:dateUtc="2025-07-17T16:52:00Z">
              <w:rPr>
                <w:rFonts w:ascii="Helvetica Neue" w:hAnsi="Helvetica Neue" w:cs="Helvetica Neue"/>
                <w:sz w:val="26"/>
                <w:szCs w:val="26"/>
              </w:rPr>
            </w:rPrChange>
          </w:rPr>
          <w:t xml:space="preserve">Kmec, Julie A., and Lindsey B. Trimble. 2009. "Does it pay to have a network contact? Social network ties, workplace racial context, and pay outcomes." </w:t>
        </w:r>
        <w:r w:rsidRPr="006B17C5">
          <w:rPr>
            <w:i/>
            <w:iCs/>
            <w:highlight w:val="yellow"/>
            <w:rPrChange w:id="12668" w:author="Mosi Adesina Ifatunji" w:date="2025-07-17T11:52:00Z" w16du:dateUtc="2025-07-17T16:52:00Z">
              <w:rPr>
                <w:rFonts w:ascii="Helvetica Neue" w:hAnsi="Helvetica Neue" w:cs="Helvetica Neue"/>
                <w:i/>
                <w:iCs/>
                <w:sz w:val="26"/>
                <w:szCs w:val="26"/>
              </w:rPr>
            </w:rPrChange>
          </w:rPr>
          <w:t>Soc Sci Res</w:t>
        </w:r>
        <w:r w:rsidRPr="006B17C5">
          <w:rPr>
            <w:highlight w:val="yellow"/>
            <w:rPrChange w:id="12669" w:author="Mosi Adesina Ifatunji" w:date="2025-07-17T11:52:00Z" w16du:dateUtc="2025-07-17T16:52:00Z">
              <w:rPr>
                <w:rFonts w:ascii="Helvetica Neue" w:hAnsi="Helvetica Neue" w:cs="Helvetica Neue"/>
                <w:sz w:val="26"/>
                <w:szCs w:val="26"/>
              </w:rPr>
            </w:rPrChange>
          </w:rPr>
          <w:t xml:space="preserve"> 38(2):266–78.</w:t>
        </w:r>
      </w:ins>
    </w:p>
    <w:p w14:paraId="2B4BC746" w14:textId="77777777" w:rsidR="00396392" w:rsidRPr="006B17C5" w:rsidRDefault="00396392">
      <w:pPr>
        <w:rPr>
          <w:ins w:id="12670" w:author="Mosi Adesina Ifatunji" w:date="2025-06-17T17:36:00Z" w16du:dateUtc="2025-06-17T22:36:00Z"/>
          <w:rPrChange w:id="12671" w:author="Mosi Adesina Ifatunji" w:date="2025-07-17T11:52:00Z" w16du:dateUtc="2025-07-17T16:52:00Z">
            <w:rPr>
              <w:ins w:id="12672" w:author="Mosi Adesina Ifatunji" w:date="2025-06-17T17:36:00Z" w16du:dateUtc="2025-06-17T22:36:00Z"/>
              <w:rFonts w:ascii="Helvetica Neue" w:hAnsi="Helvetica Neue" w:cs="Helvetica Neue"/>
              <w:sz w:val="26"/>
              <w:szCs w:val="26"/>
            </w:rPr>
          </w:rPrChange>
        </w:rPr>
        <w:pPrChange w:id="12673" w:author="Mosi Adesina Ifatunji" w:date="2025-10-21T19:50:00Z" w16du:dateUtc="2025-10-22T00:50:00Z">
          <w:pPr>
            <w:autoSpaceDE w:val="0"/>
            <w:autoSpaceDN w:val="0"/>
            <w:adjustRightInd w:val="0"/>
            <w:ind w:right="-720"/>
          </w:pPr>
        </w:pPrChange>
      </w:pPr>
    </w:p>
    <w:p w14:paraId="3EBB13BB" w14:textId="77777777" w:rsidR="00B06C93" w:rsidRPr="006B17C5" w:rsidRDefault="00B06C93">
      <w:pPr>
        <w:rPr>
          <w:ins w:id="12674" w:author="Mosi Adesina Ifatunji" w:date="2025-06-17T17:36:00Z" w16du:dateUtc="2025-06-17T22:36:00Z"/>
          <w:rPrChange w:id="12675" w:author="Mosi Adesina Ifatunji" w:date="2025-07-17T11:52:00Z" w16du:dateUtc="2025-07-17T16:52:00Z">
            <w:rPr>
              <w:ins w:id="12676" w:author="Mosi Adesina Ifatunji" w:date="2025-06-17T17:36:00Z" w16du:dateUtc="2025-06-17T22:36:00Z"/>
              <w:rFonts w:ascii="Helvetica Neue" w:hAnsi="Helvetica Neue" w:cs="Helvetica Neue"/>
              <w:sz w:val="26"/>
              <w:szCs w:val="26"/>
            </w:rPr>
          </w:rPrChange>
        </w:rPr>
        <w:pPrChange w:id="12677" w:author="Mosi Adesina Ifatunji" w:date="2025-10-21T19:50:00Z" w16du:dateUtc="2025-10-22T00:50:00Z">
          <w:pPr>
            <w:autoSpaceDE w:val="0"/>
            <w:autoSpaceDN w:val="0"/>
            <w:adjustRightInd w:val="0"/>
            <w:ind w:left="720" w:right="-720" w:hanging="720"/>
          </w:pPr>
        </w:pPrChange>
      </w:pPr>
      <w:ins w:id="12678" w:author="Mosi Adesina Ifatunji" w:date="2025-06-17T17:36:00Z" w16du:dateUtc="2025-06-17T22:36:00Z">
        <w:r w:rsidRPr="006B17C5">
          <w:rPr>
            <w:highlight w:val="yellow"/>
            <w:rPrChange w:id="12679" w:author="Mosi Adesina Ifatunji" w:date="2025-07-17T11:52:00Z" w16du:dateUtc="2025-07-17T16:52:00Z">
              <w:rPr>
                <w:rFonts w:ascii="Helvetica Neue" w:hAnsi="Helvetica Neue" w:cs="Helvetica Neue"/>
                <w:sz w:val="26"/>
                <w:szCs w:val="26"/>
              </w:rPr>
            </w:rPrChange>
          </w:rPr>
          <w:t xml:space="preserve">Nielsen, Sabina. 2010. "Top Management Team Diversity: A Review of Theories and Methodologies." </w:t>
        </w:r>
        <w:r w:rsidRPr="006B17C5">
          <w:rPr>
            <w:i/>
            <w:iCs/>
            <w:highlight w:val="yellow"/>
            <w:rPrChange w:id="12680" w:author="Mosi Adesina Ifatunji" w:date="2025-07-17T11:52:00Z" w16du:dateUtc="2025-07-17T16:52:00Z">
              <w:rPr>
                <w:rFonts w:ascii="Helvetica Neue" w:hAnsi="Helvetica Neue" w:cs="Helvetica Neue"/>
                <w:i/>
                <w:iCs/>
                <w:sz w:val="26"/>
                <w:szCs w:val="26"/>
              </w:rPr>
            </w:rPrChange>
          </w:rPr>
          <w:t>International Journal of Management Reviews</w:t>
        </w:r>
        <w:r w:rsidRPr="006B17C5">
          <w:rPr>
            <w:highlight w:val="yellow"/>
            <w:rPrChange w:id="12681" w:author="Mosi Adesina Ifatunji" w:date="2025-07-17T11:52:00Z" w16du:dateUtc="2025-07-17T16:52:00Z">
              <w:rPr>
                <w:rFonts w:ascii="Helvetica Neue" w:hAnsi="Helvetica Neue" w:cs="Helvetica Neue"/>
                <w:sz w:val="26"/>
                <w:szCs w:val="26"/>
              </w:rPr>
            </w:rPrChange>
          </w:rPr>
          <w:t xml:space="preserve"> 12(3):301–16.</w:t>
        </w:r>
      </w:ins>
    </w:p>
    <w:p w14:paraId="29F0C3A1" w14:textId="77777777" w:rsidR="00B06C93" w:rsidRPr="006B17C5" w:rsidRDefault="00B06C93">
      <w:pPr>
        <w:rPr>
          <w:ins w:id="12682" w:author="Mosi Adesina Ifatunji" w:date="2025-06-17T17:38:00Z" w16du:dateUtc="2025-06-17T22:38:00Z"/>
          <w:rPrChange w:id="12683" w:author="Mosi Adesina Ifatunji" w:date="2025-07-17T11:52:00Z" w16du:dateUtc="2025-07-17T16:52:00Z">
            <w:rPr>
              <w:ins w:id="12684" w:author="Mosi Adesina Ifatunji" w:date="2025-06-17T17:38:00Z" w16du:dateUtc="2025-06-17T22:38:00Z"/>
              <w:rFonts w:ascii="Helvetica Neue" w:hAnsi="Helvetica Neue" w:cs="Helvetica Neue"/>
              <w:sz w:val="26"/>
              <w:szCs w:val="26"/>
            </w:rPr>
          </w:rPrChange>
        </w:rPr>
        <w:pPrChange w:id="12685" w:author="Mosi Adesina Ifatunji" w:date="2025-10-21T19:50:00Z" w16du:dateUtc="2025-10-22T00:50:00Z">
          <w:pPr>
            <w:autoSpaceDE w:val="0"/>
            <w:autoSpaceDN w:val="0"/>
            <w:adjustRightInd w:val="0"/>
            <w:ind w:right="-720"/>
          </w:pPr>
        </w:pPrChange>
      </w:pPr>
    </w:p>
    <w:p w14:paraId="34B0D69A" w14:textId="77777777" w:rsidR="003306FF" w:rsidRPr="006B17C5" w:rsidRDefault="003306FF">
      <w:pPr>
        <w:rPr>
          <w:ins w:id="12686" w:author="Mosi Adesina Ifatunji" w:date="2025-06-17T17:38:00Z" w16du:dateUtc="2025-06-17T22:38:00Z"/>
          <w:rPrChange w:id="12687" w:author="Mosi Adesina Ifatunji" w:date="2025-07-17T11:52:00Z" w16du:dateUtc="2025-07-17T16:52:00Z">
            <w:rPr>
              <w:ins w:id="12688" w:author="Mosi Adesina Ifatunji" w:date="2025-06-17T17:38:00Z" w16du:dateUtc="2025-06-17T22:38:00Z"/>
              <w:rFonts w:ascii="Helvetica Neue" w:hAnsi="Helvetica Neue" w:cs="Helvetica Neue"/>
              <w:sz w:val="26"/>
              <w:szCs w:val="26"/>
            </w:rPr>
          </w:rPrChange>
        </w:rPr>
        <w:pPrChange w:id="12689" w:author="Mosi Adesina Ifatunji" w:date="2025-10-21T19:50:00Z" w16du:dateUtc="2025-10-22T00:50:00Z">
          <w:pPr>
            <w:autoSpaceDE w:val="0"/>
            <w:autoSpaceDN w:val="0"/>
            <w:adjustRightInd w:val="0"/>
            <w:ind w:left="720" w:right="-720" w:hanging="720"/>
          </w:pPr>
        </w:pPrChange>
      </w:pPr>
      <w:ins w:id="12690" w:author="Mosi Adesina Ifatunji" w:date="2025-06-17T17:38:00Z" w16du:dateUtc="2025-06-17T22:38:00Z">
        <w:r w:rsidRPr="006B17C5">
          <w:rPr>
            <w:highlight w:val="yellow"/>
            <w:rPrChange w:id="12691" w:author="Mosi Adesina Ifatunji" w:date="2025-07-17T11:52:00Z" w16du:dateUtc="2025-07-17T16:52:00Z">
              <w:rPr>
                <w:rFonts w:ascii="Helvetica Neue" w:hAnsi="Helvetica Neue" w:cs="Helvetica Neue"/>
                <w:sz w:val="26"/>
                <w:szCs w:val="26"/>
              </w:rPr>
            </w:rPrChange>
          </w:rPr>
          <w:t xml:space="preserve">Schein, Edgar H. 2010. </w:t>
        </w:r>
        <w:r w:rsidRPr="006B17C5">
          <w:rPr>
            <w:i/>
            <w:iCs/>
            <w:highlight w:val="yellow"/>
            <w:rPrChange w:id="12692" w:author="Mosi Adesina Ifatunji" w:date="2025-07-17T11:52:00Z" w16du:dateUtc="2025-07-17T16:52:00Z">
              <w:rPr>
                <w:rFonts w:ascii="Helvetica Neue" w:hAnsi="Helvetica Neue" w:cs="Helvetica Neue"/>
                <w:i/>
                <w:iCs/>
                <w:sz w:val="26"/>
                <w:szCs w:val="26"/>
              </w:rPr>
            </w:rPrChange>
          </w:rPr>
          <w:t>Organizational culture and leadership</w:t>
        </w:r>
        <w:r w:rsidRPr="006B17C5">
          <w:rPr>
            <w:highlight w:val="yellow"/>
            <w:rPrChange w:id="12693" w:author="Mosi Adesina Ifatunji" w:date="2025-07-17T11:52:00Z" w16du:dateUtc="2025-07-17T16:52:00Z">
              <w:rPr>
                <w:rFonts w:ascii="Helvetica Neue" w:hAnsi="Helvetica Neue" w:cs="Helvetica Neue"/>
                <w:sz w:val="26"/>
                <w:szCs w:val="26"/>
              </w:rPr>
            </w:rPrChange>
          </w:rPr>
          <w:t>: John Wiley &amp; Sons.</w:t>
        </w:r>
      </w:ins>
    </w:p>
    <w:p w14:paraId="7F25ACE8" w14:textId="77777777" w:rsidR="003306FF" w:rsidRPr="006B17C5" w:rsidRDefault="003306FF">
      <w:pPr>
        <w:rPr>
          <w:ins w:id="12694" w:author="Mosi Adesina Ifatunji" w:date="2025-06-17T17:39:00Z" w16du:dateUtc="2025-06-17T22:39:00Z"/>
          <w:rPrChange w:id="12695" w:author="Mosi Adesina Ifatunji" w:date="2025-07-17T11:52:00Z" w16du:dateUtc="2025-07-17T16:52:00Z">
            <w:rPr>
              <w:ins w:id="12696" w:author="Mosi Adesina Ifatunji" w:date="2025-06-17T17:39:00Z" w16du:dateUtc="2025-06-17T22:39:00Z"/>
              <w:rFonts w:ascii="Helvetica Neue" w:hAnsi="Helvetica Neue" w:cs="Helvetica Neue"/>
              <w:sz w:val="26"/>
              <w:szCs w:val="26"/>
            </w:rPr>
          </w:rPrChange>
        </w:rPr>
        <w:pPrChange w:id="12697" w:author="Mosi Adesina Ifatunji" w:date="2025-10-21T19:50:00Z" w16du:dateUtc="2025-10-22T00:50:00Z">
          <w:pPr>
            <w:autoSpaceDE w:val="0"/>
            <w:autoSpaceDN w:val="0"/>
            <w:adjustRightInd w:val="0"/>
            <w:ind w:right="-720"/>
          </w:pPr>
        </w:pPrChange>
      </w:pPr>
    </w:p>
    <w:p w14:paraId="32F613A3" w14:textId="77777777" w:rsidR="0032381C" w:rsidRPr="006B17C5" w:rsidRDefault="0032381C">
      <w:pPr>
        <w:rPr>
          <w:ins w:id="12698" w:author="Mosi Adesina Ifatunji" w:date="2025-06-17T17:39:00Z" w16du:dateUtc="2025-06-17T22:39:00Z"/>
          <w:rPrChange w:id="12699" w:author="Mosi Adesina Ifatunji" w:date="2025-07-17T11:52:00Z" w16du:dateUtc="2025-07-17T16:52:00Z">
            <w:rPr>
              <w:ins w:id="12700" w:author="Mosi Adesina Ifatunji" w:date="2025-06-17T17:39:00Z" w16du:dateUtc="2025-06-17T22:39:00Z"/>
              <w:rFonts w:ascii="Helvetica Neue" w:hAnsi="Helvetica Neue" w:cs="Helvetica Neue"/>
              <w:sz w:val="26"/>
              <w:szCs w:val="26"/>
            </w:rPr>
          </w:rPrChange>
        </w:rPr>
        <w:pPrChange w:id="12701" w:author="Mosi Adesina Ifatunji" w:date="2025-10-21T19:50:00Z" w16du:dateUtc="2025-10-22T00:50:00Z">
          <w:pPr>
            <w:autoSpaceDE w:val="0"/>
            <w:autoSpaceDN w:val="0"/>
            <w:adjustRightInd w:val="0"/>
            <w:ind w:left="720" w:right="-720" w:hanging="720"/>
          </w:pPr>
        </w:pPrChange>
      </w:pPr>
      <w:ins w:id="12702" w:author="Mosi Adesina Ifatunji" w:date="2025-06-17T17:39:00Z" w16du:dateUtc="2025-06-17T22:39:00Z">
        <w:r w:rsidRPr="006B17C5">
          <w:rPr>
            <w:highlight w:val="yellow"/>
            <w:rPrChange w:id="12703" w:author="Mosi Adesina Ifatunji" w:date="2025-07-17T11:52:00Z" w16du:dateUtc="2025-07-17T16:52:00Z">
              <w:rPr>
                <w:rFonts w:ascii="Helvetica Neue" w:hAnsi="Helvetica Neue" w:cs="Helvetica Neue"/>
                <w:sz w:val="26"/>
                <w:szCs w:val="26"/>
              </w:rPr>
            </w:rPrChange>
          </w:rPr>
          <w:t xml:space="preserve">Bielby, William T. 2011. "Minority Vulnerability in Privileged Occupations." </w:t>
        </w:r>
        <w:r w:rsidRPr="006B17C5">
          <w:rPr>
            <w:i/>
            <w:iCs/>
            <w:highlight w:val="yellow"/>
            <w:rPrChange w:id="12704" w:author="Mosi Adesina Ifatunji" w:date="2025-07-17T11:52:00Z" w16du:dateUtc="2025-07-17T16:52:00Z">
              <w:rPr>
                <w:rFonts w:ascii="Helvetica Neue" w:hAnsi="Helvetica Neue" w:cs="Helvetica Neue"/>
                <w:i/>
                <w:iCs/>
                <w:sz w:val="26"/>
                <w:szCs w:val="26"/>
              </w:rPr>
            </w:rPrChange>
          </w:rPr>
          <w:t>The ANNALS of the American Academy of Political and Social Science</w:t>
        </w:r>
        <w:r w:rsidRPr="006B17C5">
          <w:rPr>
            <w:highlight w:val="yellow"/>
            <w:rPrChange w:id="12705" w:author="Mosi Adesina Ifatunji" w:date="2025-07-17T11:52:00Z" w16du:dateUtc="2025-07-17T16:52:00Z">
              <w:rPr>
                <w:rFonts w:ascii="Helvetica Neue" w:hAnsi="Helvetica Neue" w:cs="Helvetica Neue"/>
                <w:sz w:val="26"/>
                <w:szCs w:val="26"/>
              </w:rPr>
            </w:rPrChange>
          </w:rPr>
          <w:t xml:space="preserve"> 639(1):13–32.</w:t>
        </w:r>
      </w:ins>
    </w:p>
    <w:p w14:paraId="255C1B79" w14:textId="77777777" w:rsidR="0032381C" w:rsidRPr="006B17C5" w:rsidRDefault="0032381C">
      <w:pPr>
        <w:rPr>
          <w:ins w:id="12706" w:author="Mosi Adesina Ifatunji" w:date="2025-06-17T17:39:00Z" w16du:dateUtc="2025-06-17T22:39:00Z"/>
          <w:rPrChange w:id="12707" w:author="Mosi Adesina Ifatunji" w:date="2025-07-17T11:52:00Z" w16du:dateUtc="2025-07-17T16:52:00Z">
            <w:rPr>
              <w:ins w:id="12708" w:author="Mosi Adesina Ifatunji" w:date="2025-06-17T17:39:00Z" w16du:dateUtc="2025-06-17T22:39:00Z"/>
              <w:rFonts w:ascii="Helvetica Neue" w:hAnsi="Helvetica Neue" w:cs="Helvetica Neue"/>
              <w:sz w:val="26"/>
              <w:szCs w:val="26"/>
            </w:rPr>
          </w:rPrChange>
        </w:rPr>
        <w:pPrChange w:id="12709" w:author="Mosi Adesina Ifatunji" w:date="2025-10-21T19:50:00Z" w16du:dateUtc="2025-10-22T00:50:00Z">
          <w:pPr>
            <w:autoSpaceDE w:val="0"/>
            <w:autoSpaceDN w:val="0"/>
            <w:adjustRightInd w:val="0"/>
            <w:ind w:right="-720"/>
          </w:pPr>
        </w:pPrChange>
      </w:pPr>
    </w:p>
    <w:p w14:paraId="0D370621" w14:textId="77777777" w:rsidR="00BD1336" w:rsidRPr="006B17C5" w:rsidRDefault="00BD1336">
      <w:pPr>
        <w:rPr>
          <w:ins w:id="12710" w:author="Mosi Adesina Ifatunji" w:date="2025-06-17T17:40:00Z" w16du:dateUtc="2025-06-17T22:40:00Z"/>
          <w:rPrChange w:id="12711" w:author="Mosi Adesina Ifatunji" w:date="2025-07-17T11:52:00Z" w16du:dateUtc="2025-07-17T16:52:00Z">
            <w:rPr>
              <w:ins w:id="12712" w:author="Mosi Adesina Ifatunji" w:date="2025-06-17T17:40:00Z" w16du:dateUtc="2025-06-17T22:40:00Z"/>
              <w:rFonts w:ascii="Helvetica Neue" w:hAnsi="Helvetica Neue" w:cs="Helvetica Neue"/>
              <w:sz w:val="26"/>
              <w:szCs w:val="26"/>
            </w:rPr>
          </w:rPrChange>
        </w:rPr>
        <w:pPrChange w:id="12713" w:author="Mosi Adesina Ifatunji" w:date="2025-10-21T19:50:00Z" w16du:dateUtc="2025-10-22T00:50:00Z">
          <w:pPr>
            <w:autoSpaceDE w:val="0"/>
            <w:autoSpaceDN w:val="0"/>
            <w:adjustRightInd w:val="0"/>
            <w:ind w:left="720" w:right="-720" w:hanging="720"/>
          </w:pPr>
        </w:pPrChange>
      </w:pPr>
      <w:ins w:id="12714" w:author="Mosi Adesina Ifatunji" w:date="2025-06-17T17:40:00Z" w16du:dateUtc="2025-06-17T22:40:00Z">
        <w:r w:rsidRPr="006B17C5">
          <w:rPr>
            <w:highlight w:val="yellow"/>
            <w:rPrChange w:id="12715" w:author="Mosi Adesina Ifatunji" w:date="2025-07-17T11:52:00Z" w16du:dateUtc="2025-07-17T16:52:00Z">
              <w:rPr>
                <w:rFonts w:ascii="Helvetica Neue" w:hAnsi="Helvetica Neue" w:cs="Helvetica Neue"/>
                <w:sz w:val="26"/>
                <w:szCs w:val="26"/>
              </w:rPr>
            </w:rPrChange>
          </w:rPr>
          <w:t xml:space="preserve">Giuliano, Laura, David I. Levine, and Jonathan Leonard. 2011. "Racial Bias in the Manager-Employee </w:t>
        </w:r>
        <w:proofErr w:type="spellStart"/>
        <w:proofErr w:type="gramStart"/>
        <w:r w:rsidRPr="006B17C5">
          <w:rPr>
            <w:highlight w:val="yellow"/>
            <w:rPrChange w:id="12716" w:author="Mosi Adesina Ifatunji" w:date="2025-07-17T11:52:00Z" w16du:dateUtc="2025-07-17T16:52:00Z">
              <w:rPr>
                <w:rFonts w:ascii="Helvetica Neue" w:hAnsi="Helvetica Neue" w:cs="Helvetica Neue"/>
                <w:sz w:val="26"/>
                <w:szCs w:val="26"/>
              </w:rPr>
            </w:rPrChange>
          </w:rPr>
          <w:t>Relationship:An</w:t>
        </w:r>
        <w:proofErr w:type="spellEnd"/>
        <w:proofErr w:type="gramEnd"/>
        <w:r w:rsidRPr="006B17C5">
          <w:rPr>
            <w:highlight w:val="yellow"/>
            <w:rPrChange w:id="12717" w:author="Mosi Adesina Ifatunji" w:date="2025-07-17T11:52:00Z" w16du:dateUtc="2025-07-17T16:52:00Z">
              <w:rPr>
                <w:rFonts w:ascii="Helvetica Neue" w:hAnsi="Helvetica Neue" w:cs="Helvetica Neue"/>
                <w:sz w:val="26"/>
                <w:szCs w:val="26"/>
              </w:rPr>
            </w:rPrChange>
          </w:rPr>
          <w:t xml:space="preserve"> Analysis of Quits, Dismissals, and Promotions at a Large Retail Firm." </w:t>
        </w:r>
        <w:r w:rsidRPr="006B17C5">
          <w:rPr>
            <w:i/>
            <w:iCs/>
            <w:highlight w:val="yellow"/>
            <w:rPrChange w:id="12718" w:author="Mosi Adesina Ifatunji" w:date="2025-07-17T11:52:00Z" w16du:dateUtc="2025-07-17T16:52:00Z">
              <w:rPr>
                <w:rFonts w:ascii="Helvetica Neue" w:hAnsi="Helvetica Neue" w:cs="Helvetica Neue"/>
                <w:i/>
                <w:iCs/>
                <w:sz w:val="26"/>
                <w:szCs w:val="26"/>
              </w:rPr>
            </w:rPrChange>
          </w:rPr>
          <w:t>Journal of Human Resources</w:t>
        </w:r>
        <w:r w:rsidRPr="006B17C5">
          <w:rPr>
            <w:highlight w:val="yellow"/>
            <w:rPrChange w:id="12719" w:author="Mosi Adesina Ifatunji" w:date="2025-07-17T11:52:00Z" w16du:dateUtc="2025-07-17T16:52:00Z">
              <w:rPr>
                <w:rFonts w:ascii="Helvetica Neue" w:hAnsi="Helvetica Neue" w:cs="Helvetica Neue"/>
                <w:sz w:val="26"/>
                <w:szCs w:val="26"/>
              </w:rPr>
            </w:rPrChange>
          </w:rPr>
          <w:t xml:space="preserve"> 46(1):26–52.</w:t>
        </w:r>
      </w:ins>
    </w:p>
    <w:p w14:paraId="12F2E932" w14:textId="77777777" w:rsidR="00BD1336" w:rsidRPr="006B17C5" w:rsidRDefault="00BD1336">
      <w:pPr>
        <w:rPr>
          <w:ins w:id="12720" w:author="Mosi Adesina Ifatunji" w:date="2025-06-17T17:41:00Z" w16du:dateUtc="2025-06-17T22:41:00Z"/>
          <w:rPrChange w:id="12721" w:author="Mosi Adesina Ifatunji" w:date="2025-07-17T11:52:00Z" w16du:dateUtc="2025-07-17T16:52:00Z">
            <w:rPr>
              <w:ins w:id="12722" w:author="Mosi Adesina Ifatunji" w:date="2025-06-17T17:41:00Z" w16du:dateUtc="2025-06-17T22:41:00Z"/>
              <w:rFonts w:ascii="Helvetica Neue" w:hAnsi="Helvetica Neue" w:cs="Helvetica Neue"/>
              <w:sz w:val="26"/>
              <w:szCs w:val="26"/>
            </w:rPr>
          </w:rPrChange>
        </w:rPr>
        <w:pPrChange w:id="12723" w:author="Mosi Adesina Ifatunji" w:date="2025-10-21T19:50:00Z" w16du:dateUtc="2025-10-22T00:50:00Z">
          <w:pPr>
            <w:autoSpaceDE w:val="0"/>
            <w:autoSpaceDN w:val="0"/>
            <w:adjustRightInd w:val="0"/>
            <w:ind w:right="-720"/>
          </w:pPr>
        </w:pPrChange>
      </w:pPr>
    </w:p>
    <w:p w14:paraId="2D7D05EF" w14:textId="77777777" w:rsidR="009A1FC0" w:rsidRPr="006B17C5" w:rsidRDefault="009A1FC0">
      <w:pPr>
        <w:rPr>
          <w:ins w:id="12724" w:author="Mosi Adesina Ifatunji" w:date="2025-06-17T17:41:00Z" w16du:dateUtc="2025-06-17T22:41:00Z"/>
          <w:rPrChange w:id="12725" w:author="Mosi Adesina Ifatunji" w:date="2025-07-17T11:52:00Z" w16du:dateUtc="2025-07-17T16:52:00Z">
            <w:rPr>
              <w:ins w:id="12726" w:author="Mosi Adesina Ifatunji" w:date="2025-06-17T17:41:00Z" w16du:dateUtc="2025-06-17T22:41:00Z"/>
              <w:rFonts w:ascii="Helvetica Neue" w:hAnsi="Helvetica Neue" w:cs="Helvetica Neue"/>
              <w:sz w:val="26"/>
              <w:szCs w:val="26"/>
            </w:rPr>
          </w:rPrChange>
        </w:rPr>
        <w:pPrChange w:id="12727" w:author="Mosi Adesina Ifatunji" w:date="2025-10-21T19:50:00Z" w16du:dateUtc="2025-10-22T00:50:00Z">
          <w:pPr>
            <w:autoSpaceDE w:val="0"/>
            <w:autoSpaceDN w:val="0"/>
            <w:adjustRightInd w:val="0"/>
            <w:ind w:left="720" w:right="-720" w:hanging="720"/>
          </w:pPr>
        </w:pPrChange>
      </w:pPr>
      <w:ins w:id="12728" w:author="Mosi Adesina Ifatunji" w:date="2025-06-17T17:41:00Z" w16du:dateUtc="2025-06-17T22:41:00Z">
        <w:r w:rsidRPr="006B17C5">
          <w:rPr>
            <w:highlight w:val="yellow"/>
            <w:rPrChange w:id="12729" w:author="Mosi Adesina Ifatunji" w:date="2025-07-17T11:52:00Z" w16du:dateUtc="2025-07-17T16:52:00Z">
              <w:rPr>
                <w:rFonts w:ascii="Helvetica Neue" w:hAnsi="Helvetica Neue" w:cs="Helvetica Neue"/>
                <w:sz w:val="26"/>
                <w:szCs w:val="26"/>
              </w:rPr>
            </w:rPrChange>
          </w:rPr>
          <w:t>Lehmann, Jee-Yeon. 2011. "Job assignment and promotion under statistical discrimination: Evidence from the early careers of lawyers."</w:t>
        </w:r>
      </w:ins>
    </w:p>
    <w:p w14:paraId="30598016" w14:textId="77777777" w:rsidR="009A1FC0" w:rsidRPr="006B17C5" w:rsidRDefault="009A1FC0">
      <w:pPr>
        <w:rPr>
          <w:ins w:id="12730" w:author="Mosi Adesina Ifatunji" w:date="2025-06-17T17:41:00Z" w16du:dateUtc="2025-06-17T22:41:00Z"/>
          <w:rPrChange w:id="12731" w:author="Mosi Adesina Ifatunji" w:date="2025-07-17T11:52:00Z" w16du:dateUtc="2025-07-17T16:52:00Z">
            <w:rPr>
              <w:ins w:id="12732" w:author="Mosi Adesina Ifatunji" w:date="2025-06-17T17:41:00Z" w16du:dateUtc="2025-06-17T22:41:00Z"/>
              <w:rFonts w:ascii="Helvetica Neue" w:hAnsi="Helvetica Neue" w:cs="Helvetica Neue"/>
              <w:sz w:val="26"/>
              <w:szCs w:val="26"/>
            </w:rPr>
          </w:rPrChange>
        </w:rPr>
        <w:pPrChange w:id="12733" w:author="Mosi Adesina Ifatunji" w:date="2025-10-21T19:50:00Z" w16du:dateUtc="2025-10-22T00:50:00Z">
          <w:pPr>
            <w:autoSpaceDE w:val="0"/>
            <w:autoSpaceDN w:val="0"/>
            <w:adjustRightInd w:val="0"/>
            <w:ind w:right="-720"/>
          </w:pPr>
        </w:pPrChange>
      </w:pPr>
    </w:p>
    <w:p w14:paraId="58229295" w14:textId="77777777" w:rsidR="009A1FC0" w:rsidRPr="006B17C5" w:rsidRDefault="009A1FC0">
      <w:pPr>
        <w:rPr>
          <w:ins w:id="12734" w:author="Mosi Adesina Ifatunji" w:date="2025-06-17T17:41:00Z" w16du:dateUtc="2025-06-17T22:41:00Z"/>
          <w:rPrChange w:id="12735" w:author="Mosi Adesina Ifatunji" w:date="2025-07-17T11:52:00Z" w16du:dateUtc="2025-07-17T16:52:00Z">
            <w:rPr>
              <w:ins w:id="12736" w:author="Mosi Adesina Ifatunji" w:date="2025-06-17T17:41:00Z" w16du:dateUtc="2025-06-17T22:41:00Z"/>
              <w:rFonts w:ascii="Helvetica Neue" w:hAnsi="Helvetica Neue" w:cs="Helvetica Neue"/>
              <w:sz w:val="26"/>
              <w:szCs w:val="26"/>
            </w:rPr>
          </w:rPrChange>
        </w:rPr>
        <w:pPrChange w:id="12737" w:author="Mosi Adesina Ifatunji" w:date="2025-10-21T19:50:00Z" w16du:dateUtc="2025-10-22T00:50:00Z">
          <w:pPr>
            <w:autoSpaceDE w:val="0"/>
            <w:autoSpaceDN w:val="0"/>
            <w:adjustRightInd w:val="0"/>
            <w:ind w:left="720" w:right="-720" w:hanging="720"/>
          </w:pPr>
        </w:pPrChange>
      </w:pPr>
      <w:proofErr w:type="spellStart"/>
      <w:ins w:id="12738" w:author="Mosi Adesina Ifatunji" w:date="2025-06-17T17:41:00Z" w16du:dateUtc="2025-06-17T22:41:00Z">
        <w:r w:rsidRPr="006B17C5">
          <w:rPr>
            <w:highlight w:val="yellow"/>
            <w:rPrChange w:id="12739" w:author="Mosi Adesina Ifatunji" w:date="2025-07-17T11:52:00Z" w16du:dateUtc="2025-07-17T16:52:00Z">
              <w:rPr>
                <w:rFonts w:ascii="Helvetica Neue" w:hAnsi="Helvetica Neue" w:cs="Helvetica Neue"/>
                <w:sz w:val="26"/>
                <w:szCs w:val="26"/>
              </w:rPr>
            </w:rPrChange>
          </w:rPr>
          <w:t>Maume</w:t>
        </w:r>
        <w:proofErr w:type="spellEnd"/>
        <w:r w:rsidRPr="006B17C5">
          <w:rPr>
            <w:highlight w:val="yellow"/>
            <w:rPrChange w:id="12740" w:author="Mosi Adesina Ifatunji" w:date="2025-07-17T11:52:00Z" w16du:dateUtc="2025-07-17T16:52:00Z">
              <w:rPr>
                <w:rFonts w:ascii="Helvetica Neue" w:hAnsi="Helvetica Neue" w:cs="Helvetica Neue"/>
                <w:sz w:val="26"/>
                <w:szCs w:val="26"/>
              </w:rPr>
            </w:rPrChange>
          </w:rPr>
          <w:t xml:space="preserve">, David. 2011. "Minorities in Management: Effects on Income Inequality, Working Conditions, and Subordinate Career Prospects among Men." </w:t>
        </w:r>
        <w:r w:rsidRPr="006B17C5">
          <w:rPr>
            <w:i/>
            <w:iCs/>
            <w:highlight w:val="yellow"/>
            <w:rPrChange w:id="12741" w:author="Mosi Adesina Ifatunji" w:date="2025-07-17T11:52:00Z" w16du:dateUtc="2025-07-17T16:52:00Z">
              <w:rPr>
                <w:rFonts w:ascii="Helvetica Neue" w:hAnsi="Helvetica Neue" w:cs="Helvetica Neue"/>
                <w:i/>
                <w:iCs/>
                <w:sz w:val="26"/>
                <w:szCs w:val="26"/>
              </w:rPr>
            </w:rPrChange>
          </w:rPr>
          <w:t>The ANNALS of the American Academy of Political and Social Science</w:t>
        </w:r>
        <w:r w:rsidRPr="006B17C5">
          <w:rPr>
            <w:highlight w:val="yellow"/>
            <w:rPrChange w:id="12742" w:author="Mosi Adesina Ifatunji" w:date="2025-07-17T11:52:00Z" w16du:dateUtc="2025-07-17T16:52:00Z">
              <w:rPr>
                <w:rFonts w:ascii="Helvetica Neue" w:hAnsi="Helvetica Neue" w:cs="Helvetica Neue"/>
                <w:sz w:val="26"/>
                <w:szCs w:val="26"/>
              </w:rPr>
            </w:rPrChange>
          </w:rPr>
          <w:t xml:space="preserve"> 639(1):198–216.</w:t>
        </w:r>
      </w:ins>
    </w:p>
    <w:p w14:paraId="415E4FA5" w14:textId="77777777" w:rsidR="009A1FC0" w:rsidRPr="006B17C5" w:rsidRDefault="009A1FC0">
      <w:pPr>
        <w:rPr>
          <w:ins w:id="12743" w:author="Mosi Adesina Ifatunji" w:date="2025-06-17T17:41:00Z" w16du:dateUtc="2025-06-17T22:41:00Z"/>
          <w:rPrChange w:id="12744" w:author="Mosi Adesina Ifatunji" w:date="2025-07-17T11:52:00Z" w16du:dateUtc="2025-07-17T16:52:00Z">
            <w:rPr>
              <w:ins w:id="12745" w:author="Mosi Adesina Ifatunji" w:date="2025-06-17T17:41:00Z" w16du:dateUtc="2025-06-17T22:41:00Z"/>
              <w:rFonts w:ascii="Helvetica Neue" w:hAnsi="Helvetica Neue" w:cs="Helvetica Neue"/>
              <w:sz w:val="26"/>
              <w:szCs w:val="26"/>
            </w:rPr>
          </w:rPrChange>
        </w:rPr>
        <w:pPrChange w:id="12746" w:author="Mosi Adesina Ifatunji" w:date="2025-10-21T19:50:00Z" w16du:dateUtc="2025-10-22T00:50:00Z">
          <w:pPr>
            <w:autoSpaceDE w:val="0"/>
            <w:autoSpaceDN w:val="0"/>
            <w:adjustRightInd w:val="0"/>
            <w:ind w:right="-720"/>
          </w:pPr>
        </w:pPrChange>
      </w:pPr>
    </w:p>
    <w:p w14:paraId="4D706459" w14:textId="77777777" w:rsidR="0091481E" w:rsidRPr="006B17C5" w:rsidRDefault="0091481E">
      <w:pPr>
        <w:rPr>
          <w:ins w:id="12747" w:author="Mosi Adesina Ifatunji" w:date="2025-06-17T17:42:00Z" w16du:dateUtc="2025-06-17T22:42:00Z"/>
          <w:rPrChange w:id="12748" w:author="Mosi Adesina Ifatunji" w:date="2025-07-17T11:52:00Z" w16du:dateUtc="2025-07-17T16:52:00Z">
            <w:rPr>
              <w:ins w:id="12749" w:author="Mosi Adesina Ifatunji" w:date="2025-06-17T17:42:00Z" w16du:dateUtc="2025-06-17T22:42:00Z"/>
              <w:rFonts w:ascii="Helvetica Neue" w:hAnsi="Helvetica Neue" w:cs="Helvetica Neue"/>
              <w:sz w:val="26"/>
              <w:szCs w:val="26"/>
            </w:rPr>
          </w:rPrChange>
        </w:rPr>
        <w:pPrChange w:id="12750" w:author="Mosi Adesina Ifatunji" w:date="2025-10-21T19:50:00Z" w16du:dateUtc="2025-10-22T00:50:00Z">
          <w:pPr>
            <w:autoSpaceDE w:val="0"/>
            <w:autoSpaceDN w:val="0"/>
            <w:adjustRightInd w:val="0"/>
            <w:ind w:left="720" w:right="-720" w:hanging="720"/>
          </w:pPr>
        </w:pPrChange>
      </w:pPr>
      <w:ins w:id="12751" w:author="Mosi Adesina Ifatunji" w:date="2025-06-17T17:42:00Z" w16du:dateUtc="2025-06-17T22:42:00Z">
        <w:r w:rsidRPr="006B17C5">
          <w:rPr>
            <w:highlight w:val="yellow"/>
            <w:rPrChange w:id="12752" w:author="Mosi Adesina Ifatunji" w:date="2025-07-17T11:52:00Z" w16du:dateUtc="2025-07-17T16:52:00Z">
              <w:rPr>
                <w:rFonts w:ascii="Helvetica Neue" w:hAnsi="Helvetica Neue" w:cs="Helvetica Neue"/>
                <w:sz w:val="26"/>
                <w:szCs w:val="26"/>
              </w:rPr>
            </w:rPrChange>
          </w:rPr>
          <w:t xml:space="preserve">Choi, </w:t>
        </w:r>
        <w:proofErr w:type="spellStart"/>
        <w:r w:rsidRPr="006B17C5">
          <w:rPr>
            <w:highlight w:val="yellow"/>
            <w:rPrChange w:id="12753" w:author="Mosi Adesina Ifatunji" w:date="2025-07-17T11:52:00Z" w16du:dateUtc="2025-07-17T16:52:00Z">
              <w:rPr>
                <w:rFonts w:ascii="Helvetica Neue" w:hAnsi="Helvetica Neue" w:cs="Helvetica Neue"/>
                <w:sz w:val="26"/>
                <w:szCs w:val="26"/>
              </w:rPr>
            </w:rPrChange>
          </w:rPr>
          <w:t>Sungjoo</w:t>
        </w:r>
        <w:proofErr w:type="spellEnd"/>
        <w:r w:rsidRPr="006B17C5">
          <w:rPr>
            <w:highlight w:val="yellow"/>
            <w:rPrChange w:id="12754" w:author="Mosi Adesina Ifatunji" w:date="2025-07-17T11:52:00Z" w16du:dateUtc="2025-07-17T16:52:00Z">
              <w:rPr>
                <w:rFonts w:ascii="Helvetica Neue" w:hAnsi="Helvetica Neue" w:cs="Helvetica Neue"/>
                <w:sz w:val="26"/>
                <w:szCs w:val="26"/>
              </w:rPr>
            </w:rPrChange>
          </w:rPr>
          <w:t xml:space="preserve">. 2012. "Demographic Diversity of Managers and Employee Job Satisfaction." </w:t>
        </w:r>
        <w:r w:rsidRPr="006B17C5">
          <w:rPr>
            <w:i/>
            <w:iCs/>
            <w:highlight w:val="yellow"/>
            <w:rPrChange w:id="12755" w:author="Mosi Adesina Ifatunji" w:date="2025-07-17T11:52:00Z" w16du:dateUtc="2025-07-17T16:52:00Z">
              <w:rPr>
                <w:rFonts w:ascii="Helvetica Neue" w:hAnsi="Helvetica Neue" w:cs="Helvetica Neue"/>
                <w:i/>
                <w:iCs/>
                <w:sz w:val="26"/>
                <w:szCs w:val="26"/>
              </w:rPr>
            </w:rPrChange>
          </w:rPr>
          <w:t>Review of Public Personnel Administration</w:t>
        </w:r>
        <w:r w:rsidRPr="006B17C5">
          <w:rPr>
            <w:highlight w:val="yellow"/>
            <w:rPrChange w:id="12756" w:author="Mosi Adesina Ifatunji" w:date="2025-07-17T11:52:00Z" w16du:dateUtc="2025-07-17T16:52:00Z">
              <w:rPr>
                <w:rFonts w:ascii="Helvetica Neue" w:hAnsi="Helvetica Neue" w:cs="Helvetica Neue"/>
                <w:sz w:val="26"/>
                <w:szCs w:val="26"/>
              </w:rPr>
            </w:rPrChange>
          </w:rPr>
          <w:t xml:space="preserve"> 33(3):275–98.</w:t>
        </w:r>
      </w:ins>
    </w:p>
    <w:p w14:paraId="6BC68F7C" w14:textId="77777777" w:rsidR="0091481E" w:rsidRPr="006B17C5" w:rsidRDefault="0091481E">
      <w:pPr>
        <w:rPr>
          <w:ins w:id="12757" w:author="Mosi Adesina Ifatunji" w:date="2025-06-17T17:42:00Z" w16du:dateUtc="2025-06-17T22:42:00Z"/>
          <w:rPrChange w:id="12758" w:author="Mosi Adesina Ifatunji" w:date="2025-07-17T11:52:00Z" w16du:dateUtc="2025-07-17T16:52:00Z">
            <w:rPr>
              <w:ins w:id="12759" w:author="Mosi Adesina Ifatunji" w:date="2025-06-17T17:42:00Z" w16du:dateUtc="2025-06-17T22:42:00Z"/>
              <w:rFonts w:ascii="Helvetica Neue" w:hAnsi="Helvetica Neue" w:cs="Helvetica Neue"/>
              <w:sz w:val="26"/>
              <w:szCs w:val="26"/>
            </w:rPr>
          </w:rPrChange>
        </w:rPr>
        <w:pPrChange w:id="12760" w:author="Mosi Adesina Ifatunji" w:date="2025-10-21T19:50:00Z" w16du:dateUtc="2025-10-22T00:50:00Z">
          <w:pPr>
            <w:autoSpaceDE w:val="0"/>
            <w:autoSpaceDN w:val="0"/>
            <w:adjustRightInd w:val="0"/>
            <w:ind w:right="-720"/>
          </w:pPr>
        </w:pPrChange>
      </w:pPr>
    </w:p>
    <w:p w14:paraId="6DDB034F" w14:textId="77777777" w:rsidR="002243E8" w:rsidRPr="006B17C5" w:rsidRDefault="002243E8">
      <w:pPr>
        <w:rPr>
          <w:ins w:id="12761" w:author="Mosi Adesina Ifatunji" w:date="2025-06-17T17:43:00Z" w16du:dateUtc="2025-06-17T22:43:00Z"/>
          <w:rPrChange w:id="12762" w:author="Mosi Adesina Ifatunji" w:date="2025-07-17T11:52:00Z" w16du:dateUtc="2025-07-17T16:52:00Z">
            <w:rPr>
              <w:ins w:id="12763" w:author="Mosi Adesina Ifatunji" w:date="2025-06-17T17:43:00Z" w16du:dateUtc="2025-06-17T22:43:00Z"/>
              <w:rFonts w:ascii="Helvetica Neue" w:hAnsi="Helvetica Neue" w:cs="Helvetica Neue"/>
              <w:sz w:val="26"/>
              <w:szCs w:val="26"/>
            </w:rPr>
          </w:rPrChange>
        </w:rPr>
        <w:pPrChange w:id="12764" w:author="Mosi Adesina Ifatunji" w:date="2025-10-21T19:50:00Z" w16du:dateUtc="2025-10-22T00:50:00Z">
          <w:pPr>
            <w:autoSpaceDE w:val="0"/>
            <w:autoSpaceDN w:val="0"/>
            <w:adjustRightInd w:val="0"/>
            <w:ind w:left="720" w:right="-720" w:hanging="720"/>
          </w:pPr>
        </w:pPrChange>
      </w:pPr>
      <w:ins w:id="12765" w:author="Mosi Adesina Ifatunji" w:date="2025-06-17T17:43:00Z" w16du:dateUtc="2025-06-17T22:43:00Z">
        <w:r w:rsidRPr="006B17C5">
          <w:rPr>
            <w:highlight w:val="yellow"/>
            <w:rPrChange w:id="12766" w:author="Mosi Adesina Ifatunji" w:date="2025-07-17T11:52:00Z" w16du:dateUtc="2025-07-17T16:52:00Z">
              <w:rPr>
                <w:rFonts w:ascii="Helvetica Neue" w:hAnsi="Helvetica Neue" w:cs="Helvetica Neue"/>
                <w:sz w:val="26"/>
                <w:szCs w:val="26"/>
              </w:rPr>
            </w:rPrChange>
          </w:rPr>
          <w:t xml:space="preserve">Stainback, Kevin, and Matthew Irvin. 2012. "Workplace racial composition, perceived discrimination, and organizational attachment." </w:t>
        </w:r>
        <w:r w:rsidRPr="006B17C5">
          <w:rPr>
            <w:i/>
            <w:iCs/>
            <w:highlight w:val="yellow"/>
            <w:rPrChange w:id="12767" w:author="Mosi Adesina Ifatunji" w:date="2025-07-17T11:52:00Z" w16du:dateUtc="2025-07-17T16:52:00Z">
              <w:rPr>
                <w:rFonts w:ascii="Helvetica Neue" w:hAnsi="Helvetica Neue" w:cs="Helvetica Neue"/>
                <w:i/>
                <w:iCs/>
                <w:sz w:val="26"/>
                <w:szCs w:val="26"/>
              </w:rPr>
            </w:rPrChange>
          </w:rPr>
          <w:t>Social Science Research</w:t>
        </w:r>
        <w:r w:rsidRPr="006B17C5">
          <w:rPr>
            <w:highlight w:val="yellow"/>
            <w:rPrChange w:id="12768" w:author="Mosi Adesina Ifatunji" w:date="2025-07-17T11:52:00Z" w16du:dateUtc="2025-07-17T16:52:00Z">
              <w:rPr>
                <w:rFonts w:ascii="Helvetica Neue" w:hAnsi="Helvetica Neue" w:cs="Helvetica Neue"/>
                <w:sz w:val="26"/>
                <w:szCs w:val="26"/>
              </w:rPr>
            </w:rPrChange>
          </w:rPr>
          <w:t xml:space="preserve"> 41(3):657–70.</w:t>
        </w:r>
      </w:ins>
    </w:p>
    <w:p w14:paraId="061ADDF2" w14:textId="77777777" w:rsidR="002243E8" w:rsidRPr="006B17C5" w:rsidRDefault="002243E8">
      <w:pPr>
        <w:rPr>
          <w:ins w:id="12769" w:author="Mosi Adesina Ifatunji" w:date="2025-06-17T17:44:00Z" w16du:dateUtc="2025-06-17T22:44:00Z"/>
          <w:rPrChange w:id="12770" w:author="Mosi Adesina Ifatunji" w:date="2025-07-17T11:52:00Z" w16du:dateUtc="2025-07-17T16:52:00Z">
            <w:rPr>
              <w:ins w:id="12771" w:author="Mosi Adesina Ifatunji" w:date="2025-06-17T17:44:00Z" w16du:dateUtc="2025-06-17T22:44:00Z"/>
              <w:rFonts w:ascii="Helvetica Neue" w:hAnsi="Helvetica Neue" w:cs="Helvetica Neue"/>
              <w:sz w:val="26"/>
              <w:szCs w:val="26"/>
            </w:rPr>
          </w:rPrChange>
        </w:rPr>
        <w:pPrChange w:id="12772" w:author="Mosi Adesina Ifatunji" w:date="2025-10-21T19:50:00Z" w16du:dateUtc="2025-10-22T00:50:00Z">
          <w:pPr>
            <w:autoSpaceDE w:val="0"/>
            <w:autoSpaceDN w:val="0"/>
            <w:adjustRightInd w:val="0"/>
            <w:ind w:right="-720"/>
          </w:pPr>
        </w:pPrChange>
      </w:pPr>
    </w:p>
    <w:p w14:paraId="1CE37F2E" w14:textId="77777777" w:rsidR="00CF10E3" w:rsidRPr="006B17C5" w:rsidRDefault="00CF10E3">
      <w:pPr>
        <w:rPr>
          <w:ins w:id="12773" w:author="Mosi Adesina Ifatunji" w:date="2025-06-17T17:44:00Z" w16du:dateUtc="2025-06-17T22:44:00Z"/>
          <w:rPrChange w:id="12774" w:author="Mosi Adesina Ifatunji" w:date="2025-07-17T11:52:00Z" w16du:dateUtc="2025-07-17T16:52:00Z">
            <w:rPr>
              <w:ins w:id="12775" w:author="Mosi Adesina Ifatunji" w:date="2025-06-17T17:44:00Z" w16du:dateUtc="2025-06-17T22:44:00Z"/>
              <w:rFonts w:ascii="Helvetica Neue" w:hAnsi="Helvetica Neue" w:cs="Helvetica Neue"/>
              <w:sz w:val="26"/>
              <w:szCs w:val="26"/>
            </w:rPr>
          </w:rPrChange>
        </w:rPr>
        <w:pPrChange w:id="12776" w:author="Mosi Adesina Ifatunji" w:date="2025-10-21T19:50:00Z" w16du:dateUtc="2025-10-22T00:50:00Z">
          <w:pPr>
            <w:autoSpaceDE w:val="0"/>
            <w:autoSpaceDN w:val="0"/>
            <w:adjustRightInd w:val="0"/>
            <w:ind w:left="720" w:right="-720" w:hanging="720"/>
          </w:pPr>
        </w:pPrChange>
      </w:pPr>
      <w:ins w:id="12777" w:author="Mosi Adesina Ifatunji" w:date="2025-06-17T17:44:00Z" w16du:dateUtc="2025-06-17T22:44:00Z">
        <w:r w:rsidRPr="006B17C5">
          <w:rPr>
            <w:highlight w:val="yellow"/>
            <w:rPrChange w:id="12778" w:author="Mosi Adesina Ifatunji" w:date="2025-07-17T11:52:00Z" w16du:dateUtc="2025-07-17T16:52:00Z">
              <w:rPr>
                <w:rFonts w:ascii="Helvetica Neue" w:hAnsi="Helvetica Neue" w:cs="Helvetica Neue"/>
                <w:sz w:val="26"/>
                <w:szCs w:val="26"/>
              </w:rPr>
            </w:rPrChange>
          </w:rPr>
          <w:t xml:space="preserve">Giuliano, Laura, and Michael R. Ransom. 2013. "Manager Ethnicity and Employment Segregation." </w:t>
        </w:r>
        <w:proofErr w:type="spellStart"/>
        <w:r w:rsidRPr="006B17C5">
          <w:rPr>
            <w:i/>
            <w:iCs/>
            <w:highlight w:val="yellow"/>
            <w:rPrChange w:id="12779" w:author="Mosi Adesina Ifatunji" w:date="2025-07-17T11:52:00Z" w16du:dateUtc="2025-07-17T16:52:00Z">
              <w:rPr>
                <w:rFonts w:ascii="Helvetica Neue" w:hAnsi="Helvetica Neue" w:cs="Helvetica Neue"/>
                <w:i/>
                <w:iCs/>
                <w:sz w:val="26"/>
                <w:szCs w:val="26"/>
              </w:rPr>
            </w:rPrChange>
          </w:rPr>
          <w:t>Ilr</w:t>
        </w:r>
        <w:proofErr w:type="spellEnd"/>
        <w:r w:rsidRPr="006B17C5">
          <w:rPr>
            <w:i/>
            <w:iCs/>
            <w:highlight w:val="yellow"/>
            <w:rPrChange w:id="12780" w:author="Mosi Adesina Ifatunji" w:date="2025-07-17T11:52:00Z" w16du:dateUtc="2025-07-17T16:52:00Z">
              <w:rPr>
                <w:rFonts w:ascii="Helvetica Neue" w:hAnsi="Helvetica Neue" w:cs="Helvetica Neue"/>
                <w:i/>
                <w:iCs/>
                <w:sz w:val="26"/>
                <w:szCs w:val="26"/>
              </w:rPr>
            </w:rPrChange>
          </w:rPr>
          <w:t xml:space="preserve"> Review</w:t>
        </w:r>
        <w:r w:rsidRPr="006B17C5">
          <w:rPr>
            <w:highlight w:val="yellow"/>
            <w:rPrChange w:id="12781" w:author="Mosi Adesina Ifatunji" w:date="2025-07-17T11:52:00Z" w16du:dateUtc="2025-07-17T16:52:00Z">
              <w:rPr>
                <w:rFonts w:ascii="Helvetica Neue" w:hAnsi="Helvetica Neue" w:cs="Helvetica Neue"/>
                <w:sz w:val="26"/>
                <w:szCs w:val="26"/>
              </w:rPr>
            </w:rPrChange>
          </w:rPr>
          <w:t xml:space="preserve"> 66(2):346–79.</w:t>
        </w:r>
      </w:ins>
    </w:p>
    <w:p w14:paraId="5E92C394" w14:textId="77777777" w:rsidR="00CF10E3" w:rsidRPr="006B17C5" w:rsidRDefault="00CF10E3">
      <w:pPr>
        <w:rPr>
          <w:ins w:id="12782" w:author="Mosi Adesina Ifatunji" w:date="2025-06-17T17:45:00Z" w16du:dateUtc="2025-06-17T22:45:00Z"/>
          <w:rPrChange w:id="12783" w:author="Mosi Adesina Ifatunji" w:date="2025-07-17T11:52:00Z" w16du:dateUtc="2025-07-17T16:52:00Z">
            <w:rPr>
              <w:ins w:id="12784" w:author="Mosi Adesina Ifatunji" w:date="2025-06-17T17:45:00Z" w16du:dateUtc="2025-06-17T22:45:00Z"/>
              <w:rFonts w:ascii="Helvetica Neue" w:hAnsi="Helvetica Neue" w:cs="Helvetica Neue"/>
              <w:sz w:val="26"/>
              <w:szCs w:val="26"/>
            </w:rPr>
          </w:rPrChange>
        </w:rPr>
        <w:pPrChange w:id="12785" w:author="Mosi Adesina Ifatunji" w:date="2025-10-21T19:50:00Z" w16du:dateUtc="2025-10-22T00:50:00Z">
          <w:pPr>
            <w:autoSpaceDE w:val="0"/>
            <w:autoSpaceDN w:val="0"/>
            <w:adjustRightInd w:val="0"/>
            <w:ind w:right="-720"/>
          </w:pPr>
        </w:pPrChange>
      </w:pPr>
    </w:p>
    <w:p w14:paraId="2D905FB0" w14:textId="77777777" w:rsidR="00736C34" w:rsidRPr="006B17C5" w:rsidRDefault="00736C34">
      <w:pPr>
        <w:rPr>
          <w:ins w:id="12786" w:author="Mosi Adesina Ifatunji" w:date="2025-06-17T17:45:00Z" w16du:dateUtc="2025-06-17T22:45:00Z"/>
          <w:rPrChange w:id="12787" w:author="Mosi Adesina Ifatunji" w:date="2025-07-17T11:52:00Z" w16du:dateUtc="2025-07-17T16:52:00Z">
            <w:rPr>
              <w:ins w:id="12788" w:author="Mosi Adesina Ifatunji" w:date="2025-06-17T17:45:00Z" w16du:dateUtc="2025-06-17T22:45:00Z"/>
              <w:rFonts w:ascii="Helvetica Neue" w:hAnsi="Helvetica Neue" w:cs="Helvetica Neue"/>
              <w:sz w:val="26"/>
              <w:szCs w:val="26"/>
            </w:rPr>
          </w:rPrChange>
        </w:rPr>
        <w:pPrChange w:id="12789" w:author="Mosi Adesina Ifatunji" w:date="2025-10-21T19:50:00Z" w16du:dateUtc="2025-10-22T00:50:00Z">
          <w:pPr>
            <w:autoSpaceDE w:val="0"/>
            <w:autoSpaceDN w:val="0"/>
            <w:adjustRightInd w:val="0"/>
            <w:ind w:left="720" w:right="-720" w:hanging="720"/>
          </w:pPr>
        </w:pPrChange>
      </w:pPr>
      <w:ins w:id="12790" w:author="Mosi Adesina Ifatunji" w:date="2025-06-17T17:45:00Z" w16du:dateUtc="2025-06-17T22:45:00Z">
        <w:r w:rsidRPr="006B17C5">
          <w:rPr>
            <w:rPrChange w:id="12791" w:author="Mosi Adesina Ifatunji" w:date="2025-07-17T11:52:00Z" w16du:dateUtc="2025-07-17T16:52:00Z">
              <w:rPr>
                <w:rFonts w:ascii="Helvetica Neue" w:hAnsi="Helvetica Neue" w:cs="Helvetica Neue"/>
                <w:sz w:val="26"/>
                <w:szCs w:val="26"/>
              </w:rPr>
            </w:rPrChange>
          </w:rPr>
          <w:t xml:space="preserve">Wimmer, Andreas. 2013. </w:t>
        </w:r>
        <w:r w:rsidRPr="006B17C5">
          <w:rPr>
            <w:i/>
            <w:iCs/>
            <w:rPrChange w:id="12792" w:author="Mosi Adesina Ifatunji" w:date="2025-07-17T11:52:00Z" w16du:dateUtc="2025-07-17T16:52:00Z">
              <w:rPr>
                <w:rFonts w:ascii="Helvetica Neue" w:hAnsi="Helvetica Neue" w:cs="Helvetica Neue"/>
                <w:i/>
                <w:iCs/>
                <w:sz w:val="26"/>
                <w:szCs w:val="26"/>
              </w:rPr>
            </w:rPrChange>
          </w:rPr>
          <w:t>Ethnic boundary making: Institutions, power, networks</w:t>
        </w:r>
        <w:r w:rsidRPr="006B17C5">
          <w:rPr>
            <w:rPrChange w:id="12793" w:author="Mosi Adesina Ifatunji" w:date="2025-07-17T11:52:00Z" w16du:dateUtc="2025-07-17T16:52:00Z">
              <w:rPr>
                <w:rFonts w:ascii="Helvetica Neue" w:hAnsi="Helvetica Neue" w:cs="Helvetica Neue"/>
                <w:sz w:val="26"/>
                <w:szCs w:val="26"/>
              </w:rPr>
            </w:rPrChange>
          </w:rPr>
          <w:t>: Oxford University Press.</w:t>
        </w:r>
      </w:ins>
    </w:p>
    <w:p w14:paraId="16B3ABFF" w14:textId="77777777" w:rsidR="00736C34" w:rsidRPr="006B17C5" w:rsidRDefault="00736C34">
      <w:pPr>
        <w:rPr>
          <w:ins w:id="12794" w:author="Mosi Adesina Ifatunji" w:date="2025-06-17T17:46:00Z" w16du:dateUtc="2025-06-17T22:46:00Z"/>
          <w:rPrChange w:id="12795" w:author="Mosi Adesina Ifatunji" w:date="2025-07-17T11:52:00Z" w16du:dateUtc="2025-07-17T16:52:00Z">
            <w:rPr>
              <w:ins w:id="12796" w:author="Mosi Adesina Ifatunji" w:date="2025-06-17T17:46:00Z" w16du:dateUtc="2025-06-17T22:46:00Z"/>
              <w:rFonts w:ascii="Helvetica Neue" w:hAnsi="Helvetica Neue" w:cs="Helvetica Neue"/>
              <w:sz w:val="26"/>
              <w:szCs w:val="26"/>
            </w:rPr>
          </w:rPrChange>
        </w:rPr>
        <w:pPrChange w:id="12797" w:author="Mosi Adesina Ifatunji" w:date="2025-10-21T19:50:00Z" w16du:dateUtc="2025-10-22T00:50:00Z">
          <w:pPr>
            <w:autoSpaceDE w:val="0"/>
            <w:autoSpaceDN w:val="0"/>
            <w:adjustRightInd w:val="0"/>
            <w:ind w:right="-720"/>
          </w:pPr>
        </w:pPrChange>
      </w:pPr>
    </w:p>
    <w:p w14:paraId="41739374" w14:textId="77777777" w:rsidR="00CB2E33" w:rsidRPr="006B17C5" w:rsidRDefault="00CB2E33">
      <w:pPr>
        <w:rPr>
          <w:ins w:id="12798" w:author="Mosi Adesina Ifatunji" w:date="2025-06-17T17:46:00Z" w16du:dateUtc="2025-06-17T22:46:00Z"/>
          <w:rPrChange w:id="12799" w:author="Mosi Adesina Ifatunji" w:date="2025-07-17T11:52:00Z" w16du:dateUtc="2025-07-17T16:52:00Z">
            <w:rPr>
              <w:ins w:id="12800" w:author="Mosi Adesina Ifatunji" w:date="2025-06-17T17:46:00Z" w16du:dateUtc="2025-06-17T22:46:00Z"/>
              <w:rFonts w:ascii="Helvetica Neue" w:hAnsi="Helvetica Neue" w:cs="Helvetica Neue"/>
              <w:sz w:val="26"/>
              <w:szCs w:val="26"/>
            </w:rPr>
          </w:rPrChange>
        </w:rPr>
        <w:pPrChange w:id="12801" w:author="Mosi Adesina Ifatunji" w:date="2025-10-21T19:50:00Z" w16du:dateUtc="2025-10-22T00:50:00Z">
          <w:pPr>
            <w:autoSpaceDE w:val="0"/>
            <w:autoSpaceDN w:val="0"/>
            <w:adjustRightInd w:val="0"/>
            <w:ind w:left="720" w:right="-720" w:hanging="720"/>
          </w:pPr>
        </w:pPrChange>
      </w:pPr>
      <w:ins w:id="12802" w:author="Mosi Adesina Ifatunji" w:date="2025-06-17T17:46:00Z" w16du:dateUtc="2025-06-17T22:46:00Z">
        <w:r w:rsidRPr="006B17C5">
          <w:rPr>
            <w:highlight w:val="yellow"/>
            <w:rPrChange w:id="12803" w:author="Mosi Adesina Ifatunji" w:date="2025-07-17T11:52:00Z" w16du:dateUtc="2025-07-17T16:52:00Z">
              <w:rPr>
                <w:rFonts w:ascii="Helvetica Neue" w:hAnsi="Helvetica Neue" w:cs="Helvetica Neue"/>
                <w:sz w:val="26"/>
                <w:szCs w:val="26"/>
              </w:rPr>
            </w:rPrChange>
          </w:rPr>
          <w:t xml:space="preserve">Cook, Alison, and Christy Glass. 2014. "The Power of One or Power in Numbers?" </w:t>
        </w:r>
        <w:r w:rsidRPr="006B17C5">
          <w:rPr>
            <w:i/>
            <w:iCs/>
            <w:highlight w:val="yellow"/>
            <w:rPrChange w:id="12804" w:author="Mosi Adesina Ifatunji" w:date="2025-07-17T11:52:00Z" w16du:dateUtc="2025-07-17T16:52:00Z">
              <w:rPr>
                <w:rFonts w:ascii="Helvetica Neue" w:hAnsi="Helvetica Neue" w:cs="Helvetica Neue"/>
                <w:i/>
                <w:iCs/>
                <w:sz w:val="26"/>
                <w:szCs w:val="26"/>
              </w:rPr>
            </w:rPrChange>
          </w:rPr>
          <w:t>Work and Occupations</w:t>
        </w:r>
        <w:r w:rsidRPr="006B17C5">
          <w:rPr>
            <w:highlight w:val="yellow"/>
            <w:rPrChange w:id="12805" w:author="Mosi Adesina Ifatunji" w:date="2025-07-17T11:52:00Z" w16du:dateUtc="2025-07-17T16:52:00Z">
              <w:rPr>
                <w:rFonts w:ascii="Helvetica Neue" w:hAnsi="Helvetica Neue" w:cs="Helvetica Neue"/>
                <w:sz w:val="26"/>
                <w:szCs w:val="26"/>
              </w:rPr>
            </w:rPrChange>
          </w:rPr>
          <w:t xml:space="preserve"> 42(2):183–215.</w:t>
        </w:r>
      </w:ins>
    </w:p>
    <w:p w14:paraId="09ECAF1F" w14:textId="77777777" w:rsidR="00CB2E33" w:rsidRPr="006B17C5" w:rsidRDefault="00CB2E33">
      <w:pPr>
        <w:rPr>
          <w:ins w:id="12806" w:author="Mosi Adesina Ifatunji" w:date="2025-06-17T17:48:00Z" w16du:dateUtc="2025-06-17T22:48:00Z"/>
          <w:rPrChange w:id="12807" w:author="Mosi Adesina Ifatunji" w:date="2025-07-17T11:52:00Z" w16du:dateUtc="2025-07-17T16:52:00Z">
            <w:rPr>
              <w:ins w:id="12808" w:author="Mosi Adesina Ifatunji" w:date="2025-06-17T17:48:00Z" w16du:dateUtc="2025-06-17T22:48:00Z"/>
              <w:rFonts w:ascii="Helvetica Neue" w:hAnsi="Helvetica Neue" w:cs="Helvetica Neue"/>
              <w:sz w:val="26"/>
              <w:szCs w:val="26"/>
            </w:rPr>
          </w:rPrChange>
        </w:rPr>
        <w:pPrChange w:id="12809" w:author="Mosi Adesina Ifatunji" w:date="2025-10-21T19:50:00Z" w16du:dateUtc="2025-10-22T00:50:00Z">
          <w:pPr>
            <w:autoSpaceDE w:val="0"/>
            <w:autoSpaceDN w:val="0"/>
            <w:adjustRightInd w:val="0"/>
            <w:ind w:right="-720"/>
          </w:pPr>
        </w:pPrChange>
      </w:pPr>
    </w:p>
    <w:p w14:paraId="75CCA9FB" w14:textId="77777777" w:rsidR="00B262E1" w:rsidRPr="006B17C5" w:rsidRDefault="00B262E1">
      <w:pPr>
        <w:rPr>
          <w:ins w:id="12810" w:author="Mosi Adesina Ifatunji" w:date="2025-06-17T17:48:00Z" w16du:dateUtc="2025-06-17T22:48:00Z"/>
          <w:rPrChange w:id="12811" w:author="Mosi Adesina Ifatunji" w:date="2025-07-17T11:52:00Z" w16du:dateUtc="2025-07-17T16:52:00Z">
            <w:rPr>
              <w:ins w:id="12812" w:author="Mosi Adesina Ifatunji" w:date="2025-06-17T17:48:00Z" w16du:dateUtc="2025-06-17T22:48:00Z"/>
              <w:rFonts w:ascii="Helvetica Neue" w:hAnsi="Helvetica Neue" w:cs="Helvetica Neue"/>
              <w:sz w:val="26"/>
              <w:szCs w:val="26"/>
            </w:rPr>
          </w:rPrChange>
        </w:rPr>
        <w:pPrChange w:id="12813" w:author="Mosi Adesina Ifatunji" w:date="2025-10-21T19:50:00Z" w16du:dateUtc="2025-10-22T00:50:00Z">
          <w:pPr>
            <w:autoSpaceDE w:val="0"/>
            <w:autoSpaceDN w:val="0"/>
            <w:adjustRightInd w:val="0"/>
            <w:ind w:left="720" w:right="-720" w:hanging="720"/>
          </w:pPr>
        </w:pPrChange>
      </w:pPr>
      <w:ins w:id="12814" w:author="Mosi Adesina Ifatunji" w:date="2025-06-17T17:48:00Z" w16du:dateUtc="2025-06-17T22:48:00Z">
        <w:r w:rsidRPr="006B17C5">
          <w:rPr>
            <w:highlight w:val="yellow"/>
            <w:rPrChange w:id="12815" w:author="Mosi Adesina Ifatunji" w:date="2025-07-17T11:52:00Z" w16du:dateUtc="2025-07-17T16:52:00Z">
              <w:rPr>
                <w:rFonts w:ascii="Helvetica Neue" w:hAnsi="Helvetica Neue" w:cs="Helvetica Neue"/>
                <w:sz w:val="26"/>
                <w:szCs w:val="26"/>
              </w:rPr>
            </w:rPrChange>
          </w:rPr>
          <w:t xml:space="preserve">Nkomo, Stella M, and Akram Al Ariss. 2014. "The historical origins of ethnic (white) privilege in US organizations." </w:t>
        </w:r>
        <w:r w:rsidRPr="006B17C5">
          <w:rPr>
            <w:i/>
            <w:iCs/>
            <w:highlight w:val="yellow"/>
            <w:rPrChange w:id="12816" w:author="Mosi Adesina Ifatunji" w:date="2025-07-17T11:52:00Z" w16du:dateUtc="2025-07-17T16:52:00Z">
              <w:rPr>
                <w:rFonts w:ascii="Helvetica Neue" w:hAnsi="Helvetica Neue" w:cs="Helvetica Neue"/>
                <w:i/>
                <w:iCs/>
                <w:sz w:val="26"/>
                <w:szCs w:val="26"/>
              </w:rPr>
            </w:rPrChange>
          </w:rPr>
          <w:t>Journal of Managerial Psychology</w:t>
        </w:r>
        <w:r w:rsidRPr="006B17C5">
          <w:rPr>
            <w:highlight w:val="yellow"/>
            <w:rPrChange w:id="12817" w:author="Mosi Adesina Ifatunji" w:date="2025-07-17T11:52:00Z" w16du:dateUtc="2025-07-17T16:52:00Z">
              <w:rPr>
                <w:rFonts w:ascii="Helvetica Neue" w:hAnsi="Helvetica Neue" w:cs="Helvetica Neue"/>
                <w:sz w:val="26"/>
                <w:szCs w:val="26"/>
              </w:rPr>
            </w:rPrChange>
          </w:rPr>
          <w:t xml:space="preserve"> 29(4):389–404.</w:t>
        </w:r>
      </w:ins>
    </w:p>
    <w:p w14:paraId="47A1FD97" w14:textId="77777777" w:rsidR="00B262E1" w:rsidRPr="006B17C5" w:rsidRDefault="00B262E1">
      <w:pPr>
        <w:rPr>
          <w:ins w:id="12818" w:author="Mosi Adesina Ifatunji" w:date="2025-06-17T17:48:00Z" w16du:dateUtc="2025-06-17T22:48:00Z"/>
          <w:rPrChange w:id="12819" w:author="Mosi Adesina Ifatunji" w:date="2025-07-17T11:52:00Z" w16du:dateUtc="2025-07-17T16:52:00Z">
            <w:rPr>
              <w:ins w:id="12820" w:author="Mosi Adesina Ifatunji" w:date="2025-06-17T17:48:00Z" w16du:dateUtc="2025-06-17T22:48:00Z"/>
              <w:rFonts w:ascii="Helvetica Neue" w:hAnsi="Helvetica Neue" w:cs="Helvetica Neue"/>
              <w:sz w:val="26"/>
              <w:szCs w:val="26"/>
            </w:rPr>
          </w:rPrChange>
        </w:rPr>
        <w:pPrChange w:id="12821" w:author="Mosi Adesina Ifatunji" w:date="2025-10-21T19:50:00Z" w16du:dateUtc="2025-10-22T00:50:00Z">
          <w:pPr>
            <w:autoSpaceDE w:val="0"/>
            <w:autoSpaceDN w:val="0"/>
            <w:adjustRightInd w:val="0"/>
            <w:ind w:right="-720"/>
          </w:pPr>
        </w:pPrChange>
      </w:pPr>
    </w:p>
    <w:p w14:paraId="6ACEE69D" w14:textId="77777777" w:rsidR="00DE4660" w:rsidRPr="006B17C5" w:rsidRDefault="00DE4660">
      <w:pPr>
        <w:rPr>
          <w:ins w:id="12822" w:author="Mosi Adesina Ifatunji" w:date="2025-06-17T17:48:00Z" w16du:dateUtc="2025-06-17T22:48:00Z"/>
          <w:rPrChange w:id="12823" w:author="Mosi Adesina Ifatunji" w:date="2025-07-17T11:52:00Z" w16du:dateUtc="2025-07-17T16:52:00Z">
            <w:rPr>
              <w:ins w:id="12824" w:author="Mosi Adesina Ifatunji" w:date="2025-06-17T17:48:00Z" w16du:dateUtc="2025-06-17T22:48:00Z"/>
              <w:rFonts w:ascii="Helvetica Neue" w:hAnsi="Helvetica Neue" w:cs="Helvetica Neue"/>
              <w:sz w:val="26"/>
              <w:szCs w:val="26"/>
            </w:rPr>
          </w:rPrChange>
        </w:rPr>
        <w:pPrChange w:id="12825" w:author="Mosi Adesina Ifatunji" w:date="2025-10-21T19:50:00Z" w16du:dateUtc="2025-10-22T00:50:00Z">
          <w:pPr>
            <w:autoSpaceDE w:val="0"/>
            <w:autoSpaceDN w:val="0"/>
            <w:adjustRightInd w:val="0"/>
            <w:ind w:left="720" w:right="-720" w:hanging="720"/>
          </w:pPr>
        </w:pPrChange>
      </w:pPr>
      <w:ins w:id="12826" w:author="Mosi Adesina Ifatunji" w:date="2025-06-17T17:48:00Z" w16du:dateUtc="2025-06-17T22:48:00Z">
        <w:r w:rsidRPr="006B17C5">
          <w:rPr>
            <w:highlight w:val="yellow"/>
            <w:rPrChange w:id="12827" w:author="Mosi Adesina Ifatunji" w:date="2025-07-17T11:52:00Z" w16du:dateUtc="2025-07-17T16:52:00Z">
              <w:rPr>
                <w:rFonts w:ascii="Helvetica Neue" w:hAnsi="Helvetica Neue" w:cs="Helvetica Neue"/>
                <w:sz w:val="26"/>
                <w:szCs w:val="26"/>
              </w:rPr>
            </w:rPrChange>
          </w:rPr>
          <w:t xml:space="preserve">Pitts, JD, Sandra Orozco-Aleman, and Jon Rezek. 2014. "The role of supervisors in the determination of wages and wage gaps." </w:t>
        </w:r>
        <w:r w:rsidRPr="006B17C5">
          <w:rPr>
            <w:i/>
            <w:iCs/>
            <w:highlight w:val="yellow"/>
            <w:rPrChange w:id="12828" w:author="Mosi Adesina Ifatunji" w:date="2025-07-17T11:52:00Z" w16du:dateUtc="2025-07-17T16:52:00Z">
              <w:rPr>
                <w:rFonts w:ascii="Helvetica Neue" w:hAnsi="Helvetica Neue" w:cs="Helvetica Neue"/>
                <w:i/>
                <w:iCs/>
                <w:sz w:val="26"/>
                <w:szCs w:val="26"/>
              </w:rPr>
            </w:rPrChange>
          </w:rPr>
          <w:t>Applied Economics</w:t>
        </w:r>
        <w:r w:rsidRPr="006B17C5">
          <w:rPr>
            <w:highlight w:val="yellow"/>
            <w:rPrChange w:id="12829" w:author="Mosi Adesina Ifatunji" w:date="2025-07-17T11:52:00Z" w16du:dateUtc="2025-07-17T16:52:00Z">
              <w:rPr>
                <w:rFonts w:ascii="Helvetica Neue" w:hAnsi="Helvetica Neue" w:cs="Helvetica Neue"/>
                <w:sz w:val="26"/>
                <w:szCs w:val="26"/>
              </w:rPr>
            </w:rPrChange>
          </w:rPr>
          <w:t xml:space="preserve"> 46(29):3533–47.</w:t>
        </w:r>
      </w:ins>
    </w:p>
    <w:p w14:paraId="1E71F89E" w14:textId="77777777" w:rsidR="00DE4660" w:rsidRPr="006B17C5" w:rsidRDefault="00DE4660">
      <w:pPr>
        <w:rPr>
          <w:ins w:id="12830" w:author="Mosi Adesina Ifatunji" w:date="2025-06-17T17:49:00Z" w16du:dateUtc="2025-06-17T22:49:00Z"/>
          <w:rPrChange w:id="12831" w:author="Mosi Adesina Ifatunji" w:date="2025-07-17T11:52:00Z" w16du:dateUtc="2025-07-17T16:52:00Z">
            <w:rPr>
              <w:ins w:id="12832" w:author="Mosi Adesina Ifatunji" w:date="2025-06-17T17:49:00Z" w16du:dateUtc="2025-06-17T22:49:00Z"/>
              <w:rFonts w:ascii="Helvetica Neue" w:hAnsi="Helvetica Neue" w:cs="Helvetica Neue"/>
              <w:sz w:val="26"/>
              <w:szCs w:val="26"/>
            </w:rPr>
          </w:rPrChange>
        </w:rPr>
        <w:pPrChange w:id="12833" w:author="Mosi Adesina Ifatunji" w:date="2025-10-21T19:50:00Z" w16du:dateUtc="2025-10-22T00:50:00Z">
          <w:pPr>
            <w:autoSpaceDE w:val="0"/>
            <w:autoSpaceDN w:val="0"/>
            <w:adjustRightInd w:val="0"/>
            <w:ind w:right="-720"/>
          </w:pPr>
        </w:pPrChange>
      </w:pPr>
    </w:p>
    <w:p w14:paraId="2AF7B939" w14:textId="77777777" w:rsidR="003B097F" w:rsidRPr="006B17C5" w:rsidRDefault="003B097F">
      <w:pPr>
        <w:rPr>
          <w:ins w:id="12834" w:author="Mosi Adesina Ifatunji" w:date="2025-06-17T17:49:00Z" w16du:dateUtc="2025-06-17T22:49:00Z"/>
          <w:rPrChange w:id="12835" w:author="Mosi Adesina Ifatunji" w:date="2025-07-17T11:52:00Z" w16du:dateUtc="2025-07-17T16:52:00Z">
            <w:rPr>
              <w:ins w:id="12836" w:author="Mosi Adesina Ifatunji" w:date="2025-06-17T17:49:00Z" w16du:dateUtc="2025-06-17T22:49:00Z"/>
              <w:rFonts w:ascii="Helvetica Neue" w:hAnsi="Helvetica Neue" w:cs="Helvetica Neue"/>
              <w:sz w:val="26"/>
              <w:szCs w:val="26"/>
            </w:rPr>
          </w:rPrChange>
        </w:rPr>
        <w:pPrChange w:id="12837" w:author="Mosi Adesina Ifatunji" w:date="2025-10-21T19:50:00Z" w16du:dateUtc="2025-10-22T00:50:00Z">
          <w:pPr>
            <w:autoSpaceDE w:val="0"/>
            <w:autoSpaceDN w:val="0"/>
            <w:adjustRightInd w:val="0"/>
            <w:ind w:left="720" w:right="-720" w:hanging="720"/>
          </w:pPr>
        </w:pPrChange>
      </w:pPr>
      <w:ins w:id="12838" w:author="Mosi Adesina Ifatunji" w:date="2025-06-17T17:49:00Z" w16du:dateUtc="2025-06-17T22:49:00Z">
        <w:r w:rsidRPr="006B17C5">
          <w:rPr>
            <w:highlight w:val="yellow"/>
            <w:rPrChange w:id="12839" w:author="Mosi Adesina Ifatunji" w:date="2025-07-17T11:52:00Z" w16du:dateUtc="2025-07-17T16:52:00Z">
              <w:rPr>
                <w:rFonts w:ascii="Helvetica Neue" w:hAnsi="Helvetica Neue" w:cs="Helvetica Neue"/>
                <w:sz w:val="26"/>
                <w:szCs w:val="26"/>
              </w:rPr>
            </w:rPrChange>
          </w:rPr>
          <w:t xml:space="preserve">Wingfield, Adia Harvey, and Renée Skeete Alston. 2014. "Maintaining Hierarchies in Predominantly White Organizations: A Theory of Racial Tasks." </w:t>
        </w:r>
        <w:r w:rsidRPr="006B17C5">
          <w:rPr>
            <w:i/>
            <w:iCs/>
            <w:highlight w:val="yellow"/>
            <w:rPrChange w:id="12840" w:author="Mosi Adesina Ifatunji" w:date="2025-07-17T11:52:00Z" w16du:dateUtc="2025-07-17T16:52:00Z">
              <w:rPr>
                <w:rFonts w:ascii="Helvetica Neue" w:hAnsi="Helvetica Neue" w:cs="Helvetica Neue"/>
                <w:i/>
                <w:iCs/>
                <w:sz w:val="26"/>
                <w:szCs w:val="26"/>
              </w:rPr>
            </w:rPrChange>
          </w:rPr>
          <w:t>American Behavioral Scientist</w:t>
        </w:r>
        <w:r w:rsidRPr="006B17C5">
          <w:rPr>
            <w:highlight w:val="yellow"/>
            <w:rPrChange w:id="12841" w:author="Mosi Adesina Ifatunji" w:date="2025-07-17T11:52:00Z" w16du:dateUtc="2025-07-17T16:52:00Z">
              <w:rPr>
                <w:rFonts w:ascii="Helvetica Neue" w:hAnsi="Helvetica Neue" w:cs="Helvetica Neue"/>
                <w:sz w:val="26"/>
                <w:szCs w:val="26"/>
              </w:rPr>
            </w:rPrChange>
          </w:rPr>
          <w:t xml:space="preserve"> 58(2):274–87.</w:t>
        </w:r>
      </w:ins>
    </w:p>
    <w:p w14:paraId="7C898E87" w14:textId="77777777" w:rsidR="003B097F" w:rsidRPr="006B17C5" w:rsidRDefault="003B097F">
      <w:pPr>
        <w:rPr>
          <w:ins w:id="12842" w:author="Mosi Adesina Ifatunji" w:date="2025-06-17T17:50:00Z" w16du:dateUtc="2025-06-17T22:50:00Z"/>
          <w:rPrChange w:id="12843" w:author="Mosi Adesina Ifatunji" w:date="2025-07-17T11:52:00Z" w16du:dateUtc="2025-07-17T16:52:00Z">
            <w:rPr>
              <w:ins w:id="12844" w:author="Mosi Adesina Ifatunji" w:date="2025-06-17T17:50:00Z" w16du:dateUtc="2025-06-17T22:50:00Z"/>
              <w:rFonts w:ascii="Helvetica Neue" w:hAnsi="Helvetica Neue" w:cs="Helvetica Neue"/>
              <w:sz w:val="26"/>
              <w:szCs w:val="26"/>
            </w:rPr>
          </w:rPrChange>
        </w:rPr>
        <w:pPrChange w:id="12845" w:author="Mosi Adesina Ifatunji" w:date="2025-10-21T19:50:00Z" w16du:dateUtc="2025-10-22T00:50:00Z">
          <w:pPr>
            <w:autoSpaceDE w:val="0"/>
            <w:autoSpaceDN w:val="0"/>
            <w:adjustRightInd w:val="0"/>
            <w:ind w:right="-720"/>
          </w:pPr>
        </w:pPrChange>
      </w:pPr>
    </w:p>
    <w:p w14:paraId="68CF6282" w14:textId="77777777" w:rsidR="00E568FA" w:rsidRPr="006B17C5" w:rsidRDefault="00E568FA">
      <w:pPr>
        <w:rPr>
          <w:ins w:id="12846" w:author="Mosi Adesina Ifatunji" w:date="2025-06-17T17:50:00Z" w16du:dateUtc="2025-06-17T22:50:00Z"/>
          <w:rPrChange w:id="12847" w:author="Mosi Adesina Ifatunji" w:date="2025-07-17T11:52:00Z" w16du:dateUtc="2025-07-17T16:52:00Z">
            <w:rPr>
              <w:ins w:id="12848" w:author="Mosi Adesina Ifatunji" w:date="2025-06-17T17:50:00Z" w16du:dateUtc="2025-06-17T22:50:00Z"/>
              <w:rFonts w:ascii="Helvetica Neue" w:hAnsi="Helvetica Neue" w:cs="Helvetica Neue"/>
              <w:sz w:val="26"/>
              <w:szCs w:val="26"/>
            </w:rPr>
          </w:rPrChange>
        </w:rPr>
        <w:pPrChange w:id="12849" w:author="Mosi Adesina Ifatunji" w:date="2025-10-21T19:50:00Z" w16du:dateUtc="2025-10-22T00:50:00Z">
          <w:pPr>
            <w:autoSpaceDE w:val="0"/>
            <w:autoSpaceDN w:val="0"/>
            <w:adjustRightInd w:val="0"/>
            <w:ind w:left="720" w:right="-720" w:hanging="720"/>
          </w:pPr>
        </w:pPrChange>
      </w:pPr>
      <w:ins w:id="12850" w:author="Mosi Adesina Ifatunji" w:date="2025-06-17T17:50:00Z" w16du:dateUtc="2025-06-17T22:50:00Z">
        <w:r w:rsidRPr="006B17C5">
          <w:rPr>
            <w:highlight w:val="yellow"/>
            <w:rPrChange w:id="12851" w:author="Mosi Adesina Ifatunji" w:date="2025-07-17T11:52:00Z" w16du:dateUtc="2025-07-17T16:52:00Z">
              <w:rPr>
                <w:rFonts w:ascii="Helvetica Neue" w:hAnsi="Helvetica Neue" w:cs="Helvetica Neue"/>
                <w:sz w:val="26"/>
                <w:szCs w:val="26"/>
              </w:rPr>
            </w:rPrChange>
          </w:rPr>
          <w:t xml:space="preserve">Chan, Curtis K., and Michel Anteby. 2015. "Task Segregation as a Mechanism for Within-job Inequality." </w:t>
        </w:r>
        <w:r w:rsidRPr="006B17C5">
          <w:rPr>
            <w:i/>
            <w:iCs/>
            <w:highlight w:val="yellow"/>
            <w:rPrChange w:id="12852" w:author="Mosi Adesina Ifatunji" w:date="2025-07-17T11:52:00Z" w16du:dateUtc="2025-07-17T16:52:00Z">
              <w:rPr>
                <w:rFonts w:ascii="Helvetica Neue" w:hAnsi="Helvetica Neue" w:cs="Helvetica Neue"/>
                <w:i/>
                <w:iCs/>
                <w:sz w:val="26"/>
                <w:szCs w:val="26"/>
              </w:rPr>
            </w:rPrChange>
          </w:rPr>
          <w:t>Administrative Science Quarterly</w:t>
        </w:r>
        <w:r w:rsidRPr="006B17C5">
          <w:rPr>
            <w:highlight w:val="yellow"/>
            <w:rPrChange w:id="12853" w:author="Mosi Adesina Ifatunji" w:date="2025-07-17T11:52:00Z" w16du:dateUtc="2025-07-17T16:52:00Z">
              <w:rPr>
                <w:rFonts w:ascii="Helvetica Neue" w:hAnsi="Helvetica Neue" w:cs="Helvetica Neue"/>
                <w:sz w:val="26"/>
                <w:szCs w:val="26"/>
              </w:rPr>
            </w:rPrChange>
          </w:rPr>
          <w:t xml:space="preserve"> 61(2):184–216.</w:t>
        </w:r>
      </w:ins>
    </w:p>
    <w:p w14:paraId="77031368" w14:textId="77777777" w:rsidR="00E568FA" w:rsidRPr="006B17C5" w:rsidRDefault="00E568FA">
      <w:pPr>
        <w:rPr>
          <w:ins w:id="12854" w:author="Mosi Adesina Ifatunji" w:date="2025-06-17T17:50:00Z" w16du:dateUtc="2025-06-17T22:50:00Z"/>
          <w:rPrChange w:id="12855" w:author="Mosi Adesina Ifatunji" w:date="2025-07-17T11:52:00Z" w16du:dateUtc="2025-07-17T16:52:00Z">
            <w:rPr>
              <w:ins w:id="12856" w:author="Mosi Adesina Ifatunji" w:date="2025-06-17T17:50:00Z" w16du:dateUtc="2025-06-17T22:50:00Z"/>
              <w:rFonts w:ascii="Helvetica Neue" w:hAnsi="Helvetica Neue" w:cs="Helvetica Neue"/>
              <w:sz w:val="26"/>
              <w:szCs w:val="26"/>
            </w:rPr>
          </w:rPrChange>
        </w:rPr>
        <w:pPrChange w:id="12857" w:author="Mosi Adesina Ifatunji" w:date="2025-10-21T19:50:00Z" w16du:dateUtc="2025-10-22T00:50:00Z">
          <w:pPr>
            <w:autoSpaceDE w:val="0"/>
            <w:autoSpaceDN w:val="0"/>
            <w:adjustRightInd w:val="0"/>
            <w:ind w:right="-720"/>
          </w:pPr>
        </w:pPrChange>
      </w:pPr>
    </w:p>
    <w:p w14:paraId="6F38C936" w14:textId="77777777" w:rsidR="00C879B7" w:rsidRPr="006B17C5" w:rsidRDefault="00C879B7">
      <w:pPr>
        <w:rPr>
          <w:ins w:id="12858" w:author="Mosi Adesina Ifatunji" w:date="2025-06-17T17:51:00Z" w16du:dateUtc="2025-06-17T22:51:00Z"/>
          <w:rPrChange w:id="12859" w:author="Mosi Adesina Ifatunji" w:date="2025-07-17T11:52:00Z" w16du:dateUtc="2025-07-17T16:52:00Z">
            <w:rPr>
              <w:ins w:id="12860" w:author="Mosi Adesina Ifatunji" w:date="2025-06-17T17:51:00Z" w16du:dateUtc="2025-06-17T22:51:00Z"/>
              <w:rFonts w:ascii="Helvetica Neue" w:hAnsi="Helvetica Neue" w:cs="Helvetica Neue"/>
              <w:sz w:val="26"/>
              <w:szCs w:val="26"/>
            </w:rPr>
          </w:rPrChange>
        </w:rPr>
        <w:pPrChange w:id="12861" w:author="Mosi Adesina Ifatunji" w:date="2025-10-21T19:50:00Z" w16du:dateUtc="2025-10-22T00:50:00Z">
          <w:pPr>
            <w:autoSpaceDE w:val="0"/>
            <w:autoSpaceDN w:val="0"/>
            <w:adjustRightInd w:val="0"/>
            <w:ind w:left="720" w:right="-720" w:hanging="720"/>
          </w:pPr>
        </w:pPrChange>
      </w:pPr>
      <w:ins w:id="12862" w:author="Mosi Adesina Ifatunji" w:date="2025-06-17T17:51:00Z" w16du:dateUtc="2025-06-17T22:51:00Z">
        <w:r w:rsidRPr="006B17C5">
          <w:rPr>
            <w:highlight w:val="yellow"/>
            <w:rPrChange w:id="12863" w:author="Mosi Adesina Ifatunji" w:date="2025-07-17T11:52:00Z" w16du:dateUtc="2025-07-17T16:52:00Z">
              <w:rPr>
                <w:rFonts w:ascii="Helvetica Neue" w:hAnsi="Helvetica Neue" w:cs="Helvetica Neue"/>
                <w:sz w:val="26"/>
                <w:szCs w:val="26"/>
              </w:rPr>
            </w:rPrChange>
          </w:rPr>
          <w:t xml:space="preserve">Cook, Alison, and Christy Glass. 2015. "Diversity begets diversity? The effects of board composition on the appointment and success of women CEOs." </w:t>
        </w:r>
        <w:r w:rsidRPr="006B17C5">
          <w:rPr>
            <w:i/>
            <w:iCs/>
            <w:highlight w:val="yellow"/>
            <w:rPrChange w:id="12864" w:author="Mosi Adesina Ifatunji" w:date="2025-07-17T11:52:00Z" w16du:dateUtc="2025-07-17T16:52:00Z">
              <w:rPr>
                <w:rFonts w:ascii="Helvetica Neue" w:hAnsi="Helvetica Neue" w:cs="Helvetica Neue"/>
                <w:i/>
                <w:iCs/>
                <w:sz w:val="26"/>
                <w:szCs w:val="26"/>
              </w:rPr>
            </w:rPrChange>
          </w:rPr>
          <w:t>Social Science Research</w:t>
        </w:r>
        <w:r w:rsidRPr="006B17C5">
          <w:rPr>
            <w:highlight w:val="yellow"/>
            <w:rPrChange w:id="12865" w:author="Mosi Adesina Ifatunji" w:date="2025-07-17T11:52:00Z" w16du:dateUtc="2025-07-17T16:52:00Z">
              <w:rPr>
                <w:rFonts w:ascii="Helvetica Neue" w:hAnsi="Helvetica Neue" w:cs="Helvetica Neue"/>
                <w:sz w:val="26"/>
                <w:szCs w:val="26"/>
              </w:rPr>
            </w:rPrChange>
          </w:rPr>
          <w:t xml:space="preserve"> 53:137–47.</w:t>
        </w:r>
      </w:ins>
    </w:p>
    <w:p w14:paraId="708C0FDB" w14:textId="77777777" w:rsidR="00C879B7" w:rsidRPr="006B17C5" w:rsidRDefault="00C879B7">
      <w:pPr>
        <w:rPr>
          <w:ins w:id="12866" w:author="Mosi Adesina Ifatunji" w:date="2025-06-17T17:51:00Z" w16du:dateUtc="2025-06-17T22:51:00Z"/>
          <w:rPrChange w:id="12867" w:author="Mosi Adesina Ifatunji" w:date="2025-07-17T11:52:00Z" w16du:dateUtc="2025-07-17T16:52:00Z">
            <w:rPr>
              <w:ins w:id="12868" w:author="Mosi Adesina Ifatunji" w:date="2025-06-17T17:51:00Z" w16du:dateUtc="2025-06-17T22:51:00Z"/>
              <w:rFonts w:ascii="Helvetica Neue" w:hAnsi="Helvetica Neue" w:cs="Helvetica Neue"/>
              <w:sz w:val="26"/>
              <w:szCs w:val="26"/>
            </w:rPr>
          </w:rPrChange>
        </w:rPr>
        <w:pPrChange w:id="12869" w:author="Mosi Adesina Ifatunji" w:date="2025-10-21T19:50:00Z" w16du:dateUtc="2025-10-22T00:50:00Z">
          <w:pPr>
            <w:autoSpaceDE w:val="0"/>
            <w:autoSpaceDN w:val="0"/>
            <w:adjustRightInd w:val="0"/>
            <w:ind w:right="-720"/>
          </w:pPr>
        </w:pPrChange>
      </w:pPr>
    </w:p>
    <w:p w14:paraId="163A8427" w14:textId="77777777" w:rsidR="00C879B7" w:rsidRPr="006B17C5" w:rsidRDefault="00C879B7">
      <w:pPr>
        <w:rPr>
          <w:ins w:id="12870" w:author="Mosi Adesina Ifatunji" w:date="2025-06-17T17:51:00Z" w16du:dateUtc="2025-06-17T22:51:00Z"/>
          <w:rPrChange w:id="12871" w:author="Mosi Adesina Ifatunji" w:date="2025-07-17T11:52:00Z" w16du:dateUtc="2025-07-17T16:52:00Z">
            <w:rPr>
              <w:ins w:id="12872" w:author="Mosi Adesina Ifatunji" w:date="2025-06-17T17:51:00Z" w16du:dateUtc="2025-06-17T22:51:00Z"/>
              <w:rFonts w:ascii="Helvetica Neue" w:hAnsi="Helvetica Neue" w:cs="Helvetica Neue"/>
              <w:sz w:val="26"/>
              <w:szCs w:val="26"/>
            </w:rPr>
          </w:rPrChange>
        </w:rPr>
        <w:pPrChange w:id="12873" w:author="Mosi Adesina Ifatunji" w:date="2025-10-21T19:50:00Z" w16du:dateUtc="2025-10-22T00:50:00Z">
          <w:pPr>
            <w:autoSpaceDE w:val="0"/>
            <w:autoSpaceDN w:val="0"/>
            <w:adjustRightInd w:val="0"/>
            <w:ind w:left="720" w:right="-720" w:hanging="720"/>
          </w:pPr>
        </w:pPrChange>
      </w:pPr>
      <w:ins w:id="12874" w:author="Mosi Adesina Ifatunji" w:date="2025-06-17T17:51:00Z" w16du:dateUtc="2025-06-17T22:51:00Z">
        <w:r w:rsidRPr="006B17C5">
          <w:rPr>
            <w:highlight w:val="yellow"/>
            <w:rPrChange w:id="12875" w:author="Mosi Adesina Ifatunji" w:date="2025-07-17T11:52:00Z" w16du:dateUtc="2025-07-17T16:52:00Z">
              <w:rPr>
                <w:rFonts w:ascii="Helvetica Neue" w:hAnsi="Helvetica Neue" w:cs="Helvetica Neue"/>
                <w:sz w:val="26"/>
                <w:szCs w:val="26"/>
              </w:rPr>
            </w:rPrChange>
          </w:rPr>
          <w:t xml:space="preserve">Day, Jacob C. 2015. "Transitions to the Top." </w:t>
        </w:r>
        <w:r w:rsidRPr="006B17C5">
          <w:rPr>
            <w:i/>
            <w:iCs/>
            <w:highlight w:val="yellow"/>
            <w:rPrChange w:id="12876" w:author="Mosi Adesina Ifatunji" w:date="2025-07-17T11:52:00Z" w16du:dateUtc="2025-07-17T16:52:00Z">
              <w:rPr>
                <w:rFonts w:ascii="Helvetica Neue" w:hAnsi="Helvetica Neue" w:cs="Helvetica Neue"/>
                <w:i/>
                <w:iCs/>
                <w:sz w:val="26"/>
                <w:szCs w:val="26"/>
              </w:rPr>
            </w:rPrChange>
          </w:rPr>
          <w:t>Work and Occupations</w:t>
        </w:r>
        <w:r w:rsidRPr="006B17C5">
          <w:rPr>
            <w:highlight w:val="yellow"/>
            <w:rPrChange w:id="12877" w:author="Mosi Adesina Ifatunji" w:date="2025-07-17T11:52:00Z" w16du:dateUtc="2025-07-17T16:52:00Z">
              <w:rPr>
                <w:rFonts w:ascii="Helvetica Neue" w:hAnsi="Helvetica Neue" w:cs="Helvetica Neue"/>
                <w:sz w:val="26"/>
                <w:szCs w:val="26"/>
              </w:rPr>
            </w:rPrChange>
          </w:rPr>
          <w:t xml:space="preserve"> 42(4):408–46.</w:t>
        </w:r>
      </w:ins>
    </w:p>
    <w:p w14:paraId="4BE35109" w14:textId="77777777" w:rsidR="006A2594" w:rsidRPr="006B17C5" w:rsidRDefault="006A2594">
      <w:pPr>
        <w:rPr>
          <w:ins w:id="12878" w:author="Mosi Adesina Ifatunji" w:date="2025-06-17T17:55:00Z" w16du:dateUtc="2025-06-17T22:55:00Z"/>
          <w:rPrChange w:id="12879" w:author="Mosi Adesina Ifatunji" w:date="2025-07-17T11:52:00Z" w16du:dateUtc="2025-07-17T16:52:00Z">
            <w:rPr>
              <w:ins w:id="12880" w:author="Mosi Adesina Ifatunji" w:date="2025-06-17T17:55:00Z" w16du:dateUtc="2025-06-17T22:55:00Z"/>
              <w:rFonts w:ascii="Helvetica Neue" w:hAnsi="Helvetica Neue" w:cs="Helvetica Neue"/>
              <w:sz w:val="26"/>
              <w:szCs w:val="26"/>
            </w:rPr>
          </w:rPrChange>
        </w:rPr>
        <w:pPrChange w:id="12881" w:author="Mosi Adesina Ifatunji" w:date="2025-10-21T19:50:00Z" w16du:dateUtc="2025-10-22T00:50:00Z">
          <w:pPr>
            <w:autoSpaceDE w:val="0"/>
            <w:autoSpaceDN w:val="0"/>
            <w:adjustRightInd w:val="0"/>
            <w:ind w:right="-720"/>
          </w:pPr>
        </w:pPrChange>
      </w:pPr>
    </w:p>
    <w:p w14:paraId="3D110EBC" w14:textId="77777777" w:rsidR="0090157B" w:rsidRPr="006B17C5" w:rsidRDefault="0090157B">
      <w:pPr>
        <w:rPr>
          <w:ins w:id="12882" w:author="Mosi Adesina Ifatunji" w:date="2025-06-17T17:56:00Z" w16du:dateUtc="2025-06-17T22:56:00Z"/>
          <w:rPrChange w:id="12883" w:author="Mosi Adesina Ifatunji" w:date="2025-07-17T11:52:00Z" w16du:dateUtc="2025-07-17T16:52:00Z">
            <w:rPr>
              <w:ins w:id="12884" w:author="Mosi Adesina Ifatunji" w:date="2025-06-17T17:56:00Z" w16du:dateUtc="2025-06-17T22:56:00Z"/>
              <w:rFonts w:ascii="Helvetica Neue" w:hAnsi="Helvetica Neue" w:cs="Helvetica Neue"/>
              <w:sz w:val="26"/>
              <w:szCs w:val="26"/>
            </w:rPr>
          </w:rPrChange>
        </w:rPr>
        <w:pPrChange w:id="12885" w:author="Mosi Adesina Ifatunji" w:date="2025-10-21T19:50:00Z" w16du:dateUtc="2025-10-22T00:50:00Z">
          <w:pPr>
            <w:autoSpaceDE w:val="0"/>
            <w:autoSpaceDN w:val="0"/>
            <w:adjustRightInd w:val="0"/>
            <w:ind w:left="720" w:right="-720" w:hanging="720"/>
          </w:pPr>
        </w:pPrChange>
      </w:pPr>
      <w:ins w:id="12886" w:author="Mosi Adesina Ifatunji" w:date="2025-06-17T17:56:00Z" w16du:dateUtc="2025-06-17T22:56:00Z">
        <w:r w:rsidRPr="006B17C5">
          <w:rPr>
            <w:highlight w:val="yellow"/>
            <w:rPrChange w:id="12887" w:author="Mosi Adesina Ifatunji" w:date="2025-07-17T11:52:00Z" w16du:dateUtc="2025-07-17T16:52:00Z">
              <w:rPr>
                <w:rFonts w:ascii="Helvetica Neue" w:hAnsi="Helvetica Neue" w:cs="Helvetica Neue"/>
                <w:sz w:val="26"/>
                <w:szCs w:val="26"/>
              </w:rPr>
            </w:rPrChange>
          </w:rPr>
          <w:t xml:space="preserve">Guest, Paul M. 2016. "Executive Mobility and Minority Status." </w:t>
        </w:r>
        <w:r w:rsidRPr="006B17C5">
          <w:rPr>
            <w:i/>
            <w:iCs/>
            <w:highlight w:val="yellow"/>
            <w:rPrChange w:id="12888" w:author="Mosi Adesina Ifatunji" w:date="2025-07-17T11:52:00Z" w16du:dateUtc="2025-07-17T16:52:00Z">
              <w:rPr>
                <w:rFonts w:ascii="Helvetica Neue" w:hAnsi="Helvetica Neue" w:cs="Helvetica Neue"/>
                <w:i/>
                <w:iCs/>
                <w:sz w:val="26"/>
                <w:szCs w:val="26"/>
              </w:rPr>
            </w:rPrChange>
          </w:rPr>
          <w:t>Industrial Relations</w:t>
        </w:r>
        <w:r w:rsidRPr="006B17C5">
          <w:rPr>
            <w:highlight w:val="yellow"/>
            <w:rPrChange w:id="12889" w:author="Mosi Adesina Ifatunji" w:date="2025-07-17T11:52:00Z" w16du:dateUtc="2025-07-17T16:52:00Z">
              <w:rPr>
                <w:rFonts w:ascii="Helvetica Neue" w:hAnsi="Helvetica Neue" w:cs="Helvetica Neue"/>
                <w:sz w:val="26"/>
                <w:szCs w:val="26"/>
              </w:rPr>
            </w:rPrChange>
          </w:rPr>
          <w:t xml:space="preserve"> 55(4):604–31.</w:t>
        </w:r>
      </w:ins>
    </w:p>
    <w:p w14:paraId="526F12B2" w14:textId="77777777" w:rsidR="0090157B" w:rsidRPr="006B17C5" w:rsidRDefault="0090157B">
      <w:pPr>
        <w:rPr>
          <w:ins w:id="12890" w:author="Mosi Adesina Ifatunji" w:date="2025-06-17T17:57:00Z" w16du:dateUtc="2025-06-17T22:57:00Z"/>
          <w:rPrChange w:id="12891" w:author="Mosi Adesina Ifatunji" w:date="2025-07-17T11:52:00Z" w16du:dateUtc="2025-07-17T16:52:00Z">
            <w:rPr>
              <w:ins w:id="12892" w:author="Mosi Adesina Ifatunji" w:date="2025-06-17T17:57:00Z" w16du:dateUtc="2025-06-17T22:57:00Z"/>
              <w:rFonts w:ascii="Helvetica Neue" w:hAnsi="Helvetica Neue" w:cs="Helvetica Neue"/>
              <w:sz w:val="26"/>
              <w:szCs w:val="26"/>
            </w:rPr>
          </w:rPrChange>
        </w:rPr>
        <w:pPrChange w:id="12893" w:author="Mosi Adesina Ifatunji" w:date="2025-10-21T19:50:00Z" w16du:dateUtc="2025-10-22T00:50:00Z">
          <w:pPr>
            <w:autoSpaceDE w:val="0"/>
            <w:autoSpaceDN w:val="0"/>
            <w:adjustRightInd w:val="0"/>
            <w:ind w:right="-720"/>
          </w:pPr>
        </w:pPrChange>
      </w:pPr>
    </w:p>
    <w:p w14:paraId="308310FD" w14:textId="77777777" w:rsidR="003B3746" w:rsidRPr="006B17C5" w:rsidRDefault="003B3746">
      <w:pPr>
        <w:rPr>
          <w:ins w:id="12894" w:author="Mosi Adesina Ifatunji" w:date="2025-06-17T17:57:00Z" w16du:dateUtc="2025-06-17T22:57:00Z"/>
          <w:rPrChange w:id="12895" w:author="Mosi Adesina Ifatunji" w:date="2025-07-17T11:52:00Z" w16du:dateUtc="2025-07-17T16:52:00Z">
            <w:rPr>
              <w:ins w:id="12896" w:author="Mosi Adesina Ifatunji" w:date="2025-06-17T17:57:00Z" w16du:dateUtc="2025-06-17T22:57:00Z"/>
              <w:rFonts w:ascii="Helvetica Neue" w:hAnsi="Helvetica Neue" w:cs="Helvetica Neue"/>
              <w:sz w:val="26"/>
              <w:szCs w:val="26"/>
            </w:rPr>
          </w:rPrChange>
        </w:rPr>
        <w:pPrChange w:id="12897" w:author="Mosi Adesina Ifatunji" w:date="2025-10-21T19:50:00Z" w16du:dateUtc="2025-10-22T00:50:00Z">
          <w:pPr>
            <w:autoSpaceDE w:val="0"/>
            <w:autoSpaceDN w:val="0"/>
            <w:adjustRightInd w:val="0"/>
            <w:ind w:left="720" w:right="-720" w:hanging="720"/>
          </w:pPr>
        </w:pPrChange>
      </w:pPr>
      <w:ins w:id="12898" w:author="Mosi Adesina Ifatunji" w:date="2025-06-17T17:57:00Z" w16du:dateUtc="2025-06-17T22:57:00Z">
        <w:r w:rsidRPr="006B17C5">
          <w:rPr>
            <w:highlight w:val="yellow"/>
            <w:rPrChange w:id="12899" w:author="Mosi Adesina Ifatunji" w:date="2025-07-17T11:52:00Z" w16du:dateUtc="2025-07-17T16:52:00Z">
              <w:rPr>
                <w:rFonts w:ascii="Helvetica Neue" w:hAnsi="Helvetica Neue" w:cs="Helvetica Neue"/>
                <w:sz w:val="26"/>
                <w:szCs w:val="26"/>
              </w:rPr>
            </w:rPrChange>
          </w:rPr>
          <w:t xml:space="preserve">Merluzzi, Jennifer, and Adina Sterling. 2016. "Lasting Effects? Referrals and Career Mobility of Demographic Groups in Organizations." </w:t>
        </w:r>
        <w:r w:rsidRPr="006B17C5">
          <w:rPr>
            <w:i/>
            <w:iCs/>
            <w:highlight w:val="yellow"/>
            <w:rPrChange w:id="12900" w:author="Mosi Adesina Ifatunji" w:date="2025-07-17T11:52:00Z" w16du:dateUtc="2025-07-17T16:52:00Z">
              <w:rPr>
                <w:rFonts w:ascii="Helvetica Neue" w:hAnsi="Helvetica Neue" w:cs="Helvetica Neue"/>
                <w:i/>
                <w:iCs/>
                <w:sz w:val="26"/>
                <w:szCs w:val="26"/>
              </w:rPr>
            </w:rPrChange>
          </w:rPr>
          <w:t>Industrial and Labor Relations Review</w:t>
        </w:r>
        <w:r w:rsidRPr="006B17C5">
          <w:rPr>
            <w:highlight w:val="yellow"/>
            <w:rPrChange w:id="12901" w:author="Mosi Adesina Ifatunji" w:date="2025-07-17T11:52:00Z" w16du:dateUtc="2025-07-17T16:52:00Z">
              <w:rPr>
                <w:rFonts w:ascii="Helvetica Neue" w:hAnsi="Helvetica Neue" w:cs="Helvetica Neue"/>
                <w:sz w:val="26"/>
                <w:szCs w:val="26"/>
              </w:rPr>
            </w:rPrChange>
          </w:rPr>
          <w:t xml:space="preserve"> 70(1):105–31.</w:t>
        </w:r>
      </w:ins>
    </w:p>
    <w:p w14:paraId="7C9D237B" w14:textId="77777777" w:rsidR="0058475A" w:rsidRPr="006B17C5" w:rsidRDefault="0058475A">
      <w:pPr>
        <w:rPr>
          <w:ins w:id="12902" w:author="Mosi Adesina Ifatunji" w:date="2025-06-17T17:59:00Z" w16du:dateUtc="2025-06-17T22:59:00Z"/>
          <w:rPrChange w:id="12903" w:author="Mosi Adesina Ifatunji" w:date="2025-07-17T11:52:00Z" w16du:dateUtc="2025-07-17T16:52:00Z">
            <w:rPr>
              <w:ins w:id="12904" w:author="Mosi Adesina Ifatunji" w:date="2025-06-17T17:59:00Z" w16du:dateUtc="2025-06-17T22:59:00Z"/>
              <w:rFonts w:ascii="Helvetica Neue" w:hAnsi="Helvetica Neue" w:cs="Helvetica Neue"/>
              <w:sz w:val="26"/>
              <w:szCs w:val="26"/>
            </w:rPr>
          </w:rPrChange>
        </w:rPr>
        <w:pPrChange w:id="12905" w:author="Mosi Adesina Ifatunji" w:date="2025-10-21T19:50:00Z" w16du:dateUtc="2025-10-22T00:50:00Z">
          <w:pPr>
            <w:autoSpaceDE w:val="0"/>
            <w:autoSpaceDN w:val="0"/>
            <w:adjustRightInd w:val="0"/>
            <w:ind w:right="-720"/>
          </w:pPr>
        </w:pPrChange>
      </w:pPr>
    </w:p>
    <w:p w14:paraId="34D37A2C" w14:textId="77777777" w:rsidR="00EF41D2" w:rsidRPr="006B17C5" w:rsidRDefault="00EF41D2">
      <w:pPr>
        <w:rPr>
          <w:ins w:id="12906" w:author="Mosi Adesina Ifatunji" w:date="2025-06-17T17:59:00Z" w16du:dateUtc="2025-06-17T22:59:00Z"/>
          <w:rPrChange w:id="12907" w:author="Mosi Adesina Ifatunji" w:date="2025-07-17T11:52:00Z" w16du:dateUtc="2025-07-17T16:52:00Z">
            <w:rPr>
              <w:ins w:id="12908" w:author="Mosi Adesina Ifatunji" w:date="2025-06-17T17:59:00Z" w16du:dateUtc="2025-06-17T22:59:00Z"/>
              <w:rFonts w:ascii="Helvetica Neue" w:hAnsi="Helvetica Neue" w:cs="Helvetica Neue"/>
              <w:sz w:val="26"/>
              <w:szCs w:val="26"/>
            </w:rPr>
          </w:rPrChange>
        </w:rPr>
        <w:pPrChange w:id="12909" w:author="Mosi Adesina Ifatunji" w:date="2025-10-21T19:50:00Z" w16du:dateUtc="2025-10-22T00:50:00Z">
          <w:pPr>
            <w:autoSpaceDE w:val="0"/>
            <w:autoSpaceDN w:val="0"/>
            <w:adjustRightInd w:val="0"/>
            <w:ind w:left="720" w:right="-720" w:hanging="720"/>
          </w:pPr>
        </w:pPrChange>
      </w:pPr>
      <w:ins w:id="12910" w:author="Mosi Adesina Ifatunji" w:date="2025-06-17T17:59:00Z" w16du:dateUtc="2025-06-17T22:59:00Z">
        <w:r w:rsidRPr="006B17C5">
          <w:rPr>
            <w:highlight w:val="yellow"/>
            <w:rPrChange w:id="12911" w:author="Mosi Adesina Ifatunji" w:date="2025-07-17T11:52:00Z" w16du:dateUtc="2025-07-17T16:52:00Z">
              <w:rPr>
                <w:rFonts w:ascii="Helvetica Neue" w:hAnsi="Helvetica Neue" w:cs="Helvetica Neue"/>
                <w:sz w:val="26"/>
                <w:szCs w:val="26"/>
              </w:rPr>
            </w:rPrChange>
          </w:rPr>
          <w:t xml:space="preserve">Ruiz Castro, Mayra, and Evangelina Holvino. 2016. "Applying Intersectionality in Organizations: Inequality Markers, Cultural Scripts and Advancement Practices in a Professional Service Firm." </w:t>
        </w:r>
        <w:r w:rsidRPr="006B17C5">
          <w:rPr>
            <w:i/>
            <w:iCs/>
            <w:highlight w:val="yellow"/>
            <w:rPrChange w:id="12912" w:author="Mosi Adesina Ifatunji" w:date="2025-07-17T11:52:00Z" w16du:dateUtc="2025-07-17T16:52:00Z">
              <w:rPr>
                <w:rFonts w:ascii="Helvetica Neue" w:hAnsi="Helvetica Neue" w:cs="Helvetica Neue"/>
                <w:i/>
                <w:iCs/>
                <w:sz w:val="26"/>
                <w:szCs w:val="26"/>
              </w:rPr>
            </w:rPrChange>
          </w:rPr>
          <w:t>Gender, Work and Organization</w:t>
        </w:r>
        <w:r w:rsidRPr="006B17C5">
          <w:rPr>
            <w:highlight w:val="yellow"/>
            <w:rPrChange w:id="12913" w:author="Mosi Adesina Ifatunji" w:date="2025-07-17T11:52:00Z" w16du:dateUtc="2025-07-17T16:52:00Z">
              <w:rPr>
                <w:rFonts w:ascii="Helvetica Neue" w:hAnsi="Helvetica Neue" w:cs="Helvetica Neue"/>
                <w:sz w:val="26"/>
                <w:szCs w:val="26"/>
              </w:rPr>
            </w:rPrChange>
          </w:rPr>
          <w:t xml:space="preserve"> 23(3):328–47.</w:t>
        </w:r>
      </w:ins>
    </w:p>
    <w:p w14:paraId="3002BAAF" w14:textId="77777777" w:rsidR="00EF41D2" w:rsidRPr="006B17C5" w:rsidRDefault="00EF41D2">
      <w:pPr>
        <w:rPr>
          <w:ins w:id="12914" w:author="Mosi Adesina Ifatunji" w:date="2025-06-17T17:59:00Z" w16du:dateUtc="2025-06-17T22:59:00Z"/>
          <w:rPrChange w:id="12915" w:author="Mosi Adesina Ifatunji" w:date="2025-07-17T11:52:00Z" w16du:dateUtc="2025-07-17T16:52:00Z">
            <w:rPr>
              <w:ins w:id="12916" w:author="Mosi Adesina Ifatunji" w:date="2025-06-17T17:59:00Z" w16du:dateUtc="2025-06-17T22:59:00Z"/>
              <w:rFonts w:ascii="Helvetica Neue" w:hAnsi="Helvetica Neue" w:cs="Helvetica Neue"/>
              <w:sz w:val="26"/>
              <w:szCs w:val="26"/>
            </w:rPr>
          </w:rPrChange>
        </w:rPr>
        <w:pPrChange w:id="12917" w:author="Mosi Adesina Ifatunji" w:date="2025-10-21T19:50:00Z" w16du:dateUtc="2025-10-22T00:50:00Z">
          <w:pPr>
            <w:autoSpaceDE w:val="0"/>
            <w:autoSpaceDN w:val="0"/>
            <w:adjustRightInd w:val="0"/>
            <w:ind w:right="-720"/>
          </w:pPr>
        </w:pPrChange>
      </w:pPr>
    </w:p>
    <w:p w14:paraId="1A0D7FE2" w14:textId="77777777" w:rsidR="009341FD" w:rsidRPr="006B17C5" w:rsidRDefault="009341FD">
      <w:pPr>
        <w:rPr>
          <w:ins w:id="12918" w:author="Mosi Adesina Ifatunji" w:date="2025-06-17T17:59:00Z" w16du:dateUtc="2025-06-17T22:59:00Z"/>
          <w:rPrChange w:id="12919" w:author="Mosi Adesina Ifatunji" w:date="2025-07-17T11:52:00Z" w16du:dateUtc="2025-07-17T16:52:00Z">
            <w:rPr>
              <w:ins w:id="12920" w:author="Mosi Adesina Ifatunji" w:date="2025-06-17T17:59:00Z" w16du:dateUtc="2025-06-17T22:59:00Z"/>
              <w:rFonts w:ascii="Helvetica Neue" w:hAnsi="Helvetica Neue" w:cs="Helvetica Neue"/>
              <w:sz w:val="26"/>
              <w:szCs w:val="26"/>
            </w:rPr>
          </w:rPrChange>
        </w:rPr>
        <w:pPrChange w:id="12921" w:author="Mosi Adesina Ifatunji" w:date="2025-10-21T19:50:00Z" w16du:dateUtc="2025-10-22T00:50:00Z">
          <w:pPr>
            <w:autoSpaceDE w:val="0"/>
            <w:autoSpaceDN w:val="0"/>
            <w:adjustRightInd w:val="0"/>
            <w:ind w:left="720" w:right="-720" w:hanging="720"/>
          </w:pPr>
        </w:pPrChange>
      </w:pPr>
      <w:proofErr w:type="spellStart"/>
      <w:ins w:id="12922" w:author="Mosi Adesina Ifatunji" w:date="2025-06-17T17:59:00Z" w16du:dateUtc="2025-06-17T22:59:00Z">
        <w:r w:rsidRPr="006B17C5">
          <w:rPr>
            <w:highlight w:val="yellow"/>
            <w:rPrChange w:id="12923" w:author="Mosi Adesina Ifatunji" w:date="2025-07-17T11:52:00Z" w16du:dateUtc="2025-07-17T16:52:00Z">
              <w:rPr>
                <w:rFonts w:ascii="Helvetica Neue" w:hAnsi="Helvetica Neue" w:cs="Helvetica Neue"/>
                <w:sz w:val="26"/>
                <w:szCs w:val="26"/>
              </w:rPr>
            </w:rPrChange>
          </w:rPr>
          <w:t>Stojmenovska</w:t>
        </w:r>
        <w:proofErr w:type="spellEnd"/>
        <w:r w:rsidRPr="006B17C5">
          <w:rPr>
            <w:highlight w:val="yellow"/>
            <w:rPrChange w:id="12924" w:author="Mosi Adesina Ifatunji" w:date="2025-07-17T11:52:00Z" w16du:dateUtc="2025-07-17T16:52:00Z">
              <w:rPr>
                <w:rFonts w:ascii="Helvetica Neue" w:hAnsi="Helvetica Neue" w:cs="Helvetica Neue"/>
                <w:sz w:val="26"/>
                <w:szCs w:val="26"/>
              </w:rPr>
            </w:rPrChange>
          </w:rPr>
          <w:t xml:space="preserve">, Dragana. 2016. "Management Gender Composition and the Gender Pay Gap: Evidence from British Panel Data." Pp. 35 in </w:t>
        </w:r>
        <w:r w:rsidRPr="006B17C5">
          <w:rPr>
            <w:i/>
            <w:iCs/>
            <w:highlight w:val="yellow"/>
            <w:rPrChange w:id="12925" w:author="Mosi Adesina Ifatunji" w:date="2025-07-17T11:52:00Z" w16du:dateUtc="2025-07-17T16:52:00Z">
              <w:rPr>
                <w:rFonts w:ascii="Helvetica Neue" w:hAnsi="Helvetica Neue" w:cs="Helvetica Neue"/>
                <w:i/>
                <w:iCs/>
                <w:sz w:val="26"/>
                <w:szCs w:val="26"/>
              </w:rPr>
            </w:rPrChange>
          </w:rPr>
          <w:t>Social Sciences</w:t>
        </w:r>
        <w:r w:rsidRPr="006B17C5">
          <w:rPr>
            <w:highlight w:val="yellow"/>
            <w:rPrChange w:id="12926" w:author="Mosi Adesina Ifatunji" w:date="2025-07-17T11:52:00Z" w16du:dateUtc="2025-07-17T16:52:00Z">
              <w:rPr>
                <w:rFonts w:ascii="Helvetica Neue" w:hAnsi="Helvetica Neue" w:cs="Helvetica Neue"/>
                <w:sz w:val="26"/>
                <w:szCs w:val="26"/>
              </w:rPr>
            </w:rPrChange>
          </w:rPr>
          <w:t>. Amsterdam: University of Amsterdam.</w:t>
        </w:r>
      </w:ins>
    </w:p>
    <w:p w14:paraId="12EFB900" w14:textId="77777777" w:rsidR="009341FD" w:rsidRPr="006B17C5" w:rsidRDefault="009341FD">
      <w:pPr>
        <w:rPr>
          <w:ins w:id="12927" w:author="Mosi Adesina Ifatunji" w:date="2025-06-17T18:06:00Z" w16du:dateUtc="2025-06-17T23:06:00Z"/>
          <w:rPrChange w:id="12928" w:author="Mosi Adesina Ifatunji" w:date="2025-07-17T11:52:00Z" w16du:dateUtc="2025-07-17T16:52:00Z">
            <w:rPr>
              <w:ins w:id="12929" w:author="Mosi Adesina Ifatunji" w:date="2025-06-17T18:06:00Z" w16du:dateUtc="2025-06-17T23:06:00Z"/>
              <w:rFonts w:ascii="Helvetica Neue" w:hAnsi="Helvetica Neue" w:cs="Helvetica Neue"/>
              <w:sz w:val="26"/>
              <w:szCs w:val="26"/>
            </w:rPr>
          </w:rPrChange>
        </w:rPr>
        <w:pPrChange w:id="12930" w:author="Mosi Adesina Ifatunji" w:date="2025-10-21T19:50:00Z" w16du:dateUtc="2025-10-22T00:50:00Z">
          <w:pPr>
            <w:autoSpaceDE w:val="0"/>
            <w:autoSpaceDN w:val="0"/>
            <w:adjustRightInd w:val="0"/>
            <w:ind w:right="-720"/>
          </w:pPr>
        </w:pPrChange>
      </w:pPr>
    </w:p>
    <w:p w14:paraId="74E761B0" w14:textId="77777777" w:rsidR="00A32076" w:rsidRPr="006B17C5" w:rsidRDefault="00A32076">
      <w:pPr>
        <w:rPr>
          <w:ins w:id="12931" w:author="Mosi Adesina Ifatunji" w:date="2025-06-17T18:06:00Z" w16du:dateUtc="2025-06-17T23:06:00Z"/>
          <w:rPrChange w:id="12932" w:author="Mosi Adesina Ifatunji" w:date="2025-07-17T11:52:00Z" w16du:dateUtc="2025-07-17T16:52:00Z">
            <w:rPr>
              <w:ins w:id="12933" w:author="Mosi Adesina Ifatunji" w:date="2025-06-17T18:06:00Z" w16du:dateUtc="2025-06-17T23:06:00Z"/>
              <w:rFonts w:ascii="Helvetica Neue" w:hAnsi="Helvetica Neue" w:cs="Helvetica Neue"/>
              <w:sz w:val="26"/>
              <w:szCs w:val="26"/>
            </w:rPr>
          </w:rPrChange>
        </w:rPr>
        <w:pPrChange w:id="12934" w:author="Mosi Adesina Ifatunji" w:date="2025-10-21T19:50:00Z" w16du:dateUtc="2025-10-22T00:50:00Z">
          <w:pPr>
            <w:autoSpaceDE w:val="0"/>
            <w:autoSpaceDN w:val="0"/>
            <w:adjustRightInd w:val="0"/>
            <w:ind w:left="720" w:right="-720" w:hanging="720"/>
          </w:pPr>
        </w:pPrChange>
      </w:pPr>
      <w:ins w:id="12935" w:author="Mosi Adesina Ifatunji" w:date="2025-06-17T18:06:00Z" w16du:dateUtc="2025-06-17T23:06:00Z">
        <w:r w:rsidRPr="006B17C5">
          <w:rPr>
            <w:highlight w:val="yellow"/>
            <w:rPrChange w:id="12936" w:author="Mosi Adesina Ifatunji" w:date="2025-07-17T11:52:00Z" w16du:dateUtc="2025-07-17T16:52:00Z">
              <w:rPr>
                <w:rFonts w:ascii="Helvetica Neue" w:hAnsi="Helvetica Neue" w:cs="Helvetica Neue"/>
                <w:sz w:val="26"/>
                <w:szCs w:val="26"/>
              </w:rPr>
            </w:rPrChange>
          </w:rPr>
          <w:t xml:space="preserve">Hernandez, Morela, Derek R. Avery, Sabrina D. Volpone, and Cheryl R. Kaiser. 2018. "Bargaining while Black: The role of race in salary negotiations." </w:t>
        </w:r>
        <w:r w:rsidRPr="006B17C5">
          <w:rPr>
            <w:i/>
            <w:iCs/>
            <w:highlight w:val="yellow"/>
            <w:rPrChange w:id="12937" w:author="Mosi Adesina Ifatunji" w:date="2025-07-17T11:52:00Z" w16du:dateUtc="2025-07-17T16:52:00Z">
              <w:rPr>
                <w:rFonts w:ascii="Helvetica Neue" w:hAnsi="Helvetica Neue" w:cs="Helvetica Neue"/>
                <w:i/>
                <w:iCs/>
                <w:sz w:val="26"/>
                <w:szCs w:val="26"/>
              </w:rPr>
            </w:rPrChange>
          </w:rPr>
          <w:t>Journal of Applied Psychology</w:t>
        </w:r>
        <w:r w:rsidRPr="006B17C5">
          <w:rPr>
            <w:highlight w:val="yellow"/>
            <w:rPrChange w:id="12938" w:author="Mosi Adesina Ifatunji" w:date="2025-07-17T11:52:00Z" w16du:dateUtc="2025-07-17T16:52:00Z">
              <w:rPr>
                <w:rFonts w:ascii="Helvetica Neue" w:hAnsi="Helvetica Neue" w:cs="Helvetica Neue"/>
                <w:sz w:val="26"/>
                <w:szCs w:val="26"/>
              </w:rPr>
            </w:rPrChange>
          </w:rPr>
          <w:t xml:space="preserve"> 104(4):581–92.</w:t>
        </w:r>
      </w:ins>
    </w:p>
    <w:p w14:paraId="6B9B9BDD" w14:textId="77777777" w:rsidR="00A32076" w:rsidRPr="006B17C5" w:rsidRDefault="00A32076">
      <w:pPr>
        <w:rPr>
          <w:ins w:id="12939" w:author="Mosi Adesina Ifatunji" w:date="2025-06-17T18:06:00Z" w16du:dateUtc="2025-06-17T23:06:00Z"/>
          <w:rPrChange w:id="12940" w:author="Mosi Adesina Ifatunji" w:date="2025-07-17T11:52:00Z" w16du:dateUtc="2025-07-17T16:52:00Z">
            <w:rPr>
              <w:ins w:id="12941" w:author="Mosi Adesina Ifatunji" w:date="2025-06-17T18:06:00Z" w16du:dateUtc="2025-06-17T23:06:00Z"/>
              <w:rFonts w:ascii="Helvetica Neue" w:hAnsi="Helvetica Neue" w:cs="Helvetica Neue"/>
              <w:sz w:val="26"/>
              <w:szCs w:val="26"/>
            </w:rPr>
          </w:rPrChange>
        </w:rPr>
        <w:pPrChange w:id="12942" w:author="Mosi Adesina Ifatunji" w:date="2025-10-21T19:50:00Z" w16du:dateUtc="2025-10-22T00:50:00Z">
          <w:pPr>
            <w:autoSpaceDE w:val="0"/>
            <w:autoSpaceDN w:val="0"/>
            <w:adjustRightInd w:val="0"/>
            <w:ind w:right="-720"/>
          </w:pPr>
        </w:pPrChange>
      </w:pPr>
    </w:p>
    <w:p w14:paraId="29D6BC5C" w14:textId="77777777" w:rsidR="004933C1" w:rsidRPr="006B17C5" w:rsidRDefault="004933C1">
      <w:pPr>
        <w:rPr>
          <w:ins w:id="12943" w:author="Mosi Adesina Ifatunji" w:date="2025-06-17T18:07:00Z" w16du:dateUtc="2025-06-17T23:07:00Z"/>
          <w:rPrChange w:id="12944" w:author="Mosi Adesina Ifatunji" w:date="2025-07-17T11:52:00Z" w16du:dateUtc="2025-07-17T16:52:00Z">
            <w:rPr>
              <w:ins w:id="12945" w:author="Mosi Adesina Ifatunji" w:date="2025-06-17T18:07:00Z" w16du:dateUtc="2025-06-17T23:07:00Z"/>
              <w:rFonts w:ascii="Helvetica Neue" w:hAnsi="Helvetica Neue" w:cs="Helvetica Neue"/>
              <w:sz w:val="26"/>
              <w:szCs w:val="26"/>
            </w:rPr>
          </w:rPrChange>
        </w:rPr>
        <w:pPrChange w:id="12946" w:author="Mosi Adesina Ifatunji" w:date="2025-10-21T19:50:00Z" w16du:dateUtc="2025-10-22T00:50:00Z">
          <w:pPr>
            <w:autoSpaceDE w:val="0"/>
            <w:autoSpaceDN w:val="0"/>
            <w:adjustRightInd w:val="0"/>
            <w:ind w:left="720" w:right="-720" w:hanging="720"/>
          </w:pPr>
        </w:pPrChange>
      </w:pPr>
      <w:ins w:id="12947" w:author="Mosi Adesina Ifatunji" w:date="2025-06-17T18:07:00Z" w16du:dateUtc="2025-06-17T23:07:00Z">
        <w:r w:rsidRPr="006B17C5">
          <w:rPr>
            <w:highlight w:val="yellow"/>
            <w:rPrChange w:id="12948" w:author="Mosi Adesina Ifatunji" w:date="2025-07-17T11:52:00Z" w16du:dateUtc="2025-07-17T16:52:00Z">
              <w:rPr>
                <w:rFonts w:ascii="Helvetica Neue" w:hAnsi="Helvetica Neue" w:cs="Helvetica Neue"/>
                <w:sz w:val="26"/>
                <w:szCs w:val="26"/>
              </w:rPr>
            </w:rPrChange>
          </w:rPr>
          <w:t xml:space="preserve">Holck, Lotte. 2018. "Unequal by structure: Exploring the structural embeddedness of organizational diversity." </w:t>
        </w:r>
        <w:r w:rsidRPr="006B17C5">
          <w:rPr>
            <w:i/>
            <w:iCs/>
            <w:highlight w:val="yellow"/>
            <w:rPrChange w:id="12949" w:author="Mosi Adesina Ifatunji" w:date="2025-07-17T11:52:00Z" w16du:dateUtc="2025-07-17T16:52:00Z">
              <w:rPr>
                <w:rFonts w:ascii="Helvetica Neue" w:hAnsi="Helvetica Neue" w:cs="Helvetica Neue"/>
                <w:i/>
                <w:iCs/>
                <w:sz w:val="26"/>
                <w:szCs w:val="26"/>
              </w:rPr>
            </w:rPrChange>
          </w:rPr>
          <w:t>Organization</w:t>
        </w:r>
        <w:r w:rsidRPr="006B17C5">
          <w:rPr>
            <w:highlight w:val="yellow"/>
            <w:rPrChange w:id="12950" w:author="Mosi Adesina Ifatunji" w:date="2025-07-17T11:52:00Z" w16du:dateUtc="2025-07-17T16:52:00Z">
              <w:rPr>
                <w:rFonts w:ascii="Helvetica Neue" w:hAnsi="Helvetica Neue" w:cs="Helvetica Neue"/>
                <w:sz w:val="26"/>
                <w:szCs w:val="26"/>
              </w:rPr>
            </w:rPrChange>
          </w:rPr>
          <w:t xml:space="preserve"> 25(2):242–59.</w:t>
        </w:r>
      </w:ins>
    </w:p>
    <w:p w14:paraId="2E04E466" w14:textId="77777777" w:rsidR="004933C1" w:rsidRPr="00B92532" w:rsidRDefault="004933C1" w:rsidP="007B100A">
      <w:pPr>
        <w:rPr>
          <w:ins w:id="12951" w:author="Mosi Adesina Ifatunji" w:date="2025-07-10T18:31:00Z" w16du:dateUtc="2025-07-10T23:31:00Z"/>
        </w:rPr>
      </w:pPr>
    </w:p>
    <w:p w14:paraId="4F2E71EB" w14:textId="77777777" w:rsidR="004A5368" w:rsidRPr="006B17C5" w:rsidRDefault="004A5368">
      <w:pPr>
        <w:rPr>
          <w:ins w:id="12952" w:author="Mosi Adesina Ifatunji" w:date="2025-06-17T18:07:00Z" w16du:dateUtc="2025-06-17T23:07:00Z"/>
          <w:rPrChange w:id="12953" w:author="Mosi Adesina Ifatunji" w:date="2025-07-17T11:52:00Z" w16du:dateUtc="2025-07-17T16:52:00Z">
            <w:rPr>
              <w:ins w:id="12954" w:author="Mosi Adesina Ifatunji" w:date="2025-06-17T18:07:00Z" w16du:dateUtc="2025-06-17T23:07:00Z"/>
              <w:rFonts w:ascii="Helvetica Neue" w:hAnsi="Helvetica Neue" w:cs="Helvetica Neue"/>
              <w:sz w:val="26"/>
              <w:szCs w:val="26"/>
            </w:rPr>
          </w:rPrChange>
        </w:rPr>
        <w:pPrChange w:id="12955" w:author="Mosi Adesina Ifatunji" w:date="2025-10-21T19:50:00Z" w16du:dateUtc="2025-10-22T00:50:00Z">
          <w:pPr>
            <w:autoSpaceDE w:val="0"/>
            <w:autoSpaceDN w:val="0"/>
            <w:adjustRightInd w:val="0"/>
            <w:ind w:right="-720"/>
          </w:pPr>
        </w:pPrChange>
      </w:pPr>
    </w:p>
    <w:p w14:paraId="12C7B1C7" w14:textId="77777777" w:rsidR="00AD436F" w:rsidRPr="006B17C5" w:rsidRDefault="00AD436F">
      <w:pPr>
        <w:rPr>
          <w:ins w:id="12956" w:author="Mosi Adesina Ifatunji" w:date="2025-06-17T18:07:00Z" w16du:dateUtc="2025-06-17T23:07:00Z"/>
          <w:rPrChange w:id="12957" w:author="Mosi Adesina Ifatunji" w:date="2025-07-17T11:52:00Z" w16du:dateUtc="2025-07-17T16:52:00Z">
            <w:rPr>
              <w:ins w:id="12958" w:author="Mosi Adesina Ifatunji" w:date="2025-06-17T18:07:00Z" w16du:dateUtc="2025-06-17T23:07:00Z"/>
              <w:rFonts w:ascii="Helvetica Neue" w:hAnsi="Helvetica Neue" w:cs="Helvetica Neue"/>
              <w:sz w:val="26"/>
              <w:szCs w:val="26"/>
            </w:rPr>
          </w:rPrChange>
        </w:rPr>
        <w:pPrChange w:id="12959" w:author="Mosi Adesina Ifatunji" w:date="2025-10-21T19:50:00Z" w16du:dateUtc="2025-10-22T00:50:00Z">
          <w:pPr>
            <w:autoSpaceDE w:val="0"/>
            <w:autoSpaceDN w:val="0"/>
            <w:adjustRightInd w:val="0"/>
            <w:ind w:left="720" w:right="-720" w:hanging="720"/>
          </w:pPr>
        </w:pPrChange>
      </w:pPr>
      <w:ins w:id="12960" w:author="Mosi Adesina Ifatunji" w:date="2025-06-17T18:07:00Z" w16du:dateUtc="2025-06-17T23:07:00Z">
        <w:r w:rsidRPr="006B17C5">
          <w:rPr>
            <w:highlight w:val="yellow"/>
            <w:rPrChange w:id="12961" w:author="Mosi Adesina Ifatunji" w:date="2025-07-17T11:52:00Z" w16du:dateUtc="2025-07-17T16:52:00Z">
              <w:rPr>
                <w:rFonts w:ascii="Helvetica Neue" w:hAnsi="Helvetica Neue" w:cs="Helvetica Neue"/>
                <w:sz w:val="26"/>
                <w:szCs w:val="26"/>
              </w:rPr>
            </w:rPrChange>
          </w:rPr>
          <w:t xml:space="preserve">Rosette, Ashleigh Shelby, Modupe Akinola, and Anyi Ma. 2018. "Subtle discrimination in the workplace: Individual-level factors and processes." Pp. 7–24 in </w:t>
        </w:r>
        <w:r w:rsidRPr="006B17C5">
          <w:rPr>
            <w:i/>
            <w:iCs/>
            <w:highlight w:val="yellow"/>
            <w:rPrChange w:id="12962" w:author="Mosi Adesina Ifatunji" w:date="2025-07-17T11:52:00Z" w16du:dateUtc="2025-07-17T16:52:00Z">
              <w:rPr>
                <w:rFonts w:ascii="Helvetica Neue" w:hAnsi="Helvetica Neue" w:cs="Helvetica Neue"/>
                <w:i/>
                <w:iCs/>
                <w:sz w:val="26"/>
                <w:szCs w:val="26"/>
              </w:rPr>
            </w:rPrChange>
          </w:rPr>
          <w:t>The Oxford handbook of workplace discrimination.</w:t>
        </w:r>
        <w:r w:rsidRPr="006B17C5">
          <w:rPr>
            <w:highlight w:val="yellow"/>
            <w:rPrChange w:id="12963" w:author="Mosi Adesina Ifatunji" w:date="2025-07-17T11:52:00Z" w16du:dateUtc="2025-07-17T16:52:00Z">
              <w:rPr>
                <w:rFonts w:ascii="Helvetica Neue" w:hAnsi="Helvetica Neue" w:cs="Helvetica Neue"/>
                <w:sz w:val="26"/>
                <w:szCs w:val="26"/>
              </w:rPr>
            </w:rPrChange>
          </w:rPr>
          <w:t xml:space="preserve"> New York, NY, US: Oxford University Press.</w:t>
        </w:r>
      </w:ins>
    </w:p>
    <w:p w14:paraId="11FBD28C" w14:textId="77777777" w:rsidR="00AD436F" w:rsidRPr="006B17C5" w:rsidRDefault="00AD436F">
      <w:pPr>
        <w:rPr>
          <w:ins w:id="12964" w:author="Mosi Adesina Ifatunji" w:date="2025-06-17T18:07:00Z" w16du:dateUtc="2025-06-17T23:07:00Z"/>
          <w:rPrChange w:id="12965" w:author="Mosi Adesina Ifatunji" w:date="2025-07-17T11:52:00Z" w16du:dateUtc="2025-07-17T16:52:00Z">
            <w:rPr>
              <w:ins w:id="12966" w:author="Mosi Adesina Ifatunji" w:date="2025-06-17T18:07:00Z" w16du:dateUtc="2025-06-17T23:07:00Z"/>
              <w:rFonts w:ascii="Helvetica Neue" w:hAnsi="Helvetica Neue" w:cs="Helvetica Neue"/>
              <w:sz w:val="26"/>
              <w:szCs w:val="26"/>
            </w:rPr>
          </w:rPrChange>
        </w:rPr>
        <w:pPrChange w:id="12967" w:author="Mosi Adesina Ifatunji" w:date="2025-10-21T19:50:00Z" w16du:dateUtc="2025-10-22T00:50:00Z">
          <w:pPr>
            <w:autoSpaceDE w:val="0"/>
            <w:autoSpaceDN w:val="0"/>
            <w:adjustRightInd w:val="0"/>
            <w:ind w:right="-720"/>
          </w:pPr>
        </w:pPrChange>
      </w:pPr>
    </w:p>
    <w:p w14:paraId="2A5EAFAD" w14:textId="77777777" w:rsidR="00CB37C1" w:rsidRPr="006B17C5" w:rsidRDefault="00CB37C1">
      <w:pPr>
        <w:rPr>
          <w:ins w:id="12968" w:author="Mosi Adesina Ifatunji" w:date="2025-06-17T18:10:00Z" w16du:dateUtc="2025-06-17T23:10:00Z"/>
          <w:rPrChange w:id="12969" w:author="Mosi Adesina Ifatunji" w:date="2025-07-17T11:52:00Z" w16du:dateUtc="2025-07-17T16:52:00Z">
            <w:rPr>
              <w:ins w:id="12970" w:author="Mosi Adesina Ifatunji" w:date="2025-06-17T18:10:00Z" w16du:dateUtc="2025-06-17T23:10:00Z"/>
              <w:rFonts w:ascii="Helvetica Neue" w:hAnsi="Helvetica Neue" w:cs="Helvetica Neue"/>
              <w:sz w:val="26"/>
              <w:szCs w:val="26"/>
            </w:rPr>
          </w:rPrChange>
        </w:rPr>
        <w:pPrChange w:id="12971" w:author="Mosi Adesina Ifatunji" w:date="2025-10-21T19:50:00Z" w16du:dateUtc="2025-10-22T00:50:00Z">
          <w:pPr>
            <w:autoSpaceDE w:val="0"/>
            <w:autoSpaceDN w:val="0"/>
            <w:adjustRightInd w:val="0"/>
            <w:ind w:left="720" w:right="-720" w:hanging="720"/>
          </w:pPr>
        </w:pPrChange>
      </w:pPr>
      <w:ins w:id="12972" w:author="Mosi Adesina Ifatunji" w:date="2025-06-17T18:10:00Z" w16du:dateUtc="2025-06-17T23:10:00Z">
        <w:r w:rsidRPr="006B17C5">
          <w:rPr>
            <w:highlight w:val="yellow"/>
            <w:rPrChange w:id="12973" w:author="Mosi Adesina Ifatunji" w:date="2025-07-17T11:52:00Z" w16du:dateUtc="2025-07-17T16:52:00Z">
              <w:rPr>
                <w:rFonts w:ascii="Helvetica Neue" w:hAnsi="Helvetica Neue" w:cs="Helvetica Neue"/>
                <w:sz w:val="26"/>
                <w:szCs w:val="26"/>
              </w:rPr>
            </w:rPrChange>
          </w:rPr>
          <w:t xml:space="preserve">Whysall, Zara. 2018. "Cognitive biases in recruitment, selection, and promotion: The risk of subconscious discrimination." Pp. 215–43 in </w:t>
        </w:r>
        <w:r w:rsidRPr="006B17C5">
          <w:rPr>
            <w:i/>
            <w:iCs/>
            <w:highlight w:val="yellow"/>
            <w:rPrChange w:id="12974" w:author="Mosi Adesina Ifatunji" w:date="2025-07-17T11:52:00Z" w16du:dateUtc="2025-07-17T16:52:00Z">
              <w:rPr>
                <w:rFonts w:ascii="Helvetica Neue" w:hAnsi="Helvetica Neue" w:cs="Helvetica Neue"/>
                <w:i/>
                <w:iCs/>
                <w:sz w:val="26"/>
                <w:szCs w:val="26"/>
              </w:rPr>
            </w:rPrChange>
          </w:rPr>
          <w:t>Hidden Inequalities in the Workplace</w:t>
        </w:r>
        <w:r w:rsidRPr="006B17C5">
          <w:rPr>
            <w:highlight w:val="yellow"/>
            <w:rPrChange w:id="12975" w:author="Mosi Adesina Ifatunji" w:date="2025-07-17T11:52:00Z" w16du:dateUtc="2025-07-17T16:52:00Z">
              <w:rPr>
                <w:rFonts w:ascii="Helvetica Neue" w:hAnsi="Helvetica Neue" w:cs="Helvetica Neue"/>
                <w:sz w:val="26"/>
                <w:szCs w:val="26"/>
              </w:rPr>
            </w:rPrChange>
          </w:rPr>
          <w:t>: Springer.</w:t>
        </w:r>
      </w:ins>
    </w:p>
    <w:p w14:paraId="0D864CCD" w14:textId="77777777" w:rsidR="00CB37C1" w:rsidRPr="006B17C5" w:rsidRDefault="00CB37C1">
      <w:pPr>
        <w:rPr>
          <w:ins w:id="12976" w:author="Mosi Adesina Ifatunji" w:date="2025-06-17T18:12:00Z" w16du:dateUtc="2025-06-17T23:12:00Z"/>
          <w:rPrChange w:id="12977" w:author="Mosi Adesina Ifatunji" w:date="2025-07-17T11:52:00Z" w16du:dateUtc="2025-07-17T16:52:00Z">
            <w:rPr>
              <w:ins w:id="12978" w:author="Mosi Adesina Ifatunji" w:date="2025-06-17T18:12:00Z" w16du:dateUtc="2025-06-17T23:12:00Z"/>
              <w:rFonts w:ascii="Helvetica Neue" w:hAnsi="Helvetica Neue" w:cs="Helvetica Neue"/>
              <w:sz w:val="26"/>
              <w:szCs w:val="26"/>
            </w:rPr>
          </w:rPrChange>
        </w:rPr>
        <w:pPrChange w:id="12979" w:author="Mosi Adesina Ifatunji" w:date="2025-10-21T19:50:00Z" w16du:dateUtc="2025-10-22T00:50:00Z">
          <w:pPr>
            <w:autoSpaceDE w:val="0"/>
            <w:autoSpaceDN w:val="0"/>
            <w:adjustRightInd w:val="0"/>
            <w:ind w:right="-720"/>
          </w:pPr>
        </w:pPrChange>
      </w:pPr>
    </w:p>
    <w:p w14:paraId="1545DA47" w14:textId="77777777" w:rsidR="00427D8D" w:rsidRPr="006B17C5" w:rsidRDefault="00427D8D">
      <w:pPr>
        <w:rPr>
          <w:ins w:id="12980" w:author="Mosi Adesina Ifatunji" w:date="2025-06-17T18:12:00Z" w16du:dateUtc="2025-06-17T23:12:00Z"/>
          <w:rPrChange w:id="12981" w:author="Mosi Adesina Ifatunji" w:date="2025-07-17T11:52:00Z" w16du:dateUtc="2025-07-17T16:52:00Z">
            <w:rPr>
              <w:ins w:id="12982" w:author="Mosi Adesina Ifatunji" w:date="2025-06-17T18:12:00Z" w16du:dateUtc="2025-06-17T23:12:00Z"/>
              <w:rFonts w:ascii="Helvetica Neue" w:hAnsi="Helvetica Neue" w:cs="Helvetica Neue"/>
              <w:sz w:val="26"/>
              <w:szCs w:val="26"/>
            </w:rPr>
          </w:rPrChange>
        </w:rPr>
        <w:pPrChange w:id="12983" w:author="Mosi Adesina Ifatunji" w:date="2025-10-21T19:50:00Z" w16du:dateUtc="2025-10-22T00:50:00Z">
          <w:pPr>
            <w:autoSpaceDE w:val="0"/>
            <w:autoSpaceDN w:val="0"/>
            <w:adjustRightInd w:val="0"/>
            <w:ind w:left="720" w:right="-720" w:hanging="720"/>
          </w:pPr>
        </w:pPrChange>
      </w:pPr>
      <w:ins w:id="12984" w:author="Mosi Adesina Ifatunji" w:date="2025-06-17T18:12:00Z" w16du:dateUtc="2025-06-17T23:12:00Z">
        <w:r w:rsidRPr="006B17C5">
          <w:rPr>
            <w:highlight w:val="yellow"/>
            <w:rPrChange w:id="12985" w:author="Mosi Adesina Ifatunji" w:date="2025-07-17T11:52:00Z" w16du:dateUtc="2025-07-17T16:52:00Z">
              <w:rPr>
                <w:rFonts w:ascii="Helvetica Neue" w:hAnsi="Helvetica Neue" w:cs="Helvetica Neue"/>
                <w:sz w:val="26"/>
                <w:szCs w:val="26"/>
              </w:rPr>
            </w:rPrChange>
          </w:rPr>
          <w:t xml:space="preserve">Haveman, Heather A., and Rachel </w:t>
        </w:r>
        <w:proofErr w:type="spellStart"/>
        <w:r w:rsidRPr="006B17C5">
          <w:rPr>
            <w:highlight w:val="yellow"/>
            <w:rPrChange w:id="12986" w:author="Mosi Adesina Ifatunji" w:date="2025-07-17T11:52:00Z" w16du:dateUtc="2025-07-17T16:52:00Z">
              <w:rPr>
                <w:rFonts w:ascii="Helvetica Neue" w:hAnsi="Helvetica Neue" w:cs="Helvetica Neue"/>
                <w:sz w:val="26"/>
                <w:szCs w:val="26"/>
              </w:rPr>
            </w:rPrChange>
          </w:rPr>
          <w:t>Wetts</w:t>
        </w:r>
        <w:proofErr w:type="spellEnd"/>
        <w:r w:rsidRPr="006B17C5">
          <w:rPr>
            <w:highlight w:val="yellow"/>
            <w:rPrChange w:id="12987" w:author="Mosi Adesina Ifatunji" w:date="2025-07-17T11:52:00Z" w16du:dateUtc="2025-07-17T16:52:00Z">
              <w:rPr>
                <w:rFonts w:ascii="Helvetica Neue" w:hAnsi="Helvetica Neue" w:cs="Helvetica Neue"/>
                <w:sz w:val="26"/>
                <w:szCs w:val="26"/>
              </w:rPr>
            </w:rPrChange>
          </w:rPr>
          <w:t xml:space="preserve">. 2019. "Contemporary organizational theory: The demographic, relational, and cultural perspectives." </w:t>
        </w:r>
        <w:r w:rsidRPr="006B17C5">
          <w:rPr>
            <w:i/>
            <w:iCs/>
            <w:highlight w:val="yellow"/>
            <w:rPrChange w:id="12988" w:author="Mosi Adesina Ifatunji" w:date="2025-07-17T11:52:00Z" w16du:dateUtc="2025-07-17T16:52:00Z">
              <w:rPr>
                <w:rFonts w:ascii="Helvetica Neue" w:hAnsi="Helvetica Neue" w:cs="Helvetica Neue"/>
                <w:i/>
                <w:iCs/>
                <w:sz w:val="26"/>
                <w:szCs w:val="26"/>
              </w:rPr>
            </w:rPrChange>
          </w:rPr>
          <w:t>Sociology Compass</w:t>
        </w:r>
        <w:r w:rsidRPr="006B17C5">
          <w:rPr>
            <w:highlight w:val="yellow"/>
            <w:rPrChange w:id="12989" w:author="Mosi Adesina Ifatunji" w:date="2025-07-17T11:52:00Z" w16du:dateUtc="2025-07-17T16:52:00Z">
              <w:rPr>
                <w:rFonts w:ascii="Helvetica Neue" w:hAnsi="Helvetica Neue" w:cs="Helvetica Neue"/>
                <w:sz w:val="26"/>
                <w:szCs w:val="26"/>
              </w:rPr>
            </w:rPrChange>
          </w:rPr>
          <w:t xml:space="preserve"> 13(3).</w:t>
        </w:r>
      </w:ins>
    </w:p>
    <w:p w14:paraId="33D38EF7" w14:textId="77777777" w:rsidR="00427D8D" w:rsidRPr="006B17C5" w:rsidRDefault="00427D8D">
      <w:pPr>
        <w:rPr>
          <w:ins w:id="12990" w:author="Mosi Adesina Ifatunji" w:date="2025-06-17T18:12:00Z" w16du:dateUtc="2025-06-17T23:12:00Z"/>
          <w:rPrChange w:id="12991" w:author="Mosi Adesina Ifatunji" w:date="2025-07-17T11:52:00Z" w16du:dateUtc="2025-07-17T16:52:00Z">
            <w:rPr>
              <w:ins w:id="12992" w:author="Mosi Adesina Ifatunji" w:date="2025-06-17T18:12:00Z" w16du:dateUtc="2025-06-17T23:12:00Z"/>
              <w:rFonts w:ascii="Helvetica Neue" w:hAnsi="Helvetica Neue" w:cs="Helvetica Neue"/>
              <w:sz w:val="26"/>
              <w:szCs w:val="26"/>
            </w:rPr>
          </w:rPrChange>
        </w:rPr>
        <w:pPrChange w:id="12993" w:author="Mosi Adesina Ifatunji" w:date="2025-10-21T19:50:00Z" w16du:dateUtc="2025-10-22T00:50:00Z">
          <w:pPr>
            <w:autoSpaceDE w:val="0"/>
            <w:autoSpaceDN w:val="0"/>
            <w:adjustRightInd w:val="0"/>
            <w:ind w:right="-720"/>
          </w:pPr>
        </w:pPrChange>
      </w:pPr>
    </w:p>
    <w:p w14:paraId="030716EF" w14:textId="77777777" w:rsidR="002E6C9B" w:rsidRPr="006B17C5" w:rsidRDefault="002E6C9B">
      <w:pPr>
        <w:rPr>
          <w:ins w:id="12994" w:author="Mosi Adesina Ifatunji" w:date="2025-06-17T18:12:00Z" w16du:dateUtc="2025-06-17T23:12:00Z"/>
          <w:rPrChange w:id="12995" w:author="Mosi Adesina Ifatunji" w:date="2025-07-17T11:52:00Z" w16du:dateUtc="2025-07-17T16:52:00Z">
            <w:rPr>
              <w:ins w:id="12996" w:author="Mosi Adesina Ifatunji" w:date="2025-06-17T18:12:00Z" w16du:dateUtc="2025-06-17T23:12:00Z"/>
              <w:rFonts w:ascii="Helvetica Neue" w:hAnsi="Helvetica Neue" w:cs="Helvetica Neue"/>
              <w:sz w:val="26"/>
              <w:szCs w:val="26"/>
            </w:rPr>
          </w:rPrChange>
        </w:rPr>
        <w:pPrChange w:id="12997" w:author="Mosi Adesina Ifatunji" w:date="2025-10-21T19:50:00Z" w16du:dateUtc="2025-10-22T00:50:00Z">
          <w:pPr>
            <w:autoSpaceDE w:val="0"/>
            <w:autoSpaceDN w:val="0"/>
            <w:adjustRightInd w:val="0"/>
            <w:ind w:left="720" w:right="-720" w:hanging="720"/>
          </w:pPr>
        </w:pPrChange>
      </w:pPr>
      <w:ins w:id="12998" w:author="Mosi Adesina Ifatunji" w:date="2025-06-17T18:12:00Z" w16du:dateUtc="2025-06-17T23:12:00Z">
        <w:r w:rsidRPr="006B17C5">
          <w:rPr>
            <w:highlight w:val="yellow"/>
            <w:rPrChange w:id="12999" w:author="Mosi Adesina Ifatunji" w:date="2025-07-17T11:52:00Z" w16du:dateUtc="2025-07-17T16:52:00Z">
              <w:rPr>
                <w:rFonts w:ascii="Helvetica Neue" w:hAnsi="Helvetica Neue" w:cs="Helvetica Neue"/>
                <w:sz w:val="26"/>
                <w:szCs w:val="26"/>
              </w:rPr>
            </w:rPrChange>
          </w:rPr>
          <w:t xml:space="preserve">Nelson, Jennifer L. 2019. "How Organizational Minorities Form and Use Social Ties: Evidence from Teachers in Majority-White and Majority-Black Schools." </w:t>
        </w:r>
        <w:r w:rsidRPr="006B17C5">
          <w:rPr>
            <w:i/>
            <w:iCs/>
            <w:highlight w:val="yellow"/>
            <w:rPrChange w:id="13000" w:author="Mosi Adesina Ifatunji" w:date="2025-07-17T11:52:00Z" w16du:dateUtc="2025-07-17T16:52:00Z">
              <w:rPr>
                <w:rFonts w:ascii="Helvetica Neue" w:hAnsi="Helvetica Neue" w:cs="Helvetica Neue"/>
                <w:i/>
                <w:iCs/>
                <w:sz w:val="26"/>
                <w:szCs w:val="26"/>
              </w:rPr>
            </w:rPrChange>
          </w:rPr>
          <w:t>American Journal of Sociology</w:t>
        </w:r>
        <w:r w:rsidRPr="006B17C5">
          <w:rPr>
            <w:highlight w:val="yellow"/>
            <w:rPrChange w:id="13001" w:author="Mosi Adesina Ifatunji" w:date="2025-07-17T11:52:00Z" w16du:dateUtc="2025-07-17T16:52:00Z">
              <w:rPr>
                <w:rFonts w:ascii="Helvetica Neue" w:hAnsi="Helvetica Neue" w:cs="Helvetica Neue"/>
                <w:sz w:val="26"/>
                <w:szCs w:val="26"/>
              </w:rPr>
            </w:rPrChange>
          </w:rPr>
          <w:t xml:space="preserve"> 125(2):382–430.</w:t>
        </w:r>
      </w:ins>
    </w:p>
    <w:p w14:paraId="42076ED2" w14:textId="77777777" w:rsidR="002E6C9B" w:rsidRPr="006B17C5" w:rsidRDefault="002E6C9B">
      <w:pPr>
        <w:rPr>
          <w:ins w:id="13002" w:author="Mosi Adesina Ifatunji" w:date="2025-06-17T18:13:00Z" w16du:dateUtc="2025-06-17T23:13:00Z"/>
          <w:rPrChange w:id="13003" w:author="Mosi Adesina Ifatunji" w:date="2025-07-17T11:52:00Z" w16du:dateUtc="2025-07-17T16:52:00Z">
            <w:rPr>
              <w:ins w:id="13004" w:author="Mosi Adesina Ifatunji" w:date="2025-06-17T18:13:00Z" w16du:dateUtc="2025-06-17T23:13:00Z"/>
              <w:rFonts w:ascii="Helvetica Neue" w:hAnsi="Helvetica Neue" w:cs="Helvetica Neue"/>
              <w:sz w:val="26"/>
              <w:szCs w:val="26"/>
            </w:rPr>
          </w:rPrChange>
        </w:rPr>
        <w:pPrChange w:id="13005" w:author="Mosi Adesina Ifatunji" w:date="2025-10-21T19:50:00Z" w16du:dateUtc="2025-10-22T00:50:00Z">
          <w:pPr>
            <w:autoSpaceDE w:val="0"/>
            <w:autoSpaceDN w:val="0"/>
            <w:adjustRightInd w:val="0"/>
            <w:ind w:right="-720"/>
          </w:pPr>
        </w:pPrChange>
      </w:pPr>
    </w:p>
    <w:p w14:paraId="198EDF50" w14:textId="77777777" w:rsidR="002E6C9B" w:rsidRPr="006B17C5" w:rsidRDefault="002E6C9B">
      <w:pPr>
        <w:rPr>
          <w:ins w:id="13006" w:author="Mosi Adesina Ifatunji" w:date="2025-06-17T18:13:00Z" w16du:dateUtc="2025-06-17T23:13:00Z"/>
          <w:rPrChange w:id="13007" w:author="Mosi Adesina Ifatunji" w:date="2025-07-17T11:52:00Z" w16du:dateUtc="2025-07-17T16:52:00Z">
            <w:rPr>
              <w:ins w:id="13008" w:author="Mosi Adesina Ifatunji" w:date="2025-06-17T18:13:00Z" w16du:dateUtc="2025-06-17T23:13:00Z"/>
              <w:rFonts w:ascii="Helvetica Neue" w:hAnsi="Helvetica Neue" w:cs="Helvetica Neue"/>
              <w:sz w:val="26"/>
              <w:szCs w:val="26"/>
            </w:rPr>
          </w:rPrChange>
        </w:rPr>
        <w:pPrChange w:id="13009" w:author="Mosi Adesina Ifatunji" w:date="2025-10-21T19:50:00Z" w16du:dateUtc="2025-10-22T00:50:00Z">
          <w:pPr>
            <w:autoSpaceDE w:val="0"/>
            <w:autoSpaceDN w:val="0"/>
            <w:adjustRightInd w:val="0"/>
            <w:ind w:left="720" w:right="-720" w:hanging="720"/>
          </w:pPr>
        </w:pPrChange>
      </w:pPr>
      <w:ins w:id="13010" w:author="Mosi Adesina Ifatunji" w:date="2025-06-17T18:13:00Z" w16du:dateUtc="2025-06-17T23:13:00Z">
        <w:r w:rsidRPr="006B17C5">
          <w:rPr>
            <w:highlight w:val="yellow"/>
            <w:rPrChange w:id="13011" w:author="Mosi Adesina Ifatunji" w:date="2025-07-17T11:52:00Z" w16du:dateUtc="2025-07-17T16:52:00Z">
              <w:rPr>
                <w:rFonts w:ascii="Helvetica Neue" w:hAnsi="Helvetica Neue" w:cs="Helvetica Neue"/>
                <w:sz w:val="26"/>
                <w:szCs w:val="26"/>
              </w:rPr>
            </w:rPrChange>
          </w:rPr>
          <w:t xml:space="preserve">Ray, Victor. 2019. "A Theory of Racialized Organizations." </w:t>
        </w:r>
        <w:r w:rsidRPr="006B17C5">
          <w:rPr>
            <w:i/>
            <w:iCs/>
            <w:highlight w:val="yellow"/>
            <w:rPrChange w:id="13012" w:author="Mosi Adesina Ifatunji" w:date="2025-07-17T11:52:00Z" w16du:dateUtc="2025-07-17T16:52:00Z">
              <w:rPr>
                <w:rFonts w:ascii="Helvetica Neue" w:hAnsi="Helvetica Neue" w:cs="Helvetica Neue"/>
                <w:i/>
                <w:iCs/>
                <w:sz w:val="26"/>
                <w:szCs w:val="26"/>
              </w:rPr>
            </w:rPrChange>
          </w:rPr>
          <w:t>American Sociological Review</w:t>
        </w:r>
        <w:r w:rsidRPr="006B17C5">
          <w:rPr>
            <w:highlight w:val="yellow"/>
            <w:rPrChange w:id="13013" w:author="Mosi Adesina Ifatunji" w:date="2025-07-17T11:52:00Z" w16du:dateUtc="2025-07-17T16:52:00Z">
              <w:rPr>
                <w:rFonts w:ascii="Helvetica Neue" w:hAnsi="Helvetica Neue" w:cs="Helvetica Neue"/>
                <w:sz w:val="26"/>
                <w:szCs w:val="26"/>
              </w:rPr>
            </w:rPrChange>
          </w:rPr>
          <w:t xml:space="preserve"> 84(1):26–53.</w:t>
        </w:r>
      </w:ins>
    </w:p>
    <w:p w14:paraId="1919B903" w14:textId="77777777" w:rsidR="002E6C9B" w:rsidRPr="006B17C5" w:rsidRDefault="002E6C9B">
      <w:pPr>
        <w:rPr>
          <w:ins w:id="13014" w:author="Mosi Adesina Ifatunji" w:date="2025-06-17T18:15:00Z" w16du:dateUtc="2025-06-17T23:15:00Z"/>
          <w:rPrChange w:id="13015" w:author="Mosi Adesina Ifatunji" w:date="2025-07-17T11:52:00Z" w16du:dateUtc="2025-07-17T16:52:00Z">
            <w:rPr>
              <w:ins w:id="13016" w:author="Mosi Adesina Ifatunji" w:date="2025-06-17T18:15:00Z" w16du:dateUtc="2025-06-17T23:15:00Z"/>
              <w:rFonts w:ascii="Helvetica Neue" w:hAnsi="Helvetica Neue" w:cs="Helvetica Neue"/>
              <w:sz w:val="26"/>
              <w:szCs w:val="26"/>
            </w:rPr>
          </w:rPrChange>
        </w:rPr>
        <w:pPrChange w:id="13017" w:author="Mosi Adesina Ifatunji" w:date="2025-10-21T19:50:00Z" w16du:dateUtc="2025-10-22T00:50:00Z">
          <w:pPr>
            <w:autoSpaceDE w:val="0"/>
            <w:autoSpaceDN w:val="0"/>
            <w:adjustRightInd w:val="0"/>
            <w:ind w:right="-720"/>
          </w:pPr>
        </w:pPrChange>
      </w:pPr>
    </w:p>
    <w:p w14:paraId="5FE21B81" w14:textId="77777777" w:rsidR="0049758B" w:rsidRPr="006B17C5" w:rsidRDefault="0049758B">
      <w:pPr>
        <w:rPr>
          <w:ins w:id="13018" w:author="Mosi Adesina Ifatunji" w:date="2025-06-17T18:15:00Z" w16du:dateUtc="2025-06-17T23:15:00Z"/>
          <w:rPrChange w:id="13019" w:author="Mosi Adesina Ifatunji" w:date="2025-07-17T11:52:00Z" w16du:dateUtc="2025-07-17T16:52:00Z">
            <w:rPr>
              <w:ins w:id="13020" w:author="Mosi Adesina Ifatunji" w:date="2025-06-17T18:15:00Z" w16du:dateUtc="2025-06-17T23:15:00Z"/>
              <w:rFonts w:ascii="Helvetica Neue" w:hAnsi="Helvetica Neue" w:cs="Helvetica Neue"/>
              <w:sz w:val="26"/>
              <w:szCs w:val="26"/>
            </w:rPr>
          </w:rPrChange>
        </w:rPr>
        <w:pPrChange w:id="13021" w:author="Mosi Adesina Ifatunji" w:date="2025-10-21T19:50:00Z" w16du:dateUtc="2025-10-22T00:50:00Z">
          <w:pPr>
            <w:autoSpaceDE w:val="0"/>
            <w:autoSpaceDN w:val="0"/>
            <w:adjustRightInd w:val="0"/>
            <w:ind w:left="720" w:right="-720" w:hanging="720"/>
          </w:pPr>
        </w:pPrChange>
      </w:pPr>
      <w:ins w:id="13022" w:author="Mosi Adesina Ifatunji" w:date="2025-06-17T18:15:00Z" w16du:dateUtc="2025-06-17T23:15:00Z">
        <w:r w:rsidRPr="006B17C5">
          <w:rPr>
            <w:highlight w:val="yellow"/>
            <w:rPrChange w:id="13023" w:author="Mosi Adesina Ifatunji" w:date="2025-07-17T11:52:00Z" w16du:dateUtc="2025-07-17T16:52:00Z">
              <w:rPr>
                <w:rFonts w:ascii="Helvetica Neue" w:hAnsi="Helvetica Neue" w:cs="Helvetica Neue"/>
                <w:sz w:val="26"/>
                <w:szCs w:val="26"/>
              </w:rPr>
            </w:rPrChange>
          </w:rPr>
          <w:t xml:space="preserve">Taylor, Tiffany, Alison Buck, Katrina R. Bloch, and Brianna Turgeon. 2019. "Gender composition and share of management: Tipping points in US workplaces, 1980-2005." </w:t>
        </w:r>
        <w:r w:rsidRPr="006B17C5">
          <w:rPr>
            <w:i/>
            <w:iCs/>
            <w:highlight w:val="yellow"/>
            <w:rPrChange w:id="13024" w:author="Mosi Adesina Ifatunji" w:date="2025-07-17T11:52:00Z" w16du:dateUtc="2025-07-17T16:52:00Z">
              <w:rPr>
                <w:rFonts w:ascii="Helvetica Neue" w:hAnsi="Helvetica Neue" w:cs="Helvetica Neue"/>
                <w:i/>
                <w:iCs/>
                <w:sz w:val="26"/>
                <w:szCs w:val="26"/>
              </w:rPr>
            </w:rPrChange>
          </w:rPr>
          <w:t>Social Science Journal</w:t>
        </w:r>
        <w:r w:rsidRPr="006B17C5">
          <w:rPr>
            <w:highlight w:val="yellow"/>
            <w:rPrChange w:id="13025" w:author="Mosi Adesina Ifatunji" w:date="2025-07-17T11:52:00Z" w16du:dateUtc="2025-07-17T16:52:00Z">
              <w:rPr>
                <w:rFonts w:ascii="Helvetica Neue" w:hAnsi="Helvetica Neue" w:cs="Helvetica Neue"/>
                <w:sz w:val="26"/>
                <w:szCs w:val="26"/>
              </w:rPr>
            </w:rPrChange>
          </w:rPr>
          <w:t xml:space="preserve"> 56(1):48–59.</w:t>
        </w:r>
      </w:ins>
    </w:p>
    <w:p w14:paraId="00461648" w14:textId="77777777" w:rsidR="0049758B" w:rsidRPr="006B17C5" w:rsidRDefault="0049758B">
      <w:pPr>
        <w:rPr>
          <w:ins w:id="13026" w:author="Mosi Adesina Ifatunji" w:date="2025-06-17T18:17:00Z" w16du:dateUtc="2025-06-17T23:17:00Z"/>
          <w:rPrChange w:id="13027" w:author="Mosi Adesina Ifatunji" w:date="2025-07-17T11:52:00Z" w16du:dateUtc="2025-07-17T16:52:00Z">
            <w:rPr>
              <w:ins w:id="13028" w:author="Mosi Adesina Ifatunji" w:date="2025-06-17T18:17:00Z" w16du:dateUtc="2025-06-17T23:17:00Z"/>
              <w:rFonts w:ascii="Helvetica Neue" w:hAnsi="Helvetica Neue" w:cs="Helvetica Neue"/>
              <w:sz w:val="26"/>
              <w:szCs w:val="26"/>
            </w:rPr>
          </w:rPrChange>
        </w:rPr>
        <w:pPrChange w:id="13029" w:author="Mosi Adesina Ifatunji" w:date="2025-10-21T19:50:00Z" w16du:dateUtc="2025-10-22T00:50:00Z">
          <w:pPr>
            <w:autoSpaceDE w:val="0"/>
            <w:autoSpaceDN w:val="0"/>
            <w:adjustRightInd w:val="0"/>
            <w:ind w:right="-720"/>
          </w:pPr>
        </w:pPrChange>
      </w:pPr>
    </w:p>
    <w:p w14:paraId="67186BE4" w14:textId="77777777" w:rsidR="003A2D4B" w:rsidRPr="006B17C5" w:rsidRDefault="003A2D4B">
      <w:pPr>
        <w:rPr>
          <w:ins w:id="13030" w:author="Mosi Adesina Ifatunji" w:date="2025-06-17T18:17:00Z" w16du:dateUtc="2025-06-17T23:17:00Z"/>
          <w:rPrChange w:id="13031" w:author="Mosi Adesina Ifatunji" w:date="2025-07-17T11:52:00Z" w16du:dateUtc="2025-07-17T16:52:00Z">
            <w:rPr>
              <w:ins w:id="13032" w:author="Mosi Adesina Ifatunji" w:date="2025-06-17T18:17:00Z" w16du:dateUtc="2025-06-17T23:17:00Z"/>
              <w:rFonts w:ascii="Helvetica Neue" w:hAnsi="Helvetica Neue" w:cs="Helvetica Neue"/>
              <w:sz w:val="26"/>
              <w:szCs w:val="26"/>
            </w:rPr>
          </w:rPrChange>
        </w:rPr>
        <w:pPrChange w:id="13033" w:author="Mosi Adesina Ifatunji" w:date="2025-10-21T19:50:00Z" w16du:dateUtc="2025-10-22T00:50:00Z">
          <w:pPr>
            <w:autoSpaceDE w:val="0"/>
            <w:autoSpaceDN w:val="0"/>
            <w:adjustRightInd w:val="0"/>
            <w:ind w:left="720" w:right="-720" w:hanging="720"/>
          </w:pPr>
        </w:pPrChange>
      </w:pPr>
      <w:ins w:id="13034" w:author="Mosi Adesina Ifatunji" w:date="2025-06-17T18:17:00Z" w16du:dateUtc="2025-06-17T23:17:00Z">
        <w:r w:rsidRPr="006B17C5">
          <w:rPr>
            <w:highlight w:val="yellow"/>
            <w:rPrChange w:id="13035" w:author="Mosi Adesina Ifatunji" w:date="2025-07-17T11:52:00Z" w16du:dateUtc="2025-07-17T16:52:00Z">
              <w:rPr>
                <w:rFonts w:ascii="Helvetica Neue" w:hAnsi="Helvetica Neue" w:cs="Helvetica Neue"/>
                <w:sz w:val="26"/>
                <w:szCs w:val="26"/>
              </w:rPr>
            </w:rPrChange>
          </w:rPr>
          <w:t xml:space="preserve">Wingfield, Adia Harvey author. 2019. </w:t>
        </w:r>
        <w:r w:rsidRPr="006B17C5">
          <w:rPr>
            <w:i/>
            <w:iCs/>
            <w:highlight w:val="yellow"/>
            <w:rPrChange w:id="13036" w:author="Mosi Adesina Ifatunji" w:date="2025-07-17T11:52:00Z" w16du:dateUtc="2025-07-17T16:52:00Z">
              <w:rPr>
                <w:rFonts w:ascii="Helvetica Neue" w:hAnsi="Helvetica Neue" w:cs="Helvetica Neue"/>
                <w:i/>
                <w:iCs/>
                <w:sz w:val="26"/>
                <w:szCs w:val="26"/>
              </w:rPr>
            </w:rPrChange>
          </w:rPr>
          <w:t>Flatlining: Race, work, and health care in the new economy</w:t>
        </w:r>
        <w:r w:rsidRPr="006B17C5">
          <w:rPr>
            <w:highlight w:val="yellow"/>
            <w:rPrChange w:id="13037" w:author="Mosi Adesina Ifatunji" w:date="2025-07-17T11:52:00Z" w16du:dateUtc="2025-07-17T16:52:00Z">
              <w:rPr>
                <w:rFonts w:ascii="Helvetica Neue" w:hAnsi="Helvetica Neue" w:cs="Helvetica Neue"/>
                <w:sz w:val="26"/>
                <w:szCs w:val="26"/>
              </w:rPr>
            </w:rPrChange>
          </w:rPr>
          <w:t>. Oakland, California: University of California Press.</w:t>
        </w:r>
      </w:ins>
    </w:p>
    <w:p w14:paraId="70BC17C5" w14:textId="77777777" w:rsidR="00EB51D7" w:rsidRPr="006B17C5" w:rsidRDefault="00EB51D7">
      <w:pPr>
        <w:rPr>
          <w:ins w:id="13038" w:author="Mosi Adesina Ifatunji" w:date="2025-06-17T18:22:00Z" w16du:dateUtc="2025-06-17T23:22:00Z"/>
          <w:rPrChange w:id="13039" w:author="Mosi Adesina Ifatunji" w:date="2025-07-17T11:52:00Z" w16du:dateUtc="2025-07-17T16:52:00Z">
            <w:rPr>
              <w:ins w:id="13040" w:author="Mosi Adesina Ifatunji" w:date="2025-06-17T18:22:00Z" w16du:dateUtc="2025-06-17T23:22:00Z"/>
              <w:rFonts w:ascii="Helvetica Neue" w:hAnsi="Helvetica Neue" w:cs="Helvetica Neue"/>
              <w:sz w:val="26"/>
              <w:szCs w:val="26"/>
            </w:rPr>
          </w:rPrChange>
        </w:rPr>
        <w:pPrChange w:id="13041" w:author="Mosi Adesina Ifatunji" w:date="2025-10-21T19:50:00Z" w16du:dateUtc="2025-10-22T00:50:00Z">
          <w:pPr>
            <w:autoSpaceDE w:val="0"/>
            <w:autoSpaceDN w:val="0"/>
            <w:adjustRightInd w:val="0"/>
            <w:ind w:right="-720"/>
          </w:pPr>
        </w:pPrChange>
      </w:pPr>
    </w:p>
    <w:p w14:paraId="156CE81F" w14:textId="77777777" w:rsidR="005833B7" w:rsidRPr="00B92532" w:rsidRDefault="004A5368" w:rsidP="007B100A">
      <w:pPr>
        <w:pStyle w:val="Heading3"/>
        <w:rPr>
          <w:ins w:id="13042" w:author="Mosi Adesina Ifatunji" w:date="2025-07-11T10:48:00Z" w16du:dateUtc="2025-07-11T15:48:00Z"/>
        </w:rPr>
      </w:pPr>
      <w:ins w:id="13043" w:author="Mosi Adesina Ifatunji" w:date="2025-07-11T10:48:00Z" w16du:dateUtc="2025-07-11T15:48:00Z">
        <w:r w:rsidRPr="00B92532">
          <w:rPr>
            <w:highlight w:val="lightGray"/>
          </w:rPr>
          <w:t>[</w:t>
        </w:r>
        <w:r w:rsidR="005833B7" w:rsidRPr="00B92532">
          <w:rPr>
            <w:highlight w:val="lightGray"/>
          </w:rPr>
          <w:t>Section References]</w:t>
        </w:r>
      </w:ins>
    </w:p>
    <w:p w14:paraId="3DA27F68" w14:textId="77777777" w:rsidR="002A4E7E" w:rsidRPr="006B17C5" w:rsidRDefault="002A4E7E">
      <w:pPr>
        <w:rPr>
          <w:ins w:id="13044" w:author="Mosi Adesina Ifatunji" w:date="2025-06-17T18:23:00Z" w16du:dateUtc="2025-06-17T23:23:00Z"/>
          <w:rPrChange w:id="13045" w:author="Mosi Adesina Ifatunji" w:date="2025-07-17T11:52:00Z" w16du:dateUtc="2025-07-17T16:52:00Z">
            <w:rPr>
              <w:ins w:id="13046" w:author="Mosi Adesina Ifatunji" w:date="2025-06-17T18:23:00Z" w16du:dateUtc="2025-06-17T23:23:00Z"/>
              <w:rFonts w:ascii="Helvetica Neue" w:hAnsi="Helvetica Neue" w:cs="Helvetica Neue"/>
              <w:sz w:val="26"/>
              <w:szCs w:val="26"/>
            </w:rPr>
          </w:rPrChange>
        </w:rPr>
        <w:pPrChange w:id="13047" w:author="Mosi Adesina Ifatunji" w:date="2025-10-21T19:50:00Z" w16du:dateUtc="2025-10-22T00:50:00Z">
          <w:pPr>
            <w:autoSpaceDE w:val="0"/>
            <w:autoSpaceDN w:val="0"/>
            <w:adjustRightInd w:val="0"/>
            <w:ind w:left="720" w:right="-720" w:hanging="720"/>
          </w:pPr>
        </w:pPrChange>
      </w:pPr>
    </w:p>
    <w:p w14:paraId="7969BCAA" w14:textId="77777777" w:rsidR="00734F88" w:rsidRPr="006B17C5" w:rsidRDefault="00734F88">
      <w:pPr>
        <w:rPr>
          <w:ins w:id="13048" w:author="Mosi Adesina Ifatunji" w:date="2025-06-17T18:23:00Z" w16du:dateUtc="2025-06-17T23:23:00Z"/>
          <w:rPrChange w:id="13049" w:author="Mosi Adesina Ifatunji" w:date="2025-07-17T11:52:00Z" w16du:dateUtc="2025-07-17T16:52:00Z">
            <w:rPr>
              <w:ins w:id="13050" w:author="Mosi Adesina Ifatunji" w:date="2025-06-17T18:23:00Z" w16du:dateUtc="2025-06-17T23:23:00Z"/>
              <w:rFonts w:ascii="Helvetica Neue" w:hAnsi="Helvetica Neue" w:cs="Helvetica Neue"/>
              <w:sz w:val="26"/>
              <w:szCs w:val="26"/>
            </w:rPr>
          </w:rPrChange>
        </w:rPr>
        <w:pPrChange w:id="13051" w:author="Mosi Adesina Ifatunji" w:date="2025-10-21T19:50:00Z" w16du:dateUtc="2025-10-22T00:50:00Z">
          <w:pPr>
            <w:autoSpaceDE w:val="0"/>
            <w:autoSpaceDN w:val="0"/>
            <w:adjustRightInd w:val="0"/>
            <w:ind w:left="720" w:right="-720" w:hanging="720"/>
          </w:pPr>
        </w:pPrChange>
      </w:pPr>
      <w:ins w:id="13052" w:author="Mosi Adesina Ifatunji" w:date="2025-06-17T18:23:00Z" w16du:dateUtc="2025-06-17T23:23:00Z">
        <w:r w:rsidRPr="006B17C5">
          <w:rPr>
            <w:highlight w:val="yellow"/>
            <w:rPrChange w:id="13053" w:author="Mosi Adesina Ifatunji" w:date="2025-07-17T11:52:00Z" w16du:dateUtc="2025-07-17T16:52:00Z">
              <w:rPr>
                <w:rFonts w:ascii="Helvetica Neue" w:hAnsi="Helvetica Neue" w:cs="Helvetica Neue"/>
                <w:sz w:val="26"/>
                <w:szCs w:val="26"/>
              </w:rPr>
            </w:rPrChange>
          </w:rPr>
          <w:t xml:space="preserve">Wingfield, Adia Harvey, and Koji Chavez. 2020. "Getting In, Getting Hired, Getting Sideways Looks: Organizational Hierarchy and Perceptions of Racial Discrimination." </w:t>
        </w:r>
        <w:r w:rsidRPr="006B17C5">
          <w:rPr>
            <w:i/>
            <w:iCs/>
            <w:highlight w:val="yellow"/>
            <w:rPrChange w:id="13054" w:author="Mosi Adesina Ifatunji" w:date="2025-07-17T11:52:00Z" w16du:dateUtc="2025-07-17T16:52:00Z">
              <w:rPr>
                <w:rFonts w:ascii="Helvetica Neue" w:hAnsi="Helvetica Neue" w:cs="Helvetica Neue"/>
                <w:i/>
                <w:iCs/>
                <w:sz w:val="26"/>
                <w:szCs w:val="26"/>
              </w:rPr>
            </w:rPrChange>
          </w:rPr>
          <w:t>American Sociological Review</w:t>
        </w:r>
        <w:r w:rsidRPr="006B17C5">
          <w:rPr>
            <w:highlight w:val="yellow"/>
            <w:rPrChange w:id="13055" w:author="Mosi Adesina Ifatunji" w:date="2025-07-17T11:52:00Z" w16du:dateUtc="2025-07-17T16:52:00Z">
              <w:rPr>
                <w:rFonts w:ascii="Helvetica Neue" w:hAnsi="Helvetica Neue" w:cs="Helvetica Neue"/>
                <w:sz w:val="26"/>
                <w:szCs w:val="26"/>
              </w:rPr>
            </w:rPrChange>
          </w:rPr>
          <w:t xml:space="preserve"> 85(1):31–57.</w:t>
        </w:r>
      </w:ins>
    </w:p>
    <w:p w14:paraId="6A7A8FC1" w14:textId="77777777" w:rsidR="00484791" w:rsidRPr="006B17C5" w:rsidRDefault="00484791">
      <w:pPr>
        <w:rPr>
          <w:ins w:id="13056" w:author="Mosi Adesina Ifatunji" w:date="2025-06-17T18:29:00Z" w16du:dateUtc="2025-06-17T23:29:00Z"/>
          <w:rPrChange w:id="13057" w:author="Mosi Adesina Ifatunji" w:date="2025-07-17T11:52:00Z" w16du:dateUtc="2025-07-17T16:52:00Z">
            <w:rPr>
              <w:ins w:id="13058" w:author="Mosi Adesina Ifatunji" w:date="2025-06-17T18:29:00Z" w16du:dateUtc="2025-06-17T23:29:00Z"/>
              <w:rFonts w:ascii="Helvetica Neue" w:hAnsi="Helvetica Neue" w:cs="Helvetica Neue"/>
              <w:sz w:val="26"/>
              <w:szCs w:val="26"/>
            </w:rPr>
          </w:rPrChange>
        </w:rPr>
        <w:pPrChange w:id="13059" w:author="Mosi Adesina Ifatunji" w:date="2025-10-21T19:50:00Z" w16du:dateUtc="2025-10-22T00:50:00Z">
          <w:pPr>
            <w:autoSpaceDE w:val="0"/>
            <w:autoSpaceDN w:val="0"/>
            <w:adjustRightInd w:val="0"/>
            <w:ind w:right="-720"/>
          </w:pPr>
        </w:pPrChange>
      </w:pPr>
    </w:p>
    <w:p w14:paraId="615F031F" w14:textId="77777777" w:rsidR="00006325" w:rsidRPr="006B17C5" w:rsidRDefault="00006325">
      <w:pPr>
        <w:rPr>
          <w:ins w:id="13060" w:author="Mosi Adesina Ifatunji" w:date="2025-06-17T18:32:00Z" w16du:dateUtc="2025-06-17T23:32:00Z"/>
          <w:rPrChange w:id="13061" w:author="Mosi Adesina Ifatunji" w:date="2025-07-17T11:52:00Z" w16du:dateUtc="2025-07-17T16:52:00Z">
            <w:rPr>
              <w:ins w:id="13062" w:author="Mosi Adesina Ifatunji" w:date="2025-06-17T18:32:00Z" w16du:dateUtc="2025-06-17T23:32:00Z"/>
              <w:rFonts w:ascii="Helvetica Neue" w:hAnsi="Helvetica Neue" w:cs="Helvetica Neue"/>
              <w:sz w:val="26"/>
              <w:szCs w:val="26"/>
            </w:rPr>
          </w:rPrChange>
        </w:rPr>
        <w:pPrChange w:id="13063" w:author="Mosi Adesina Ifatunji" w:date="2025-10-21T19:50:00Z" w16du:dateUtc="2025-10-22T00:50:00Z">
          <w:pPr>
            <w:autoSpaceDE w:val="0"/>
            <w:autoSpaceDN w:val="0"/>
            <w:adjustRightInd w:val="0"/>
            <w:ind w:left="720" w:right="-720" w:hanging="720"/>
          </w:pPr>
        </w:pPrChange>
      </w:pPr>
      <w:ins w:id="13064" w:author="Mosi Adesina Ifatunji" w:date="2025-06-17T18:32:00Z" w16du:dateUtc="2025-06-17T23:32:00Z">
        <w:r w:rsidRPr="006B17C5">
          <w:rPr>
            <w:rPrChange w:id="13065" w:author="Mosi Adesina Ifatunji" w:date="2025-07-17T11:52:00Z" w16du:dateUtc="2025-07-17T16:52:00Z">
              <w:rPr>
                <w:rFonts w:ascii="Helvetica Neue" w:hAnsi="Helvetica Neue" w:cs="Helvetica Neue"/>
                <w:sz w:val="26"/>
                <w:szCs w:val="26"/>
              </w:rPr>
            </w:rPrChange>
          </w:rPr>
          <w:t xml:space="preserve">Bonhomme, Stéphane, Kerstin Holzheu, Thibaut Lamadon, Elena Manresa, Magne Mogstad, and Bradley Setzler. 2023. "How Much Should We Trust Estimates of Firm Effects and Worker Sorting?" </w:t>
        </w:r>
        <w:r w:rsidRPr="006B17C5">
          <w:rPr>
            <w:i/>
            <w:iCs/>
            <w:rPrChange w:id="13066" w:author="Mosi Adesina Ifatunji" w:date="2025-07-17T11:52:00Z" w16du:dateUtc="2025-07-17T16:52:00Z">
              <w:rPr>
                <w:rFonts w:ascii="Helvetica Neue" w:hAnsi="Helvetica Neue" w:cs="Helvetica Neue"/>
                <w:i/>
                <w:iCs/>
                <w:sz w:val="26"/>
                <w:szCs w:val="26"/>
              </w:rPr>
            </w:rPrChange>
          </w:rPr>
          <w:t>Journal of Labor Economics</w:t>
        </w:r>
        <w:r w:rsidRPr="006B17C5">
          <w:rPr>
            <w:rPrChange w:id="13067" w:author="Mosi Adesina Ifatunji" w:date="2025-07-17T11:52:00Z" w16du:dateUtc="2025-07-17T16:52:00Z">
              <w:rPr>
                <w:rFonts w:ascii="Helvetica Neue" w:hAnsi="Helvetica Neue" w:cs="Helvetica Neue"/>
                <w:sz w:val="26"/>
                <w:szCs w:val="26"/>
              </w:rPr>
            </w:rPrChange>
          </w:rPr>
          <w:t xml:space="preserve"> 41(2):291–322.</w:t>
        </w:r>
      </w:ins>
    </w:p>
    <w:p w14:paraId="1507A5C4" w14:textId="77777777" w:rsidR="00006325" w:rsidRPr="006B17C5" w:rsidRDefault="00006325">
      <w:pPr>
        <w:rPr>
          <w:ins w:id="13068" w:author="Mosi Adesina Ifatunji" w:date="2025-06-17T18:32:00Z" w16du:dateUtc="2025-06-17T23:32:00Z"/>
          <w:rPrChange w:id="13069" w:author="Mosi Adesina Ifatunji" w:date="2025-07-17T11:52:00Z" w16du:dateUtc="2025-07-17T16:52:00Z">
            <w:rPr>
              <w:ins w:id="13070" w:author="Mosi Adesina Ifatunji" w:date="2025-06-17T18:32:00Z" w16du:dateUtc="2025-06-17T23:32:00Z"/>
              <w:rFonts w:ascii="Helvetica Neue" w:hAnsi="Helvetica Neue" w:cs="Helvetica Neue"/>
              <w:sz w:val="26"/>
              <w:szCs w:val="26"/>
            </w:rPr>
          </w:rPrChange>
        </w:rPr>
        <w:pPrChange w:id="13071" w:author="Mosi Adesina Ifatunji" w:date="2025-10-21T19:50:00Z" w16du:dateUtc="2025-10-22T00:50:00Z">
          <w:pPr>
            <w:autoSpaceDE w:val="0"/>
            <w:autoSpaceDN w:val="0"/>
            <w:adjustRightInd w:val="0"/>
            <w:ind w:right="-720"/>
          </w:pPr>
        </w:pPrChange>
      </w:pPr>
    </w:p>
    <w:p w14:paraId="11F5DE41" w14:textId="77777777" w:rsidR="004E2A99" w:rsidRPr="006B17C5" w:rsidRDefault="004E2A99">
      <w:pPr>
        <w:rPr>
          <w:ins w:id="13072" w:author="Mosi Adesina Ifatunji" w:date="2025-06-17T18:34:00Z" w16du:dateUtc="2025-06-17T23:34:00Z"/>
          <w:rPrChange w:id="13073" w:author="Mosi Adesina Ifatunji" w:date="2025-07-17T11:52:00Z" w16du:dateUtc="2025-07-17T16:52:00Z">
            <w:rPr>
              <w:ins w:id="13074" w:author="Mosi Adesina Ifatunji" w:date="2025-06-17T18:34:00Z" w16du:dateUtc="2025-06-17T23:34:00Z"/>
              <w:rFonts w:ascii="Helvetica Neue" w:hAnsi="Helvetica Neue" w:cs="Helvetica Neue"/>
              <w:sz w:val="26"/>
              <w:szCs w:val="26"/>
            </w:rPr>
          </w:rPrChange>
        </w:rPr>
        <w:pPrChange w:id="13075" w:author="Mosi Adesina Ifatunji" w:date="2025-10-21T19:50:00Z" w16du:dateUtc="2025-10-22T00:50:00Z">
          <w:pPr>
            <w:autoSpaceDE w:val="0"/>
            <w:autoSpaceDN w:val="0"/>
            <w:adjustRightInd w:val="0"/>
            <w:ind w:left="720" w:right="-720" w:hanging="720"/>
          </w:pPr>
        </w:pPrChange>
      </w:pPr>
      <w:proofErr w:type="spellStart"/>
      <w:ins w:id="13076" w:author="Mosi Adesina Ifatunji" w:date="2025-06-17T18:34:00Z" w16du:dateUtc="2025-06-17T23:34:00Z">
        <w:r w:rsidRPr="006B17C5">
          <w:rPr>
            <w:rPrChange w:id="13077" w:author="Mosi Adesina Ifatunji" w:date="2025-07-17T11:52:00Z" w16du:dateUtc="2025-07-17T16:52:00Z">
              <w:rPr>
                <w:rFonts w:ascii="Helvetica Neue" w:hAnsi="Helvetica Neue" w:cs="Helvetica Neue"/>
                <w:sz w:val="26"/>
                <w:szCs w:val="26"/>
              </w:rPr>
            </w:rPrChange>
          </w:rPr>
          <w:t>Bermiss</w:t>
        </w:r>
        <w:proofErr w:type="spellEnd"/>
        <w:r w:rsidRPr="006B17C5">
          <w:rPr>
            <w:rPrChange w:id="13078" w:author="Mosi Adesina Ifatunji" w:date="2025-07-17T11:52:00Z" w16du:dateUtc="2025-07-17T16:52:00Z">
              <w:rPr>
                <w:rFonts w:ascii="Helvetica Neue" w:hAnsi="Helvetica Neue" w:cs="Helvetica Neue"/>
                <w:sz w:val="26"/>
                <w:szCs w:val="26"/>
              </w:rPr>
            </w:rPrChange>
          </w:rPr>
          <w:t xml:space="preserve">, Sekou, Jeremiah Green, and John R. M. Hand. 2024. "Racial/Ethnic Misrepresentation of and Bias Against Minority Executives." </w:t>
        </w:r>
        <w:r w:rsidRPr="006B17C5">
          <w:rPr>
            <w:i/>
            <w:iCs/>
            <w:rPrChange w:id="13079" w:author="Mosi Adesina Ifatunji" w:date="2025-07-17T11:52:00Z" w16du:dateUtc="2025-07-17T16:52:00Z">
              <w:rPr>
                <w:rFonts w:ascii="Helvetica Neue" w:hAnsi="Helvetica Neue" w:cs="Helvetica Neue"/>
                <w:i/>
                <w:iCs/>
                <w:sz w:val="26"/>
                <w:szCs w:val="26"/>
              </w:rPr>
            </w:rPrChange>
          </w:rPr>
          <w:t>Journal of Economics, Race, and Policy</w:t>
        </w:r>
        <w:r w:rsidRPr="006B17C5">
          <w:rPr>
            <w:rPrChange w:id="13080" w:author="Mosi Adesina Ifatunji" w:date="2025-07-17T11:52:00Z" w16du:dateUtc="2025-07-17T16:52:00Z">
              <w:rPr>
                <w:rFonts w:ascii="Helvetica Neue" w:hAnsi="Helvetica Neue" w:cs="Helvetica Neue"/>
                <w:sz w:val="26"/>
                <w:szCs w:val="26"/>
              </w:rPr>
            </w:rPrChange>
          </w:rPr>
          <w:t xml:space="preserve"> 8(1):74–103.</w:t>
        </w:r>
      </w:ins>
    </w:p>
    <w:p w14:paraId="205C20CB" w14:textId="77777777" w:rsidR="004E2A99" w:rsidRPr="006B17C5" w:rsidRDefault="004E2A99">
      <w:pPr>
        <w:rPr>
          <w:ins w:id="13081" w:author="Mosi Adesina Ifatunji" w:date="2025-06-17T18:34:00Z" w16du:dateUtc="2025-06-17T23:34:00Z"/>
          <w:rPrChange w:id="13082" w:author="Mosi Adesina Ifatunji" w:date="2025-07-17T11:52:00Z" w16du:dateUtc="2025-07-17T16:52:00Z">
            <w:rPr>
              <w:ins w:id="13083" w:author="Mosi Adesina Ifatunji" w:date="2025-06-17T18:34:00Z" w16du:dateUtc="2025-06-17T23:34:00Z"/>
              <w:rFonts w:ascii="Helvetica Neue" w:hAnsi="Helvetica Neue" w:cs="Helvetica Neue"/>
              <w:sz w:val="26"/>
              <w:szCs w:val="26"/>
            </w:rPr>
          </w:rPrChange>
        </w:rPr>
        <w:pPrChange w:id="13084" w:author="Mosi Adesina Ifatunji" w:date="2025-10-21T19:50:00Z" w16du:dateUtc="2025-10-22T00:50:00Z">
          <w:pPr>
            <w:autoSpaceDE w:val="0"/>
            <w:autoSpaceDN w:val="0"/>
            <w:adjustRightInd w:val="0"/>
            <w:ind w:right="-720"/>
          </w:pPr>
        </w:pPrChange>
      </w:pPr>
    </w:p>
    <w:p w14:paraId="456CD450" w14:textId="77777777" w:rsidR="004E2A99" w:rsidRPr="006B17C5" w:rsidRDefault="004E2A99">
      <w:pPr>
        <w:rPr>
          <w:ins w:id="13085" w:author="Mosi Adesina Ifatunji" w:date="2025-06-17T18:34:00Z" w16du:dateUtc="2025-06-17T23:34:00Z"/>
          <w:rPrChange w:id="13086" w:author="Mosi Adesina Ifatunji" w:date="2025-07-17T11:52:00Z" w16du:dateUtc="2025-07-17T16:52:00Z">
            <w:rPr>
              <w:ins w:id="13087" w:author="Mosi Adesina Ifatunji" w:date="2025-06-17T18:34:00Z" w16du:dateUtc="2025-06-17T23:34:00Z"/>
              <w:rFonts w:ascii="Helvetica Neue" w:hAnsi="Helvetica Neue" w:cs="Helvetica Neue"/>
              <w:sz w:val="26"/>
              <w:szCs w:val="26"/>
            </w:rPr>
          </w:rPrChange>
        </w:rPr>
        <w:pPrChange w:id="13088" w:author="Mosi Adesina Ifatunji" w:date="2025-10-21T19:50:00Z" w16du:dateUtc="2025-10-22T00:50:00Z">
          <w:pPr>
            <w:autoSpaceDE w:val="0"/>
            <w:autoSpaceDN w:val="0"/>
            <w:adjustRightInd w:val="0"/>
            <w:ind w:left="720" w:right="-720" w:hanging="720"/>
          </w:pPr>
        </w:pPrChange>
      </w:pPr>
      <w:ins w:id="13089" w:author="Mosi Adesina Ifatunji" w:date="2025-06-17T18:34:00Z" w16du:dateUtc="2025-06-17T23:34:00Z">
        <w:r w:rsidRPr="006B17C5">
          <w:rPr>
            <w:rPrChange w:id="13090" w:author="Mosi Adesina Ifatunji" w:date="2025-07-17T11:52:00Z" w16du:dateUtc="2025-07-17T16:52:00Z">
              <w:rPr>
                <w:rFonts w:ascii="Helvetica Neue" w:hAnsi="Helvetica Neue" w:cs="Helvetica Neue"/>
                <w:sz w:val="26"/>
                <w:szCs w:val="26"/>
              </w:rPr>
            </w:rPrChange>
          </w:rPr>
          <w:lastRenderedPageBreak/>
          <w:t xml:space="preserve">Hurst, Erik, Yona Rubinstein, and </w:t>
        </w:r>
        <w:proofErr w:type="spellStart"/>
        <w:r w:rsidRPr="006B17C5">
          <w:rPr>
            <w:rPrChange w:id="13091" w:author="Mosi Adesina Ifatunji" w:date="2025-07-17T11:52:00Z" w16du:dateUtc="2025-07-17T16:52:00Z">
              <w:rPr>
                <w:rFonts w:ascii="Helvetica Neue" w:hAnsi="Helvetica Neue" w:cs="Helvetica Neue"/>
                <w:sz w:val="26"/>
                <w:szCs w:val="26"/>
              </w:rPr>
            </w:rPrChange>
          </w:rPr>
          <w:t>Kazuatsu</w:t>
        </w:r>
        <w:proofErr w:type="spellEnd"/>
        <w:r w:rsidRPr="006B17C5">
          <w:rPr>
            <w:rPrChange w:id="13092" w:author="Mosi Adesina Ifatunji" w:date="2025-07-17T11:52:00Z" w16du:dateUtc="2025-07-17T16:52:00Z">
              <w:rPr>
                <w:rFonts w:ascii="Helvetica Neue" w:hAnsi="Helvetica Neue" w:cs="Helvetica Neue"/>
                <w:sz w:val="26"/>
                <w:szCs w:val="26"/>
              </w:rPr>
            </w:rPrChange>
          </w:rPr>
          <w:t xml:space="preserve"> Shimizu. 2024. "Task-Based Discriminations." </w:t>
        </w:r>
        <w:r w:rsidRPr="006B17C5">
          <w:rPr>
            <w:i/>
            <w:iCs/>
            <w:rPrChange w:id="13093" w:author="Mosi Adesina Ifatunji" w:date="2025-07-17T11:52:00Z" w16du:dateUtc="2025-07-17T16:52:00Z">
              <w:rPr>
                <w:rFonts w:ascii="Helvetica Neue" w:hAnsi="Helvetica Neue" w:cs="Helvetica Neue"/>
                <w:i/>
                <w:iCs/>
                <w:sz w:val="26"/>
                <w:szCs w:val="26"/>
              </w:rPr>
            </w:rPrChange>
          </w:rPr>
          <w:t>American Economic Review</w:t>
        </w:r>
        <w:r w:rsidRPr="006B17C5">
          <w:rPr>
            <w:rPrChange w:id="13094" w:author="Mosi Adesina Ifatunji" w:date="2025-07-17T11:52:00Z" w16du:dateUtc="2025-07-17T16:52:00Z">
              <w:rPr>
                <w:rFonts w:ascii="Helvetica Neue" w:hAnsi="Helvetica Neue" w:cs="Helvetica Neue"/>
                <w:sz w:val="26"/>
                <w:szCs w:val="26"/>
              </w:rPr>
            </w:rPrChange>
          </w:rPr>
          <w:t xml:space="preserve"> 114(6):1723–68.</w:t>
        </w:r>
      </w:ins>
    </w:p>
    <w:p w14:paraId="7B19EBD5" w14:textId="77777777" w:rsidR="004E2A99" w:rsidRPr="006B17C5" w:rsidRDefault="004E2A99">
      <w:pPr>
        <w:rPr>
          <w:ins w:id="13095" w:author="Mosi Adesina Ifatunji" w:date="2025-06-17T18:37:00Z" w16du:dateUtc="2025-06-17T23:37:00Z"/>
          <w:rPrChange w:id="13096" w:author="Mosi Adesina Ifatunji" w:date="2025-07-17T11:52:00Z" w16du:dateUtc="2025-07-17T16:52:00Z">
            <w:rPr>
              <w:ins w:id="13097" w:author="Mosi Adesina Ifatunji" w:date="2025-06-17T18:37:00Z" w16du:dateUtc="2025-06-17T23:37:00Z"/>
              <w:rFonts w:ascii="Helvetica Neue" w:hAnsi="Helvetica Neue" w:cs="Helvetica Neue"/>
              <w:sz w:val="26"/>
              <w:szCs w:val="26"/>
            </w:rPr>
          </w:rPrChange>
        </w:rPr>
        <w:pPrChange w:id="13098" w:author="Mosi Adesina Ifatunji" w:date="2025-10-21T19:50:00Z" w16du:dateUtc="2025-10-22T00:50:00Z">
          <w:pPr>
            <w:autoSpaceDE w:val="0"/>
            <w:autoSpaceDN w:val="0"/>
            <w:adjustRightInd w:val="0"/>
            <w:ind w:right="-720"/>
          </w:pPr>
        </w:pPrChange>
      </w:pPr>
    </w:p>
    <w:p w14:paraId="0C965E56" w14:textId="77777777" w:rsidR="00320CBF" w:rsidRPr="006B17C5" w:rsidRDefault="00320CBF">
      <w:pPr>
        <w:rPr>
          <w:ins w:id="13099" w:author="Mosi Adesina Ifatunji" w:date="2025-06-17T18:37:00Z" w16du:dateUtc="2025-06-17T23:37:00Z"/>
          <w:rPrChange w:id="13100" w:author="Mosi Adesina Ifatunji" w:date="2025-07-17T11:52:00Z" w16du:dateUtc="2025-07-17T16:52:00Z">
            <w:rPr>
              <w:ins w:id="13101" w:author="Mosi Adesina Ifatunji" w:date="2025-06-17T18:37:00Z" w16du:dateUtc="2025-06-17T23:37:00Z"/>
              <w:rFonts w:ascii="Helvetica Neue" w:hAnsi="Helvetica Neue" w:cs="Helvetica Neue"/>
              <w:sz w:val="26"/>
              <w:szCs w:val="26"/>
            </w:rPr>
          </w:rPrChange>
        </w:rPr>
        <w:pPrChange w:id="13102" w:author="Mosi Adesina Ifatunji" w:date="2025-10-21T19:50:00Z" w16du:dateUtc="2025-10-22T00:50:00Z">
          <w:pPr>
            <w:autoSpaceDE w:val="0"/>
            <w:autoSpaceDN w:val="0"/>
            <w:adjustRightInd w:val="0"/>
            <w:ind w:left="720" w:right="-720" w:hanging="720"/>
          </w:pPr>
        </w:pPrChange>
      </w:pPr>
      <w:ins w:id="13103" w:author="Mosi Adesina Ifatunji" w:date="2025-06-17T18:37:00Z" w16du:dateUtc="2025-06-17T23:37:00Z">
        <w:r w:rsidRPr="006B17C5">
          <w:rPr>
            <w:rPrChange w:id="13104" w:author="Mosi Adesina Ifatunji" w:date="2025-07-17T11:52:00Z" w16du:dateUtc="2025-07-17T16:52:00Z">
              <w:rPr>
                <w:rFonts w:ascii="Helvetica Neue" w:hAnsi="Helvetica Neue" w:cs="Helvetica Neue"/>
                <w:sz w:val="26"/>
                <w:szCs w:val="26"/>
              </w:rPr>
            </w:rPrChange>
          </w:rPr>
          <w:t xml:space="preserve">Bayer, Patrick, Kerwin Kofi Charles, and Ellora Derenoncourt. 2025. "Racial Inequality in the Labor Market." </w:t>
        </w:r>
        <w:r w:rsidRPr="006B17C5">
          <w:rPr>
            <w:i/>
            <w:iCs/>
            <w:rPrChange w:id="13105" w:author="Mosi Adesina Ifatunji" w:date="2025-07-17T11:52:00Z" w16du:dateUtc="2025-07-17T16:52:00Z">
              <w:rPr>
                <w:rFonts w:ascii="Helvetica Neue" w:hAnsi="Helvetica Neue" w:cs="Helvetica Neue"/>
                <w:i/>
                <w:iCs/>
                <w:sz w:val="26"/>
                <w:szCs w:val="26"/>
              </w:rPr>
            </w:rPrChange>
          </w:rPr>
          <w:t>National Bureau of Economic Research Working Paper Series</w:t>
        </w:r>
        <w:r w:rsidRPr="006B17C5">
          <w:rPr>
            <w:rPrChange w:id="13106" w:author="Mosi Adesina Ifatunji" w:date="2025-07-17T11:52:00Z" w16du:dateUtc="2025-07-17T16:52:00Z">
              <w:rPr>
                <w:rFonts w:ascii="Helvetica Neue" w:hAnsi="Helvetica Neue" w:cs="Helvetica Neue"/>
                <w:sz w:val="26"/>
                <w:szCs w:val="26"/>
              </w:rPr>
            </w:rPrChange>
          </w:rPr>
          <w:t xml:space="preserve"> No. 33372.</w:t>
        </w:r>
      </w:ins>
    </w:p>
    <w:p w14:paraId="7FADCC60" w14:textId="77777777" w:rsidR="00320CBF" w:rsidRPr="006B17C5" w:rsidRDefault="00320CBF">
      <w:pPr>
        <w:rPr>
          <w:ins w:id="13107" w:author="Mosi Adesina Ifatunji" w:date="2025-06-17T18:37:00Z" w16du:dateUtc="2025-06-17T23:37:00Z"/>
          <w:rPrChange w:id="13108" w:author="Mosi Adesina Ifatunji" w:date="2025-07-17T11:52:00Z" w16du:dateUtc="2025-07-17T16:52:00Z">
            <w:rPr>
              <w:ins w:id="13109" w:author="Mosi Adesina Ifatunji" w:date="2025-06-17T18:37:00Z" w16du:dateUtc="2025-06-17T23:37:00Z"/>
              <w:rFonts w:ascii="Helvetica Neue" w:hAnsi="Helvetica Neue" w:cs="Helvetica Neue"/>
              <w:sz w:val="26"/>
              <w:szCs w:val="26"/>
            </w:rPr>
          </w:rPrChange>
        </w:rPr>
        <w:pPrChange w:id="13110" w:author="Mosi Adesina Ifatunji" w:date="2025-10-21T19:50:00Z" w16du:dateUtc="2025-10-22T00:50:00Z">
          <w:pPr>
            <w:autoSpaceDE w:val="0"/>
            <w:autoSpaceDN w:val="0"/>
            <w:adjustRightInd w:val="0"/>
            <w:ind w:right="-720"/>
          </w:pPr>
        </w:pPrChange>
      </w:pPr>
    </w:p>
    <w:p w14:paraId="45D9D88D" w14:textId="77777777" w:rsidR="0007781E" w:rsidRPr="006B17C5" w:rsidRDefault="0007781E">
      <w:pPr>
        <w:rPr>
          <w:ins w:id="13111" w:author="Mosi Adesina Ifatunji" w:date="2025-06-17T18:37:00Z" w16du:dateUtc="2025-06-17T23:37:00Z"/>
          <w:rPrChange w:id="13112" w:author="Mosi Adesina Ifatunji" w:date="2025-07-17T11:52:00Z" w16du:dateUtc="2025-07-17T16:52:00Z">
            <w:rPr>
              <w:ins w:id="13113" w:author="Mosi Adesina Ifatunji" w:date="2025-06-17T18:37:00Z" w16du:dateUtc="2025-06-17T23:37:00Z"/>
              <w:rFonts w:ascii="Helvetica Neue" w:hAnsi="Helvetica Neue" w:cs="Helvetica Neue"/>
              <w:sz w:val="26"/>
              <w:szCs w:val="26"/>
            </w:rPr>
          </w:rPrChange>
        </w:rPr>
        <w:pPrChange w:id="13114" w:author="Mosi Adesina Ifatunji" w:date="2025-10-21T19:50:00Z" w16du:dateUtc="2025-10-22T00:50:00Z">
          <w:pPr>
            <w:autoSpaceDE w:val="0"/>
            <w:autoSpaceDN w:val="0"/>
            <w:adjustRightInd w:val="0"/>
            <w:ind w:left="720" w:right="-720" w:hanging="720"/>
          </w:pPr>
        </w:pPrChange>
      </w:pPr>
      <w:ins w:id="13115" w:author="Mosi Adesina Ifatunji" w:date="2025-06-17T18:37:00Z" w16du:dateUtc="2025-06-17T23:37:00Z">
        <w:r w:rsidRPr="006B17C5">
          <w:rPr>
            <w:rPrChange w:id="13116" w:author="Mosi Adesina Ifatunji" w:date="2025-07-17T11:52:00Z" w16du:dateUtc="2025-07-17T16:52:00Z">
              <w:rPr>
                <w:rFonts w:ascii="Helvetica Neue" w:hAnsi="Helvetica Neue" w:cs="Helvetica Neue"/>
                <w:sz w:val="26"/>
                <w:szCs w:val="26"/>
              </w:rPr>
            </w:rPrChange>
          </w:rPr>
          <w:t xml:space="preserve">Chown, Jillian, and Carlos Inoue. 2025. "Peer Influence in the Workplace: The Moderating Role of Task Structures Within Organizations." </w:t>
        </w:r>
        <w:r w:rsidRPr="006B17C5">
          <w:rPr>
            <w:i/>
            <w:iCs/>
            <w:rPrChange w:id="13117" w:author="Mosi Adesina Ifatunji" w:date="2025-07-17T11:52:00Z" w16du:dateUtc="2025-07-17T16:52:00Z">
              <w:rPr>
                <w:rFonts w:ascii="Helvetica Neue" w:hAnsi="Helvetica Neue" w:cs="Helvetica Neue"/>
                <w:i/>
                <w:iCs/>
                <w:sz w:val="26"/>
                <w:szCs w:val="26"/>
              </w:rPr>
            </w:rPrChange>
          </w:rPr>
          <w:t>Administrative Science Quarterly</w:t>
        </w:r>
        <w:r w:rsidRPr="006B17C5">
          <w:rPr>
            <w:rPrChange w:id="13118" w:author="Mosi Adesina Ifatunji" w:date="2025-07-17T11:52:00Z" w16du:dateUtc="2025-07-17T16:52:00Z">
              <w:rPr>
                <w:rFonts w:ascii="Helvetica Neue" w:hAnsi="Helvetica Neue" w:cs="Helvetica Neue"/>
                <w:sz w:val="26"/>
                <w:szCs w:val="26"/>
              </w:rPr>
            </w:rPrChange>
          </w:rPr>
          <w:t xml:space="preserve"> 70(2):538–86.</w:t>
        </w:r>
      </w:ins>
    </w:p>
    <w:p w14:paraId="0A730B20" w14:textId="77777777" w:rsidR="003B097F" w:rsidRPr="006B17C5" w:rsidRDefault="003B097F">
      <w:pPr>
        <w:rPr>
          <w:ins w:id="13119" w:author="Mosi Adesina Ifatunji" w:date="2025-06-17T17:48:00Z" w16du:dateUtc="2025-06-17T22:48:00Z"/>
          <w:rPrChange w:id="13120" w:author="Mosi Adesina Ifatunji" w:date="2025-07-17T11:52:00Z" w16du:dateUtc="2025-07-17T16:52:00Z">
            <w:rPr>
              <w:ins w:id="13121" w:author="Mosi Adesina Ifatunji" w:date="2025-06-17T17:48:00Z" w16du:dateUtc="2025-06-17T22:48:00Z"/>
              <w:rFonts w:ascii="Helvetica Neue" w:hAnsi="Helvetica Neue" w:cs="Helvetica Neue"/>
              <w:sz w:val="26"/>
              <w:szCs w:val="26"/>
            </w:rPr>
          </w:rPrChange>
        </w:rPr>
        <w:pPrChange w:id="13122" w:author="Mosi Adesina Ifatunji" w:date="2025-10-21T19:50:00Z" w16du:dateUtc="2025-10-22T00:50:00Z">
          <w:pPr>
            <w:autoSpaceDE w:val="0"/>
            <w:autoSpaceDN w:val="0"/>
            <w:adjustRightInd w:val="0"/>
            <w:ind w:right="-720"/>
          </w:pPr>
        </w:pPrChange>
      </w:pPr>
    </w:p>
    <w:p w14:paraId="39F416A2" w14:textId="77777777" w:rsidR="00DE4660" w:rsidRPr="006B17C5" w:rsidRDefault="00DE4660">
      <w:pPr>
        <w:keepNext/>
        <w:keepLines/>
        <w:rPr>
          <w:ins w:id="13123" w:author="Mosi Adesina Ifatunji" w:date="2025-06-17T17:48:00Z" w16du:dateUtc="2025-06-17T22:48:00Z"/>
          <w:rPrChange w:id="13124" w:author="Mosi Adesina Ifatunji" w:date="2025-07-17T11:52:00Z" w16du:dateUtc="2025-07-17T16:52:00Z">
            <w:rPr>
              <w:ins w:id="13125" w:author="Mosi Adesina Ifatunji" w:date="2025-06-17T17:48:00Z" w16du:dateUtc="2025-06-17T22:48:00Z"/>
              <w:rFonts w:ascii="Helvetica Neue" w:hAnsi="Helvetica Neue" w:cs="Helvetica Neue"/>
              <w:sz w:val="26"/>
              <w:szCs w:val="26"/>
            </w:rPr>
          </w:rPrChange>
        </w:rPr>
        <w:pPrChange w:id="13126" w:author="Mosi Adesina Ifatunji" w:date="2025-10-21T19:50:00Z" w16du:dateUtc="2025-10-22T00:50:00Z">
          <w:pPr>
            <w:autoSpaceDE w:val="0"/>
            <w:autoSpaceDN w:val="0"/>
            <w:adjustRightInd w:val="0"/>
            <w:ind w:right="-720"/>
          </w:pPr>
        </w:pPrChange>
      </w:pPr>
    </w:p>
    <w:p w14:paraId="237A3942" w14:textId="77777777" w:rsidR="00B262E1" w:rsidRPr="006B17C5" w:rsidRDefault="00B262E1">
      <w:pPr>
        <w:keepNext/>
        <w:keepLines/>
        <w:rPr>
          <w:ins w:id="13127" w:author="Mosi Adesina Ifatunji" w:date="2025-06-17T17:46:00Z" w16du:dateUtc="2025-06-17T22:46:00Z"/>
          <w:rPrChange w:id="13128" w:author="Mosi Adesina Ifatunji" w:date="2025-07-17T11:52:00Z" w16du:dateUtc="2025-07-17T16:52:00Z">
            <w:rPr>
              <w:ins w:id="13129" w:author="Mosi Adesina Ifatunji" w:date="2025-06-17T17:46:00Z" w16du:dateUtc="2025-06-17T22:46:00Z"/>
              <w:rFonts w:ascii="Helvetica Neue" w:hAnsi="Helvetica Neue" w:cs="Helvetica Neue"/>
              <w:sz w:val="26"/>
              <w:szCs w:val="26"/>
            </w:rPr>
          </w:rPrChange>
        </w:rPr>
        <w:pPrChange w:id="13130" w:author="Mosi Adesina Ifatunji" w:date="2025-10-21T19:50:00Z" w16du:dateUtc="2025-10-22T00:50:00Z">
          <w:pPr>
            <w:autoSpaceDE w:val="0"/>
            <w:autoSpaceDN w:val="0"/>
            <w:adjustRightInd w:val="0"/>
            <w:ind w:right="-720"/>
          </w:pPr>
        </w:pPrChange>
      </w:pPr>
    </w:p>
    <w:p w14:paraId="0102AB71" w14:textId="77777777" w:rsidR="00CB2E33" w:rsidRPr="006B17C5" w:rsidRDefault="00CB2E33">
      <w:pPr>
        <w:keepNext/>
        <w:keepLines/>
        <w:rPr>
          <w:ins w:id="13131" w:author="Mosi Adesina Ifatunji" w:date="2025-06-17T17:45:00Z" w16du:dateUtc="2025-06-17T22:45:00Z"/>
          <w:rPrChange w:id="13132" w:author="Mosi Adesina Ifatunji" w:date="2025-07-17T11:52:00Z" w16du:dateUtc="2025-07-17T16:52:00Z">
            <w:rPr>
              <w:ins w:id="13133" w:author="Mosi Adesina Ifatunji" w:date="2025-06-17T17:45:00Z" w16du:dateUtc="2025-06-17T22:45:00Z"/>
              <w:rFonts w:ascii="Helvetica Neue" w:hAnsi="Helvetica Neue" w:cs="Helvetica Neue"/>
              <w:sz w:val="26"/>
              <w:szCs w:val="26"/>
            </w:rPr>
          </w:rPrChange>
        </w:rPr>
        <w:pPrChange w:id="13134" w:author="Mosi Adesina Ifatunji" w:date="2025-10-21T19:50:00Z" w16du:dateUtc="2025-10-22T00:50:00Z">
          <w:pPr>
            <w:autoSpaceDE w:val="0"/>
            <w:autoSpaceDN w:val="0"/>
            <w:adjustRightInd w:val="0"/>
            <w:ind w:right="-720"/>
          </w:pPr>
        </w:pPrChange>
      </w:pPr>
    </w:p>
    <w:p w14:paraId="3E1E1DC7" w14:textId="77777777" w:rsidR="00736C34" w:rsidRPr="006B17C5" w:rsidRDefault="00736C34">
      <w:pPr>
        <w:keepNext/>
        <w:keepLines/>
        <w:rPr>
          <w:ins w:id="13135" w:author="Mosi Adesina Ifatunji" w:date="2025-06-17T17:44:00Z" w16du:dateUtc="2025-06-17T22:44:00Z"/>
          <w:rPrChange w:id="13136" w:author="Mosi Adesina Ifatunji" w:date="2025-07-17T11:52:00Z" w16du:dateUtc="2025-07-17T16:52:00Z">
            <w:rPr>
              <w:ins w:id="13137" w:author="Mosi Adesina Ifatunji" w:date="2025-06-17T17:44:00Z" w16du:dateUtc="2025-06-17T22:44:00Z"/>
              <w:rFonts w:ascii="Helvetica Neue" w:hAnsi="Helvetica Neue" w:cs="Helvetica Neue"/>
              <w:sz w:val="26"/>
              <w:szCs w:val="26"/>
            </w:rPr>
          </w:rPrChange>
        </w:rPr>
        <w:pPrChange w:id="13138" w:author="Mosi Adesina Ifatunji" w:date="2025-10-21T19:50:00Z" w16du:dateUtc="2025-10-22T00:50:00Z">
          <w:pPr>
            <w:autoSpaceDE w:val="0"/>
            <w:autoSpaceDN w:val="0"/>
            <w:adjustRightInd w:val="0"/>
            <w:ind w:right="-720"/>
          </w:pPr>
        </w:pPrChange>
      </w:pPr>
    </w:p>
    <w:p w14:paraId="3B123207" w14:textId="77777777" w:rsidR="00CF10E3" w:rsidRPr="006B17C5" w:rsidRDefault="00CF10E3">
      <w:pPr>
        <w:keepNext/>
        <w:keepLines/>
        <w:rPr>
          <w:ins w:id="13139" w:author="Mosi Adesina Ifatunji" w:date="2025-06-17T17:43:00Z" w16du:dateUtc="2025-06-17T22:43:00Z"/>
          <w:rPrChange w:id="13140" w:author="Mosi Adesina Ifatunji" w:date="2025-07-17T11:52:00Z" w16du:dateUtc="2025-07-17T16:52:00Z">
            <w:rPr>
              <w:ins w:id="13141" w:author="Mosi Adesina Ifatunji" w:date="2025-06-17T17:43:00Z" w16du:dateUtc="2025-06-17T22:43:00Z"/>
              <w:rFonts w:ascii="Helvetica Neue" w:hAnsi="Helvetica Neue" w:cs="Helvetica Neue"/>
              <w:sz w:val="26"/>
              <w:szCs w:val="26"/>
            </w:rPr>
          </w:rPrChange>
        </w:rPr>
        <w:pPrChange w:id="13142" w:author="Mosi Adesina Ifatunji" w:date="2025-10-21T19:50:00Z" w16du:dateUtc="2025-10-22T00:50:00Z">
          <w:pPr>
            <w:autoSpaceDE w:val="0"/>
            <w:autoSpaceDN w:val="0"/>
            <w:adjustRightInd w:val="0"/>
            <w:ind w:right="-720"/>
          </w:pPr>
        </w:pPrChange>
      </w:pPr>
    </w:p>
    <w:p w14:paraId="6FE943B9" w14:textId="77777777" w:rsidR="0091481E" w:rsidRPr="006B17C5" w:rsidRDefault="0091481E">
      <w:pPr>
        <w:keepNext/>
        <w:keepLines/>
        <w:rPr>
          <w:ins w:id="13143" w:author="Mosi Adesina Ifatunji" w:date="2025-06-17T17:40:00Z" w16du:dateUtc="2025-06-17T22:40:00Z"/>
          <w:rPrChange w:id="13144" w:author="Mosi Adesina Ifatunji" w:date="2025-07-17T11:52:00Z" w16du:dateUtc="2025-07-17T16:52:00Z">
            <w:rPr>
              <w:ins w:id="13145" w:author="Mosi Adesina Ifatunji" w:date="2025-06-17T17:40:00Z" w16du:dateUtc="2025-06-17T22:40:00Z"/>
              <w:rFonts w:ascii="Helvetica Neue" w:hAnsi="Helvetica Neue" w:cs="Helvetica Neue"/>
              <w:sz w:val="26"/>
              <w:szCs w:val="26"/>
            </w:rPr>
          </w:rPrChange>
        </w:rPr>
        <w:pPrChange w:id="13146" w:author="Mosi Adesina Ifatunji" w:date="2025-10-21T19:50:00Z" w16du:dateUtc="2025-10-22T00:50:00Z">
          <w:pPr>
            <w:autoSpaceDE w:val="0"/>
            <w:autoSpaceDN w:val="0"/>
            <w:adjustRightInd w:val="0"/>
            <w:ind w:right="-720"/>
          </w:pPr>
        </w:pPrChange>
      </w:pPr>
    </w:p>
    <w:p w14:paraId="24B52E25" w14:textId="77777777" w:rsidR="0032381C" w:rsidRPr="006B17C5" w:rsidRDefault="0032381C">
      <w:pPr>
        <w:keepNext/>
        <w:keepLines/>
        <w:rPr>
          <w:ins w:id="13147" w:author="Mosi Adesina Ifatunji" w:date="2025-06-17T17:38:00Z" w16du:dateUtc="2025-06-17T22:38:00Z"/>
          <w:rPrChange w:id="13148" w:author="Mosi Adesina Ifatunji" w:date="2025-07-17T11:52:00Z" w16du:dateUtc="2025-07-17T16:52:00Z">
            <w:rPr>
              <w:ins w:id="13149" w:author="Mosi Adesina Ifatunji" w:date="2025-06-17T17:38:00Z" w16du:dateUtc="2025-06-17T22:38:00Z"/>
              <w:rFonts w:ascii="Helvetica Neue" w:hAnsi="Helvetica Neue" w:cs="Helvetica Neue"/>
              <w:sz w:val="26"/>
              <w:szCs w:val="26"/>
            </w:rPr>
          </w:rPrChange>
        </w:rPr>
        <w:pPrChange w:id="13150" w:author="Mosi Adesina Ifatunji" w:date="2025-10-21T19:50:00Z" w16du:dateUtc="2025-10-22T00:50:00Z">
          <w:pPr>
            <w:autoSpaceDE w:val="0"/>
            <w:autoSpaceDN w:val="0"/>
            <w:adjustRightInd w:val="0"/>
            <w:ind w:right="-720"/>
          </w:pPr>
        </w:pPrChange>
      </w:pPr>
    </w:p>
    <w:p w14:paraId="28E33288" w14:textId="77777777" w:rsidR="003306FF" w:rsidRPr="006B17C5" w:rsidRDefault="003306FF">
      <w:pPr>
        <w:keepNext/>
        <w:keepLines/>
        <w:rPr>
          <w:ins w:id="13151" w:author="Mosi Adesina Ifatunji" w:date="2025-06-17T17:36:00Z" w16du:dateUtc="2025-06-17T22:36:00Z"/>
          <w:rPrChange w:id="13152" w:author="Mosi Adesina Ifatunji" w:date="2025-07-17T11:52:00Z" w16du:dateUtc="2025-07-17T16:52:00Z">
            <w:rPr>
              <w:ins w:id="13153" w:author="Mosi Adesina Ifatunji" w:date="2025-06-17T17:36:00Z" w16du:dateUtc="2025-06-17T22:36:00Z"/>
              <w:rFonts w:ascii="Helvetica Neue" w:hAnsi="Helvetica Neue" w:cs="Helvetica Neue"/>
              <w:sz w:val="26"/>
              <w:szCs w:val="26"/>
            </w:rPr>
          </w:rPrChange>
        </w:rPr>
        <w:pPrChange w:id="13154" w:author="Mosi Adesina Ifatunji" w:date="2025-10-21T19:50:00Z" w16du:dateUtc="2025-10-22T00:50:00Z">
          <w:pPr>
            <w:autoSpaceDE w:val="0"/>
            <w:autoSpaceDN w:val="0"/>
            <w:adjustRightInd w:val="0"/>
            <w:ind w:right="-720"/>
          </w:pPr>
        </w:pPrChange>
      </w:pPr>
    </w:p>
    <w:p w14:paraId="6350F6A8" w14:textId="77777777" w:rsidR="00B06C93" w:rsidRPr="006B17C5" w:rsidRDefault="00B06C93">
      <w:pPr>
        <w:keepNext/>
        <w:keepLines/>
        <w:rPr>
          <w:ins w:id="13155" w:author="Mosi Adesina Ifatunji" w:date="2025-06-17T17:36:00Z" w16du:dateUtc="2025-06-17T22:36:00Z"/>
          <w:rPrChange w:id="13156" w:author="Mosi Adesina Ifatunji" w:date="2025-07-17T11:52:00Z" w16du:dateUtc="2025-07-17T16:52:00Z">
            <w:rPr>
              <w:ins w:id="13157" w:author="Mosi Adesina Ifatunji" w:date="2025-06-17T17:36:00Z" w16du:dateUtc="2025-06-17T22:36:00Z"/>
              <w:rFonts w:ascii="Helvetica Neue" w:hAnsi="Helvetica Neue" w:cs="Helvetica Neue"/>
              <w:sz w:val="26"/>
              <w:szCs w:val="26"/>
            </w:rPr>
          </w:rPrChange>
        </w:rPr>
        <w:pPrChange w:id="13158" w:author="Mosi Adesina Ifatunji" w:date="2025-10-21T19:50:00Z" w16du:dateUtc="2025-10-22T00:50:00Z">
          <w:pPr>
            <w:autoSpaceDE w:val="0"/>
            <w:autoSpaceDN w:val="0"/>
            <w:adjustRightInd w:val="0"/>
            <w:ind w:right="-720"/>
          </w:pPr>
        </w:pPrChange>
      </w:pPr>
    </w:p>
    <w:p w14:paraId="7194043D" w14:textId="77777777" w:rsidR="00396392" w:rsidRPr="006B17C5" w:rsidRDefault="00396392">
      <w:pPr>
        <w:keepNext/>
        <w:keepLines/>
        <w:rPr>
          <w:ins w:id="13159" w:author="Mosi Adesina Ifatunji" w:date="2025-06-17T17:33:00Z" w16du:dateUtc="2025-06-17T22:33:00Z"/>
          <w:rPrChange w:id="13160" w:author="Mosi Adesina Ifatunji" w:date="2025-07-17T11:52:00Z" w16du:dateUtc="2025-07-17T16:52:00Z">
            <w:rPr>
              <w:ins w:id="13161" w:author="Mosi Adesina Ifatunji" w:date="2025-06-17T17:33:00Z" w16du:dateUtc="2025-06-17T22:33:00Z"/>
              <w:rFonts w:ascii="Helvetica Neue" w:hAnsi="Helvetica Neue" w:cs="Helvetica Neue"/>
              <w:sz w:val="26"/>
              <w:szCs w:val="26"/>
            </w:rPr>
          </w:rPrChange>
        </w:rPr>
        <w:pPrChange w:id="13162" w:author="Mosi Adesina Ifatunji" w:date="2025-10-21T19:50:00Z" w16du:dateUtc="2025-10-22T00:50:00Z">
          <w:pPr>
            <w:autoSpaceDE w:val="0"/>
            <w:autoSpaceDN w:val="0"/>
            <w:adjustRightInd w:val="0"/>
            <w:ind w:right="-720"/>
          </w:pPr>
        </w:pPrChange>
      </w:pPr>
    </w:p>
    <w:p w14:paraId="68DCF5D5" w14:textId="77777777" w:rsidR="00C23C61" w:rsidRPr="006B17C5" w:rsidRDefault="00C23C61">
      <w:pPr>
        <w:keepNext/>
        <w:keepLines/>
        <w:rPr>
          <w:ins w:id="13163" w:author="Mosi Adesina Ifatunji" w:date="2025-06-17T17:31:00Z" w16du:dateUtc="2025-06-17T22:31:00Z"/>
          <w:rPrChange w:id="13164" w:author="Mosi Adesina Ifatunji" w:date="2025-07-17T11:52:00Z" w16du:dateUtc="2025-07-17T16:52:00Z">
            <w:rPr>
              <w:ins w:id="13165" w:author="Mosi Adesina Ifatunji" w:date="2025-06-17T17:31:00Z" w16du:dateUtc="2025-06-17T22:31:00Z"/>
              <w:rFonts w:ascii="Helvetica Neue" w:hAnsi="Helvetica Neue" w:cs="Helvetica Neue"/>
              <w:sz w:val="26"/>
              <w:szCs w:val="26"/>
            </w:rPr>
          </w:rPrChange>
        </w:rPr>
        <w:pPrChange w:id="13166" w:author="Mosi Adesina Ifatunji" w:date="2025-10-21T19:50:00Z" w16du:dateUtc="2025-10-22T00:50:00Z">
          <w:pPr>
            <w:autoSpaceDE w:val="0"/>
            <w:autoSpaceDN w:val="0"/>
            <w:adjustRightInd w:val="0"/>
            <w:ind w:right="-720"/>
          </w:pPr>
        </w:pPrChange>
      </w:pPr>
    </w:p>
    <w:p w14:paraId="2A05C778" w14:textId="77777777" w:rsidR="00A92E29" w:rsidRPr="006B17C5" w:rsidRDefault="00A92E29">
      <w:pPr>
        <w:pStyle w:val="BodyText"/>
        <w:spacing w:after="0"/>
        <w:ind w:right="-14"/>
        <w:rPr>
          <w:ins w:id="13167" w:author="Mosi Adesina Ifatunji" w:date="2025-06-17T17:27:00Z" w16du:dateUtc="2025-06-17T22:27:00Z"/>
          <w:rPrChange w:id="13168" w:author="Mosi Adesina Ifatunji" w:date="2025-07-17T11:52:00Z" w16du:dateUtc="2025-07-17T16:52:00Z">
            <w:rPr>
              <w:ins w:id="13169" w:author="Mosi Adesina Ifatunji" w:date="2025-06-17T17:27:00Z" w16du:dateUtc="2025-06-17T22:27:00Z"/>
              <w:rFonts w:ascii="Helvetica Neue" w:hAnsi="Helvetica Neue" w:cs="Helvetica Neue"/>
              <w:sz w:val="26"/>
              <w:szCs w:val="26"/>
            </w:rPr>
          </w:rPrChange>
        </w:rPr>
        <w:pPrChange w:id="13170" w:author="Mosi Adesina Ifatunji" w:date="2025-10-21T19:50:00Z" w16du:dateUtc="2025-10-22T00:50:00Z">
          <w:pPr>
            <w:autoSpaceDE w:val="0"/>
            <w:autoSpaceDN w:val="0"/>
            <w:adjustRightInd w:val="0"/>
            <w:ind w:right="-720"/>
          </w:pPr>
        </w:pPrChange>
      </w:pPr>
    </w:p>
    <w:p w14:paraId="26E86534" w14:textId="77777777" w:rsidR="00E111A1" w:rsidRPr="006B17C5" w:rsidRDefault="00E111A1">
      <w:pPr>
        <w:pStyle w:val="BodyText"/>
        <w:spacing w:after="0"/>
        <w:ind w:right="-14"/>
        <w:rPr>
          <w:ins w:id="13171" w:author="Mosi Adesina Ifatunji" w:date="2025-06-17T17:27:00Z" w16du:dateUtc="2025-06-17T22:27:00Z"/>
          <w:rPrChange w:id="13172" w:author="Mosi Adesina Ifatunji" w:date="2025-07-17T11:52:00Z" w16du:dateUtc="2025-07-17T16:52:00Z">
            <w:rPr>
              <w:ins w:id="13173" w:author="Mosi Adesina Ifatunji" w:date="2025-06-17T17:27:00Z" w16du:dateUtc="2025-06-17T22:27:00Z"/>
              <w:rFonts w:ascii="Helvetica Neue" w:hAnsi="Helvetica Neue" w:cs="Helvetica Neue"/>
              <w:sz w:val="26"/>
              <w:szCs w:val="26"/>
            </w:rPr>
          </w:rPrChange>
        </w:rPr>
        <w:pPrChange w:id="13174" w:author="Mosi Adesina Ifatunji" w:date="2025-10-21T19:50:00Z" w16du:dateUtc="2025-10-22T00:50:00Z">
          <w:pPr>
            <w:autoSpaceDE w:val="0"/>
            <w:autoSpaceDN w:val="0"/>
            <w:adjustRightInd w:val="0"/>
            <w:ind w:right="-720"/>
          </w:pPr>
        </w:pPrChange>
      </w:pPr>
    </w:p>
    <w:p w14:paraId="0AA2CAFD" w14:textId="77777777" w:rsidR="00F315F6" w:rsidRPr="006B17C5" w:rsidRDefault="00F315F6">
      <w:pPr>
        <w:pStyle w:val="BodyText"/>
        <w:spacing w:after="0"/>
        <w:ind w:right="-14"/>
        <w:rPr>
          <w:ins w:id="13175" w:author="Mosi Adesina Ifatunji" w:date="2025-06-17T17:12:00Z" w16du:dateUtc="2025-06-17T22:12:00Z"/>
          <w:rPrChange w:id="13176" w:author="Mosi Adesina Ifatunji" w:date="2025-07-17T11:52:00Z" w16du:dateUtc="2025-07-17T16:52:00Z">
            <w:rPr>
              <w:ins w:id="13177" w:author="Mosi Adesina Ifatunji" w:date="2025-06-17T17:12:00Z" w16du:dateUtc="2025-06-17T22:12:00Z"/>
              <w:rFonts w:ascii="Helvetica Neue" w:hAnsi="Helvetica Neue" w:cs="Helvetica Neue"/>
              <w:sz w:val="26"/>
              <w:szCs w:val="26"/>
            </w:rPr>
          </w:rPrChange>
        </w:rPr>
        <w:pPrChange w:id="13178" w:author="Mosi Adesina Ifatunji" w:date="2025-10-21T19:50:00Z" w16du:dateUtc="2025-10-22T00:50:00Z">
          <w:pPr>
            <w:autoSpaceDE w:val="0"/>
            <w:autoSpaceDN w:val="0"/>
            <w:adjustRightInd w:val="0"/>
            <w:ind w:right="-720"/>
          </w:pPr>
        </w:pPrChange>
      </w:pPr>
    </w:p>
    <w:p w14:paraId="3ACBCB4C" w14:textId="77777777" w:rsidR="00DE4119" w:rsidRPr="006B17C5" w:rsidRDefault="00DE4119">
      <w:pPr>
        <w:pStyle w:val="BodyText"/>
        <w:spacing w:after="0"/>
        <w:ind w:right="-14"/>
        <w:rPr>
          <w:ins w:id="13179" w:author="Mosi Adesina Ifatunji" w:date="2025-06-17T17:12:00Z" w16du:dateUtc="2025-06-17T22:12:00Z"/>
          <w:rPrChange w:id="13180" w:author="Mosi Adesina Ifatunji" w:date="2025-07-17T11:52:00Z" w16du:dateUtc="2025-07-17T16:52:00Z">
            <w:rPr>
              <w:ins w:id="13181" w:author="Mosi Adesina Ifatunji" w:date="2025-06-17T17:12:00Z" w16du:dateUtc="2025-06-17T22:12:00Z"/>
              <w:rFonts w:ascii="Helvetica Neue" w:hAnsi="Helvetica Neue" w:cs="Helvetica Neue"/>
              <w:sz w:val="26"/>
              <w:szCs w:val="26"/>
            </w:rPr>
          </w:rPrChange>
        </w:rPr>
        <w:pPrChange w:id="13182" w:author="Mosi Adesina Ifatunji" w:date="2025-10-21T19:50:00Z" w16du:dateUtc="2025-10-22T00:50:00Z">
          <w:pPr>
            <w:autoSpaceDE w:val="0"/>
            <w:autoSpaceDN w:val="0"/>
            <w:adjustRightInd w:val="0"/>
            <w:ind w:right="-720"/>
          </w:pPr>
        </w:pPrChange>
      </w:pPr>
    </w:p>
    <w:p w14:paraId="5CFA0BA8" w14:textId="77777777" w:rsidR="00626B2E" w:rsidRPr="006B17C5" w:rsidRDefault="00626B2E">
      <w:pPr>
        <w:pStyle w:val="BodyText"/>
        <w:spacing w:after="0"/>
        <w:ind w:right="-14"/>
        <w:rPr>
          <w:ins w:id="13183" w:author="Mosi Adesina Ifatunji" w:date="2025-06-17T17:11:00Z" w16du:dateUtc="2025-06-17T22:11:00Z"/>
          <w:rPrChange w:id="13184" w:author="Mosi Adesina Ifatunji" w:date="2025-07-17T11:52:00Z" w16du:dateUtc="2025-07-17T16:52:00Z">
            <w:rPr>
              <w:ins w:id="13185" w:author="Mosi Adesina Ifatunji" w:date="2025-06-17T17:11:00Z" w16du:dateUtc="2025-06-17T22:11:00Z"/>
              <w:rFonts w:ascii="Helvetica Neue" w:hAnsi="Helvetica Neue" w:cs="Helvetica Neue"/>
              <w:sz w:val="26"/>
              <w:szCs w:val="26"/>
            </w:rPr>
          </w:rPrChange>
        </w:rPr>
        <w:pPrChange w:id="13186" w:author="Mosi Adesina Ifatunji" w:date="2025-10-21T19:50:00Z" w16du:dateUtc="2025-10-22T00:50:00Z">
          <w:pPr>
            <w:autoSpaceDE w:val="0"/>
            <w:autoSpaceDN w:val="0"/>
            <w:adjustRightInd w:val="0"/>
            <w:ind w:right="-720"/>
          </w:pPr>
        </w:pPrChange>
      </w:pPr>
    </w:p>
    <w:p w14:paraId="3A60C85C" w14:textId="77777777" w:rsidR="00673C4C" w:rsidRPr="006B17C5" w:rsidRDefault="00673C4C">
      <w:pPr>
        <w:pStyle w:val="BodyText"/>
        <w:spacing w:after="0"/>
        <w:ind w:right="-14"/>
        <w:rPr>
          <w:ins w:id="13187" w:author="Mosi Adesina Ifatunji" w:date="2025-06-17T16:51:00Z" w16du:dateUtc="2025-06-17T21:51:00Z"/>
          <w:rPrChange w:id="13188" w:author="Mosi Adesina Ifatunji" w:date="2025-07-17T11:52:00Z" w16du:dateUtc="2025-07-17T16:52:00Z">
            <w:rPr>
              <w:ins w:id="13189" w:author="Mosi Adesina Ifatunji" w:date="2025-06-17T16:51:00Z" w16du:dateUtc="2025-06-17T21:51:00Z"/>
              <w:rFonts w:ascii="Helvetica Neue" w:hAnsi="Helvetica Neue" w:cs="Helvetica Neue"/>
              <w:sz w:val="26"/>
              <w:szCs w:val="26"/>
            </w:rPr>
          </w:rPrChange>
        </w:rPr>
        <w:pPrChange w:id="13190" w:author="Mosi Adesina Ifatunji" w:date="2025-10-21T19:50:00Z" w16du:dateUtc="2025-10-22T00:50:00Z">
          <w:pPr>
            <w:autoSpaceDE w:val="0"/>
            <w:autoSpaceDN w:val="0"/>
            <w:adjustRightInd w:val="0"/>
            <w:ind w:right="-720"/>
          </w:pPr>
        </w:pPrChange>
      </w:pPr>
    </w:p>
    <w:p w14:paraId="121CC975" w14:textId="77777777" w:rsidR="007A7357" w:rsidRPr="006B17C5" w:rsidRDefault="007A7357">
      <w:pPr>
        <w:pStyle w:val="BodyText"/>
        <w:spacing w:after="0"/>
        <w:ind w:right="-14"/>
        <w:rPr>
          <w:ins w:id="13191" w:author="Mosi Adesina Ifatunji" w:date="2025-06-17T16:51:00Z" w16du:dateUtc="2025-06-17T21:51:00Z"/>
          <w:rPrChange w:id="13192" w:author="Mosi Adesina Ifatunji" w:date="2025-07-17T11:52:00Z" w16du:dateUtc="2025-07-17T16:52:00Z">
            <w:rPr>
              <w:ins w:id="13193" w:author="Mosi Adesina Ifatunji" w:date="2025-06-17T16:51:00Z" w16du:dateUtc="2025-06-17T21:51:00Z"/>
              <w:rFonts w:ascii="Helvetica Neue" w:hAnsi="Helvetica Neue" w:cs="Helvetica Neue"/>
              <w:sz w:val="26"/>
              <w:szCs w:val="26"/>
            </w:rPr>
          </w:rPrChange>
        </w:rPr>
        <w:pPrChange w:id="13194" w:author="Mosi Adesina Ifatunji" w:date="2025-10-21T19:50:00Z" w16du:dateUtc="2025-10-22T00:50:00Z">
          <w:pPr>
            <w:autoSpaceDE w:val="0"/>
            <w:autoSpaceDN w:val="0"/>
            <w:adjustRightInd w:val="0"/>
            <w:ind w:left="720" w:right="-720" w:hanging="720"/>
          </w:pPr>
        </w:pPrChange>
      </w:pPr>
    </w:p>
    <w:p w14:paraId="0C8E6B9A" w14:textId="77777777" w:rsidR="000678FF" w:rsidRPr="006B17C5" w:rsidRDefault="000678FF">
      <w:pPr>
        <w:autoSpaceDE w:val="0"/>
        <w:autoSpaceDN w:val="0"/>
        <w:ind w:right="-14"/>
        <w:rPr>
          <w:ins w:id="13195" w:author="Mosi Adesina Ifatunji" w:date="2025-06-17T16:51:00Z" w16du:dateUtc="2025-06-17T21:51:00Z"/>
          <w:rPrChange w:id="13196" w:author="Mosi Adesina Ifatunji" w:date="2025-07-17T11:52:00Z" w16du:dateUtc="2025-07-17T16:52:00Z">
            <w:rPr>
              <w:ins w:id="13197" w:author="Mosi Adesina Ifatunji" w:date="2025-06-17T16:51:00Z" w16du:dateUtc="2025-06-17T21:51:00Z"/>
              <w:rFonts w:ascii="Helvetica Neue" w:hAnsi="Helvetica Neue" w:cs="Helvetica Neue"/>
              <w:sz w:val="26"/>
              <w:szCs w:val="26"/>
            </w:rPr>
          </w:rPrChange>
        </w:rPr>
        <w:pPrChange w:id="13198" w:author="Mosi Adesina Ifatunji" w:date="2025-10-21T19:50:00Z" w16du:dateUtc="2025-10-22T00:50:00Z">
          <w:pPr>
            <w:autoSpaceDE w:val="0"/>
            <w:autoSpaceDN w:val="0"/>
            <w:adjustRightInd w:val="0"/>
            <w:ind w:right="-720"/>
          </w:pPr>
        </w:pPrChange>
      </w:pPr>
    </w:p>
    <w:p w14:paraId="29FF0831" w14:textId="77777777" w:rsidR="000678FF" w:rsidRPr="00B92532" w:rsidRDefault="000678FF">
      <w:pPr>
        <w:pStyle w:val="BodyText"/>
        <w:spacing w:after="0"/>
        <w:ind w:right="-14"/>
        <w:rPr>
          <w:ins w:id="13199" w:author="Mosi Adesina Ifatunji" w:date="2025-03-05T10:55:00Z" w16du:dateUtc="2025-03-05T16:55:00Z"/>
        </w:rPr>
        <w:pPrChange w:id="13200" w:author="Mosi Adesina Ifatunji" w:date="2025-10-21T19:50:00Z" w16du:dateUtc="2025-10-22T00:50:00Z">
          <w:pPr/>
        </w:pPrChange>
      </w:pPr>
    </w:p>
    <w:p w14:paraId="2DBF896E" w14:textId="669A686D" w:rsidR="00C36187" w:rsidRPr="00B92532" w:rsidDel="00961B9C" w:rsidRDefault="00C36187">
      <w:pPr>
        <w:pStyle w:val="NoSpacing"/>
        <w:rPr>
          <w:ins w:id="13201" w:author="Mosi Adesina Ifatunji" w:date="2025-03-05T10:55:00Z" w16du:dateUtc="2025-03-05T16:55:00Z"/>
          <w:del w:id="13202" w:author="Mosi Adesina Ifatunji" w:date="2025-03-05T19:27:00Z" w16du:dateUtc="2025-03-06T01:27:00Z"/>
        </w:rPr>
        <w:pPrChange w:id="13203" w:author="Mosi Adesina Ifatunji" w:date="2025-10-26T17:05:00Z" w16du:dateUtc="2025-10-26T22:05:00Z">
          <w:pPr/>
        </w:pPrChange>
      </w:pPr>
      <w:ins w:id="13204" w:author="Mosi Adesina Ifatunji" w:date="2025-03-05T10:55:00Z" w16du:dateUtc="2025-03-05T16:55:00Z">
        <w:del w:id="13205" w:author="Mosi Adesina Ifatunji" w:date="2025-03-05T19:27:00Z" w16du:dateUtc="2025-03-06T01:27:00Z">
          <w:r w:rsidRPr="00B92532" w:rsidDel="00961B9C">
            <w:delText>There is also an established relationship between the demographic composition of top management and patterns of discriminatory interactions between workers within-firms, which further supports the link between top management demographics and firm-level schema (Gelfand et al. 2007).</w:delText>
          </w:r>
        </w:del>
      </w:ins>
    </w:p>
    <w:p w14:paraId="4D62D118" w14:textId="45DDD644" w:rsidR="00E95A92" w:rsidRPr="00B92532" w:rsidDel="005B21FC" w:rsidRDefault="003F3D06">
      <w:pPr>
        <w:pStyle w:val="NoSpacing"/>
        <w:rPr>
          <w:del w:id="13206" w:author="Mosi Adesina Ifatunji" w:date="2025-02-16T14:52:00Z" w16du:dateUtc="2025-02-16T20:52:00Z"/>
        </w:rPr>
        <w:pPrChange w:id="13207" w:author="Mosi Adesina Ifatunji" w:date="2025-10-26T17:05:00Z" w16du:dateUtc="2025-10-26T22:05:00Z">
          <w:pPr/>
        </w:pPrChange>
      </w:pPr>
      <w:del w:id="13208" w:author="Mosi Adesina Ifatunji" w:date="2025-06-14T13:22:00Z" w16du:dateUtc="2025-06-14T18:22:00Z">
        <w:r w:rsidRPr="006B17C5" w:rsidDel="00ED28D9">
          <w:rPr>
            <w:bCs/>
            <w:rPrChange w:id="13209" w:author="Mosi Adesina Ifatunji" w:date="2025-07-17T11:52:00Z" w16du:dateUtc="2025-07-17T16:52:00Z">
              <w:rPr>
                <w:rFonts w:cs="Helvetica Neue"/>
                <w:b/>
                <w:szCs w:val="26"/>
              </w:rPr>
            </w:rPrChange>
          </w:rPr>
          <w:fldChar w:fldCharType="begin">
            <w:fldData xml:space="preserve">PEVuZE5vdGU+PENpdGU+PEF1dGhvcj5PbWk8L0F1dGhvcj48WWVhcj4xOTg2IFsyMDE1XTwvWWVh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</w:fldData>
          </w:fldChar>
        </w:r>
      </w:del>
      <w:r w:rsidRPr="00B92532" w:rsidDel="00ED28D9">
        <w:rPr>
          <w:color w:val="1E1E1E"/>
        </w:rPr>
        <w:instrText xml:space="preserve"> ADDIN EN.JS.CITE </w:instrText>
      </w:r>
      <w:del w:id="13210" w:author="Mosi Adesina Ifatunji" w:date="2025-06-14T13:22:00Z" w16du:dateUtc="2025-06-14T18:22:00Z">
        <w:r w:rsidRPr="005D6882" w:rsidDel="00ED28D9">
          <w:rPr>
            <w:bCs/>
          </w:rPr>
        </w:r>
        <w:r w:rsidRPr="006B17C5" w:rsidDel="00ED28D9">
          <w:rPr>
            <w:bCs/>
            <w:rPrChange w:id="13211" w:author="Mosi Adesina Ifatunji" w:date="2025-07-17T11:52:00Z" w16du:dateUtc="2025-07-17T16:52:00Z">
              <w:rPr>
                <w:rFonts w:cs="Helvetica Neue"/>
                <w:b/>
                <w:szCs w:val="26"/>
              </w:rPr>
            </w:rPrChange>
          </w:rPr>
          <w:fldChar w:fldCharType="separate"/>
        </w:r>
        <w:r w:rsidR="004D1965" w:rsidRPr="00B92532" w:rsidDel="00ED28D9">
          <w:rPr>
            <w:noProof/>
          </w:rPr>
          <w:delText>(emphasis added: Omi and Winant 1986 [2015]: 109)</w:delText>
        </w:r>
        <w:r w:rsidRPr="006B17C5" w:rsidDel="00ED28D9">
          <w:rPr>
            <w:bCs/>
            <w:rPrChange w:id="13212" w:author="Mosi Adesina Ifatunji" w:date="2025-07-17T11:52:00Z" w16du:dateUtc="2025-07-17T16:52:00Z">
              <w:rPr>
                <w:rFonts w:cs="Helvetica Neue"/>
                <w:b/>
                <w:szCs w:val="26"/>
              </w:rPr>
            </w:rPrChange>
          </w:rPr>
          <w:fldChar w:fldCharType="end"/>
        </w:r>
        <w:r w:rsidR="0072107A" w:rsidRPr="006B17C5" w:rsidDel="00ED28D9">
          <w:rPr>
            <w:bCs/>
            <w:color w:val="202020"/>
            <w:rPrChange w:id="13213" w:author="Mosi Adesina Ifatunji" w:date="2025-07-17T11:52:00Z" w16du:dateUtc="2025-07-17T16:52:00Z">
              <w:rPr>
                <w:rFonts w:cs="Helvetica Neue"/>
                <w:b/>
                <w:color w:val="202020"/>
                <w:szCs w:val="26"/>
              </w:rPr>
            </w:rPrChange>
          </w:rPr>
          <w:fldChar w:fldCharType="begin">
            <w:fldData xml:space="preserve">PEVuZE5vdGU+PENpdGU+PEF1dGhvcj5Xb290ZW48L0F1dGhvcj48WWVhcj4yMDA2PC9ZZWFyPjxS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</w:fldData>
          </w:fldChar>
        </w:r>
      </w:del>
      <w:r w:rsidR="0072107A" w:rsidRPr="006B17C5" w:rsidDel="00ED28D9">
        <w:rPr>
          <w:b/>
          <w:bCs/>
          <w:color w:val="000000"/>
          <w:rPrChange w:id="13214" w:author="Mosi Adesina Ifatunji" w:date="2025-07-17T11:52:00Z" w16du:dateUtc="2025-07-17T16:52:00Z">
            <w:rPr>
              <w:color w:val="000000"/>
              <w:sz w:val="22"/>
              <w:szCs w:val="22"/>
            </w:rPr>
          </w:rPrChange>
        </w:rPr>
        <w:instrText xml:space="preserve"> ADDIN EN.JS.CITE </w:instrText>
      </w:r>
      <w:del w:id="13215" w:author="Mosi Adesina Ifatunji" w:date="2025-06-14T13:22:00Z" w16du:dateUtc="2025-06-14T18:22:00Z">
        <w:r w:rsidR="0072107A" w:rsidRPr="005D6882" w:rsidDel="00ED28D9">
          <w:rPr>
            <w:bCs/>
            <w:color w:val="202020"/>
          </w:rPr>
        </w:r>
        <w:r w:rsidR="0072107A" w:rsidRPr="006B17C5" w:rsidDel="00ED28D9">
          <w:rPr>
            <w:bCs/>
            <w:color w:val="202020"/>
            <w:rPrChange w:id="13216" w:author="Mosi Adesina Ifatunji" w:date="2025-07-17T11:52:00Z" w16du:dateUtc="2025-07-17T16:52:00Z">
              <w:rPr>
                <w:rFonts w:cs="Helvetica Neue"/>
                <w:b/>
                <w:color w:val="202020"/>
                <w:szCs w:val="26"/>
              </w:rPr>
            </w:rPrChange>
          </w:rPr>
          <w:fldChar w:fldCharType="separate"/>
        </w:r>
        <w:r w:rsidR="00627DEA" w:rsidRPr="00B92532" w:rsidDel="00ED28D9">
          <w:rPr>
            <w:noProof/>
          </w:rPr>
          <w:delText>(Wooten 2006)</w:delText>
        </w:r>
        <w:r w:rsidR="0072107A" w:rsidRPr="006B17C5" w:rsidDel="00ED28D9">
          <w:rPr>
            <w:bCs/>
            <w:color w:val="202020"/>
            <w:rPrChange w:id="13217" w:author="Mosi Adesina Ifatunji" w:date="2025-07-17T11:52:00Z" w16du:dateUtc="2025-07-17T16:52:00Z">
              <w:rPr>
                <w:rFonts w:cs="Helvetica Neue"/>
                <w:b/>
                <w:color w:val="202020"/>
                <w:szCs w:val="26"/>
              </w:rPr>
            </w:rPrChange>
          </w:rPr>
          <w:fldChar w:fldCharType="end"/>
        </w:r>
      </w:del>
      <w:del w:id="13218" w:author="Mosi Adesina Ifatunji" w:date="2025-05-29T18:46:00Z" w16du:dateUtc="2025-05-29T23:46:00Z">
        <w:r w:rsidR="0072107A" w:rsidRPr="006B17C5" w:rsidDel="004A37CD">
          <w:rPr>
            <w:b/>
            <w:bCs/>
            <w:rPrChange w:id="13219" w:author="Mosi Adesina Ifatunji" w:date="2025-07-17T11:52:00Z" w16du:dateUtc="2025-07-17T16:52:00Z">
              <w:rPr>
                <w:color w:val="000000"/>
                <w:sz w:val="22"/>
                <w:szCs w:val="22"/>
              </w:rPr>
            </w:rPrChange>
          </w:rPr>
          <w:fldChar w:fldCharType="begin">
            <w:fldData xml:space="preserve">PEVuZE5vdGU+PENpdGU+PEF1dGhvcj5Xb290ZW48L0F1dGhvcj48WWVhcj4yMDA2PC9ZZWFyPjxS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</w:fldData>
          </w:fldChar>
        </w:r>
        <w:r w:rsidR="0072107A" w:rsidRPr="006B17C5" w:rsidDel="004A37CD">
          <w:rPr>
            <w:b/>
            <w:bCs/>
            <w:color w:val="000000"/>
            <w:rPrChange w:id="13220" w:author="Mosi Adesina Ifatunji" w:date="2025-07-17T11:52:00Z" w16du:dateUtc="2025-07-17T16:52:00Z">
              <w:rPr>
                <w:color w:val="000000"/>
                <w:sz w:val="22"/>
                <w:szCs w:val="22"/>
              </w:rPr>
            </w:rPrChange>
          </w:rPr>
          <w:delInstrText xml:space="preserve"> ADDIN EN.JS.CITE </w:delInstrText>
        </w:r>
        <w:r w:rsidR="0072107A" w:rsidRPr="005D6882" w:rsidDel="004A37CD">
          <w:rPr>
            <w:b/>
            <w:bCs/>
          </w:rPr>
        </w:r>
        <w:r w:rsidR="0072107A" w:rsidRPr="006B17C5" w:rsidDel="004A37CD">
          <w:rPr>
            <w:b/>
            <w:bCs/>
            <w:rPrChange w:id="13221" w:author="Mosi Adesina Ifatunji" w:date="2025-07-17T11:52:00Z" w16du:dateUtc="2025-07-17T16:52:00Z">
              <w:rPr>
                <w:color w:val="000000"/>
                <w:sz w:val="22"/>
                <w:szCs w:val="22"/>
              </w:rPr>
            </w:rPrChange>
          </w:rPr>
          <w:fldChar w:fldCharType="separate"/>
        </w:r>
        <w:r w:rsidR="00CE052A" w:rsidRPr="006B17C5" w:rsidDel="004A37CD">
          <w:rPr>
            <w:b/>
            <w:bCs/>
            <w:noProof/>
            <w:rPrChange w:id="13222" w:author="Mosi Adesina Ifatunji" w:date="2025-07-17T11:52:00Z" w16du:dateUtc="2025-07-17T16:52:00Z">
              <w:rPr>
                <w:noProof/>
                <w:color w:val="000000"/>
                <w:sz w:val="22"/>
                <w:szCs w:val="22"/>
              </w:rPr>
            </w:rPrChange>
          </w:rPr>
          <w:delText>(Wooten 2006)</w:delText>
        </w:r>
        <w:r w:rsidR="0072107A" w:rsidRPr="006B17C5" w:rsidDel="004A37CD">
          <w:rPr>
            <w:b/>
            <w:bCs/>
            <w:rPrChange w:id="13223" w:author="Mosi Adesina Ifatunji" w:date="2025-07-17T11:52:00Z" w16du:dateUtc="2025-07-17T16:52:00Z">
              <w:rPr>
                <w:color w:val="000000"/>
                <w:sz w:val="22"/>
                <w:szCs w:val="22"/>
              </w:rPr>
            </w:rPrChange>
          </w:rPr>
          <w:fldChar w:fldCharType="end"/>
        </w:r>
      </w:del>
    </w:p>
    <w:p w14:paraId="000000C4" w14:textId="0F046660" w:rsidR="00374CE3" w:rsidRPr="00B92532" w:rsidDel="000E192C" w:rsidRDefault="00062007">
      <w:pPr>
        <w:pStyle w:val="NoSpacing"/>
        <w:rPr>
          <w:del w:id="13224" w:author="Mosi Adesina Ifatunji" w:date="2025-02-16T14:48:00Z" w16du:dateUtc="2025-02-16T20:48:00Z"/>
        </w:rPr>
        <w:pPrChange w:id="13225" w:author="Mosi Adesina Ifatunji" w:date="2025-10-26T17:05:00Z" w16du:dateUtc="2025-10-26T22:05:00Z">
          <w:pPr/>
        </w:pPrChange>
      </w:pPr>
      <w:del w:id="13226" w:author="Mosi Adesina Ifatunji" w:date="2025-03-05T10:55:00Z" w16du:dateUtc="2025-03-05T16:55:00Z">
        <w:r w:rsidRPr="006B17C5" w:rsidDel="009C41C2">
          <w:rPr>
            <w:bCs/>
            <w:rPrChange w:id="13227" w:author="Mosi Adesina Ifatunji" w:date="2025-07-17T11:52:00Z" w16du:dateUtc="2025-07-17T16:52:00Z">
              <w:rPr>
                <w:rFonts w:cs="Helvetica Neue"/>
                <w:b/>
                <w:szCs w:val="26"/>
              </w:rPr>
            </w:rPrChange>
          </w:rPr>
          <w:fldChar w:fldCharType="begin">
            <w:fldData xml:space="preserve">PEVuZE5vdGU+PENpdGU+PEF1dGhvcj5SYXk8L0F1dGhvcj48WWVhcj4yMDE5PC9ZZWFyPjxSZWNO
dW0+Njk2MDwvUmVjTnVtPjxEaXNwbGF5VGV4dD4oUmF5IDIwMTkpPC9EaXNwbGF5VGV4dD48cmVj
b3JkPjxyZWMtZ3VpZD5mNzU3MDY3Zi1mZTBkLTQwYmMtOTcxZS1kN2JjM2Y2MzFkMGI8L3JlYy1n
dWlkPjxyZWMtbnVtYmVyPjY5NjA8L3JlYy1udW1iZXI+PGZvcmVpZ24ta2V5cz48a2V5IGFwcD0i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dW1iZXI+MTwvbnVtYmVyPjxkYXRlcz48eWVhcj4yMDE5PC95ZWFyPjwvZGF0ZXM+PGVsZWN0cm9u
aWMtcmVzb3VyY2UtbnVtPjEwLjExNzcvMDAwMzEyMjQxODgyMjMzNTwvZWxlY3Ryb25pYy1yZXNv
dXJjZS1udW0+PC9yZWNvcmQ+PC9DaXRlPjwvRW5kTm90ZT5=
</w:fldData>
          </w:fldChar>
        </w:r>
        <w:r w:rsidRPr="00B92532" w:rsidDel="009C41C2">
          <w:delInstrText xml:space="preserve"> ADDIN EN.JS.CITE </w:delInstrText>
        </w:r>
        <w:r w:rsidRPr="005D6882" w:rsidDel="009C41C2">
          <w:rPr>
            <w:bCs/>
          </w:rPr>
        </w:r>
        <w:r w:rsidRPr="006B17C5" w:rsidDel="009C41C2">
          <w:rPr>
            <w:bCs/>
            <w:rPrChange w:id="13228" w:author="Mosi Adesina Ifatunji" w:date="2025-07-17T11:52:00Z" w16du:dateUtc="2025-07-17T16:52:00Z">
              <w:rPr>
                <w:rFonts w:cs="Helvetica Neue"/>
                <w:b/>
                <w:szCs w:val="26"/>
              </w:rPr>
            </w:rPrChange>
          </w:rPr>
          <w:fldChar w:fldCharType="separate"/>
        </w:r>
        <w:r w:rsidRPr="00B92532" w:rsidDel="009C41C2">
          <w:rPr>
            <w:noProof/>
          </w:rPr>
          <w:delText>(Ray 2019)</w:delText>
        </w:r>
        <w:r w:rsidRPr="006B17C5" w:rsidDel="009C41C2">
          <w:rPr>
            <w:bCs/>
            <w:rPrChange w:id="13229" w:author="Mosi Adesina Ifatunji" w:date="2025-07-17T11:52:00Z" w16du:dateUtc="2025-07-17T16:52:00Z">
              <w:rPr>
                <w:rFonts w:cs="Helvetica Neue"/>
                <w:b/>
                <w:szCs w:val="26"/>
              </w:rPr>
            </w:rPrChange>
          </w:rPr>
          <w:fldChar w:fldCharType="end"/>
        </w:r>
      </w:del>
      <w:del w:id="13230" w:author="Mosi Adesina Ifatunji" w:date="2025-02-16T14:48:00Z" w16du:dateUtc="2025-02-16T20:48:00Z">
        <w:r w:rsidR="00851BB7" w:rsidRPr="00B92532" w:rsidDel="000E192C">
          <w:delText xml:space="preserve">While there are substantial levels of occupational segregation </w:delText>
        </w:r>
        <w:r w:rsidR="00851BB7" w:rsidRPr="00B92532" w:rsidDel="000E192C">
          <w:rPr>
            <w:i/>
          </w:rPr>
          <w:delText>within</w:delText>
        </w:r>
        <w:r w:rsidR="00851BB7" w:rsidRPr="00B92532" w:rsidDel="000E192C">
          <w:delText xml:space="preserve"> firms (see below; Tomaskovic-Devey 1993, Kaufman 2001, Jesper b. sørensen 2004, Del Río and Alonso-Villar 2015), there is </w:delText>
        </w:r>
        <w:r w:rsidR="00851BB7" w:rsidRPr="00B92532" w:rsidDel="000E192C">
          <w:rPr>
            <w:i/>
          </w:rPr>
          <w:delText>more</w:delText>
        </w:r>
        <w:r w:rsidR="00851BB7" w:rsidRPr="00B92532" w:rsidDel="000E192C">
          <w:delText xml:space="preserve"> job level segregation </w:delText>
        </w:r>
        <w:r w:rsidR="00851BB7" w:rsidRPr="00B92532" w:rsidDel="000E192C">
          <w:rPr>
            <w:i/>
          </w:rPr>
          <w:delText>between</w:delText>
        </w:r>
        <w:r w:rsidR="00851BB7" w:rsidRPr="00B92532" w:rsidDel="000E192C">
          <w:delText xml:space="preserve"> firms (Tomaskovic-Devey 1993, Jesper b. sørensen 2004, Ferguson and Koning 2018).</w:delText>
        </w:r>
      </w:del>
    </w:p>
    <w:p w14:paraId="000000C5" w14:textId="734BDABD" w:rsidR="00374CE3" w:rsidRPr="00B92532" w:rsidDel="005B21FC" w:rsidRDefault="00374CE3">
      <w:pPr>
        <w:pStyle w:val="NoSpacing"/>
        <w:rPr>
          <w:del w:id="13231" w:author="Mosi Adesina Ifatunji" w:date="2025-02-16T14:52:00Z" w16du:dateUtc="2025-02-16T20:52:00Z"/>
        </w:rPr>
        <w:pPrChange w:id="13232" w:author="Mosi Adesina Ifatunji" w:date="2025-10-26T17:05:00Z" w16du:dateUtc="2025-10-26T22:05:00Z">
          <w:pPr/>
        </w:pPrChange>
      </w:pPr>
    </w:p>
    <w:p w14:paraId="000000C6" w14:textId="06771971" w:rsidR="00374CE3" w:rsidRPr="00B92532" w:rsidDel="00E9572E" w:rsidRDefault="00851BB7">
      <w:pPr>
        <w:pStyle w:val="NoSpacing"/>
        <w:rPr>
          <w:del w:id="13233" w:author="Mosi Adesina Ifatunji" w:date="2025-02-16T14:49:00Z" w16du:dateUtc="2025-02-16T20:49:00Z"/>
          <w:color w:val="000000"/>
        </w:rPr>
        <w:pPrChange w:id="13234" w:author="Mosi Adesina Ifatunji" w:date="2025-10-26T17:05:00Z" w16du:dateUtc="2025-10-26T22:05:00Z">
          <w:pPr/>
        </w:pPrChange>
      </w:pPr>
      <w:del w:id="13235" w:author="Mosi Adesina Ifatunji" w:date="2025-02-16T14:49:00Z" w16du:dateUtc="2025-02-16T20:49:00Z">
        <w:r w:rsidRPr="00B92532" w:rsidDel="00E9572E">
          <w:delText xml:space="preserve">These differences then influence racialized differences in between-firm hiring practices, or racialized differences in between-firm </w:delText>
        </w:r>
        <w:r w:rsidRPr="00B92532" w:rsidDel="00E9572E">
          <w:rPr>
            <w:i/>
            <w:color w:val="000000"/>
          </w:rPr>
          <w:delText>sorting</w:delText>
        </w:r>
        <w:r w:rsidRPr="00B92532" w:rsidDel="00E9572E">
          <w:rPr>
            <w:color w:val="000000"/>
          </w:rPr>
          <w:delText xml:space="preserve"> (Pager 2003, Quillian et al. 2017, Kline et al. 2022).</w:delText>
        </w:r>
      </w:del>
    </w:p>
    <w:p w14:paraId="000000C7" w14:textId="252D01DF" w:rsidR="00374CE3" w:rsidRPr="00B92532" w:rsidDel="005B21FC" w:rsidRDefault="00374CE3">
      <w:pPr>
        <w:pStyle w:val="NoSpacing"/>
        <w:rPr>
          <w:del w:id="13236" w:author="Mosi Adesina Ifatunji" w:date="2025-02-16T14:52:00Z" w16du:dateUtc="2025-02-16T20:52:00Z"/>
        </w:rPr>
        <w:pPrChange w:id="13237" w:author="Mosi Adesina Ifatunji" w:date="2025-10-26T17:05:00Z" w16du:dateUtc="2025-10-26T22:05:00Z">
          <w:pPr/>
        </w:pPrChange>
      </w:pPr>
    </w:p>
    <w:p w14:paraId="000000C8" w14:textId="3BDC126E" w:rsidR="00374CE3" w:rsidRPr="00B92532" w:rsidDel="00A26059" w:rsidRDefault="00851BB7">
      <w:pPr>
        <w:pStyle w:val="NoSpacing"/>
        <w:rPr>
          <w:del w:id="13238" w:author="Mosi Adesina Ifatunji" w:date="2025-02-16T14:45:00Z" w16du:dateUtc="2025-02-16T20:45:00Z"/>
        </w:rPr>
        <w:pPrChange w:id="13239" w:author="Mosi Adesina Ifatunji" w:date="2025-10-26T17:05:00Z" w16du:dateUtc="2025-10-26T22:05:00Z">
          <w:pPr/>
        </w:pPrChange>
      </w:pPr>
      <w:del w:id="13240" w:author="Mosi Adesina Ifatunji" w:date="2025-02-16T14:45:00Z" w16du:dateUtc="2025-02-16T20:45:00Z">
        <w:r w:rsidRPr="00B92532" w:rsidDel="00A26059">
          <w:delText>For example, recent meta-analyses of audit studies across firms shows that while hiring managers generally prefer ‘White names,’ the preference is stronger at some firms than it is at others (Quillian et al. 2017, Kline et al. 2022).</w:delText>
        </w:r>
      </w:del>
    </w:p>
    <w:p w14:paraId="000000C9" w14:textId="0B5527C6" w:rsidR="00374CE3" w:rsidRPr="00B92532" w:rsidDel="005B21FC" w:rsidRDefault="00374CE3">
      <w:pPr>
        <w:pStyle w:val="NoSpacing"/>
        <w:rPr>
          <w:del w:id="13241" w:author="Mosi Adesina Ifatunji" w:date="2025-02-16T14:52:00Z" w16du:dateUtc="2025-02-16T20:52:00Z"/>
        </w:rPr>
        <w:pPrChange w:id="13242" w:author="Mosi Adesina Ifatunji" w:date="2025-10-26T17:05:00Z" w16du:dateUtc="2025-10-26T22:05:00Z">
          <w:pPr/>
        </w:pPrChange>
      </w:pPr>
    </w:p>
    <w:p w14:paraId="000000CA" w14:textId="4E95D933" w:rsidR="00374CE3" w:rsidRPr="00B92532" w:rsidDel="0096262E" w:rsidRDefault="00851BB7">
      <w:pPr>
        <w:pStyle w:val="NoSpacing"/>
        <w:rPr>
          <w:del w:id="13243" w:author="Mosi Adesina Ifatunji" w:date="2025-02-16T14:46:00Z" w16du:dateUtc="2025-02-16T20:46:00Z"/>
        </w:rPr>
        <w:pPrChange w:id="13244" w:author="Mosi Adesina Ifatunji" w:date="2025-10-26T17:05:00Z" w16du:dateUtc="2025-10-26T22:05:00Z">
          <w:pPr/>
        </w:pPrChange>
      </w:pPr>
      <w:del w:id="13245" w:author="Mosi Adesina Ifatunji" w:date="2025-02-16T14:46:00Z" w16du:dateUtc="2025-02-16T20:46:00Z">
        <w:r w:rsidRPr="00B92532" w:rsidDel="0096262E">
          <w:delText>This firm-level variation in White social closure is indicative of the ways in which different organizations manage racialized forms of inequality differently.</w:delText>
        </w:r>
      </w:del>
    </w:p>
    <w:p w14:paraId="000000CB" w14:textId="65BA6054" w:rsidR="00374CE3" w:rsidRPr="00B92532" w:rsidDel="0096262E" w:rsidRDefault="00374CE3">
      <w:pPr>
        <w:pStyle w:val="NoSpacing"/>
        <w:rPr>
          <w:del w:id="13246" w:author="Mosi Adesina Ifatunji" w:date="2025-02-16T14:46:00Z" w16du:dateUtc="2025-02-16T20:46:00Z"/>
        </w:rPr>
        <w:pPrChange w:id="13247" w:author="Mosi Adesina Ifatunji" w:date="2025-10-26T17:05:00Z" w16du:dateUtc="2025-10-26T22:05:00Z">
          <w:pPr/>
        </w:pPrChange>
      </w:pPr>
    </w:p>
    <w:p w14:paraId="000000CC" w14:textId="5363F6C3" w:rsidR="00374CE3" w:rsidRPr="00B92532" w:rsidDel="0096262E" w:rsidRDefault="00851BB7">
      <w:pPr>
        <w:pStyle w:val="NoSpacing"/>
        <w:rPr>
          <w:del w:id="13248" w:author="Mosi Adesina Ifatunji" w:date="2025-02-16T14:46:00Z" w16du:dateUtc="2025-02-16T20:46:00Z"/>
        </w:rPr>
        <w:pPrChange w:id="13249" w:author="Mosi Adesina Ifatunji" w:date="2025-10-26T17:05:00Z" w16du:dateUtc="2025-10-26T22:05:00Z">
          <w:pPr/>
        </w:pPrChange>
      </w:pPr>
      <w:del w:id="13250" w:author="Mosi Adesina Ifatunji" w:date="2025-02-16T14:46:00Z" w16du:dateUtc="2025-02-16T20:46:00Z">
        <w:r w:rsidRPr="00B92532" w:rsidDel="0096262E">
          <w:delText>However, while audit studies suggest that some portion of earnings inequality results from sorting Whites and Blacks into high- and low-wage firms, respectively; they cannot assess actual wage differences after hiring.</w:delText>
        </w:r>
      </w:del>
    </w:p>
    <w:p w14:paraId="000000CD" w14:textId="591BB830" w:rsidR="00374CE3" w:rsidRPr="00B92532" w:rsidDel="005B21FC" w:rsidRDefault="00374CE3">
      <w:pPr>
        <w:pStyle w:val="NoSpacing"/>
        <w:rPr>
          <w:del w:id="13251" w:author="Mosi Adesina Ifatunji" w:date="2025-02-16T14:52:00Z" w16du:dateUtc="2025-02-16T20:52:00Z"/>
        </w:rPr>
        <w:pPrChange w:id="13252" w:author="Mosi Adesina Ifatunji" w:date="2025-10-26T17:05:00Z" w16du:dateUtc="2025-10-26T22:05:00Z">
          <w:pPr/>
        </w:pPrChange>
      </w:pPr>
    </w:p>
    <w:p w14:paraId="000000CE" w14:textId="64CEEE00" w:rsidR="00374CE3" w:rsidRPr="00B92532" w:rsidDel="00E15D58" w:rsidRDefault="00851BB7">
      <w:pPr>
        <w:pStyle w:val="NoSpacing"/>
        <w:rPr>
          <w:del w:id="13253" w:author="Mosi Adesina Ifatunji" w:date="2025-02-16T14:46:00Z" w16du:dateUtc="2025-02-16T20:46:00Z"/>
        </w:rPr>
        <w:pPrChange w:id="13254" w:author="Mosi Adesina Ifatunji" w:date="2025-10-26T17:05:00Z" w16du:dateUtc="2025-10-26T22:05:00Z">
          <w:pPr/>
        </w:pPrChange>
      </w:pPr>
      <w:del w:id="13255" w:author="Mosi Adesina Ifatunji" w:date="2025-02-16T14:46:00Z" w16du:dateUtc="2025-02-16T20:46:00Z">
        <w:r w:rsidRPr="00B92532" w:rsidDel="00E15D58">
          <w:delText xml:space="preserve">Bias and discrimination </w:delText>
        </w:r>
        <w:r w:rsidRPr="00B92532" w:rsidDel="00E15D58">
          <w:rPr>
            <w:i/>
          </w:rPr>
          <w:delText>within</w:delText>
        </w:r>
        <w:r w:rsidRPr="00B92532" w:rsidDel="00E15D58">
          <w:delText xml:space="preserve"> firms is sometimes explicit (Fox and Stallworth 2006, Mong and Roscigno 2010, Daniels and Thornton 2020), but it often goes unacknowledged (Tilly 1998, Whysall 2018).</w:delText>
        </w:r>
      </w:del>
    </w:p>
    <w:p w14:paraId="000000CF" w14:textId="6B335DD4" w:rsidR="00374CE3" w:rsidRPr="00B92532" w:rsidDel="005B21FC" w:rsidRDefault="00374CE3">
      <w:pPr>
        <w:pStyle w:val="NoSpacing"/>
        <w:rPr>
          <w:del w:id="13256" w:author="Mosi Adesina Ifatunji" w:date="2025-02-16T14:52:00Z" w16du:dateUtc="2025-02-16T20:52:00Z"/>
        </w:rPr>
        <w:pPrChange w:id="13257" w:author="Mosi Adesina Ifatunji" w:date="2025-10-26T17:05:00Z" w16du:dateUtc="2025-10-26T22:05:00Z">
          <w:pPr/>
        </w:pPrChange>
      </w:pPr>
    </w:p>
    <w:p w14:paraId="000000D0" w14:textId="23F78DBB" w:rsidR="00374CE3" w:rsidRPr="00B92532" w:rsidDel="000E192C" w:rsidRDefault="00851BB7">
      <w:pPr>
        <w:pStyle w:val="NoSpacing"/>
        <w:rPr>
          <w:del w:id="13258" w:author="Mosi Adesina Ifatunji" w:date="2025-02-16T14:48:00Z" w16du:dateUtc="2025-02-16T20:48:00Z"/>
          <w:shd w:val="clear" w:color="auto" w:fill="D9EAD3"/>
        </w:rPr>
        <w:pPrChange w:id="13259" w:author="Mosi Adesina Ifatunji" w:date="2025-10-26T17:05:00Z" w16du:dateUtc="2025-10-26T22:05:00Z">
          <w:pPr/>
        </w:pPrChange>
      </w:pPr>
      <w:del w:id="13260" w:author="Mosi Adesina Ifatunji" w:date="2025-02-16T14:48:00Z" w16du:dateUtc="2025-02-16T20:48:00Z">
        <w:r w:rsidRPr="00B92532" w:rsidDel="000E192C">
          <w:rPr>
            <w:shd w:val="clear" w:color="auto" w:fill="D9EAD3"/>
          </w:rPr>
          <w:delText>Indeed, studies show geographic and organizational differences in levels of prejudice (Payne et al. 2017, Vuletich and Payne 2019, Greenwald and Lai 2020, Kline et al. 2022).</w:delText>
        </w:r>
      </w:del>
    </w:p>
    <w:p w14:paraId="000000D1" w14:textId="7F7FC649" w:rsidR="00374CE3" w:rsidRPr="00B92532" w:rsidDel="005B21FC" w:rsidRDefault="00374CE3">
      <w:pPr>
        <w:pStyle w:val="NoSpacing"/>
        <w:rPr>
          <w:del w:id="13261" w:author="Mosi Adesina Ifatunji" w:date="2025-02-16T14:52:00Z" w16du:dateUtc="2025-02-16T20:52:00Z"/>
        </w:rPr>
        <w:pPrChange w:id="13262" w:author="Mosi Adesina Ifatunji" w:date="2025-10-26T17:05:00Z" w16du:dateUtc="2025-10-26T22:05:00Z">
          <w:pPr/>
        </w:pPrChange>
      </w:pPr>
    </w:p>
    <w:p w14:paraId="000000D2" w14:textId="63E6CF6F" w:rsidR="00374CE3" w:rsidRPr="00B92532" w:rsidDel="005B21FC" w:rsidRDefault="00374CE3">
      <w:pPr>
        <w:pStyle w:val="NoSpacing"/>
        <w:rPr>
          <w:del w:id="13263" w:author="Mosi Adesina Ifatunji" w:date="2025-02-16T14:52:00Z" w16du:dateUtc="2025-02-16T20:52:00Z"/>
        </w:rPr>
        <w:pPrChange w:id="13264" w:author="Mosi Adesina Ifatunji" w:date="2025-10-26T17:05:00Z" w16du:dateUtc="2025-10-26T22:05:00Z">
          <w:pPr/>
        </w:pPrChange>
      </w:pPr>
    </w:p>
    <w:p w14:paraId="000000D3" w14:textId="722C0E92" w:rsidR="00374CE3" w:rsidRPr="00B92532" w:rsidDel="005B21FC" w:rsidRDefault="00374CE3">
      <w:pPr>
        <w:pStyle w:val="NoSpacing"/>
        <w:rPr>
          <w:del w:id="13265" w:author="Mosi Adesina Ifatunji" w:date="2025-02-16T14:52:00Z" w16du:dateUtc="2025-02-16T20:52:00Z"/>
        </w:rPr>
        <w:pPrChange w:id="13266" w:author="Mosi Adesina Ifatunji" w:date="2025-10-26T17:05:00Z" w16du:dateUtc="2025-10-26T22:05:00Z">
          <w:pPr/>
        </w:pPrChange>
      </w:pPr>
    </w:p>
    <w:p w14:paraId="000000D4" w14:textId="1F37DF6B" w:rsidR="00374CE3" w:rsidRPr="00B92532" w:rsidDel="005B21FC" w:rsidRDefault="00374CE3">
      <w:pPr>
        <w:pStyle w:val="NoSpacing"/>
        <w:rPr>
          <w:del w:id="13267" w:author="Mosi Adesina Ifatunji" w:date="2025-02-16T14:52:00Z" w16du:dateUtc="2025-02-16T20:52:00Z"/>
        </w:rPr>
        <w:pPrChange w:id="13268" w:author="Mosi Adesina Ifatunji" w:date="2025-10-26T17:05:00Z" w16du:dateUtc="2025-10-26T22:05:00Z">
          <w:pPr/>
        </w:pPrChange>
      </w:pPr>
    </w:p>
    <w:p w14:paraId="000000D5" w14:textId="7E54D077" w:rsidR="00374CE3" w:rsidRPr="00B92532" w:rsidDel="00C90BBA" w:rsidRDefault="00851BB7">
      <w:pPr>
        <w:pStyle w:val="NoSpacing"/>
        <w:rPr>
          <w:del w:id="13269" w:author="Mosi Adesina Ifatunji" w:date="2025-02-16T14:43:00Z" w16du:dateUtc="2025-02-16T20:43:00Z"/>
        </w:rPr>
        <w:pPrChange w:id="13270" w:author="Mosi Adesina Ifatunji" w:date="2025-10-26T17:05:00Z" w16du:dateUtc="2025-10-26T22:05:00Z">
          <w:pPr/>
        </w:pPrChange>
      </w:pPr>
      <w:del w:id="13271" w:author="Mosi Adesina Ifatunji" w:date="2025-02-16T14:43:00Z" w16du:dateUtc="2025-02-16T20:43:00Z">
        <w:r w:rsidRPr="00B92532" w:rsidDel="00C90BBA">
          <w:delText xml:space="preserve">These unacknowledged schema, or “status beliefs” (Ridgeway et al. 1998: 348) contain “default assumptions” (Dimaggio 1997: 269) that serve as iconic priors which are embedded at the firm-level, dictating what </w:delText>
        </w:r>
        <w:r w:rsidRPr="00B92532" w:rsidDel="00C90BBA">
          <w:rPr>
            <w:i/>
          </w:rPr>
          <w:delText>kind</w:delText>
        </w:r>
        <w:r w:rsidRPr="00B92532" w:rsidDel="00C90BBA">
          <w:delText xml:space="preserve"> of person </w:delText>
        </w:r>
        <w:r w:rsidRPr="00B92532" w:rsidDel="00C90BBA">
          <w:rPr>
            <w:i/>
          </w:rPr>
          <w:delText>should</w:delText>
        </w:r>
        <w:r w:rsidRPr="00B92532" w:rsidDel="00C90BBA">
          <w:delText xml:space="preserve"> be in a given job (Brubaker et al. 2004, Lamont et al. 2014, Ray 2019).</w:delText>
        </w:r>
      </w:del>
    </w:p>
    <w:p w14:paraId="000000D6" w14:textId="16CE6729" w:rsidR="00374CE3" w:rsidRPr="00B92532" w:rsidDel="00C90BBA" w:rsidRDefault="00374CE3">
      <w:pPr>
        <w:pStyle w:val="NoSpacing"/>
        <w:rPr>
          <w:del w:id="13272" w:author="Mosi Adesina Ifatunji" w:date="2025-02-16T14:43:00Z" w16du:dateUtc="2025-02-16T20:43:00Z"/>
        </w:rPr>
        <w:pPrChange w:id="13273" w:author="Mosi Adesina Ifatunji" w:date="2025-10-26T17:05:00Z" w16du:dateUtc="2025-10-26T22:05:00Z">
          <w:pPr/>
        </w:pPrChange>
      </w:pPr>
    </w:p>
    <w:p w14:paraId="000000D7" w14:textId="5FE9A783" w:rsidR="00374CE3" w:rsidRPr="00B92532" w:rsidDel="00C90BBA" w:rsidRDefault="00851BB7">
      <w:pPr>
        <w:pStyle w:val="NoSpacing"/>
        <w:rPr>
          <w:del w:id="13274" w:author="Mosi Adesina Ifatunji" w:date="2025-02-16T14:43:00Z" w16du:dateUtc="2025-02-16T20:43:00Z"/>
        </w:rPr>
        <w:pPrChange w:id="13275" w:author="Mosi Adesina Ifatunji" w:date="2025-10-26T17:05:00Z" w16du:dateUtc="2025-10-26T22:05:00Z">
          <w:pPr/>
        </w:pPrChange>
      </w:pPr>
      <w:del w:id="13276" w:author="Mosi Adesina Ifatunji" w:date="2025-02-16T14:43:00Z" w16du:dateUtc="2025-02-16T20:43:00Z">
        <w:r w:rsidRPr="00B92532" w:rsidDel="00C90BBA">
          <w:delText>Firms promote the uptake of these schemas (Perry et al. 1994) fostering the context for repeated observations and social interactions among workers, teaching them which categories matter and the corresponding schema concerning where people belong in the firm hierarchy (Baron and Pfeffer 1994, Ridgeway et al. 1998, Ray 2019).</w:delText>
        </w:r>
      </w:del>
    </w:p>
    <w:p w14:paraId="000000D8" w14:textId="21CC236F" w:rsidR="00374CE3" w:rsidRPr="00B92532" w:rsidDel="00C90BBA" w:rsidRDefault="00374CE3">
      <w:pPr>
        <w:pStyle w:val="NoSpacing"/>
        <w:rPr>
          <w:del w:id="13277" w:author="Mosi Adesina Ifatunji" w:date="2025-02-16T14:43:00Z" w16du:dateUtc="2025-02-16T20:43:00Z"/>
        </w:rPr>
        <w:pPrChange w:id="13278" w:author="Mosi Adesina Ifatunji" w:date="2025-10-26T17:05:00Z" w16du:dateUtc="2025-10-26T22:05:00Z">
          <w:pPr/>
        </w:pPrChange>
      </w:pPr>
    </w:p>
    <w:p w14:paraId="000000D9" w14:textId="2E8F639E" w:rsidR="00374CE3" w:rsidRPr="00B92532" w:rsidDel="00C90BBA" w:rsidRDefault="00851BB7">
      <w:pPr>
        <w:pStyle w:val="NoSpacing"/>
        <w:rPr>
          <w:del w:id="13279" w:author="Mosi Adesina Ifatunji" w:date="2025-02-16T14:43:00Z" w16du:dateUtc="2025-02-16T20:43:00Z"/>
        </w:rPr>
        <w:pPrChange w:id="13280" w:author="Mosi Adesina Ifatunji" w:date="2025-10-26T17:05:00Z" w16du:dateUtc="2025-10-26T22:05:00Z">
          <w:pPr/>
        </w:pPrChange>
      </w:pPr>
      <w:del w:id="13281" w:author="Mosi Adesina Ifatunji" w:date="2025-02-16T14:43:00Z" w16du:dateUtc="2025-02-16T20:43:00Z">
        <w:r w:rsidRPr="00B92532" w:rsidDel="00C90BBA">
          <w:delText>Tilly (1998) argues that schema are fundamental to the operations of organizations, allowing people to work together, while also influencing how firms assign workers to jobs and tasks, which can result in the creation, legitimation and stability of organizational hierarchies (Baron and Pfeffer 1994, Collins 1997, Ridgeway et al. 1998, Avent-Holt and Tomaskovic-Devey 2010, Wingfield and Alston 2014, Ditomaso 2015, Ray 2019).</w:delText>
        </w:r>
      </w:del>
    </w:p>
    <w:p w14:paraId="000000DA" w14:textId="066748D7" w:rsidR="00374CE3" w:rsidRPr="00B92532" w:rsidDel="005B21FC" w:rsidRDefault="00374CE3">
      <w:pPr>
        <w:pStyle w:val="NoSpacing"/>
        <w:rPr>
          <w:del w:id="13282" w:author="Mosi Adesina Ifatunji" w:date="2025-02-16T14:52:00Z" w16du:dateUtc="2025-02-16T20:52:00Z"/>
        </w:rPr>
        <w:pPrChange w:id="13283" w:author="Mosi Adesina Ifatunji" w:date="2025-10-26T17:05:00Z" w16du:dateUtc="2025-10-26T22:05:00Z">
          <w:pPr/>
        </w:pPrChange>
      </w:pPr>
    </w:p>
    <w:p w14:paraId="000000DB" w14:textId="5B596569" w:rsidR="00374CE3" w:rsidRPr="00B92532" w:rsidDel="00C46224" w:rsidRDefault="00851BB7">
      <w:pPr>
        <w:pStyle w:val="NoSpacing"/>
        <w:rPr>
          <w:del w:id="13284" w:author="Mosi Adesina Ifatunji" w:date="2025-02-16T14:43:00Z" w16du:dateUtc="2025-02-16T20:43:00Z"/>
        </w:rPr>
        <w:pPrChange w:id="13285" w:author="Mosi Adesina Ifatunji" w:date="2025-10-26T17:05:00Z" w16du:dateUtc="2025-10-26T22:05:00Z">
          <w:pPr/>
        </w:pPrChange>
      </w:pPr>
      <w:del w:id="13286" w:author="Mosi Adesina Ifatunji" w:date="2025-02-16T14:43:00Z" w16du:dateUtc="2025-02-16T20:43:00Z">
        <w:r w:rsidRPr="00B92532" w:rsidDel="00C46224">
          <w:delText xml:space="preserve">Given </w:delText>
        </w:r>
        <w:r w:rsidRPr="00B92532" w:rsidDel="00C46224">
          <w:rPr>
            <w:i/>
          </w:rPr>
          <w:delText>racialized schema</w:delText>
        </w:r>
        <w:r w:rsidRPr="00B92532" w:rsidDel="00C46224">
          <w:delText xml:space="preserve"> (Ray 2019), firms operate as “local racial formations” (Bonilla-Silva 2015: 82, Ray 2019), contributing to the ‘management’ of emergent and reciprocal links between racialized discourses and inequalities at the meso-level of society (Collins 1997, Moore 2007, Embrick 2011, Wooten 2015, Sewell 2016, Reyes 2017, Ferguson and Koning 2018, Ray 2019, Wingfield and Chavez 2020).</w:delText>
        </w:r>
      </w:del>
    </w:p>
    <w:p w14:paraId="000000DC" w14:textId="43621B60" w:rsidR="00374CE3" w:rsidRPr="00B92532" w:rsidDel="005B21FC" w:rsidRDefault="00374CE3">
      <w:pPr>
        <w:pStyle w:val="NoSpacing"/>
        <w:rPr>
          <w:del w:id="13287" w:author="Mosi Adesina Ifatunji" w:date="2025-02-16T14:52:00Z" w16du:dateUtc="2025-02-16T20:52:00Z"/>
        </w:rPr>
        <w:pPrChange w:id="13288" w:author="Mosi Adesina Ifatunji" w:date="2025-10-26T17:05:00Z" w16du:dateUtc="2025-10-26T22:05:00Z">
          <w:pPr/>
        </w:pPrChange>
      </w:pPr>
    </w:p>
    <w:p w14:paraId="000000DD" w14:textId="147998C2" w:rsidR="00374CE3" w:rsidRPr="00B92532" w:rsidDel="005B21FC" w:rsidRDefault="00374CE3">
      <w:pPr>
        <w:pStyle w:val="NoSpacing"/>
        <w:rPr>
          <w:del w:id="13289" w:author="Mosi Adesina Ifatunji" w:date="2025-02-16T14:52:00Z" w16du:dateUtc="2025-02-16T20:52:00Z"/>
        </w:rPr>
        <w:pPrChange w:id="13290" w:author="Mosi Adesina Ifatunji" w:date="2025-10-26T17:05:00Z" w16du:dateUtc="2025-10-26T22:05:00Z">
          <w:pPr/>
        </w:pPrChange>
      </w:pPr>
    </w:p>
    <w:p w14:paraId="000000DE" w14:textId="17E5F99C" w:rsidR="00374CE3" w:rsidRPr="00B92532" w:rsidDel="005B21FC" w:rsidRDefault="00374CE3">
      <w:pPr>
        <w:pStyle w:val="NoSpacing"/>
        <w:rPr>
          <w:del w:id="13291" w:author="Mosi Adesina Ifatunji" w:date="2025-02-16T14:52:00Z" w16du:dateUtc="2025-02-16T20:52:00Z"/>
        </w:rPr>
        <w:pPrChange w:id="13292" w:author="Mosi Adesina Ifatunji" w:date="2025-10-26T17:05:00Z" w16du:dateUtc="2025-10-26T22:05:00Z">
          <w:pPr/>
        </w:pPrChange>
      </w:pPr>
    </w:p>
    <w:p w14:paraId="000000DF" w14:textId="4624ECC1" w:rsidR="00374CE3" w:rsidRPr="00B92532" w:rsidDel="00252CFD" w:rsidRDefault="00851BB7">
      <w:pPr>
        <w:pStyle w:val="NoSpacing"/>
        <w:rPr>
          <w:del w:id="13293" w:author="Mosi Adesina Ifatunji" w:date="2025-02-16T14:49:00Z" w16du:dateUtc="2025-02-16T20:49:00Z"/>
        </w:rPr>
        <w:pPrChange w:id="13294" w:author="Mosi Adesina Ifatunji" w:date="2025-10-26T17:05:00Z" w16du:dateUtc="2025-10-26T22:05:00Z">
          <w:pPr/>
        </w:pPrChange>
      </w:pPr>
      <w:del w:id="13295" w:author="Mosi Adesina Ifatunji" w:date="2025-02-16T14:49:00Z" w16du:dateUtc="2025-02-16T20:49:00Z">
        <w:r w:rsidRPr="00B92532" w:rsidDel="00252CFD">
          <w:delText>Studies that show group differences in wage increases and associated promotions within firms reflect the link between within-firm schema and worker trajectories after hiring.</w:delText>
        </w:r>
      </w:del>
    </w:p>
    <w:p w14:paraId="000000E0" w14:textId="119B7D03" w:rsidR="00374CE3" w:rsidRPr="00B92532" w:rsidDel="00252CFD" w:rsidRDefault="00374CE3">
      <w:pPr>
        <w:pStyle w:val="NoSpacing"/>
        <w:rPr>
          <w:del w:id="13296" w:author="Mosi Adesina Ifatunji" w:date="2025-02-16T14:49:00Z" w16du:dateUtc="2025-02-16T20:49:00Z"/>
        </w:rPr>
        <w:pPrChange w:id="13297" w:author="Mosi Adesina Ifatunji" w:date="2025-10-26T17:05:00Z" w16du:dateUtc="2025-10-26T22:05:00Z">
          <w:pPr/>
        </w:pPrChange>
      </w:pPr>
    </w:p>
    <w:p w14:paraId="000000E1" w14:textId="42C36CAB" w:rsidR="00374CE3" w:rsidRPr="00B92532" w:rsidDel="00252CFD" w:rsidRDefault="00851BB7">
      <w:pPr>
        <w:pStyle w:val="NoSpacing"/>
        <w:rPr>
          <w:del w:id="13298" w:author="Mosi Adesina Ifatunji" w:date="2025-02-16T14:49:00Z" w16du:dateUtc="2025-02-16T20:49:00Z"/>
        </w:rPr>
        <w:pPrChange w:id="13299" w:author="Mosi Adesina Ifatunji" w:date="2025-10-26T17:05:00Z" w16du:dateUtc="2025-10-26T22:05:00Z">
          <w:pPr/>
        </w:pPrChange>
      </w:pPr>
      <w:del w:id="13300" w:author="Mosi Adesina Ifatunji" w:date="2025-02-16T14:49:00Z" w16du:dateUtc="2025-02-16T20:49:00Z">
        <w:r w:rsidRPr="00B92532" w:rsidDel="00252CFD">
          <w:delText>That is, while some portion of racialized disparities in earnings results from sorting workers into high- and low-wage firms (Kaufman 1986, Tilly 1998, Kaufman 2001, Pager 2007, Card et al. 2018, Kline et al. 2022), after hiring, the internal dynamics of firms shape subsequent worker trajectories.</w:delText>
        </w:r>
      </w:del>
    </w:p>
    <w:p w14:paraId="000000E2" w14:textId="5E2CB7FB" w:rsidR="00374CE3" w:rsidRPr="00B92532" w:rsidDel="00252CFD" w:rsidRDefault="00374CE3">
      <w:pPr>
        <w:pStyle w:val="NoSpacing"/>
        <w:rPr>
          <w:del w:id="13301" w:author="Mosi Adesina Ifatunji" w:date="2025-02-16T14:49:00Z" w16du:dateUtc="2025-02-16T20:49:00Z"/>
        </w:rPr>
        <w:pPrChange w:id="13302" w:author="Mosi Adesina Ifatunji" w:date="2025-10-26T17:05:00Z" w16du:dateUtc="2025-10-26T22:05:00Z">
          <w:pPr/>
        </w:pPrChange>
      </w:pPr>
    </w:p>
    <w:p w14:paraId="000000E3" w14:textId="7B3D3411" w:rsidR="00374CE3" w:rsidRPr="00B92532" w:rsidDel="00252CFD" w:rsidRDefault="00851BB7">
      <w:pPr>
        <w:pStyle w:val="NoSpacing"/>
        <w:rPr>
          <w:del w:id="13303" w:author="Mosi Adesina Ifatunji" w:date="2025-02-16T14:49:00Z" w16du:dateUtc="2025-02-16T20:49:00Z"/>
        </w:rPr>
        <w:pPrChange w:id="13304" w:author="Mosi Adesina Ifatunji" w:date="2025-10-26T17:05:00Z" w16du:dateUtc="2025-10-26T22:05:00Z">
          <w:pPr/>
        </w:pPrChange>
      </w:pPr>
      <w:del w:id="13305" w:author="Mosi Adesina Ifatunji" w:date="2025-02-16T14:49:00Z" w16du:dateUtc="2025-02-16T20:49:00Z">
        <w:r w:rsidRPr="00B92532" w:rsidDel="00252CFD">
          <w:delText>As a result, job-level segregation within-firms accounts for additional portions of racialized earnings inequality (i.e., in terms of both wage levels and wage growth; Haveman and Wetts 2019, Sorensen 2004).</w:delText>
        </w:r>
      </w:del>
    </w:p>
    <w:p w14:paraId="000000E4" w14:textId="76036EE0" w:rsidR="00374CE3" w:rsidRPr="00B92532" w:rsidDel="00252CFD" w:rsidRDefault="00374CE3">
      <w:pPr>
        <w:pStyle w:val="NoSpacing"/>
        <w:rPr>
          <w:del w:id="13306" w:author="Mosi Adesina Ifatunji" w:date="2025-02-16T14:49:00Z" w16du:dateUtc="2025-02-16T20:49:00Z"/>
        </w:rPr>
        <w:pPrChange w:id="13307" w:author="Mosi Adesina Ifatunji" w:date="2025-10-26T17:05:00Z" w16du:dateUtc="2025-10-26T22:05:00Z">
          <w:pPr/>
        </w:pPrChange>
      </w:pPr>
    </w:p>
    <w:p w14:paraId="000000E5" w14:textId="2861002B" w:rsidR="00374CE3" w:rsidRPr="00B92532" w:rsidDel="00252CFD" w:rsidRDefault="00851BB7">
      <w:pPr>
        <w:pStyle w:val="NoSpacing"/>
        <w:rPr>
          <w:del w:id="13308" w:author="Mosi Adesina Ifatunji" w:date="2025-02-16T14:49:00Z" w16du:dateUtc="2025-02-16T20:49:00Z"/>
        </w:rPr>
        <w:pPrChange w:id="13309" w:author="Mosi Adesina Ifatunji" w:date="2025-10-26T17:05:00Z" w16du:dateUtc="2025-10-26T22:05:00Z">
          <w:pPr/>
        </w:pPrChange>
      </w:pPr>
      <w:del w:id="13310" w:author="Mosi Adesina Ifatunji" w:date="2025-02-16T14:49:00Z" w16du:dateUtc="2025-02-16T20:49:00Z">
        <w:r w:rsidRPr="00B92532" w:rsidDel="00252CFD">
          <w:delText>For example, studies show that Black workers experience lower rates of promotion than Whites within a given firm, even after controlling for education and network-based capital (James 2000).</w:delText>
        </w:r>
      </w:del>
    </w:p>
    <w:p w14:paraId="176EE791" w14:textId="2C503B47" w:rsidR="0057123B" w:rsidRPr="00B92532" w:rsidDel="00252CFD" w:rsidRDefault="0057123B">
      <w:pPr>
        <w:pStyle w:val="NoSpacing"/>
        <w:rPr>
          <w:del w:id="13311" w:author="Mosi Adesina Ifatunji" w:date="2025-02-16T14:49:00Z" w16du:dateUtc="2025-02-16T20:49:00Z"/>
        </w:rPr>
        <w:pPrChange w:id="13312" w:author="Mosi Adesina Ifatunji" w:date="2025-10-26T17:05:00Z" w16du:dateUtc="2025-10-26T22:05:00Z">
          <w:pPr/>
        </w:pPrChange>
      </w:pPr>
    </w:p>
    <w:p w14:paraId="000000E6" w14:textId="78369223" w:rsidR="00374CE3" w:rsidRPr="00B92532" w:rsidDel="00252CFD" w:rsidRDefault="00851BB7">
      <w:pPr>
        <w:pStyle w:val="NoSpacing"/>
        <w:rPr>
          <w:del w:id="13313" w:author="Mosi Adesina Ifatunji" w:date="2025-02-16T14:49:00Z" w16du:dateUtc="2025-02-16T20:49:00Z"/>
        </w:rPr>
        <w:pPrChange w:id="13314" w:author="Mosi Adesina Ifatunji" w:date="2025-10-26T17:05:00Z" w16du:dateUtc="2025-10-26T22:05:00Z">
          <w:pPr/>
        </w:pPrChange>
      </w:pPr>
      <w:del w:id="13315" w:author="Mosi Adesina Ifatunji" w:date="2025-02-16T14:49:00Z" w16du:dateUtc="2025-02-16T20:49:00Z">
        <w:r w:rsidRPr="00B92532" w:rsidDel="00252CFD">
          <w:delText xml:space="preserve">Therefore, racialized schema likely play an important role in job assignment and segmentation within-firms (Collins 1997, Ruiz Castro and Holvino 2016, Wingfield and Chavez 2020), while group differences in task assignment within jobs further contributes to divergent outcomes (Wingfield and Alston 2014, Chan and Anteby 2016). </w:delText>
        </w:r>
      </w:del>
    </w:p>
    <w:p w14:paraId="000000E7" w14:textId="45BC4C95" w:rsidR="00374CE3" w:rsidRPr="00B92532" w:rsidDel="005B21FC" w:rsidRDefault="00374CE3">
      <w:pPr>
        <w:pStyle w:val="NoSpacing"/>
        <w:rPr>
          <w:del w:id="13316" w:author="Mosi Adesina Ifatunji" w:date="2025-02-16T14:52:00Z" w16du:dateUtc="2025-02-16T20:52:00Z"/>
        </w:rPr>
        <w:pPrChange w:id="13317" w:author="Mosi Adesina Ifatunji" w:date="2025-10-26T17:05:00Z" w16du:dateUtc="2025-10-26T22:05:00Z">
          <w:pPr/>
        </w:pPrChange>
      </w:pPr>
    </w:p>
    <w:p w14:paraId="000000E8" w14:textId="63D2C0E6" w:rsidR="00374CE3" w:rsidRPr="00B92532" w:rsidDel="005B21FC" w:rsidRDefault="00374CE3">
      <w:pPr>
        <w:pStyle w:val="NoSpacing"/>
        <w:rPr>
          <w:del w:id="13318" w:author="Mosi Adesina Ifatunji" w:date="2025-02-16T14:52:00Z" w16du:dateUtc="2025-02-16T20:52:00Z"/>
        </w:rPr>
        <w:pPrChange w:id="13319" w:author="Mosi Adesina Ifatunji" w:date="2025-10-26T17:05:00Z" w16du:dateUtc="2025-10-26T22:05:00Z">
          <w:pPr/>
        </w:pPrChange>
      </w:pPr>
    </w:p>
    <w:p w14:paraId="000000E9" w14:textId="269361BB" w:rsidR="00374CE3" w:rsidRPr="00B92532" w:rsidDel="005B21FC" w:rsidRDefault="00374CE3">
      <w:pPr>
        <w:pStyle w:val="NoSpacing"/>
        <w:rPr>
          <w:del w:id="13320" w:author="Mosi Adesina Ifatunji" w:date="2025-02-16T14:52:00Z" w16du:dateUtc="2025-02-16T20:52:00Z"/>
        </w:rPr>
        <w:pPrChange w:id="13321" w:author="Mosi Adesina Ifatunji" w:date="2025-10-26T17:05:00Z" w16du:dateUtc="2025-10-26T22:05:00Z">
          <w:pPr/>
        </w:pPrChange>
      </w:pPr>
    </w:p>
    <w:p w14:paraId="000000EA" w14:textId="619D09DF" w:rsidR="00374CE3" w:rsidRPr="00B92532" w:rsidDel="00E95A92" w:rsidRDefault="00851BB7">
      <w:pPr>
        <w:pStyle w:val="NoSpacing"/>
        <w:rPr>
          <w:del w:id="13322" w:author="Mosi Adesina Ifatunji" w:date="2025-02-16T14:51:00Z" w16du:dateUtc="2025-02-16T20:51:00Z"/>
        </w:rPr>
        <w:pPrChange w:id="13323" w:author="Mosi Adesina Ifatunji" w:date="2025-10-26T17:05:00Z" w16du:dateUtc="2025-10-26T22:05:00Z">
          <w:pPr/>
        </w:pPrChange>
      </w:pPr>
      <w:del w:id="13324" w:author="Mosi Adesina Ifatunji" w:date="2025-02-16T14:51:00Z" w16du:dateUtc="2025-02-16T20:51:00Z">
        <w:r w:rsidRPr="00B92532" w:rsidDel="00E95A92">
          <w:delText xml:space="preserve">Firm-level variation in inequality-generating schemas and processes is often reciprocally linked to </w:delText>
        </w:r>
        <w:r w:rsidRPr="00B92532" w:rsidDel="00E95A92">
          <w:rPr>
            <w:shd w:val="clear" w:color="auto" w:fill="D9EAD3"/>
          </w:rPr>
          <w:delText>organizational demography</w:delText>
        </w:r>
        <w:r w:rsidRPr="00B92532" w:rsidDel="00E95A92">
          <w:delText xml:space="preserve"> (Nielsen 2010).</w:delText>
        </w:r>
      </w:del>
    </w:p>
    <w:p w14:paraId="000000EB" w14:textId="6090ADD1" w:rsidR="00374CE3" w:rsidRPr="00B92532" w:rsidDel="00E95A92" w:rsidRDefault="00374CE3">
      <w:pPr>
        <w:pStyle w:val="NoSpacing"/>
        <w:rPr>
          <w:del w:id="13325" w:author="Mosi Adesina Ifatunji" w:date="2025-02-16T14:51:00Z" w16du:dateUtc="2025-02-16T20:51:00Z"/>
        </w:rPr>
        <w:pPrChange w:id="13326" w:author="Mosi Adesina Ifatunji" w:date="2025-10-26T17:05:00Z" w16du:dateUtc="2025-10-26T22:05:00Z">
          <w:pPr/>
        </w:pPrChange>
      </w:pPr>
    </w:p>
    <w:p w14:paraId="000000EC" w14:textId="271BE8AD" w:rsidR="00374CE3" w:rsidRPr="00B92532" w:rsidDel="00E95A92" w:rsidRDefault="00851BB7">
      <w:pPr>
        <w:pStyle w:val="NoSpacing"/>
        <w:rPr>
          <w:del w:id="13327" w:author="Mosi Adesina Ifatunji" w:date="2025-02-16T14:51:00Z" w16du:dateUtc="2025-02-16T20:51:00Z"/>
        </w:rPr>
        <w:pPrChange w:id="13328" w:author="Mosi Adesina Ifatunji" w:date="2025-10-26T17:05:00Z" w16du:dateUtc="2025-10-26T22:05:00Z">
          <w:pPr/>
        </w:pPrChange>
      </w:pPr>
      <w:del w:id="13329" w:author="Mosi Adesina Ifatunji" w:date="2025-02-16T14:51:00Z" w16du:dateUtc="2025-02-16T20:51:00Z">
        <w:r w:rsidRPr="00B92532" w:rsidDel="00E95A92">
          <w:delText xml:space="preserve">Beginning with Hambrick and Mason (1984), this “upper echelon” perspective places “… primary emphasis … on observable managerial characteristics as indicators of the </w:delText>
        </w:r>
        <w:r w:rsidRPr="00B92532" w:rsidDel="00E95A92">
          <w:rPr>
            <w:i/>
          </w:rPr>
          <w:delText>givens</w:delText>
        </w:r>
        <w:r w:rsidRPr="00B92532" w:rsidDel="00E95A92">
          <w:delText xml:space="preserve"> that a manager brings to an administrative situation” (</w:delText>
        </w:r>
        <w:r w:rsidRPr="00B92532" w:rsidDel="00E95A92">
          <w:rPr>
            <w:i/>
          </w:rPr>
          <w:delText>emphasis added</w:delText>
        </w:r>
        <w:r w:rsidRPr="00B92532" w:rsidDel="00E95A92">
          <w:delText xml:space="preserve">: Hambrick and Mason 1984). </w:delText>
        </w:r>
      </w:del>
    </w:p>
    <w:p w14:paraId="000000ED" w14:textId="50987958" w:rsidR="00374CE3" w:rsidRPr="00B92532" w:rsidDel="005B21FC" w:rsidRDefault="00374CE3">
      <w:pPr>
        <w:pStyle w:val="NoSpacing"/>
        <w:rPr>
          <w:del w:id="13330" w:author="Mosi Adesina Ifatunji" w:date="2025-02-16T14:52:00Z" w16du:dateUtc="2025-02-16T20:52:00Z"/>
        </w:rPr>
        <w:pPrChange w:id="13331" w:author="Mosi Adesina Ifatunji" w:date="2025-10-26T17:05:00Z" w16du:dateUtc="2025-10-26T22:05:00Z">
          <w:pPr/>
        </w:pPrChange>
      </w:pPr>
    </w:p>
    <w:p w14:paraId="000000EE" w14:textId="738706AA" w:rsidR="00374CE3" w:rsidRPr="00B92532" w:rsidDel="00E95A92" w:rsidRDefault="00851BB7">
      <w:pPr>
        <w:pStyle w:val="NoSpacing"/>
        <w:rPr>
          <w:del w:id="13332" w:author="Mosi Adesina Ifatunji" w:date="2025-02-16T14:52:00Z" w16du:dateUtc="2025-02-16T20:52:00Z"/>
        </w:rPr>
        <w:pPrChange w:id="13333" w:author="Mosi Adesina Ifatunji" w:date="2025-10-26T17:05:00Z" w16du:dateUtc="2025-10-26T22:05:00Z">
          <w:pPr/>
        </w:pPrChange>
      </w:pPr>
      <w:del w:id="13334" w:author="Mosi Adesina Ifatunji" w:date="2025-02-16T14:52:00Z" w16du:dateUtc="2025-02-16T20:52:00Z">
        <w:r w:rsidRPr="00B92532" w:rsidDel="00E95A92">
          <w:delText>That is, they link the “givens” or ‘schema’ of the top workers to their demographic characteristics.</w:delText>
        </w:r>
      </w:del>
    </w:p>
    <w:p w14:paraId="000000EF" w14:textId="77777777" w:rsidR="00374CE3" w:rsidRPr="00B92532" w:rsidDel="005B21FC" w:rsidRDefault="00374CE3">
      <w:pPr>
        <w:pStyle w:val="NoSpacing"/>
        <w:rPr>
          <w:del w:id="13335" w:author="Mosi Adesina Ifatunji" w:date="2025-02-16T14:52:00Z" w16du:dateUtc="2025-02-16T20:52:00Z"/>
        </w:rPr>
        <w:pPrChange w:id="13336" w:author="Mosi Adesina Ifatunji" w:date="2025-10-26T17:05:00Z" w16du:dateUtc="2025-10-26T22:05:00Z">
          <w:pPr/>
        </w:pPrChange>
      </w:pPr>
    </w:p>
    <w:p w14:paraId="000000F0" w14:textId="33705329" w:rsidR="00374CE3" w:rsidRPr="00B92532" w:rsidRDefault="00851BB7">
      <w:pPr>
        <w:pStyle w:val="NoSpacing"/>
        <w:rPr>
          <w:del w:id="13337" w:author="Mosi Adesina Ifatunji" w:date="2025-03-05T10:55:00Z" w16du:dateUtc="2025-03-05T16:55:00Z"/>
        </w:rPr>
        <w:pPrChange w:id="13338" w:author="Mosi Adesina Ifatunji" w:date="2025-10-26T17:05:00Z" w16du:dateUtc="2025-10-26T22:05:00Z">
          <w:pPr/>
        </w:pPrChange>
      </w:pPr>
      <w:del w:id="13339" w:author="Mosi Adesina Ifatunji" w:date="2025-03-05T10:56:00Z" w16du:dateUtc="2025-03-05T16:56:00Z">
        <w:r w:rsidRPr="00B92532">
          <w:delText>Accordingly, firms route workers upward (and downward) in ways that match worker demographics with schematic norms regarding their appropriate placements within the established hierarchy of the firm.</w:delText>
        </w:r>
      </w:del>
    </w:p>
    <w:p w14:paraId="000000F1" w14:textId="77331DF0" w:rsidR="00374CE3" w:rsidRPr="00B92532" w:rsidRDefault="00374CE3">
      <w:pPr>
        <w:pStyle w:val="NoSpacing"/>
        <w:rPr>
          <w:del w:id="13340" w:author="Mosi Adesina Ifatunji" w:date="2025-03-05T10:55:00Z" w16du:dateUtc="2025-03-05T16:55:00Z"/>
        </w:rPr>
        <w:pPrChange w:id="13341" w:author="Mosi Adesina Ifatunji" w:date="2025-10-26T17:05:00Z" w16du:dateUtc="2025-10-26T22:05:00Z">
          <w:pPr/>
        </w:pPrChange>
      </w:pPr>
    </w:p>
    <w:p w14:paraId="000000F2" w14:textId="3681F4DB" w:rsidR="00374CE3" w:rsidRPr="00B92532" w:rsidRDefault="00851BB7">
      <w:pPr>
        <w:pStyle w:val="NoSpacing"/>
        <w:rPr>
          <w:del w:id="13342" w:author="Mosi Adesina Ifatunji" w:date="2025-03-05T10:55:00Z" w16du:dateUtc="2025-03-05T16:55:00Z"/>
        </w:rPr>
        <w:pPrChange w:id="13343" w:author="Mosi Adesina Ifatunji" w:date="2025-10-26T17:05:00Z" w16du:dateUtc="2025-10-26T22:05:00Z">
          <w:pPr/>
        </w:pPrChange>
      </w:pPr>
      <w:del w:id="13344" w:author="Mosi Adesina Ifatunji" w:date="2025-03-05T10:56:00Z" w16du:dateUtc="2025-03-05T16:56:00Z">
        <w:r w:rsidRPr="00B92532">
          <w:delText>This approach also draws on ‘behavioral models’ of the firm, as it emphasizes the impact of bounded rationality on managerial decision making (Cyert and March 1963, Carpenter et al. 2004, Nielsen 2010).</w:delText>
        </w:r>
      </w:del>
    </w:p>
    <w:p w14:paraId="000000F3" w14:textId="329B4343" w:rsidR="00374CE3" w:rsidRPr="00B92532" w:rsidRDefault="00374CE3">
      <w:pPr>
        <w:pStyle w:val="NoSpacing"/>
        <w:rPr>
          <w:del w:id="13345" w:author="Mosi Adesina Ifatunji" w:date="2025-03-05T10:55:00Z" w16du:dateUtc="2025-03-05T16:55:00Z"/>
        </w:rPr>
        <w:pPrChange w:id="13346" w:author="Mosi Adesina Ifatunji" w:date="2025-10-26T17:05:00Z" w16du:dateUtc="2025-10-26T22:05:00Z">
          <w:pPr/>
        </w:pPrChange>
      </w:pPr>
    </w:p>
    <w:p w14:paraId="000000F4" w14:textId="6C09E131" w:rsidR="00374CE3" w:rsidRPr="00B92532" w:rsidRDefault="00851BB7">
      <w:pPr>
        <w:pStyle w:val="NoSpacing"/>
        <w:rPr>
          <w:del w:id="13347" w:author="Mosi Adesina Ifatunji" w:date="2025-03-05T10:55:00Z" w16du:dateUtc="2025-03-05T16:55:00Z"/>
        </w:rPr>
        <w:pPrChange w:id="13348" w:author="Mosi Adesina Ifatunji" w:date="2025-10-26T17:05:00Z" w16du:dateUtc="2025-10-26T22:05:00Z">
          <w:pPr/>
        </w:pPrChange>
      </w:pPr>
      <w:del w:id="13349" w:author="Mosi Adesina Ifatunji" w:date="2025-03-05T10:56:00Z" w16du:dateUtc="2025-03-05T16:56:00Z">
        <w:r w:rsidRPr="00B92532">
          <w:delText xml:space="preserve">Indeed, studies show a relationship between the demographic composition of top managers and the hiring and promotion of women and </w:delText>
        </w:r>
        <w:r w:rsidRPr="00B92532">
          <w:rPr>
            <w:highlight w:val="yellow"/>
          </w:rPr>
          <w:delText>minorities</w:delText>
        </w:r>
        <w:r w:rsidRPr="00B92532">
          <w:delText xml:space="preserve"> (Cook and Glass 2015a, 2015b), the adoption of practices to increase diversity (Nishii et al. 2007), earnings disparities (Stojmenovska 2019), and beliefs about gender identity (Ely 1995).</w:delText>
        </w:r>
      </w:del>
    </w:p>
    <w:p w14:paraId="000000F5" w14:textId="52110797" w:rsidR="00374CE3" w:rsidRPr="00B92532" w:rsidRDefault="00374CE3">
      <w:pPr>
        <w:pStyle w:val="NoSpacing"/>
        <w:rPr>
          <w:del w:id="13350" w:author="Mosi Adesina Ifatunji" w:date="2025-03-05T10:55:00Z" w16du:dateUtc="2025-03-05T16:55:00Z"/>
        </w:rPr>
        <w:pPrChange w:id="13351" w:author="Mosi Adesina Ifatunji" w:date="2025-10-26T17:05:00Z" w16du:dateUtc="2025-10-26T22:05:00Z">
          <w:pPr/>
        </w:pPrChange>
      </w:pPr>
    </w:p>
    <w:p w14:paraId="000000F6" w14:textId="56625853" w:rsidR="00374CE3" w:rsidRPr="00B92532" w:rsidRDefault="00851BB7">
      <w:pPr>
        <w:pStyle w:val="NoSpacing"/>
        <w:rPr>
          <w:del w:id="13352" w:author="Mosi Adesina Ifatunji" w:date="2025-03-05T10:55:00Z" w16du:dateUtc="2025-03-05T16:55:00Z"/>
        </w:rPr>
        <w:pPrChange w:id="13353" w:author="Mosi Adesina Ifatunji" w:date="2025-10-26T17:05:00Z" w16du:dateUtc="2025-10-26T22:05:00Z">
          <w:pPr/>
        </w:pPrChange>
      </w:pPr>
      <w:del w:id="13354" w:author="Mosi Adesina Ifatunji" w:date="2025-03-05T10:56:00Z" w16du:dateUtc="2025-03-05T16:56:00Z">
        <w:r w:rsidRPr="00B92532">
          <w:delText>There is also an established relationship between the demographic composition of top management and patterns of discriminatory interactions between workers within-firms, which further supports the link between top management demographics and firm-level schema (Gelfand et al. 2007).</w:delText>
        </w:r>
      </w:del>
    </w:p>
    <w:p w14:paraId="000000F7" w14:textId="77777777" w:rsidR="00374CE3" w:rsidRPr="00B92532" w:rsidDel="005B21FC" w:rsidRDefault="00374CE3">
      <w:pPr>
        <w:pStyle w:val="NoSpacing"/>
        <w:rPr>
          <w:del w:id="13355" w:author="Mosi Adesina Ifatunji" w:date="2025-02-16T14:52:00Z" w16du:dateUtc="2025-02-16T20:52:00Z"/>
        </w:rPr>
        <w:pPrChange w:id="13356" w:author="Mosi Adesina Ifatunji" w:date="2025-10-26T17:05:00Z" w16du:dateUtc="2025-10-26T22:05:00Z">
          <w:pPr/>
        </w:pPrChange>
      </w:pPr>
    </w:p>
    <w:p w14:paraId="000000F8" w14:textId="77777777" w:rsidR="00374CE3" w:rsidRPr="00B92532" w:rsidDel="005B21FC" w:rsidRDefault="00374CE3">
      <w:pPr>
        <w:pStyle w:val="NoSpacing"/>
        <w:rPr>
          <w:del w:id="13357" w:author="Mosi Adesina Ifatunji" w:date="2025-02-16T14:52:00Z" w16du:dateUtc="2025-02-16T20:52:00Z"/>
        </w:rPr>
        <w:pPrChange w:id="13358" w:author="Mosi Adesina Ifatunji" w:date="2025-10-26T17:05:00Z" w16du:dateUtc="2025-10-26T22:05:00Z">
          <w:pPr/>
        </w:pPrChange>
      </w:pPr>
    </w:p>
    <w:p w14:paraId="000000F9" w14:textId="77777777" w:rsidR="00374CE3" w:rsidRPr="00B92532" w:rsidDel="005B21FC" w:rsidRDefault="00374CE3">
      <w:pPr>
        <w:pStyle w:val="NoSpacing"/>
        <w:rPr>
          <w:del w:id="13359" w:author="Mosi Adesina Ifatunji" w:date="2025-02-16T14:52:00Z" w16du:dateUtc="2025-02-16T20:52:00Z"/>
        </w:rPr>
        <w:pPrChange w:id="13360" w:author="Mosi Adesina Ifatunji" w:date="2025-10-26T17:05:00Z" w16du:dateUtc="2025-10-26T22:05:00Z">
          <w:pPr/>
        </w:pPrChange>
      </w:pPr>
    </w:p>
    <w:p w14:paraId="000000FA" w14:textId="6B7B9626" w:rsidR="00374CE3" w:rsidRPr="00B92532" w:rsidDel="00BE3D1C" w:rsidRDefault="00851BB7">
      <w:pPr>
        <w:pStyle w:val="NoSpacing"/>
        <w:rPr>
          <w:del w:id="13361" w:author="Mosi Adesina Ifatunji" w:date="2025-02-16T14:51:00Z" w16du:dateUtc="2025-02-16T20:51:00Z"/>
        </w:rPr>
        <w:pPrChange w:id="13362" w:author="Mosi Adesina Ifatunji" w:date="2025-10-26T17:05:00Z" w16du:dateUtc="2025-10-26T22:05:00Z">
          <w:pPr/>
        </w:pPrChange>
      </w:pPr>
      <w:del w:id="13363" w:author="Mosi Adesina Ifatunji" w:date="2025-02-16T14:51:00Z" w16du:dateUtc="2025-02-16T20:51:00Z">
        <w:r w:rsidRPr="00B92532" w:rsidDel="00BE3D1C">
          <w:delText xml:space="preserve">Organizations can also take on a kind of racial identity, personality, or character. Researchers have used </w:delText>
        </w:r>
        <w:r w:rsidRPr="00B92532" w:rsidDel="00BE3D1C">
          <w:rPr>
            <w:color w:val="202020"/>
          </w:rPr>
          <w:delText>categories that are based on</w:delText>
        </w:r>
        <w:r w:rsidRPr="00B92532" w:rsidDel="00BE3D1C">
          <w:delText xml:space="preserve">, “how the </w:delText>
        </w:r>
        <w:r w:rsidRPr="00B92532" w:rsidDel="00BE3D1C">
          <w:rPr>
            <w:i/>
            <w:color w:val="1E1E1E"/>
          </w:rPr>
          <w:delText>phenomic</w:delText>
        </w:r>
        <w:r w:rsidRPr="00B92532" w:rsidDel="00BE3D1C">
          <w:rPr>
            <w:color w:val="1E1E1E"/>
          </w:rPr>
          <w:delText xml:space="preserve"> … [or] </w:delText>
        </w:r>
        <w:r w:rsidRPr="00B92532" w:rsidDel="00BE3D1C">
          <w:rPr>
            <w:i/>
            <w:color w:val="1E1E1E"/>
          </w:rPr>
          <w:delText>corporeal</w:delText>
        </w:r>
        <w:r w:rsidRPr="00B92532" w:rsidDel="00BE3D1C">
          <w:rPr>
            <w:color w:val="1E1E1E"/>
          </w:rPr>
          <w:delText xml:space="preserve"> dimension of human bodies, acquires meaning </w:delText>
        </w:r>
        <w:r w:rsidRPr="00B92532" w:rsidDel="00BE3D1C">
          <w:rPr>
            <w:color w:val="313131"/>
          </w:rPr>
          <w:delText xml:space="preserve">in </w:delText>
        </w:r>
        <w:r w:rsidRPr="00B92532" w:rsidDel="00BE3D1C">
          <w:rPr>
            <w:color w:val="1E1E1E"/>
          </w:rPr>
          <w:delText xml:space="preserve">social life” (emphasis added; Omi and Winant 1986 [2015]-b: 109) </w:delText>
        </w:r>
        <w:r w:rsidRPr="00B92532" w:rsidDel="00BE3D1C">
          <w:rPr>
            <w:color w:val="202020"/>
          </w:rPr>
          <w:delText xml:space="preserve">to classify organizations as ‘Black’ or ‘White’ </w:delText>
        </w:r>
        <w:r w:rsidRPr="00B92532" w:rsidDel="00BE3D1C">
          <w:delText>(e.g., Moore 2007, Embrick 2011, Wooten 2015, Ferguson and Koning 2018, Ray 2019).</w:delText>
        </w:r>
      </w:del>
    </w:p>
    <w:p w14:paraId="000000FB" w14:textId="7F3C3014" w:rsidR="00374CE3" w:rsidRPr="00B92532" w:rsidDel="00BE3D1C" w:rsidRDefault="00374CE3">
      <w:pPr>
        <w:pStyle w:val="NoSpacing"/>
        <w:rPr>
          <w:del w:id="13364" w:author="Mosi Adesina Ifatunji" w:date="2025-02-16T14:51:00Z" w16du:dateUtc="2025-02-16T20:51:00Z"/>
        </w:rPr>
        <w:pPrChange w:id="13365" w:author="Mosi Adesina Ifatunji" w:date="2025-10-26T17:05:00Z" w16du:dateUtc="2025-10-26T22:05:00Z">
          <w:pPr/>
        </w:pPrChange>
      </w:pPr>
    </w:p>
    <w:p w14:paraId="000000FC" w14:textId="754C2268" w:rsidR="00374CE3" w:rsidRPr="00B92532" w:rsidDel="00BE3D1C" w:rsidRDefault="00851BB7">
      <w:pPr>
        <w:pStyle w:val="NoSpacing"/>
        <w:rPr>
          <w:del w:id="13366" w:author="Mosi Adesina Ifatunji" w:date="2025-02-16T14:51:00Z" w16du:dateUtc="2025-02-16T20:51:00Z"/>
        </w:rPr>
        <w:pPrChange w:id="13367" w:author="Mosi Adesina Ifatunji" w:date="2025-10-26T17:05:00Z" w16du:dateUtc="2025-10-26T22:05:00Z">
          <w:pPr/>
        </w:pPrChange>
      </w:pPr>
      <w:del w:id="13368" w:author="Mosi Adesina Ifatunji" w:date="2025-02-16T14:51:00Z" w16du:dateUtc="2025-02-16T20:51:00Z">
        <w:r w:rsidRPr="00B92532" w:rsidDel="00BE3D1C">
          <w:delText>As a result, it is possible to describe the ‘racial character’ of a firm as the combination of firm demographics, clientele, schemas, and/or practices (Moore 2007, Embrick 2011, Evans and Moore 2015, Wooten 2015, Wooten and Couloute 2017, Ferguson and Koning 2018, Ray 2019) that generate and reproduce racial disparities within firms.</w:delText>
        </w:r>
      </w:del>
    </w:p>
    <w:p w14:paraId="000000FD" w14:textId="77777777" w:rsidR="00374CE3" w:rsidRPr="00B92532" w:rsidDel="007D1B5F" w:rsidRDefault="00374CE3">
      <w:pPr>
        <w:pStyle w:val="NoSpacing"/>
        <w:rPr>
          <w:del w:id="13369" w:author="Mosi Adesina Ifatunji" w:date="2025-02-16T14:53:00Z" w16du:dateUtc="2025-02-16T20:53:00Z"/>
        </w:rPr>
        <w:pPrChange w:id="13370" w:author="Mosi Adesina Ifatunji" w:date="2025-10-26T17:05:00Z" w16du:dateUtc="2025-10-26T22:05:00Z">
          <w:pPr/>
        </w:pPrChange>
      </w:pPr>
    </w:p>
    <w:p w14:paraId="000000FF" w14:textId="77777777" w:rsidR="00374CE3" w:rsidRPr="00B92532" w:rsidDel="00902FD6" w:rsidRDefault="00374CE3">
      <w:pPr>
        <w:pStyle w:val="NoSpacing"/>
        <w:rPr>
          <w:del w:id="13371" w:author="Mosi Adesina Ifatunji" w:date="2025-02-16T15:15:00Z" w16du:dateUtc="2025-02-16T21:15:00Z"/>
        </w:rPr>
        <w:pPrChange w:id="13372" w:author="Mosi Adesina Ifatunji" w:date="2025-10-26T17:05:00Z" w16du:dateUtc="2025-10-26T22:05:00Z">
          <w:pPr/>
        </w:pPrChange>
      </w:pPr>
    </w:p>
    <w:p w14:paraId="00000100" w14:textId="4DEAA2C5" w:rsidR="00374CE3" w:rsidRPr="00B92532" w:rsidDel="00D45473" w:rsidRDefault="00851BB7">
      <w:pPr>
        <w:pStyle w:val="NoSpacing"/>
        <w:rPr>
          <w:del w:id="13373" w:author="Mosi Adesina Ifatunji" w:date="2025-02-16T15:14:00Z" w16du:dateUtc="2025-02-16T21:14:00Z"/>
          <w:shd w:val="clear" w:color="auto" w:fill="D9EAD3"/>
        </w:rPr>
        <w:pPrChange w:id="13374" w:author="Mosi Adesina Ifatunji" w:date="2025-10-26T17:05:00Z" w16du:dateUtc="2025-10-26T22:05:00Z">
          <w:pPr/>
        </w:pPrChange>
      </w:pPr>
      <w:del w:id="13375" w:author="Mosi Adesina Ifatunji" w:date="2025-02-16T15:14:00Z" w16du:dateUtc="2025-02-16T21:14:00Z">
        <w:r w:rsidRPr="00B92532" w:rsidDel="00D45473">
          <w:rPr>
            <w:shd w:val="clear" w:color="auto" w:fill="D9EAD3"/>
          </w:rPr>
          <w:delText>[</w:delText>
        </w:r>
      </w:del>
      <w:del w:id="13376" w:author="Mosi Adesina Ifatunji" w:date="2025-02-16T14:50:00Z" w16du:dateUtc="2025-02-16T20:50:00Z">
        <w:r w:rsidRPr="00B92532" w:rsidDel="00A06201">
          <w:rPr>
            <w:shd w:val="clear" w:color="auto" w:fill="D9EAD3"/>
          </w:rPr>
          <w:delText xml:space="preserve">Add </w:delText>
        </w:r>
      </w:del>
      <w:del w:id="13377" w:author="Mosi Adesina Ifatunji" w:date="2025-02-16T15:14:00Z" w16du:dateUtc="2025-02-16T21:14:00Z">
        <w:r w:rsidRPr="00B92532" w:rsidDel="00D45473">
          <w:rPr>
            <w:shd w:val="clear" w:color="auto" w:fill="D9EAD3"/>
          </w:rPr>
          <w:delText>review</w:delText>
        </w:r>
      </w:del>
      <w:del w:id="13378" w:author="Mosi Adesina Ifatunji" w:date="2025-02-16T14:50:00Z" w16du:dateUtc="2025-02-16T20:50:00Z">
        <w:r w:rsidRPr="00B92532" w:rsidDel="00A06201">
          <w:rPr>
            <w:shd w:val="clear" w:color="auto" w:fill="D9EAD3"/>
          </w:rPr>
          <w:delText xml:space="preserve"> of</w:delText>
        </w:r>
      </w:del>
      <w:del w:id="13379" w:author="Mosi Adesina Ifatunji" w:date="2025-02-16T15:14:00Z" w16du:dateUtc="2025-02-16T21:14:00Z">
        <w:r w:rsidRPr="00B92532" w:rsidDel="00D45473">
          <w:rPr>
            <w:shd w:val="clear" w:color="auto" w:fill="D9EAD3"/>
          </w:rPr>
          <w:delText xml:space="preserve"> Kline and Zhang</w:delText>
        </w:r>
      </w:del>
      <w:del w:id="13380" w:author="Mosi Adesina Ifatunji" w:date="2025-02-16T14:51:00Z" w16du:dateUtc="2025-02-16T20:51:00Z">
        <w:r w:rsidRPr="00B92532" w:rsidDel="00A06201">
          <w:rPr>
            <w:shd w:val="clear" w:color="auto" w:fill="D9EAD3"/>
          </w:rPr>
          <w:delText>.</w:delText>
        </w:r>
      </w:del>
      <w:del w:id="13381" w:author="Mosi Adesina Ifatunji" w:date="2025-02-16T15:14:00Z" w16du:dateUtc="2025-02-16T21:14:00Z">
        <w:r w:rsidRPr="00B92532" w:rsidDel="00D45473">
          <w:rPr>
            <w:shd w:val="clear" w:color="auto" w:fill="D9EAD3"/>
          </w:rPr>
          <w:delText>]</w:delText>
        </w:r>
      </w:del>
    </w:p>
    <w:p w14:paraId="56203A39" w14:textId="28268F57" w:rsidR="00753DE6" w:rsidRPr="00B92532" w:rsidRDefault="00753DE6">
      <w:pPr>
        <w:pStyle w:val="NoSpacing"/>
        <w:rPr>
          <w:ins w:id="13382" w:author="Mosi Adesina Ifatunji" w:date="2025-03-05T10:56:00Z" w16du:dateUtc="2025-03-05T16:56:00Z"/>
          <w:shd w:val="clear" w:color="auto" w:fill="D9EAD3"/>
        </w:rPr>
        <w:pPrChange w:id="13383" w:author="Mosi Adesina Ifatunji" w:date="2025-10-26T17:05:00Z" w16du:dateUtc="2025-10-26T22:05:00Z">
          <w:pPr/>
        </w:pPrChange>
      </w:pPr>
    </w:p>
    <w:p w14:paraId="7BC88796" w14:textId="77777777" w:rsidR="00D45473" w:rsidRPr="00B92532" w:rsidRDefault="00D45473">
      <w:pPr>
        <w:ind w:right="-14"/>
        <w:rPr>
          <w:ins w:id="13384" w:author="Mosi Adesina Ifatunji" w:date="2025-02-16T15:14:00Z" w16du:dateUtc="2025-02-16T21:14:00Z"/>
          <w:shd w:val="clear" w:color="auto" w:fill="D9EAD3"/>
        </w:rPr>
        <w:pPrChange w:id="13385" w:author="Mosi Adesina Ifatunji" w:date="2025-10-21T19:50:00Z" w16du:dateUtc="2025-10-22T00:50:00Z">
          <w:pPr/>
        </w:pPrChange>
      </w:pPr>
    </w:p>
    <w:p w14:paraId="00000101" w14:textId="21DBA20F" w:rsidR="00B116BF" w:rsidRPr="00B92532" w:rsidRDefault="00B116BF">
      <w:pPr>
        <w:keepNext/>
        <w:keepLines/>
        <w:ind w:right="-14"/>
        <w:rPr>
          <w:ins w:id="13386" w:author="Mosi Adesina Ifatunji" w:date="2025-06-14T14:54:00Z" w16du:dateUtc="2025-06-14T19:54:00Z"/>
          <w:shd w:val="clear" w:color="auto" w:fill="D9EAD3"/>
        </w:rPr>
        <w:pPrChange w:id="13387" w:author="Mosi Adesina Ifatunji" w:date="2025-10-21T19:50:00Z" w16du:dateUtc="2025-10-22T00:50:00Z">
          <w:pPr>
            <w:spacing w:line="264" w:lineRule="auto"/>
          </w:pPr>
        </w:pPrChange>
      </w:pPr>
      <w:ins w:id="13388" w:author="Mosi Adesina Ifatunji" w:date="2025-06-14T14:54:00Z" w16du:dateUtc="2025-06-14T19:54:00Z">
        <w:r w:rsidRPr="00B92532">
          <w:rPr>
            <w:shd w:val="clear" w:color="auto" w:fill="D9EAD3"/>
          </w:rPr>
          <w:br w:type="page"/>
        </w:r>
      </w:ins>
    </w:p>
    <w:p w14:paraId="01E4EDAC" w14:textId="77777777" w:rsidR="00374CE3" w:rsidRPr="00B92532" w:rsidDel="00D45473" w:rsidRDefault="00374CE3">
      <w:pPr>
        <w:pStyle w:val="Heading2"/>
        <w:ind w:right="-14"/>
        <w:rPr>
          <w:del w:id="13389" w:author="Mosi Adesina Ifatunji" w:date="2025-02-16T15:14:00Z" w16du:dateUtc="2025-02-16T21:14:00Z"/>
          <w:shd w:val="clear" w:color="auto" w:fill="D9EAD3"/>
        </w:rPr>
        <w:pPrChange w:id="13390" w:author="Mosi Adesina Ifatunji" w:date="2025-10-21T19:50:00Z" w16du:dateUtc="2025-10-22T00:50:00Z">
          <w:pPr/>
        </w:pPrChange>
      </w:pPr>
    </w:p>
    <w:p w14:paraId="00000102" w14:textId="77777777" w:rsidR="00374CE3" w:rsidRPr="00B92532" w:rsidDel="00D45473" w:rsidRDefault="00374CE3">
      <w:pPr>
        <w:pStyle w:val="Heading2"/>
        <w:ind w:right="-14"/>
        <w:rPr>
          <w:del w:id="13391" w:author="Mosi Adesina Ifatunji" w:date="2025-02-16T15:14:00Z" w16du:dateUtc="2025-02-16T21:14:00Z"/>
          <w:shd w:val="clear" w:color="auto" w:fill="D9EAD3"/>
        </w:rPr>
        <w:pPrChange w:id="13392" w:author="Mosi Adesina Ifatunji" w:date="2025-10-21T19:50:00Z" w16du:dateUtc="2025-10-22T00:50:00Z">
          <w:pPr>
            <w:pStyle w:val="Heading2"/>
          </w:pPr>
        </w:pPrChange>
      </w:pPr>
    </w:p>
    <w:p w14:paraId="00000103" w14:textId="77777777" w:rsidR="00374CE3" w:rsidRPr="00B92532" w:rsidDel="00D45473" w:rsidRDefault="00374CE3">
      <w:pPr>
        <w:pStyle w:val="Heading2"/>
        <w:ind w:right="-14"/>
        <w:rPr>
          <w:del w:id="13393" w:author="Mosi Adesina Ifatunji" w:date="2025-02-16T15:14:00Z" w16du:dateUtc="2025-02-16T21:14:00Z"/>
        </w:rPr>
        <w:pPrChange w:id="13394" w:author="Mosi Adesina Ifatunji" w:date="2025-10-21T19:50:00Z" w16du:dateUtc="2025-10-22T00:50:00Z">
          <w:pPr>
            <w:pStyle w:val="Heading2"/>
          </w:pPr>
        </w:pPrChange>
      </w:pPr>
    </w:p>
    <w:p w14:paraId="00000104" w14:textId="058F1526" w:rsidR="00374CE3" w:rsidRPr="00B92532" w:rsidDel="005B21FC" w:rsidRDefault="00851BB7">
      <w:pPr>
        <w:pStyle w:val="Heading2"/>
        <w:ind w:right="-14"/>
        <w:rPr>
          <w:del w:id="13395" w:author="Mosi Adesina Ifatunji" w:date="2025-02-16T14:52:00Z" w16du:dateUtc="2025-02-16T20:52:00Z"/>
          <w:shd w:val="clear" w:color="auto" w:fill="D9EAD3"/>
        </w:rPr>
        <w:pPrChange w:id="13396" w:author="Mosi Adesina Ifatunji" w:date="2025-10-21T19:50:00Z" w16du:dateUtc="2025-10-22T00:50:00Z">
          <w:pPr>
            <w:pStyle w:val="Heading2"/>
          </w:pPr>
        </w:pPrChange>
      </w:pPr>
      <w:del w:id="13397" w:author="Mosi Adesina Ifatunji" w:date="2025-02-16T14:52:00Z" w16du:dateUtc="2025-02-16T20:52:00Z">
        <w:r w:rsidRPr="00B92532" w:rsidDel="005B21FC">
          <w:rPr>
            <w:b w:val="0"/>
            <w:shd w:val="clear" w:color="auto" w:fill="D9EAD3"/>
          </w:rPr>
          <w:delText>[Whiteness as a Credencial]</w:delText>
        </w:r>
      </w:del>
    </w:p>
    <w:p w14:paraId="00000105" w14:textId="77777777" w:rsidR="00374CE3" w:rsidRPr="00B92532" w:rsidDel="00902FD6" w:rsidRDefault="00374CE3">
      <w:pPr>
        <w:pStyle w:val="Heading2"/>
        <w:ind w:right="-14"/>
        <w:rPr>
          <w:del w:id="13398" w:author="Mosi Adesina Ifatunji" w:date="2025-02-16T15:15:00Z" w16du:dateUtc="2025-02-16T21:15:00Z"/>
        </w:rPr>
        <w:pPrChange w:id="13399" w:author="Mosi Adesina Ifatunji" w:date="2025-10-21T19:50:00Z" w16du:dateUtc="2025-10-22T00:50:00Z">
          <w:pPr>
            <w:pStyle w:val="Heading2"/>
          </w:pPr>
        </w:pPrChange>
      </w:pPr>
    </w:p>
    <w:p w14:paraId="00000106" w14:textId="52588979" w:rsidR="00374CE3" w:rsidRPr="00B92532" w:rsidRDefault="00851BB7">
      <w:pPr>
        <w:pStyle w:val="Heading2"/>
        <w:ind w:right="-14"/>
        <w:rPr>
          <w:del w:id="13400" w:author="Mosi Adesina Ifatunji" w:date="2025-03-05T10:55:00Z" w16du:dateUtc="2025-03-05T16:55:00Z"/>
        </w:rPr>
        <w:pPrChange w:id="13401" w:author="Mosi Adesina Ifatunji" w:date="2025-10-21T19:50:00Z" w16du:dateUtc="2025-10-22T00:50:00Z">
          <w:pPr>
            <w:pStyle w:val="Heading2"/>
          </w:pPr>
        </w:pPrChange>
      </w:pPr>
      <w:del w:id="13402" w:author="Mosi Adesina Ifatunji" w:date="2025-03-05T10:55:00Z" w16du:dateUtc="2025-03-05T16:55:00Z">
        <w:r w:rsidRPr="00B92532">
          <w:rPr>
            <w:b w:val="0"/>
          </w:rPr>
          <w:delText>We proxy the Whiteness of firms using the racial composition of the top five percent of firm earners (%TWE).</w:delText>
        </w:r>
      </w:del>
    </w:p>
    <w:p w14:paraId="00000107" w14:textId="299EC8F7" w:rsidR="00374CE3" w:rsidRPr="00B92532" w:rsidRDefault="00374CE3">
      <w:pPr>
        <w:pStyle w:val="Heading2"/>
        <w:ind w:right="-14"/>
        <w:rPr>
          <w:del w:id="13403" w:author="Mosi Adesina Ifatunji" w:date="2025-03-05T10:55:00Z" w16du:dateUtc="2025-03-05T16:55:00Z"/>
        </w:rPr>
        <w:pPrChange w:id="13404" w:author="Mosi Adesina Ifatunji" w:date="2025-10-21T19:50:00Z" w16du:dateUtc="2025-10-22T00:50:00Z">
          <w:pPr>
            <w:pStyle w:val="Heading2"/>
          </w:pPr>
        </w:pPrChange>
      </w:pPr>
    </w:p>
    <w:p w14:paraId="00000108" w14:textId="7FFF9F20" w:rsidR="00374CE3" w:rsidRPr="00B92532" w:rsidDel="00FC3BF5" w:rsidRDefault="00851BB7">
      <w:pPr>
        <w:pStyle w:val="Heading2"/>
        <w:ind w:right="-14"/>
        <w:rPr>
          <w:del w:id="13405" w:author="Mosi Adesina Ifatunji" w:date="2025-02-16T15:03:00Z" w16du:dateUtc="2025-02-16T21:03:00Z"/>
        </w:rPr>
        <w:pPrChange w:id="13406" w:author="Mosi Adesina Ifatunji" w:date="2025-10-21T19:50:00Z" w16du:dateUtc="2025-10-22T00:50:00Z">
          <w:pPr>
            <w:pStyle w:val="Heading2"/>
          </w:pPr>
        </w:pPrChange>
      </w:pPr>
      <w:del w:id="13407" w:author="Mosi Adesina Ifatunji" w:date="2025-03-05T10:55:00Z" w16du:dateUtc="2025-03-05T16:55:00Z">
        <w:r w:rsidRPr="00B92532">
          <w:rPr>
            <w:b w:val="0"/>
          </w:rPr>
          <w:delText>We argue that, in White(r) firms, Whiteness serves as a “credential,” (Ray 2019), resulting in the unmerited sorting of White workers into the upper echelons of the firm (Rosette et al. 2008).</w:delText>
        </w:r>
      </w:del>
    </w:p>
    <w:p w14:paraId="00000109" w14:textId="77777777" w:rsidR="00374CE3" w:rsidRPr="00B92532" w:rsidDel="00FC3BF5" w:rsidRDefault="00374CE3">
      <w:pPr>
        <w:pStyle w:val="Heading2"/>
        <w:ind w:right="-14"/>
        <w:rPr>
          <w:del w:id="13408" w:author="Mosi Adesina Ifatunji" w:date="2025-02-16T15:03:00Z" w16du:dateUtc="2025-02-16T21:03:00Z"/>
        </w:rPr>
        <w:pPrChange w:id="13409" w:author="Mosi Adesina Ifatunji" w:date="2025-10-21T19:50:00Z" w16du:dateUtc="2025-10-22T00:50:00Z">
          <w:pPr>
            <w:pStyle w:val="Heading2"/>
          </w:pPr>
        </w:pPrChange>
      </w:pPr>
    </w:p>
    <w:p w14:paraId="0000010A" w14:textId="77777777" w:rsidR="00374CE3" w:rsidRPr="00B92532" w:rsidDel="00FC3BF5" w:rsidRDefault="00374CE3">
      <w:pPr>
        <w:pStyle w:val="Heading2"/>
        <w:ind w:right="-14"/>
        <w:rPr>
          <w:del w:id="13410" w:author="Mosi Adesina Ifatunji" w:date="2025-02-16T15:03:00Z" w16du:dateUtc="2025-02-16T21:03:00Z"/>
        </w:rPr>
        <w:pPrChange w:id="13411" w:author="Mosi Adesina Ifatunji" w:date="2025-10-21T19:50:00Z" w16du:dateUtc="2025-10-22T00:50:00Z">
          <w:pPr>
            <w:pStyle w:val="Heading2"/>
          </w:pPr>
        </w:pPrChange>
      </w:pPr>
    </w:p>
    <w:p w14:paraId="0000010B" w14:textId="76BA52FC" w:rsidR="00374CE3" w:rsidRPr="00B92532" w:rsidDel="00FC3BF5" w:rsidRDefault="00851BB7">
      <w:pPr>
        <w:pStyle w:val="Heading2"/>
        <w:ind w:right="-14"/>
        <w:rPr>
          <w:del w:id="13412" w:author="Mosi Adesina Ifatunji" w:date="2025-02-16T15:03:00Z" w16du:dateUtc="2025-02-16T21:03:00Z"/>
        </w:rPr>
        <w:pPrChange w:id="13413" w:author="Mosi Adesina Ifatunji" w:date="2025-10-21T19:50:00Z" w16du:dateUtc="2025-10-22T00:50:00Z">
          <w:pPr>
            <w:pStyle w:val="Heading1"/>
            <w:adjustRightInd w:val="0"/>
            <w:snapToGrid w:val="0"/>
          </w:pPr>
        </w:pPrChange>
      </w:pPr>
      <w:bookmarkStart w:id="13414" w:name="_oo1d8bblfwd8" w:colFirst="0" w:colLast="0"/>
      <w:bookmarkEnd w:id="13414"/>
      <w:del w:id="13415" w:author="Mosi Adesina Ifatunji" w:date="2025-02-16T15:03:00Z" w16du:dateUtc="2025-02-16T21:03:00Z">
        <w:r w:rsidRPr="00B92532" w:rsidDel="00FC3BF5">
          <w:rPr>
            <w:b w:val="0"/>
          </w:rPr>
          <w:delText>METHODOLOGICAL APPROACHES</w:delText>
        </w:r>
      </w:del>
    </w:p>
    <w:p w14:paraId="0000010C" w14:textId="16CF48CE" w:rsidR="00374CE3" w:rsidRPr="00B92532" w:rsidRDefault="00374CE3">
      <w:pPr>
        <w:pStyle w:val="Heading2"/>
        <w:ind w:right="-14"/>
        <w:rPr>
          <w:del w:id="13416" w:author="Mosi Adesina Ifatunji" w:date="2025-03-05T10:55:00Z" w16du:dateUtc="2025-03-05T16:55:00Z"/>
        </w:rPr>
        <w:pPrChange w:id="13417" w:author="Mosi Adesina Ifatunji" w:date="2025-10-21T19:50:00Z" w16du:dateUtc="2025-10-22T00:50:00Z">
          <w:pPr>
            <w:pStyle w:val="Heading2"/>
          </w:pPr>
        </w:pPrChange>
      </w:pPr>
    </w:p>
    <w:p w14:paraId="0000010D" w14:textId="01FA3FF1" w:rsidR="00374CE3" w:rsidRPr="00B92532" w:rsidDel="005A5A27" w:rsidRDefault="00851BB7">
      <w:pPr>
        <w:pStyle w:val="Heading2"/>
        <w:ind w:right="-14"/>
        <w:rPr>
          <w:del w:id="13418" w:author="Mosi Adesina Ifatunji" w:date="2025-02-16T15:03:00Z" w16du:dateUtc="2025-02-16T21:03:00Z"/>
          <w:shd w:val="clear" w:color="auto" w:fill="D9EAD3"/>
        </w:rPr>
        <w:pPrChange w:id="13419" w:author="Mosi Adesina Ifatunji" w:date="2025-10-21T19:50:00Z" w16du:dateUtc="2025-10-22T00:50:00Z">
          <w:pPr>
            <w:pStyle w:val="Heading2"/>
          </w:pPr>
        </w:pPrChange>
      </w:pPr>
      <w:del w:id="13420" w:author="Mosi Adesina Ifatunji" w:date="2025-02-16T15:03:00Z" w16du:dateUtc="2025-02-16T21:03:00Z">
        <w:r w:rsidRPr="00B92532" w:rsidDel="005A5A27">
          <w:rPr>
            <w:b w:val="0"/>
            <w:shd w:val="clear" w:color="auto" w:fill="D9EAD3"/>
          </w:rPr>
          <w:delText>-a review of literature using administrative data on firms.  Include the two-way fixed effects models in Econ.  Note that they model firm effects, but omit the possibility of differential effects by race at the firm level.  Also not much using administrative / matched employer-employee data on racial inequality.</w:delText>
        </w:r>
      </w:del>
    </w:p>
    <w:p w14:paraId="0000010E" w14:textId="77777777" w:rsidR="00374CE3" w:rsidRPr="00B92532" w:rsidDel="00902FD6" w:rsidRDefault="00374CE3">
      <w:pPr>
        <w:pStyle w:val="Heading2"/>
        <w:ind w:right="-14"/>
        <w:rPr>
          <w:del w:id="13421" w:author="Mosi Adesina Ifatunji" w:date="2025-02-16T15:15:00Z" w16du:dateUtc="2025-02-16T21:15:00Z"/>
        </w:rPr>
        <w:pPrChange w:id="13422" w:author="Mosi Adesina Ifatunji" w:date="2025-10-21T19:50:00Z" w16du:dateUtc="2025-10-22T00:50:00Z">
          <w:pPr>
            <w:pStyle w:val="Heading2"/>
          </w:pPr>
        </w:pPrChange>
      </w:pPr>
    </w:p>
    <w:p w14:paraId="0000010F" w14:textId="15EDA290" w:rsidR="00374CE3" w:rsidRPr="00B92532" w:rsidDel="00902FD6" w:rsidRDefault="00374CE3">
      <w:pPr>
        <w:pStyle w:val="Heading2"/>
        <w:ind w:right="-14"/>
        <w:rPr>
          <w:del w:id="13423" w:author="Mosi Adesina Ifatunji" w:date="2025-02-16T15:15:00Z" w16du:dateUtc="2025-02-16T21:15:00Z"/>
        </w:rPr>
        <w:pPrChange w:id="13424" w:author="Mosi Adesina Ifatunji" w:date="2025-10-21T19:50:00Z" w16du:dateUtc="2025-10-22T00:50:00Z">
          <w:pPr>
            <w:pStyle w:val="Heading2"/>
          </w:pPr>
        </w:pPrChange>
      </w:pPr>
    </w:p>
    <w:p w14:paraId="00000110" w14:textId="77777777" w:rsidR="00374CE3" w:rsidRPr="00B92532" w:rsidDel="0010303D" w:rsidRDefault="00374CE3">
      <w:pPr>
        <w:pStyle w:val="Heading2"/>
        <w:ind w:right="-14"/>
        <w:rPr>
          <w:del w:id="13425" w:author="Mosi Adesina Ifatunji" w:date="2025-02-16T15:15:00Z" w16du:dateUtc="2025-02-16T21:15:00Z"/>
        </w:rPr>
        <w:pPrChange w:id="13426" w:author="Mosi Adesina Ifatunji" w:date="2025-10-21T19:50:00Z" w16du:dateUtc="2025-10-22T00:50:00Z">
          <w:pPr>
            <w:pStyle w:val="Heading2"/>
          </w:pPr>
        </w:pPrChange>
      </w:pPr>
    </w:p>
    <w:p w14:paraId="00000111" w14:textId="0A96F0AE" w:rsidR="00374CE3" w:rsidRPr="00B92532" w:rsidRDefault="00851BB7">
      <w:pPr>
        <w:pStyle w:val="Heading2"/>
        <w:ind w:right="-14"/>
        <w:pPrChange w:id="13427" w:author="Mosi Adesina Ifatunji" w:date="2025-10-21T19:50:00Z" w16du:dateUtc="2025-10-22T00:50:00Z">
          <w:pPr>
            <w:pStyle w:val="Heading2"/>
          </w:pPr>
        </w:pPrChange>
      </w:pPr>
      <w:bookmarkStart w:id="13428" w:name="_wt0mtf0vz2n" w:colFirst="0" w:colLast="0"/>
      <w:bookmarkEnd w:id="13428"/>
      <w:r w:rsidRPr="00B92532">
        <w:t>SUMMARY AND HYPOTHESES</w:t>
      </w:r>
    </w:p>
    <w:p w14:paraId="00000112" w14:textId="77777777" w:rsidR="00374CE3" w:rsidRPr="006B17C5" w:rsidRDefault="00374CE3" w:rsidP="007B100A">
      <w:pPr>
        <w:rPr>
          <w:ins w:id="13429" w:author="Mosi Adesina Ifatunji" w:date="2025-03-06T15:30:00Z" w16du:dateUtc="2025-03-06T21:30:00Z"/>
          <w:rPrChange w:id="13430" w:author="Mosi Adesina Ifatunji" w:date="2025-07-17T11:52:00Z" w16du:dateUtc="2025-07-17T16:52:00Z">
            <w:rPr>
              <w:ins w:id="13431" w:author="Mosi Adesina Ifatunji" w:date="2025-03-06T15:30:00Z" w16du:dateUtc="2025-03-06T21:30:00Z"/>
              <w:sz w:val="22"/>
              <w:szCs w:val="22"/>
            </w:rPr>
          </w:rPrChange>
        </w:rPr>
      </w:pPr>
    </w:p>
    <w:p w14:paraId="7D06155D" w14:textId="3D173378" w:rsidR="00817FAB" w:rsidRPr="006B17C5" w:rsidRDefault="00817FAB" w:rsidP="007B100A">
      <w:pPr>
        <w:rPr>
          <w:ins w:id="13432" w:author="Mosi Adesina Ifatunji" w:date="2025-03-06T15:30:00Z" w16du:dateUtc="2025-03-06T21:30:00Z"/>
          <w:rPrChange w:id="13433" w:author="Mosi Adesina Ifatunji" w:date="2025-07-17T11:52:00Z" w16du:dateUtc="2025-07-17T16:52:00Z">
            <w:rPr>
              <w:ins w:id="13434" w:author="Mosi Adesina Ifatunji" w:date="2025-03-06T15:30:00Z" w16du:dateUtc="2025-03-06T21:30:00Z"/>
              <w:color w:val="000000"/>
              <w:sz w:val="22"/>
              <w:szCs w:val="22"/>
            </w:rPr>
          </w:rPrChange>
        </w:rPr>
      </w:pPr>
      <w:ins w:id="13435" w:author="Mosi Adesina Ifatunji" w:date="2025-03-06T15:30:00Z" w16du:dateUtc="2025-03-06T21:30:00Z">
        <w:r w:rsidRPr="006B17C5">
          <w:rPr>
            <w:color w:val="070707"/>
            <w:highlight w:val="yellow"/>
            <w:rPrChange w:id="13436" w:author="Mosi Adesina Ifatunji" w:date="2025-07-17T11:52:00Z" w16du:dateUtc="2025-07-17T16:52:00Z">
              <w:rPr>
                <w:color w:val="000000"/>
                <w:sz w:val="22"/>
                <w:szCs w:val="22"/>
                <w:highlight w:val="yellow"/>
              </w:rPr>
            </w:rPrChange>
          </w:rPr>
          <w:t>[Justification for not including measures of ‘ethnoracial schema,’ which might include a brief review with quotes form ethnographic studies: see</w:t>
        </w:r>
        <w:r w:rsidRPr="00B92532">
          <w:rPr>
            <w:highlight w:val="yellow"/>
          </w:rPr>
          <w:t xml:space="preserve"> </w:t>
        </w:r>
      </w:ins>
      <w:r w:rsidR="0072107A" w:rsidRPr="00B92532">
        <w:rPr>
          <w:highlight w:val="yellow"/>
        </w:rPr>
        <w:fldChar w:fldCharType="begin">
          <w:fldData xml:space="preserve">PEVuZE5vdGU+PENpdGU+PEF1dGhvcj5XaW5nZmllbGQ8L0F1dGhvcj48WWVhcj4yMDE0PC9ZZWFy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</w:fldData>
        </w:fldChar>
      </w:r>
      <w:r w:rsidR="0072107A" w:rsidRPr="006B17C5">
        <w:rPr>
          <w:color w:val="000000"/>
          <w:highlight w:val="yellow"/>
          <w:rPrChange w:id="13437" w:author="Mosi Adesina Ifatunji" w:date="2025-07-17T11:52:00Z" w16du:dateUtc="2025-07-17T16:52:00Z">
            <w:rPr>
              <w:color w:val="000000"/>
              <w:sz w:val="22"/>
              <w:szCs w:val="22"/>
              <w:highlight w:val="yellow"/>
            </w:rPr>
          </w:rPrChange>
        </w:rPr>
        <w:instrText xml:space="preserve"> ADDIN EN.JS.CITE </w:instrText>
      </w:r>
      <w:r w:rsidR="0072107A" w:rsidRPr="00B92532">
        <w:rPr>
          <w:highlight w:val="yellow"/>
        </w:rPr>
      </w:r>
      <w:r w:rsidR="0072107A" w:rsidRPr="00B92532">
        <w:rPr>
          <w:highlight w:val="yellow"/>
        </w:rPr>
        <w:fldChar w:fldCharType="separate"/>
      </w:r>
      <w:r w:rsidR="008B7FC0" w:rsidRPr="008B7FC0">
        <w:rPr>
          <w:noProof/>
          <w:color w:val="000000"/>
          <w:highlight w:val="yellow"/>
        </w:rPr>
        <w:t>(Wingfield and Alston 2014)</w:t>
      </w:r>
      <w:r w:rsidR="0072107A" w:rsidRPr="00B92532">
        <w:rPr>
          <w:highlight w:val="yellow"/>
        </w:rPr>
        <w:fldChar w:fldCharType="end"/>
      </w:r>
      <w:del w:id="13438" w:author="Mosi Adesina Ifatunji" w:date="2025-05-30T15:20:00Z" w16du:dateUtc="2025-05-30T20:20:00Z">
        <w:r w:rsidR="0072107A" w:rsidRPr="006B17C5" w:rsidDel="00E44754">
          <w:rPr>
            <w:color w:val="070707"/>
            <w:highlight w:val="yellow"/>
            <w:rPrChange w:id="13439" w:author="Mosi Adesina Ifatunji" w:date="2025-07-17T11:52:00Z" w16du:dateUtc="2025-07-17T16:52:00Z">
              <w:rPr>
                <w:color w:val="000000"/>
                <w:sz w:val="22"/>
                <w:szCs w:val="22"/>
                <w:highlight w:val="yellow"/>
              </w:rPr>
            </w:rPrChange>
          </w:rPr>
          <w:fldChar w:fldCharType="begin">
            <w:fldData xml:space="preserve">PEVuZE5vdGU+PENpdGU+PEF1dGhvcj5XaW5nZmllbGQ8L0F1dGhvcj48WWVhcj4yMDE0PC9ZZWFy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</w:fldData>
          </w:fldChar>
        </w:r>
        <w:r w:rsidR="0072107A" w:rsidRPr="006B17C5" w:rsidDel="00E44754">
          <w:rPr>
            <w:color w:val="070707"/>
            <w:highlight w:val="yellow"/>
            <w:rPrChange w:id="13440" w:author="Mosi Adesina Ifatunji" w:date="2025-07-17T11:52:00Z" w16du:dateUtc="2025-07-17T16:52:00Z">
              <w:rPr>
                <w:color w:val="000000"/>
                <w:sz w:val="22"/>
                <w:szCs w:val="22"/>
                <w:highlight w:val="yellow"/>
              </w:rPr>
            </w:rPrChange>
          </w:rPr>
          <w:delInstrText xml:space="preserve"> ADDIN EN.JS.CITE </w:delInstrText>
        </w:r>
        <w:r w:rsidR="0072107A" w:rsidRPr="005D6882" w:rsidDel="00E44754">
          <w:rPr>
            <w:color w:val="070707"/>
            <w:highlight w:val="yellow"/>
          </w:rPr>
        </w:r>
        <w:r w:rsidR="0072107A" w:rsidRPr="006B17C5" w:rsidDel="00E44754">
          <w:rPr>
            <w:color w:val="070707"/>
            <w:highlight w:val="yellow"/>
            <w:rPrChange w:id="13441" w:author="Mosi Adesina Ifatunji" w:date="2025-07-17T11:52:00Z" w16du:dateUtc="2025-07-17T16:52:00Z">
              <w:rPr>
                <w:color w:val="000000"/>
                <w:sz w:val="22"/>
                <w:szCs w:val="22"/>
                <w:highlight w:val="yellow"/>
              </w:rPr>
            </w:rPrChange>
          </w:rPr>
          <w:fldChar w:fldCharType="separate"/>
        </w:r>
        <w:r w:rsidR="00CE052A" w:rsidRPr="006B17C5" w:rsidDel="00E44754">
          <w:rPr>
            <w:noProof/>
            <w:color w:val="070707"/>
            <w:highlight w:val="yellow"/>
            <w:rPrChange w:id="13442" w:author="Mosi Adesina Ifatunji" w:date="2025-07-17T11:52:00Z" w16du:dateUtc="2025-07-17T16:52:00Z">
              <w:rPr>
                <w:noProof/>
                <w:color w:val="000000"/>
                <w:sz w:val="22"/>
                <w:szCs w:val="22"/>
                <w:highlight w:val="yellow"/>
              </w:rPr>
            </w:rPrChange>
          </w:rPr>
          <w:delText>(Wingfield and Alston 2014)</w:delText>
        </w:r>
        <w:r w:rsidR="0072107A" w:rsidRPr="006B17C5" w:rsidDel="00E44754">
          <w:rPr>
            <w:color w:val="070707"/>
            <w:highlight w:val="yellow"/>
            <w:rPrChange w:id="13443" w:author="Mosi Adesina Ifatunji" w:date="2025-07-17T11:52:00Z" w16du:dateUtc="2025-07-17T16:52:00Z">
              <w:rPr>
                <w:color w:val="000000"/>
                <w:sz w:val="22"/>
                <w:szCs w:val="22"/>
                <w:highlight w:val="yellow"/>
              </w:rPr>
            </w:rPrChange>
          </w:rPr>
          <w:fldChar w:fldCharType="end"/>
        </w:r>
      </w:del>
      <w:ins w:id="13444" w:author="Mosi Adesina Ifatunji" w:date="2025-03-06T15:30:00Z" w16du:dateUtc="2025-03-06T21:30:00Z">
        <w:r w:rsidRPr="006B17C5">
          <w:rPr>
            <w:color w:val="070707"/>
            <w:highlight w:val="yellow"/>
            <w:rPrChange w:id="13445" w:author="Mosi Adesina Ifatunji" w:date="2025-07-17T11:52:00Z" w16du:dateUtc="2025-07-17T16:52:00Z">
              <w:rPr>
                <w:color w:val="000000"/>
                <w:sz w:val="22"/>
                <w:szCs w:val="22"/>
                <w:highlight w:val="yellow"/>
              </w:rPr>
            </w:rPrChange>
          </w:rPr>
          <w:t>].</w:t>
        </w:r>
      </w:ins>
    </w:p>
    <w:p w14:paraId="1B241483" w14:textId="77777777" w:rsidR="00817FAB" w:rsidRPr="00B92532" w:rsidRDefault="00817FAB" w:rsidP="007B100A"/>
    <w:p w14:paraId="297F72C2" w14:textId="2E179CA3" w:rsidR="003D1656" w:rsidRPr="00B92532" w:rsidRDefault="00851BB7" w:rsidP="007B100A">
      <w:pPr>
        <w:rPr>
          <w:ins w:id="13446" w:author="Mosi Adesina Ifatunji" w:date="2025-05-30T15:24:00Z" w16du:dateUtc="2025-05-30T20:24:00Z"/>
        </w:rPr>
      </w:pPr>
      <w:r w:rsidRPr="00B92532">
        <w:t xml:space="preserve">As theories that link organizational inequality and racialization argue, different cues work differently across different firms </w:t>
      </w:r>
      <w:del w:id="13447" w:author="Mosi Adesina Ifatunji" w:date="2025-05-30T15:24:00Z" w16du:dateUtc="2025-05-30T20:24:00Z">
        <w:r w:rsidRPr="00B92532">
          <w:delText xml:space="preserve">(e.g., Brown 2020), </w:delText>
        </w:r>
      </w:del>
      <w:r w:rsidRPr="00B92532">
        <w:t>and so ethnoracial schema and processes of racialization will also vary across firms</w:t>
      </w:r>
      <w:ins w:id="13448" w:author="Mosi Adesina Ifatunji" w:date="2025-05-30T15:24:00Z" w16du:dateUtc="2025-05-30T20:24:00Z">
        <w:r w:rsidRPr="00B92532">
          <w:t xml:space="preserve"> </w:t>
        </w:r>
      </w:ins>
      <w:r w:rsidR="002F109E" w:rsidRPr="00B92532">
        <w:fldChar w:fldCharType="begin">
          <w:fldData xml:space="preserve">PEVuZE5vdGU+PENpdGU+PEF1dGhvcj5QYXluZTwvQXV0aG9yPjxZZWFyPjIwMTc8L1llYXI+PFJl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==
</w:fldData>
        </w:fldChar>
      </w:r>
      <w:r w:rsidR="002F109E" w:rsidRPr="00B92532">
        <w:instrText xml:space="preserve"> ADDIN EN.JS.CITE </w:instrText>
      </w:r>
      <w:r w:rsidR="002F109E" w:rsidRPr="00B92532">
        <w:fldChar w:fldCharType="separate"/>
      </w:r>
      <w:r w:rsidR="00E114B0">
        <w:rPr>
          <w:noProof/>
        </w:rPr>
        <w:t>(Payne et al. 2017, Ray 2019, Kline et al. 2022)</w:t>
      </w:r>
      <w:r w:rsidR="002F109E" w:rsidRPr="00B92532">
        <w:fldChar w:fldCharType="end"/>
      </w:r>
      <w:ins w:id="13449" w:author="Mosi Adesina Ifatunji" w:date="2025-05-30T15:34:00Z" w16du:dateUtc="2025-05-30T20:34:00Z">
        <w:r w:rsidR="00287991" w:rsidRPr="00B92532">
          <w:t>.</w:t>
        </w:r>
      </w:ins>
    </w:p>
    <w:p w14:paraId="00000113" w14:textId="3D295088" w:rsidR="00374CE3" w:rsidRPr="00B92532" w:rsidRDefault="00851BB7">
      <w:pPr>
        <w:rPr>
          <w:del w:id="13450" w:author="Mosi Adesina Ifatunji" w:date="2025-05-30T15:33:00Z" w16du:dateUtc="2025-05-30T20:33:00Z"/>
        </w:rPr>
      </w:pPr>
      <w:del w:id="13451" w:author="Mosi Adesina Ifatunji" w:date="2025-05-30T15:24:00Z" w16du:dateUtc="2025-05-30T20:24:00Z">
        <w:r w:rsidRPr="00B92532" w:rsidDel="003D1656">
          <w:delText xml:space="preserve"> </w:delText>
        </w:r>
        <w:r w:rsidRPr="00B92532">
          <w:delText xml:space="preserve">(Payne et al. 2017, </w:delText>
        </w:r>
      </w:del>
      <w:del w:id="13452" w:author="Mosi Adesina Ifatunji" w:date="2025-05-30T15:33:00Z" w16du:dateUtc="2025-05-30T20:33:00Z">
        <w:r w:rsidRPr="00B92532">
          <w:delText>Ray 2019, Brown 2020, Kline et al. 2022).</w:delText>
        </w:r>
      </w:del>
    </w:p>
    <w:p w14:paraId="00000114" w14:textId="77777777" w:rsidR="00374CE3" w:rsidRPr="00B92532" w:rsidRDefault="00374CE3" w:rsidP="007B100A"/>
    <w:p w14:paraId="00000115" w14:textId="082DD76A" w:rsidR="00374CE3" w:rsidRPr="00B92532" w:rsidRDefault="00851BB7" w:rsidP="007B100A">
      <w:r w:rsidRPr="00B92532">
        <w:t>While single-case and comparative-case ethnographies are useful for identifying how a given firm or small set of firms might treat workers differently</w:t>
      </w:r>
      <w:ins w:id="13453" w:author="Mosi Adesina Ifatunji" w:date="2025-05-30T15:34:00Z" w16du:dateUtc="2025-05-30T20:34:00Z">
        <w:r w:rsidRPr="00B92532">
          <w:t xml:space="preserve"> </w:t>
        </w:r>
      </w:ins>
      <w:r w:rsidR="00185779" w:rsidRPr="00B92532">
        <w:fldChar w:fldCharType="begin">
          <w:fldData xml:space="preserve">PEVuZE5vdGU+PENpdGU+PEF1dGhvcj5Db2xsaW5zPC9BdXRob3I+PFllYXI+MTk5NzwvWWVhcj48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</w:fldData>
        </w:fldChar>
      </w:r>
      <w:r w:rsidR="00185779" w:rsidRPr="00B92532">
        <w:rPr>
          <w:color w:val="000000"/>
        </w:rPr>
        <w:instrText xml:space="preserve"> ADDIN EN.JS.CITE </w:instrText>
      </w:r>
      <w:r w:rsidR="00185779" w:rsidRPr="00B92532">
        <w:fldChar w:fldCharType="separate"/>
      </w:r>
      <w:r w:rsidR="00167D9D" w:rsidRPr="00167D9D">
        <w:rPr>
          <w:noProof/>
          <w:color w:val="000000"/>
        </w:rPr>
        <w:t>(Collins 1997, Moore 2007, Embrick 2011, Wingfield and Alston 2014, Wooten 2015, Reyes 2017, Ferguson and Koning 2018, Ray 2019, Wingfield and Chavez 2020)</w:t>
      </w:r>
      <w:r w:rsidR="00185779" w:rsidRPr="00B92532">
        <w:fldChar w:fldCharType="end"/>
      </w:r>
      <w:ins w:id="13454" w:author="Mosi Adesina Ifatunji" w:date="2025-05-30T15:39:00Z" w16du:dateUtc="2025-05-30T20:39:00Z">
        <w:r w:rsidR="003A7FB7" w:rsidRPr="00B92532">
          <w:t xml:space="preserve">, </w:t>
        </w:r>
      </w:ins>
      <w:del w:id="13455" w:author="Mosi Adesina Ifatunji" w:date="2025-05-30T15:34:00Z" w16du:dateUtc="2025-05-30T20:34:00Z">
        <w:r w:rsidRPr="00B92532" w:rsidDel="00185779">
          <w:delText xml:space="preserve"> </w:delText>
        </w:r>
      </w:del>
      <w:del w:id="13456" w:author="Mosi Adesina Ifatunji" w:date="2025-05-30T15:38:00Z" w16du:dateUtc="2025-05-30T20:38:00Z">
        <w:r w:rsidRPr="00B92532">
          <w:delText>(</w:delText>
        </w:r>
      </w:del>
      <w:del w:id="13457" w:author="Mosi Adesina Ifatunji" w:date="2025-05-30T15:34:00Z" w16du:dateUtc="2025-05-30T20:34:00Z">
        <w:r w:rsidRPr="00B92532">
          <w:delText>Collins 1997</w:delText>
        </w:r>
      </w:del>
      <w:del w:id="13458" w:author="Mosi Adesina Ifatunji" w:date="2025-05-30T15:38:00Z" w16du:dateUtc="2025-05-30T20:38:00Z">
        <w:r w:rsidRPr="00B92532">
          <w:delText xml:space="preserve">, </w:delText>
        </w:r>
      </w:del>
      <w:del w:id="13459" w:author="Mosi Adesina Ifatunji" w:date="2025-05-30T15:34:00Z" w16du:dateUtc="2025-05-30T20:34:00Z">
        <w:r w:rsidRPr="00B92532">
          <w:delText>Waters 1999</w:delText>
        </w:r>
      </w:del>
      <w:del w:id="13460" w:author="Mosi Adesina Ifatunji" w:date="2025-05-30T15:38:00Z" w16du:dateUtc="2025-05-30T20:38:00Z">
        <w:r w:rsidRPr="00B92532">
          <w:delText xml:space="preserve">, </w:delText>
        </w:r>
      </w:del>
      <w:del w:id="13461" w:author="Mosi Adesina Ifatunji" w:date="2025-05-30T15:34:00Z" w16du:dateUtc="2025-05-30T20:34:00Z">
        <w:r w:rsidRPr="00B92532">
          <w:delText>Moore 2007</w:delText>
        </w:r>
      </w:del>
      <w:del w:id="13462" w:author="Mosi Adesina Ifatunji" w:date="2025-05-30T15:38:00Z" w16du:dateUtc="2025-05-30T20:38:00Z">
        <w:r w:rsidRPr="00B92532">
          <w:delText xml:space="preserve">, </w:delText>
        </w:r>
      </w:del>
      <w:del w:id="13463" w:author="Mosi Adesina Ifatunji" w:date="2025-05-30T15:35:00Z" w16du:dateUtc="2025-05-30T20:35:00Z">
        <w:r w:rsidRPr="00B92532">
          <w:delText>Embrick 2011, Wingfield and Alston 2014</w:delText>
        </w:r>
      </w:del>
      <w:del w:id="13464" w:author="Mosi Adesina Ifatunji" w:date="2025-05-30T15:38:00Z" w16du:dateUtc="2025-05-30T20:38:00Z">
        <w:r w:rsidRPr="00B92532">
          <w:delText xml:space="preserve">, </w:delText>
        </w:r>
      </w:del>
      <w:del w:id="13465" w:author="Mosi Adesina Ifatunji" w:date="2025-05-30T15:36:00Z" w16du:dateUtc="2025-05-30T20:36:00Z">
        <w:r w:rsidRPr="00B92532">
          <w:delText>Wooten 2015</w:delText>
        </w:r>
      </w:del>
      <w:del w:id="13466" w:author="Mosi Adesina Ifatunji" w:date="2025-05-30T15:38:00Z" w16du:dateUtc="2025-05-30T20:38:00Z">
        <w:r w:rsidRPr="00B92532">
          <w:delText xml:space="preserve">, </w:delText>
        </w:r>
      </w:del>
      <w:del w:id="13467" w:author="Mosi Adesina Ifatunji" w:date="2025-05-30T15:37:00Z" w16du:dateUtc="2025-05-30T20:37:00Z">
        <w:r w:rsidRPr="00B92532">
          <w:delText>Reyes 2017</w:delText>
        </w:r>
      </w:del>
      <w:del w:id="13468" w:author="Mosi Adesina Ifatunji" w:date="2025-05-30T15:38:00Z" w16du:dateUtc="2025-05-30T20:38:00Z">
        <w:r w:rsidRPr="00B92532">
          <w:delText xml:space="preserve">, Ferguson and Koning 2018, Ray 2019, Wingfield and Chavez 2020), </w:delText>
        </w:r>
      </w:del>
      <w:r w:rsidRPr="00B92532">
        <w:t xml:space="preserve">they are limited in that they cannot parameterize the more general relationship between these processes and various outcomes, including earnings growth </w:t>
      </w:r>
      <w:r w:rsidR="00862BE9" w:rsidRPr="00B92532">
        <w:fldChar w:fldCharType="begin">
          <w:fldData xml:space="preserve">PEVuZE5vdGU+PENpdGU+PEF1dGhvcj5oVG9tYXNrb3ZpYy1EZXZleTwvQXV0aG9yPjxZZWFyPjIw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</w:fldData>
        </w:fldChar>
      </w:r>
      <w:r w:rsidR="00862BE9" w:rsidRPr="00B92532">
        <w:instrText xml:space="preserve"> ADDIN EN.JS.CITE </w:instrText>
      </w:r>
      <w:r w:rsidR="00862BE9" w:rsidRPr="00B92532">
        <w:fldChar w:fldCharType="separate"/>
      </w:r>
      <w:r w:rsidR="00D942DF" w:rsidRPr="00B92532">
        <w:rPr>
          <w:noProof/>
        </w:rPr>
        <w:t>(hTomaskovic-Devey and Avent-Holt 2019)</w:t>
      </w:r>
      <w:r w:rsidR="00862BE9" w:rsidRPr="00B92532">
        <w:fldChar w:fldCharType="end"/>
      </w:r>
      <w:ins w:id="13469" w:author="Mosi Adesina Ifatunji" w:date="2025-05-30T15:42:00Z" w16du:dateUtc="2025-05-30T20:42:00Z">
        <w:r w:rsidR="003B1EEF" w:rsidRPr="00B92532">
          <w:t>.</w:t>
        </w:r>
      </w:ins>
      <w:del w:id="13470" w:author="Mosi Adesina Ifatunji" w:date="2025-05-30T15:41:00Z" w16du:dateUtc="2025-05-30T20:41:00Z">
        <w:r w:rsidR="00911017" w:rsidRPr="00B92532" w:rsidDel="00862BE9">
          <w:fldChar w:fldCharType="begin">
            <w:fldData xml:space="preserve">PEVuZE5vdGU+PENpdGU+PEF1dGhvcj5BdmVudC1Ib2x0PC9BdXRob3I+PFllYXI+MjAyMDwvWWVh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</w:fldData>
          </w:fldChar>
        </w:r>
        <w:r w:rsidR="00911017" w:rsidRPr="00B92532" w:rsidDel="00862BE9">
          <w:delInstrText xml:space="preserve"> ADDIN EN.JS.CITE </w:delInstrText>
        </w:r>
        <w:r w:rsidR="00911017" w:rsidRPr="00B92532" w:rsidDel="00862BE9">
          <w:fldChar w:fldCharType="separate"/>
        </w:r>
        <w:r w:rsidR="004E41E3" w:rsidRPr="00B92532" w:rsidDel="00862BE9">
          <w:rPr>
            <w:noProof/>
          </w:rPr>
          <w:delText>(Avent-Holt, Henriksen, Hägglund, Jung, Kodama, Melzer, Mun, Rainey and Tomaskovic-Devey 2020)</w:delText>
        </w:r>
        <w:r w:rsidR="00911017" w:rsidRPr="00B92532" w:rsidDel="00862BE9">
          <w:fldChar w:fldCharType="end"/>
        </w:r>
        <w:r w:rsidRPr="00B92532" w:rsidDel="00862BE9">
          <w:delText>(</w:delText>
        </w:r>
      </w:del>
      <w:del w:id="13471" w:author="Mosi Adesina Ifatunji" w:date="2025-05-30T15:40:00Z" w16du:dateUtc="2025-05-30T20:40:00Z">
        <w:r w:rsidRPr="00B92532">
          <w:delText>Tomaskovic-Devey and Avent-Holt 2019</w:delText>
        </w:r>
      </w:del>
      <w:del w:id="13472" w:author="Mosi Adesina Ifatunji" w:date="2025-05-30T15:41:00Z" w16du:dateUtc="2025-05-30T20:41:00Z">
        <w:r w:rsidRPr="00B92532">
          <w:delText>).</w:delText>
        </w:r>
      </w:del>
    </w:p>
    <w:p w14:paraId="00000116" w14:textId="6C3F6624" w:rsidR="00374CE3" w:rsidRPr="00B92532" w:rsidRDefault="00374CE3">
      <w:pPr>
        <w:rPr>
          <w:del w:id="13473" w:author="Mosi Adesina Ifatunji" w:date="2025-05-30T15:42:00Z" w16du:dateUtc="2025-05-30T20:42:00Z"/>
        </w:rPr>
      </w:pPr>
    </w:p>
    <w:p w14:paraId="1234EB0E" w14:textId="46E5A919" w:rsidR="00232AD6" w:rsidRPr="00B92532" w:rsidRDefault="00851BB7">
      <w:pPr>
        <w:rPr>
          <w:del w:id="13474" w:author="Mosi Adesina Ifatunji" w:date="2025-05-30T15:42:00Z" w16du:dateUtc="2025-05-30T20:42:00Z"/>
        </w:rPr>
      </w:pPr>
      <w:del w:id="13475" w:author="Mosi Adesina Ifatunji" w:date="2025-05-30T15:42:00Z" w16du:dateUtc="2025-05-30T20:42:00Z">
        <w:r w:rsidRPr="00B92532">
          <w:delText xml:space="preserve">Therefore, since we currently know that firms </w:delText>
        </w:r>
        <w:r w:rsidRPr="00B92532">
          <w:rPr>
            <w:i/>
          </w:rPr>
          <w:delText>sort</w:delText>
        </w:r>
        <w:r w:rsidRPr="00B92532">
          <w:delText xml:space="preserve"> Black workers according to ethnoracial stereotypes (Howard and Borgella 2020), that these stereotypes shape ethnoracial </w:delText>
        </w:r>
        <w:r w:rsidRPr="00B92532">
          <w:rPr>
            <w:i/>
          </w:rPr>
          <w:delText>relations</w:delText>
        </w:r>
        <w:r w:rsidRPr="00B92532">
          <w:delText xml:space="preserve"> within firms and that these relations shape differences in the </w:delText>
        </w:r>
        <w:r w:rsidRPr="00B92532">
          <w:rPr>
            <w:i/>
          </w:rPr>
          <w:delText>wage levels</w:delText>
        </w:r>
      </w:del>
      <w:del w:id="13476" w:author="Mosi Adesina Ifatunji" w:date="2025-03-05T11:19:00Z" w16du:dateUtc="2025-03-05T17:19:00Z">
        <w:r w:rsidRPr="00B92532">
          <w:rPr>
            <w:shd w:val="clear" w:color="auto" w:fill="D9EAD3"/>
          </w:rPr>
          <w:delText xml:space="preserve"> </w:delText>
        </w:r>
      </w:del>
      <w:del w:id="13477" w:author="Mosi Adesina Ifatunji" w:date="2025-05-30T15:42:00Z" w16du:dateUtc="2025-05-30T20:42:00Z">
        <w:r w:rsidRPr="006B17C5">
          <w:rPr>
            <w:highlight w:val="yellow"/>
            <w:shd w:val="clear" w:color="auto" w:fill="D9EAD3"/>
            <w:rPrChange w:id="13478" w:author="Mosi Adesina Ifatunji" w:date="2025-07-17T11:52:00Z" w16du:dateUtc="2025-07-17T16:52:00Z">
              <w:rPr>
                <w:shd w:val="clear" w:color="auto" w:fill="D9EAD3"/>
              </w:rPr>
            </w:rPrChange>
          </w:rPr>
          <w:delText>for White and Black workers (XXXX)</w:delText>
        </w:r>
        <w:r w:rsidRPr="006B17C5">
          <w:rPr>
            <w:color w:val="070707"/>
            <w:highlight w:val="yellow"/>
            <w:rPrChange w:id="13479" w:author="Mosi Adesina Ifatunji" w:date="2025-07-17T11:52:00Z" w16du:dateUtc="2025-07-17T16:52:00Z">
              <w:rPr>
                <w:color w:val="000000"/>
              </w:rPr>
            </w:rPrChange>
          </w:rPr>
          <w:delText>,</w:delText>
        </w:r>
        <w:r w:rsidRPr="00B92532">
          <w:delText xml:space="preserve"> we offer an assessment of the relationship between the Whiteness of firms and differences in the </w:delText>
        </w:r>
        <w:r w:rsidRPr="00B92532">
          <w:rPr>
            <w:i/>
          </w:rPr>
          <w:delText>wage growth</w:delText>
        </w:r>
        <w:r w:rsidRPr="00B92532">
          <w:delText xml:space="preserve"> of White and Black co-workers </w:delText>
        </w:r>
        <w:r w:rsidRPr="006B17C5">
          <w:rPr>
            <w:color w:val="070707"/>
            <w:highlight w:val="yellow"/>
            <w:shd w:val="clear" w:color="auto" w:fill="D9EAD3"/>
            <w:rPrChange w:id="13480" w:author="Mosi Adesina Ifatunji" w:date="2025-07-17T11:52:00Z" w16du:dateUtc="2025-07-17T16:52:00Z">
              <w:rPr>
                <w:color w:val="000000"/>
                <w:shd w:val="clear" w:color="auto" w:fill="D9EAD3"/>
              </w:rPr>
            </w:rPrChange>
          </w:rPr>
          <w:delText>across 7 million firms</w:delText>
        </w:r>
        <w:r w:rsidRPr="006B17C5">
          <w:rPr>
            <w:color w:val="070707"/>
            <w:highlight w:val="yellow"/>
            <w:rPrChange w:id="13481" w:author="Mosi Adesina Ifatunji" w:date="2025-07-17T11:52:00Z" w16du:dateUtc="2025-07-17T16:52:00Z">
              <w:rPr>
                <w:color w:val="000000"/>
              </w:rPr>
            </w:rPrChange>
          </w:rPr>
          <w:delText>.</w:delText>
        </w:r>
      </w:del>
    </w:p>
    <w:p w14:paraId="00000118" w14:textId="77777777" w:rsidR="00374CE3" w:rsidRPr="00B92532" w:rsidRDefault="00374CE3" w:rsidP="007B100A"/>
    <w:p w14:paraId="00000119" w14:textId="22C0A59D" w:rsidR="00374CE3" w:rsidRPr="00B92532" w:rsidRDefault="00851BB7" w:rsidP="007B100A">
      <w:r w:rsidRPr="00B92532">
        <w:rPr>
          <w:color w:val="000000"/>
        </w:rPr>
        <w:t xml:space="preserve">We assert that, </w:t>
      </w:r>
      <w:r w:rsidRPr="00B92532">
        <w:t xml:space="preserve">while firms will vary in their ethnoracial character and schema, as firms underwrite operations with ethnoracial beliefs and/or schema, they will deploy ethnoracial stereotypes that parse and rank workers </w:t>
      </w:r>
      <w:del w:id="13482" w:author="Mosi Adesina Ifatunji" w:date="2025-05-30T15:45:00Z" w16du:dateUtc="2025-05-30T20:45:00Z">
        <w:r w:rsidRPr="00B92532">
          <w:delText>according</w:delText>
        </w:r>
      </w:del>
      <w:ins w:id="13483" w:author="Mosi Adesina Ifatunji" w:date="2025-05-30T15:45:00Z" w16du:dateUtc="2025-05-30T20:45:00Z">
        <w:r w:rsidR="008858C5" w:rsidRPr="00B92532">
          <w:t>according to</w:t>
        </w:r>
      </w:ins>
      <w:r w:rsidRPr="00B92532">
        <w:t xml:space="preserve"> these preformed ideas about underlying differences in hard and soft skills, as credentialed by the perceived Whiteness of workers.</w:t>
      </w:r>
    </w:p>
    <w:p w14:paraId="0000011A" w14:textId="77777777" w:rsidR="00374CE3" w:rsidRPr="006B17C5" w:rsidRDefault="00374CE3" w:rsidP="007B100A">
      <w:pPr>
        <w:rPr>
          <w:ins w:id="13484" w:author="Mosi Adesina Ifatunji" w:date="2025-03-06T10:03:00Z" w16du:dateUtc="2025-03-06T16:03:00Z"/>
          <w:highlight w:val="yellow"/>
          <w:rPrChange w:id="13485" w:author="Mosi Adesina Ifatunji" w:date="2025-07-17T11:52:00Z" w16du:dateUtc="2025-07-17T16:52:00Z">
            <w:rPr>
              <w:ins w:id="13486" w:author="Mosi Adesina Ifatunji" w:date="2025-03-06T10:03:00Z" w16du:dateUtc="2025-03-06T16:03:00Z"/>
              <w:sz w:val="22"/>
              <w:szCs w:val="22"/>
              <w:highlight w:val="yellow"/>
            </w:rPr>
          </w:rPrChange>
        </w:rPr>
      </w:pPr>
    </w:p>
    <w:p w14:paraId="487F4591" w14:textId="5D51FD67" w:rsidR="000D016E" w:rsidRPr="006B17C5" w:rsidRDefault="00D30374" w:rsidP="007B100A">
      <w:pPr>
        <w:rPr>
          <w:ins w:id="13487" w:author="Mosi Adesina Ifatunji" w:date="2025-03-06T10:03:00Z" w16du:dateUtc="2025-03-06T16:03:00Z"/>
          <w:highlight w:val="yellow"/>
          <w:rPrChange w:id="13488" w:author="Mosi Adesina Ifatunji" w:date="2025-07-17T11:52:00Z" w16du:dateUtc="2025-07-17T16:52:00Z">
            <w:rPr>
              <w:ins w:id="13489" w:author="Mosi Adesina Ifatunji" w:date="2025-03-06T10:03:00Z" w16du:dateUtc="2025-03-06T16:03:00Z"/>
              <w:sz w:val="22"/>
              <w:szCs w:val="22"/>
              <w:highlight w:val="yellow"/>
            </w:rPr>
          </w:rPrChange>
        </w:rPr>
      </w:pPr>
      <w:ins w:id="13490" w:author="Mosi Adesina Ifatunji" w:date="2025-03-06T10:03:00Z" w16du:dateUtc="2025-03-06T16:03:00Z">
        <w:r w:rsidRPr="006B17C5">
          <w:rPr>
            <w:rPrChange w:id="13491" w:author="Mosi Adesina Ifatunji" w:date="2025-07-17T11:52:00Z" w16du:dateUtc="2025-07-17T16:52:00Z">
              <w:rPr>
                <w:sz w:val="22"/>
                <w:szCs w:val="22"/>
              </w:rPr>
            </w:rPrChange>
          </w:rPr>
          <w:t>“…</w:t>
        </w:r>
        <w:r w:rsidRPr="00B92532">
          <w:t>non-White organizations are typically disadvantaged relative to White organizations</w:t>
        </w:r>
        <w:r w:rsidRPr="006B17C5">
          <w:rPr>
            <w:rPrChange w:id="13492" w:author="Mosi Adesina Ifatunji" w:date="2025-07-17T11:52:00Z" w16du:dateUtc="2025-07-17T16:52:00Z">
              <w:rPr>
                <w:sz w:val="22"/>
                <w:szCs w:val="22"/>
              </w:rPr>
            </w:rPrChange>
          </w:rPr>
          <w:t xml:space="preserve">…” </w:t>
        </w:r>
      </w:ins>
      <w:r w:rsidR="0072107A" w:rsidRPr="006B17C5">
        <w:rPr>
          <w:rPrChange w:id="13493" w:author="Mosi Adesina Ifatunji" w:date="2025-07-17T11:52:00Z" w16du:dateUtc="2025-07-17T16:52:00Z">
            <w:rPr>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0072107A" w:rsidRPr="006B17C5">
        <w:rPr>
          <w:rPrChange w:id="13494" w:author="Mosi Adesina Ifatunji" w:date="2025-07-17T11:52:00Z" w16du:dateUtc="2025-07-17T16:52:00Z">
            <w:rPr>
              <w:sz w:val="22"/>
              <w:szCs w:val="22"/>
            </w:rPr>
          </w:rPrChange>
        </w:rPr>
        <w:instrText xml:space="preserve"> ADDIN EN.JS.CITE </w:instrText>
      </w:r>
      <w:r w:rsidR="0072107A" w:rsidRPr="006B17C5">
        <w:rPr>
          <w:rPrChange w:id="13495" w:author="Mosi Adesina Ifatunji" w:date="2025-07-17T11:52:00Z" w16du:dateUtc="2025-07-17T16:52:00Z">
            <w:rPr>
              <w:sz w:val="22"/>
              <w:szCs w:val="22"/>
            </w:rPr>
          </w:rPrChange>
        </w:rPr>
        <w:fldChar w:fldCharType="separate"/>
      </w:r>
      <w:r w:rsidR="00CE052A" w:rsidRPr="006B17C5">
        <w:rPr>
          <w:noProof/>
          <w:rPrChange w:id="13496" w:author="Mosi Adesina Ifatunji" w:date="2025-07-17T11:52:00Z" w16du:dateUtc="2025-07-17T16:52:00Z">
            <w:rPr>
              <w:noProof/>
              <w:sz w:val="22"/>
              <w:szCs w:val="22"/>
            </w:rPr>
          </w:rPrChange>
        </w:rPr>
        <w:t>(Ray 2019)</w:t>
      </w:r>
      <w:r w:rsidR="0072107A" w:rsidRPr="006B17C5">
        <w:rPr>
          <w:rPrChange w:id="13497" w:author="Mosi Adesina Ifatunji" w:date="2025-07-17T11:52:00Z" w16du:dateUtc="2025-07-17T16:52:00Z">
            <w:rPr>
              <w:sz w:val="22"/>
              <w:szCs w:val="22"/>
            </w:rPr>
          </w:rPrChange>
        </w:rPr>
        <w:fldChar w:fldCharType="end"/>
      </w:r>
      <w:ins w:id="13498" w:author="Mosi Adesina Ifatunji" w:date="2025-03-06T10:03:00Z" w16du:dateUtc="2025-03-06T16:03:00Z">
        <w:r w:rsidR="005A76EB" w:rsidRPr="006B17C5">
          <w:rPr>
            <w:rPrChange w:id="13499" w:author="Mosi Adesina Ifatunji" w:date="2025-07-17T11:52:00Z" w16du:dateUtc="2025-07-17T16:52:00Z">
              <w:rPr>
                <w:sz w:val="22"/>
                <w:szCs w:val="22"/>
              </w:rPr>
            </w:rPrChange>
          </w:rPr>
          <w:t>.</w:t>
        </w:r>
      </w:ins>
    </w:p>
    <w:p w14:paraId="773B76F7" w14:textId="77777777" w:rsidR="000D016E" w:rsidRPr="00B92532" w:rsidRDefault="000D016E" w:rsidP="007B100A">
      <w:pPr>
        <w:rPr>
          <w:highlight w:val="yellow"/>
        </w:rPr>
      </w:pPr>
    </w:p>
    <w:p w14:paraId="0000011B" w14:textId="37CBFA9B" w:rsidR="00374CE3" w:rsidRPr="00B92532" w:rsidRDefault="00851BB7" w:rsidP="007B100A">
      <w:pPr>
        <w:rPr>
          <w:highlight w:val="yellow"/>
        </w:rPr>
      </w:pPr>
      <w:r w:rsidRPr="00B92532">
        <w:t>To assess this proposition, we cascade ‘White firms’ (via %TWE) along a continuum of Whiteness</w:t>
      </w:r>
      <w:ins w:id="13500" w:author="Mosi Adesina Ifatunji" w:date="2025-05-30T15:43:00Z" w16du:dateUtc="2025-05-30T20:43:00Z">
        <w:r w:rsidRPr="00B92532">
          <w:t xml:space="preserve"> </w:t>
        </w:r>
      </w:ins>
      <w:r w:rsidR="00C41982" w:rsidRPr="00B92532">
        <w:fldChar w:fldCharType="begin">
          <w:fldData xml:space="preserve">PEVuZE5vdGU+PENpdGU+PEF1dGhvcj5Nb25rPC9BdXRob3I+PFllYXI+MjAxNDwvWWVhcj48UmVj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=
</w:fldData>
        </w:fldChar>
      </w:r>
      <w:r w:rsidR="00C41982" w:rsidRPr="00B92532">
        <w:instrText xml:space="preserve"> ADDIN EN.JS.CITE </w:instrText>
      </w:r>
      <w:r w:rsidR="00C41982" w:rsidRPr="00B92532">
        <w:fldChar w:fldCharType="separate"/>
      </w:r>
      <w:r w:rsidR="008B7FC0">
        <w:rPr>
          <w:noProof/>
        </w:rPr>
        <w:t>(a la Keith and Herring 1991, Monk 2014)</w:t>
      </w:r>
      <w:r w:rsidR="00C41982" w:rsidRPr="00B92532">
        <w:fldChar w:fldCharType="end"/>
      </w:r>
      <w:del w:id="13501" w:author="Mosi Adesina Ifatunji" w:date="2025-05-30T15:44:00Z" w16du:dateUtc="2025-05-30T20:44:00Z">
        <w:r w:rsidRPr="00B92532" w:rsidDel="00D9395F">
          <w:delText xml:space="preserve"> </w:delText>
        </w:r>
        <w:r w:rsidRPr="006B17C5">
          <w:rPr>
            <w:highlight w:val="yellow"/>
            <w:rPrChange w:id="13502" w:author="Mosi Adesina Ifatunji" w:date="2025-07-17T11:52:00Z" w16du:dateUtc="2025-07-17T16:52:00Z">
              <w:rPr/>
            </w:rPrChange>
          </w:rPr>
          <w:delText>(</w:delText>
        </w:r>
        <w:r w:rsidRPr="006B17C5">
          <w:rPr>
            <w:highlight w:val="yellow"/>
            <w:shd w:val="clear" w:color="auto" w:fill="D9EAD3"/>
            <w:rPrChange w:id="13503" w:author="Mosi Adesina Ifatunji" w:date="2025-07-17T11:52:00Z" w16du:dateUtc="2025-07-17T16:52:00Z">
              <w:rPr>
                <w:shd w:val="clear" w:color="auto" w:fill="D9EAD3"/>
              </w:rPr>
            </w:rPrChange>
          </w:rPr>
          <w:delText>a la Monk XXXX</w:delText>
        </w:r>
        <w:r w:rsidRPr="00B92532">
          <w:delText>)</w:delText>
        </w:r>
      </w:del>
      <w:r w:rsidRPr="00B92532">
        <w:t>, and observe the relative wage growth of Black and White co-workers along this continuum of ‘White firms.’</w:t>
      </w:r>
    </w:p>
    <w:p w14:paraId="0000011C" w14:textId="77777777" w:rsidR="00374CE3" w:rsidRPr="00B92532" w:rsidRDefault="00374CE3" w:rsidP="007B100A">
      <w:pPr>
        <w:rPr>
          <w:highlight w:val="yellow"/>
        </w:rPr>
      </w:pPr>
    </w:p>
    <w:p w14:paraId="0000011D" w14:textId="77777777" w:rsidR="00374CE3" w:rsidRPr="00B92532" w:rsidDel="00902FD6" w:rsidRDefault="00851BB7">
      <w:pPr>
        <w:rPr>
          <w:del w:id="13504" w:author="Mosi Adesina Ifatunji" w:date="2025-02-16T15:15:00Z" w16du:dateUtc="2025-02-16T21:15:00Z"/>
        </w:rPr>
      </w:pPr>
      <w:r w:rsidRPr="00B92532">
        <w:t>We argue that as firms sort greater percentages of White workers into top positions (vis-à-vis perceived Whiteness of certain workers), they also deploy a process of ethnoracialization that allots ‘credentials’ to White workers, resulting in their greater economic remuneration relative to Blacks.</w:t>
      </w:r>
    </w:p>
    <w:p w14:paraId="6F3D8445" w14:textId="77777777" w:rsidR="00753DE6" w:rsidRPr="00B92532" w:rsidRDefault="00753DE6" w:rsidP="007B100A">
      <w:pPr>
        <w:rPr>
          <w:ins w:id="13505" w:author="Mosi Adesina Ifatunji" w:date="2025-03-05T10:56:00Z" w16du:dateUtc="2025-03-05T16:56:00Z"/>
        </w:rPr>
      </w:pPr>
    </w:p>
    <w:p w14:paraId="15DD0472" w14:textId="77777777" w:rsidR="00753DE6" w:rsidRPr="00B92532" w:rsidRDefault="00753DE6" w:rsidP="007B100A">
      <w:pPr>
        <w:rPr>
          <w:ins w:id="13506" w:author="Mosi Adesina Ifatunji" w:date="2025-03-05T10:56:00Z" w16du:dateUtc="2025-03-05T16:56:00Z"/>
        </w:rPr>
      </w:pPr>
    </w:p>
    <w:p w14:paraId="3099B717" w14:textId="77777777" w:rsidR="00753DE6" w:rsidRPr="00B92532" w:rsidRDefault="00753DE6" w:rsidP="007B100A">
      <w:pPr>
        <w:rPr>
          <w:ins w:id="13507" w:author="Mosi Adesina Ifatunji" w:date="2025-03-05T10:56:00Z" w16du:dateUtc="2025-03-05T16:56:00Z"/>
        </w:rPr>
      </w:pPr>
      <w:ins w:id="13508" w:author="Mosi Adesina Ifatunji" w:date="2025-03-05T10:56:00Z" w16du:dateUtc="2025-03-05T16:56:00Z">
        <w:r w:rsidRPr="00B92532">
          <w:t>We proxy the Whiteness of firms using the racial composition of the top five percent of firm earners (%TWE).</w:t>
        </w:r>
      </w:ins>
    </w:p>
    <w:p w14:paraId="1411BD9B" w14:textId="77777777" w:rsidR="00753DE6" w:rsidRPr="00B92532" w:rsidRDefault="00753DE6" w:rsidP="007B100A">
      <w:pPr>
        <w:rPr>
          <w:ins w:id="13509" w:author="Mosi Adesina Ifatunji" w:date="2025-03-05T10:56:00Z" w16du:dateUtc="2025-03-05T16:56:00Z"/>
        </w:rPr>
      </w:pPr>
    </w:p>
    <w:p w14:paraId="07A3AB65" w14:textId="7C5A2574" w:rsidR="00753DE6" w:rsidRPr="006B17C5" w:rsidRDefault="00753DE6" w:rsidP="007B100A">
      <w:pPr>
        <w:rPr>
          <w:ins w:id="13510" w:author="Mosi Adesina Ifatunji" w:date="2025-03-05T10:56:00Z" w16du:dateUtc="2025-03-05T16:56:00Z"/>
          <w:color w:val="070707"/>
          <w:rPrChange w:id="13511" w:author="Mosi Adesina Ifatunji" w:date="2025-07-17T11:52:00Z" w16du:dateUtc="2025-07-17T16:52:00Z">
            <w:rPr>
              <w:ins w:id="13512" w:author="Mosi Adesina Ifatunji" w:date="2025-03-05T10:56:00Z" w16du:dateUtc="2025-03-05T16:56:00Z"/>
              <w:color w:val="000000"/>
              <w:sz w:val="22"/>
              <w:szCs w:val="22"/>
            </w:rPr>
          </w:rPrChange>
        </w:rPr>
      </w:pPr>
      <w:ins w:id="13513" w:author="Mosi Adesina Ifatunji" w:date="2025-03-05T10:56:00Z" w16du:dateUtc="2025-03-05T16:56:00Z">
        <w:r w:rsidRPr="00B92532">
          <w:t xml:space="preserve">We argue that, in White(r) firms, Whiteness serves as a “credential,” </w:t>
        </w:r>
      </w:ins>
      <w:r w:rsidR="008858C5" w:rsidRPr="00B92532">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cD0iMTczNzQ5NTkyOCI+Njk2MDwva2V5PjwvZm9yZWlnbi1rZXlzPjxyZWYtdHlwZSBuYW1lPSJK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</w:fldData>
        </w:fldChar>
      </w:r>
      <w:r w:rsidR="008858C5" w:rsidRPr="00B92532">
        <w:instrText xml:space="preserve"> ADDIN EN.JS.CITE </w:instrText>
      </w:r>
      <w:r w:rsidR="008858C5" w:rsidRPr="00B92532">
        <w:fldChar w:fldCharType="separate"/>
      </w:r>
      <w:r w:rsidR="008858C5" w:rsidRPr="00B92532">
        <w:rPr>
          <w:noProof/>
        </w:rPr>
        <w:t>(Ray 2019)</w:t>
      </w:r>
      <w:r w:rsidR="008858C5" w:rsidRPr="00B92532">
        <w:fldChar w:fldCharType="end"/>
      </w:r>
      <w:ins w:id="13514" w:author="Mosi Adesina Ifatunji" w:date="2025-03-05T10:56:00Z" w16du:dateUtc="2025-03-05T16:56:00Z">
        <w:r w:rsidRPr="00B92532">
          <w:t xml:space="preserve">, resulting in the unmerited sorting of White workers into the upper echelons of the firm </w:t>
        </w:r>
      </w:ins>
      <w:r w:rsidR="00F43649" w:rsidRPr="00B92532">
        <w:fldChar w:fldCharType="begin">
          <w:fldData xml:space="preserve">PEVuZE5vdGU+PENpdGU+PEF1dGhvcj5Sb3NldHRlPC9BdXRob3I+PFllYXI+MjAwODwvWWVhcj48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</w:fldData>
        </w:fldChar>
      </w:r>
      <w:r w:rsidR="00F43649" w:rsidRPr="00B92532">
        <w:instrText xml:space="preserve"> ADDIN EN.JS.CITE </w:instrText>
      </w:r>
      <w:r w:rsidR="00F43649" w:rsidRPr="00B92532">
        <w:fldChar w:fldCharType="separate"/>
      </w:r>
      <w:r w:rsidR="008858C5" w:rsidRPr="00B92532">
        <w:rPr>
          <w:noProof/>
        </w:rPr>
        <w:t>(Rosette, Leonardelli and Phillips 2008)</w:t>
      </w:r>
      <w:r w:rsidR="00F43649" w:rsidRPr="00B92532">
        <w:fldChar w:fldCharType="end"/>
      </w:r>
      <w:ins w:id="13515" w:author="Mosi Adesina Ifatunji" w:date="2025-05-30T15:45:00Z" w16du:dateUtc="2025-05-30T20:45:00Z">
        <w:r w:rsidR="008858C5" w:rsidRPr="00B92532">
          <w:t>.</w:t>
        </w:r>
      </w:ins>
    </w:p>
    <w:p w14:paraId="282F349C" w14:textId="77777777" w:rsidR="00232AD6" w:rsidRPr="006B17C5" w:rsidRDefault="00232AD6" w:rsidP="007B100A">
      <w:pPr>
        <w:rPr>
          <w:ins w:id="13516" w:author="Mosi Adesina Ifatunji" w:date="2025-03-06T15:25:00Z" w16du:dateUtc="2025-03-06T21:25:00Z"/>
          <w:color w:val="070707"/>
          <w:rPrChange w:id="13517" w:author="Mosi Adesina Ifatunji" w:date="2025-07-17T11:52:00Z" w16du:dateUtc="2025-07-17T16:52:00Z">
            <w:rPr>
              <w:ins w:id="13518" w:author="Mosi Adesina Ifatunji" w:date="2025-03-06T15:25:00Z" w16du:dateUtc="2025-03-06T21:25:00Z"/>
              <w:color w:val="000000"/>
              <w:sz w:val="22"/>
              <w:szCs w:val="22"/>
            </w:rPr>
          </w:rPrChange>
        </w:rPr>
      </w:pPr>
    </w:p>
    <w:p w14:paraId="07797A5F" w14:textId="036D622D" w:rsidR="00232AD6" w:rsidRPr="00B92532" w:rsidRDefault="00232AD6" w:rsidP="007B100A">
      <w:pPr>
        <w:rPr>
          <w:ins w:id="13519" w:author="Mosi Adesina Ifatunji" w:date="2025-03-05T10:56:00Z" w16du:dateUtc="2025-03-05T16:56:00Z"/>
        </w:rPr>
      </w:pPr>
    </w:p>
    <w:p w14:paraId="1935E71E" w14:textId="77777777" w:rsidR="00B116BF" w:rsidRPr="00B92532" w:rsidRDefault="00B116BF">
      <w:pPr>
        <w:pStyle w:val="NoSpacing"/>
        <w:rPr>
          <w:ins w:id="13520" w:author="Mosi Adesina Ifatunji" w:date="2025-06-14T14:54:00Z" w16du:dateUtc="2025-06-14T19:54:00Z"/>
          <w:highlight w:val="lightGray"/>
        </w:rPr>
        <w:pPrChange w:id="13521" w:author="Mosi Adesina Ifatunji" w:date="2025-10-26T17:05:00Z" w16du:dateUtc="2025-10-26T22:05:00Z">
          <w:pPr>
            <w:spacing w:line="264" w:lineRule="auto"/>
          </w:pPr>
        </w:pPrChange>
      </w:pPr>
      <w:ins w:id="13522" w:author="Mosi Adesina Ifatunji" w:date="2025-06-14T14:54:00Z" w16du:dateUtc="2025-06-14T19:54:00Z">
        <w:r w:rsidRPr="00B92532">
          <w:rPr>
            <w:highlight w:val="lightGray"/>
          </w:rPr>
          <w:br w:type="page"/>
        </w:r>
      </w:ins>
    </w:p>
    <w:p w14:paraId="0000011E" w14:textId="79848CA0" w:rsidR="00374CE3" w:rsidRPr="00B92532" w:rsidRDefault="0054009B">
      <w:pPr>
        <w:pStyle w:val="Heading3"/>
        <w:pPrChange w:id="13523" w:author="Mosi Adesina Ifatunji" w:date="2025-10-21T19:50:00Z" w16du:dateUtc="2025-10-22T00:50:00Z">
          <w:pPr/>
        </w:pPrChange>
      </w:pPr>
      <w:ins w:id="13524" w:author="Mosi Adesina Ifatunji" w:date="2025-03-05T10:57:00Z" w16du:dateUtc="2025-03-05T16:57:00Z">
        <w:r w:rsidRPr="006B17C5">
          <w:rPr>
            <w:highlight w:val="lightGray"/>
            <w:rPrChange w:id="13525" w:author="Mosi Adesina Ifatunji" w:date="2025-07-17T11:52:00Z" w16du:dateUtc="2025-07-17T16:52:00Z">
              <w:rPr/>
            </w:rPrChange>
          </w:rPr>
          <w:lastRenderedPageBreak/>
          <w:t>[</w:t>
        </w:r>
      </w:ins>
      <w:ins w:id="13526" w:author="Mosi Adesina Ifatunji" w:date="2025-03-05T10:56:00Z" w16du:dateUtc="2025-03-05T16:56:00Z">
        <w:r w:rsidRPr="006B17C5">
          <w:rPr>
            <w:highlight w:val="lightGray"/>
            <w:rPrChange w:id="13527" w:author="Mosi Adesina Ifatunji" w:date="2025-07-17T11:52:00Z" w16du:dateUtc="2025-07-17T16:52:00Z">
              <w:rPr/>
            </w:rPrChange>
          </w:rPr>
          <w:t>Hyp</w:t>
        </w:r>
      </w:ins>
      <w:ins w:id="13528" w:author="Mosi Adesina Ifatunji" w:date="2025-03-05T10:57:00Z" w16du:dateUtc="2025-03-05T16:57:00Z">
        <w:r w:rsidRPr="006B17C5">
          <w:rPr>
            <w:highlight w:val="lightGray"/>
            <w:rPrChange w:id="13529" w:author="Mosi Adesina Ifatunji" w:date="2025-07-17T11:52:00Z" w16du:dateUtc="2025-07-17T16:52:00Z">
              <w:rPr/>
            </w:rPrChange>
          </w:rPr>
          <w:t>otheses]</w:t>
        </w:r>
      </w:ins>
    </w:p>
    <w:p w14:paraId="0000011F" w14:textId="77777777" w:rsidR="00374CE3" w:rsidRPr="006B17C5" w:rsidRDefault="00374CE3" w:rsidP="007B100A">
      <w:pPr>
        <w:rPr>
          <w:ins w:id="13530" w:author="Mosi Adesina Ifatunji" w:date="2025-03-10T11:33:00Z" w16du:dateUtc="2025-03-10T16:33:00Z"/>
          <w:rPrChange w:id="13531" w:author="Mosi Adesina Ifatunji" w:date="2025-07-17T11:52:00Z" w16du:dateUtc="2025-07-17T16:52:00Z">
            <w:rPr>
              <w:ins w:id="13532" w:author="Mosi Adesina Ifatunji" w:date="2025-03-10T11:33:00Z" w16du:dateUtc="2025-03-10T16:33:00Z"/>
              <w:sz w:val="22"/>
              <w:szCs w:val="22"/>
            </w:rPr>
          </w:rPrChange>
        </w:rPr>
      </w:pPr>
    </w:p>
    <w:p w14:paraId="4ADCB575" w14:textId="434902D2" w:rsidR="003D44D3" w:rsidRPr="006B17C5" w:rsidRDefault="003D44D3" w:rsidP="007B100A">
      <w:pPr>
        <w:rPr>
          <w:ins w:id="13533" w:author="Mosi Adesina Ifatunji" w:date="2025-03-10T11:33:00Z" w16du:dateUtc="2025-03-10T16:33:00Z"/>
          <w:rPrChange w:id="13534" w:author="Mosi Adesina Ifatunji" w:date="2025-07-17T11:52:00Z" w16du:dateUtc="2025-07-17T16:52:00Z">
            <w:rPr>
              <w:ins w:id="13535" w:author="Mosi Adesina Ifatunji" w:date="2025-03-10T11:33:00Z" w16du:dateUtc="2025-03-10T16:33:00Z"/>
              <w:color w:val="000000"/>
              <w:sz w:val="22"/>
              <w:szCs w:val="22"/>
            </w:rPr>
          </w:rPrChange>
        </w:rPr>
      </w:pPr>
      <w:ins w:id="13536" w:author="Mosi Adesina Ifatunji" w:date="2025-03-10T11:33:00Z" w16du:dateUtc="2025-03-10T16:33:00Z">
        <w:r w:rsidRPr="006B17C5">
          <w:rPr>
            <w:color w:val="070707"/>
            <w:rPrChange w:id="13537" w:author="Mosi Adesina Ifatunji" w:date="2025-07-17T11:52:00Z" w16du:dateUtc="2025-07-17T16:52:00Z">
              <w:rPr>
                <w:color w:val="000000"/>
                <w:sz w:val="22"/>
                <w:szCs w:val="22"/>
              </w:rPr>
            </w:rPrChange>
          </w:rPr>
          <w:t xml:space="preserve">…our </w:t>
        </w:r>
        <w:r w:rsidRPr="006B17C5">
          <w:rPr>
            <w:color w:val="070707"/>
            <w:rPrChange w:id="13538" w:author="Mosi Adesina Ifatunji" w:date="2025-07-17T11:52:00Z" w16du:dateUtc="2025-07-17T16:52:00Z">
              <w:rPr>
                <w:i/>
                <w:iCs/>
                <w:color w:val="000000"/>
                <w:sz w:val="22"/>
                <w:szCs w:val="22"/>
              </w:rPr>
            </w:rPrChange>
          </w:rPr>
          <w:t>first expectation</w:t>
        </w:r>
        <w:r w:rsidRPr="006B17C5">
          <w:rPr>
            <w:color w:val="070707"/>
            <w:rPrChange w:id="13539" w:author="Mosi Adesina Ifatunji" w:date="2025-07-17T11:52:00Z" w16du:dateUtc="2025-07-17T16:52:00Z">
              <w:rPr>
                <w:color w:val="000000"/>
                <w:sz w:val="22"/>
                <w:szCs w:val="22"/>
              </w:rPr>
            </w:rPrChange>
          </w:rPr>
          <w:t xml:space="preserve"> is that, relative to their White co-workers, the rate of earnings growth for their Black co-workers will decrease as firms become ‘Whiter’ – i.e., firms that sort larger and uneven percentages of White workers into top earning positions </w:t>
        </w:r>
        <w:r w:rsidRPr="006B17C5">
          <w:rPr>
            <w:color w:val="070707"/>
            <w:rPrChange w:id="13540" w:author="Mosi Adesina Ifatunji" w:date="2025-07-17T11:52:00Z" w16du:dateUtc="2025-07-17T16:52:00Z">
              <w:rPr>
                <w:color w:val="000000"/>
                <w:sz w:val="22"/>
                <w:szCs w:val="22"/>
              </w:rPr>
            </w:rPrChange>
          </w:rPr>
          <w:fldChar w:fldCharType="begin">
            <w:fldData xml:space="preserve">PEVuZE5vdGU+PENpdGU+PEF1dGhvcj5Ib2ZmbWFuPC9BdXRob3I+PFllYXI+MTk3ODwvWWVhcj48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</w:fldData>
          </w:fldChar>
        </w:r>
        <w:r w:rsidRPr="006B17C5">
          <w:rPr>
            <w:color w:val="070707"/>
            <w:rPrChange w:id="13541" w:author="Mosi Adesina Ifatunji" w:date="2025-07-17T11:52:00Z" w16du:dateUtc="2025-07-17T16:52:00Z">
              <w:rPr>
                <w:color w:val="000000"/>
                <w:sz w:val="22"/>
                <w:szCs w:val="22"/>
              </w:rPr>
            </w:rPrChange>
          </w:rPr>
          <w:instrText xml:space="preserve"> ADDIN EN.JS.CITE </w:instrText>
        </w:r>
        <w:r w:rsidRPr="005D6882">
          <w:rPr>
            <w:color w:val="070707"/>
          </w:rPr>
        </w:r>
        <w:r w:rsidRPr="006B17C5">
          <w:rPr>
            <w:color w:val="070707"/>
            <w:rPrChange w:id="13542" w:author="Mosi Adesina Ifatunji" w:date="2025-07-17T11:52:00Z" w16du:dateUtc="2025-07-17T16:52:00Z">
              <w:rPr>
                <w:color w:val="000000"/>
                <w:sz w:val="22"/>
                <w:szCs w:val="22"/>
              </w:rPr>
            </w:rPrChange>
          </w:rPr>
          <w:fldChar w:fldCharType="separate"/>
        </w:r>
      </w:ins>
      <w:r w:rsidR="008B7FC0">
        <w:rPr>
          <w:noProof/>
          <w:color w:val="070707"/>
        </w:rPr>
        <w:t>(Hoffman 1978, Maume 2011)</w:t>
      </w:r>
      <w:ins w:id="13543" w:author="Mosi Adesina Ifatunji" w:date="2025-03-10T11:33:00Z" w16du:dateUtc="2025-03-10T16:33:00Z">
        <w:r w:rsidRPr="006B17C5">
          <w:rPr>
            <w:color w:val="070707"/>
            <w:rPrChange w:id="13544" w:author="Mosi Adesina Ifatunji" w:date="2025-07-17T11:52:00Z" w16du:dateUtc="2025-07-17T16:52:00Z">
              <w:rPr>
                <w:color w:val="000000"/>
                <w:sz w:val="22"/>
                <w:szCs w:val="22"/>
              </w:rPr>
            </w:rPrChange>
          </w:rPr>
          <w:fldChar w:fldCharType="end"/>
        </w:r>
        <w:r w:rsidRPr="006B17C5">
          <w:rPr>
            <w:color w:val="070707"/>
            <w:rPrChange w:id="13545" w:author="Mosi Adesina Ifatunji" w:date="2025-07-17T11:52:00Z" w16du:dateUtc="2025-07-17T16:52:00Z">
              <w:rPr>
                <w:color w:val="000000"/>
                <w:sz w:val="22"/>
                <w:szCs w:val="22"/>
              </w:rPr>
            </w:rPrChange>
          </w:rPr>
          <w:t>.</w:t>
        </w:r>
      </w:ins>
    </w:p>
    <w:p w14:paraId="4A87ED0C" w14:textId="77777777" w:rsidR="003D44D3" w:rsidRPr="00B92532" w:rsidRDefault="003D44D3" w:rsidP="007B100A"/>
    <w:p w14:paraId="00000120" w14:textId="421E822C" w:rsidR="00374CE3" w:rsidRPr="006B17C5" w:rsidRDefault="00851BB7">
      <w:pPr>
        <w:rPr>
          <w:del w:id="13546" w:author="Mosi Adesina Ifatunji" w:date="2025-03-05T10:57:00Z" w16du:dateUtc="2025-03-05T16:57:00Z"/>
          <w:rPrChange w:id="13547" w:author="Mosi Adesina Ifatunji" w:date="2025-07-17T11:52:00Z" w16du:dateUtc="2025-07-17T16:52:00Z">
            <w:rPr>
              <w:del w:id="13548" w:author="Mosi Adesina Ifatunji" w:date="2025-03-05T10:57:00Z" w16du:dateUtc="2025-03-05T16:57:00Z"/>
              <w:shd w:val="clear" w:color="auto" w:fill="D9EAD3"/>
            </w:rPr>
          </w:rPrChange>
        </w:rPr>
      </w:pPr>
      <w:del w:id="13549" w:author="Mosi Adesina Ifatunji" w:date="2025-03-05T10:57:00Z" w16du:dateUtc="2025-03-05T16:57:00Z">
        <w:r w:rsidRPr="006B17C5">
          <w:rPr>
            <w:rPrChange w:id="13550" w:author="Mosi Adesina Ifatunji" w:date="2025-07-17T11:52:00Z" w16du:dateUtc="2025-07-17T16:52:00Z">
              <w:rPr>
                <w:b/>
                <w:shd w:val="clear" w:color="auto" w:fill="D9EAD3"/>
              </w:rPr>
            </w:rPrChange>
          </w:rPr>
          <w:delText>Hypotheses</w:delText>
        </w:r>
        <w:r w:rsidRPr="006B17C5">
          <w:rPr>
            <w:rPrChange w:id="13551" w:author="Mosi Adesina Ifatunji" w:date="2025-07-17T11:52:00Z" w16du:dateUtc="2025-07-17T16:52:00Z">
              <w:rPr>
                <w:shd w:val="clear" w:color="auto" w:fill="D9EAD3"/>
              </w:rPr>
            </w:rPrChange>
          </w:rPr>
          <w:delText xml:space="preserve"> (see Table 2, Row 1 and 2):</w:delText>
        </w:r>
      </w:del>
    </w:p>
    <w:p w14:paraId="00000121" w14:textId="2EF415FF" w:rsidR="00374CE3" w:rsidRPr="00B92532" w:rsidRDefault="00374CE3">
      <w:pPr>
        <w:rPr>
          <w:del w:id="13552" w:author="Mosi Adesina Ifatunji" w:date="2025-03-05T10:57:00Z" w16du:dateUtc="2025-03-05T16:57:00Z"/>
        </w:rPr>
      </w:pPr>
    </w:p>
    <w:p w14:paraId="00000122" w14:textId="7EAA8FA1" w:rsidR="00374CE3" w:rsidRPr="00B92532" w:rsidDel="005A5A27" w:rsidRDefault="00851BB7">
      <w:pPr>
        <w:rPr>
          <w:del w:id="13553" w:author="Mosi Adesina Ifatunji" w:date="2025-02-16T15:01:00Z" w16du:dateUtc="2025-02-16T21:01:00Z"/>
        </w:rPr>
      </w:pPr>
      <w:del w:id="13554" w:author="Mosi Adesina Ifatunji" w:date="2025-03-05T10:57:00Z" w16du:dateUtc="2025-03-05T16:57:00Z">
        <w:r w:rsidRPr="00B92532">
          <w:delText xml:space="preserve">H1: </w:delText>
        </w:r>
      </w:del>
      <w:r w:rsidRPr="00B92532">
        <w:t xml:space="preserve">The wage growth of native-born Blacks workers will be </w:t>
      </w:r>
      <w:r w:rsidRPr="006B17C5">
        <w:rPr>
          <w:rPrChange w:id="13555" w:author="Mosi Adesina Ifatunji" w:date="2025-07-17T11:52:00Z" w16du:dateUtc="2025-07-17T16:52:00Z">
            <w:rPr>
              <w:i/>
            </w:rPr>
          </w:rPrChange>
        </w:rPr>
        <w:t>lower</w:t>
      </w:r>
      <w:r w:rsidRPr="00B92532">
        <w:t xml:space="preserve"> in ‘Whiter firms’ – i.e., as firms sort larger percentages of Whites into top earning positions, wage growth among native-born Blacks will </w:t>
      </w:r>
      <w:r w:rsidRPr="006B17C5">
        <w:rPr>
          <w:rPrChange w:id="13556" w:author="Mosi Adesina Ifatunji" w:date="2025-07-17T11:52:00Z" w16du:dateUtc="2025-07-17T16:52:00Z">
            <w:rPr>
              <w:i/>
            </w:rPr>
          </w:rPrChange>
        </w:rPr>
        <w:t>decrease</w:t>
      </w:r>
      <w:r w:rsidRPr="00B92532">
        <w:t xml:space="preserve"> relative to their White co-workers.</w:t>
      </w:r>
    </w:p>
    <w:p w14:paraId="56D5B8B4" w14:textId="77777777" w:rsidR="00D40835" w:rsidRPr="00B92532" w:rsidRDefault="00D40835" w:rsidP="007B100A">
      <w:pPr>
        <w:rPr>
          <w:ins w:id="13557" w:author="Mosi Adesina Ifatunji" w:date="2025-03-05T10:57:00Z" w16du:dateUtc="2025-03-05T16:57:00Z"/>
        </w:rPr>
      </w:pPr>
      <w:ins w:id="13558" w:author="Mosi Adesina Ifatunji" w:date="2025-03-05T10:57:00Z" w16du:dateUtc="2025-03-05T16:57:00Z">
        <w:r w:rsidRPr="00B92532">
          <w:br w:type="page"/>
        </w:r>
      </w:ins>
    </w:p>
    <w:p w14:paraId="00000123" w14:textId="0EEA8AA6" w:rsidR="00374CE3" w:rsidRPr="00B92532" w:rsidDel="005A5A27" w:rsidRDefault="00851BB7">
      <w:pPr>
        <w:pStyle w:val="Heading2"/>
        <w:ind w:right="-14"/>
        <w:rPr>
          <w:del w:id="13559" w:author="Mosi Adesina Ifatunji" w:date="2025-02-16T15:01:00Z" w16du:dateUtc="2025-02-16T21:01:00Z"/>
        </w:rPr>
        <w:pPrChange w:id="13560" w:author="Mosi Adesina Ifatunji" w:date="2025-10-21T19:50:00Z" w16du:dateUtc="2025-10-22T00:50:00Z">
          <w:pPr/>
        </w:pPrChange>
      </w:pPr>
      <w:del w:id="13561" w:author="Mosi Adesina Ifatunji" w:date="2025-02-16T15:01:00Z" w16du:dateUtc="2025-02-16T21:01:00Z">
        <w:r w:rsidRPr="00B92532" w:rsidDel="005A5A27">
          <w:lastRenderedPageBreak/>
          <w:tab/>
        </w:r>
      </w:del>
    </w:p>
    <w:p w14:paraId="00000124" w14:textId="636137E1" w:rsidR="00374CE3" w:rsidRPr="00B92532" w:rsidDel="005A5A27" w:rsidRDefault="00374CE3">
      <w:pPr>
        <w:pStyle w:val="Heading2"/>
        <w:ind w:right="-14"/>
        <w:rPr>
          <w:del w:id="13562" w:author="Mosi Adesina Ifatunji" w:date="2025-02-16T15:01:00Z" w16du:dateUtc="2025-02-16T21:01:00Z"/>
        </w:rPr>
        <w:pPrChange w:id="13563" w:author="Mosi Adesina Ifatunji" w:date="2025-10-21T19:50:00Z" w16du:dateUtc="2025-10-22T00:50:00Z">
          <w:pPr>
            <w:pStyle w:val="Heading2"/>
          </w:pPr>
        </w:pPrChange>
      </w:pPr>
    </w:p>
    <w:p w14:paraId="00000125" w14:textId="27F9B972" w:rsidR="00374CE3" w:rsidRPr="00B92532" w:rsidDel="00BA3D63" w:rsidRDefault="00851BB7">
      <w:pPr>
        <w:pStyle w:val="Heading2"/>
        <w:ind w:right="-14"/>
        <w:rPr>
          <w:del w:id="13564" w:author="Mosi Adesina Ifatunji" w:date="2025-07-25T15:42:00Z" w16du:dateUtc="2025-07-25T20:42:00Z"/>
        </w:rPr>
        <w:pPrChange w:id="13565" w:author="Mosi Adesina Ifatunji" w:date="2025-10-21T19:50:00Z" w16du:dateUtc="2025-10-22T00:50:00Z">
          <w:pPr>
            <w:pStyle w:val="Heading2"/>
          </w:pPr>
        </w:pPrChange>
      </w:pPr>
      <w:bookmarkStart w:id="13566" w:name="_9w96qcydn5ij" w:colFirst="0" w:colLast="0"/>
      <w:bookmarkEnd w:id="13566"/>
      <w:del w:id="13567" w:author="Mosi Adesina Ifatunji" w:date="2025-02-16T15:01:00Z" w16du:dateUtc="2025-02-16T21:01:00Z">
        <w:r w:rsidRPr="00B92532" w:rsidDel="005A5A27">
          <w:delText>DATA AND METHODS</w:delText>
        </w:r>
      </w:del>
    </w:p>
    <w:p w14:paraId="33997361" w14:textId="4452A180" w:rsidR="00D51B4F" w:rsidRPr="00B92532" w:rsidDel="00BA3D63" w:rsidRDefault="00D51B4F">
      <w:pPr>
        <w:rPr>
          <w:del w:id="13568" w:author="Mosi Adesina Ifatunji" w:date="2025-07-25T15:42:00Z" w16du:dateUtc="2025-07-25T20:42:00Z"/>
        </w:rPr>
      </w:pPr>
    </w:p>
    <w:p w14:paraId="00000127" w14:textId="55A9AC6C" w:rsidR="00374CE3" w:rsidRPr="00B92532" w:rsidDel="00BA3D63" w:rsidRDefault="00851BB7">
      <w:pPr>
        <w:rPr>
          <w:ins w:id="13569" w:author="Mouw, Ted" w:date="2025-02-03T12:37:00Z" w16du:dateUtc="2025-02-03T17:37:00Z"/>
          <w:del w:id="13570" w:author="Mosi Adesina Ifatunji" w:date="2025-07-25T15:42:00Z" w16du:dateUtc="2025-07-25T20:42:00Z"/>
        </w:rPr>
      </w:pPr>
      <w:del w:id="13571" w:author="Mosi Adesina Ifatunji" w:date="2025-07-25T15:42:00Z" w16du:dateUtc="2025-07-25T20:42:00Z">
        <w:r w:rsidRPr="00B92532" w:rsidDel="00BA3D63">
          <w:delText xml:space="preserve">We use matched data from the March Current Population Survey (CPS) </w:delText>
        </w:r>
      </w:del>
      <w:del w:id="13572" w:author="Mosi Adesina Ifatunji" w:date="2025-03-06T15:20:00Z" w16du:dateUtc="2025-03-06T21:20:00Z">
        <w:r w:rsidRPr="00B92532">
          <w:delText xml:space="preserve">and the </w:delText>
        </w:r>
      </w:del>
      <w:del w:id="13573" w:author="Mosi Adesina Ifatunji" w:date="2025-03-06T15:19:00Z" w16du:dateUtc="2025-03-06T21:19:00Z">
        <w:r w:rsidRPr="00B92532">
          <w:delText>1992-2008</w:delText>
        </w:r>
      </w:del>
      <w:del w:id="13574" w:author="Mosi Adesina Ifatunji" w:date="2025-03-06T15:20:00Z" w16du:dateUtc="2025-03-06T21:20:00Z">
        <w:r w:rsidRPr="00B92532">
          <w:delText xml:space="preserve"> version of </w:delText>
        </w:r>
      </w:del>
      <w:del w:id="13575" w:author="Mosi Adesina Ifatunji" w:date="2025-03-06T15:19:00Z" w16du:dateUtc="2025-03-06T21:19:00Z">
        <w:r w:rsidRPr="00B92532">
          <w:delText xml:space="preserve">the Longitudinal Employer Household Data (LEHD) </w:delText>
        </w:r>
      </w:del>
      <w:del w:id="13576" w:author="Mosi Adesina Ifatunji" w:date="2025-07-25T15:42:00Z" w16du:dateUtc="2025-07-25T20:42:00Z">
        <w:r w:rsidRPr="00B92532" w:rsidDel="00BA3D63">
          <w:delText xml:space="preserve">to study </w:delText>
        </w:r>
        <w:r w:rsidRPr="006B17C5" w:rsidDel="00BA3D63">
          <w:rPr>
            <w:highlight w:val="yellow"/>
            <w:rPrChange w:id="13577" w:author="Mosi Adesina Ifatunji" w:date="2025-07-17T11:52:00Z" w16du:dateUtc="2025-07-17T16:52:00Z">
              <w:rPr/>
            </w:rPrChange>
          </w:rPr>
          <w:delText>the effect of firms’ earnings hierarchies on the Black-White gap in earnings growth.</w:delText>
        </w:r>
      </w:del>
    </w:p>
    <w:p w14:paraId="2AA5778E" w14:textId="69488F90" w:rsidR="00DB7A7A" w:rsidRPr="00B92532" w:rsidDel="00BA3D63" w:rsidRDefault="00DB7A7A">
      <w:pPr>
        <w:rPr>
          <w:del w:id="13578" w:author="Mosi Adesina Ifatunji" w:date="2025-07-25T15:42:00Z" w16du:dateUtc="2025-07-25T20:42:00Z"/>
        </w:rPr>
      </w:pPr>
    </w:p>
    <w:p w14:paraId="00000128" w14:textId="77777777" w:rsidR="00374CE3" w:rsidRPr="00B92532" w:rsidDel="00C765A0" w:rsidRDefault="00374CE3">
      <w:pPr>
        <w:rPr>
          <w:del w:id="13579" w:author="Mosi Adesina Ifatunji" w:date="2025-02-16T15:16:00Z" w16du:dateUtc="2025-02-16T21:16:00Z"/>
        </w:rPr>
      </w:pPr>
    </w:p>
    <w:p w14:paraId="00000129" w14:textId="7C7665AD" w:rsidR="00374CE3" w:rsidRPr="00B92532" w:rsidRDefault="00851BB7">
      <w:pPr>
        <w:rPr>
          <w:del w:id="13580" w:author="Mosi Adesina Ifatunji" w:date="2025-05-30T15:48:00Z" w16du:dateUtc="2025-05-30T20:48:00Z"/>
        </w:rPr>
      </w:pPr>
      <w:del w:id="13581" w:author="Mosi Adesina Ifatunji" w:date="2025-07-25T15:42:00Z" w16du:dateUtc="2025-07-25T20:42:00Z">
        <w:r w:rsidRPr="00B92532" w:rsidDel="00BA3D63">
          <w:delText>Our primary data set is the 1992-2008 LEHD, which is an administrative data set that comes from state-level unemployment insurance reports</w:delText>
        </w:r>
        <w:r w:rsidR="0072107A" w:rsidRPr="00B92532" w:rsidDel="00BA3D63">
          <w:fldChar w:fldCharType="begin">
            <w:fldData xml:space="preserve">PEVuZE5vdGU+PENpdGU+PEF1dGhvcj5BYm93ZDwvQXV0aG9yPjxZZWFyPjIwMDk8L1llYXI+PFJl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=
</w:fldData>
          </w:fldChar>
        </w:r>
        <w:r w:rsidR="0072107A" w:rsidRPr="006B17C5" w:rsidDel="00BA3D63">
          <w:rPr>
            <w:rPrChange w:id="13582" w:author="Mosi Adesina Ifatunji" w:date="2025-07-17T11:52:00Z" w16du:dateUtc="2025-07-17T16:52:00Z">
              <w:rPr>
                <w:sz w:val="22"/>
                <w:szCs w:val="22"/>
              </w:rPr>
            </w:rPrChange>
          </w:rPr>
          <w:delInstrText xml:space="preserve"> ADDIN EN.JS.CITE </w:delInstrText>
        </w:r>
        <w:r w:rsidR="0072107A" w:rsidRPr="00B92532" w:rsidDel="00BA3D63">
          <w:fldChar w:fldCharType="separate"/>
        </w:r>
        <w:r w:rsidR="00627DEA" w:rsidRPr="00B92532" w:rsidDel="00BA3D63">
          <w:rPr>
            <w:noProof/>
          </w:rPr>
          <w:delText>(Abowd et al. 2009)</w:delText>
        </w:r>
        <w:r w:rsidR="0072107A" w:rsidRPr="00B92532" w:rsidDel="00BA3D63">
          <w:fldChar w:fldCharType="end"/>
        </w:r>
      </w:del>
      <w:del w:id="13583" w:author="Mosi Adesina Ifatunji" w:date="2025-03-06T14:50:00Z" w16du:dateUtc="2025-03-06T20:50:00Z">
        <w:r w:rsidR="00890A97" w:rsidRPr="00B92532">
          <w:delText xml:space="preserve"> </w:delText>
        </w:r>
      </w:del>
      <w:del w:id="13584" w:author="Mosi Adesina Ifatunji" w:date="2025-05-30T15:46:00Z" w16du:dateUtc="2025-05-30T20:46:00Z">
        <w:r w:rsidR="0072107A" w:rsidRPr="006B17C5">
          <w:rPr>
            <w:rPrChange w:id="13585" w:author="Mosi Adesina Ifatunji" w:date="2025-07-17T11:52:00Z" w16du:dateUtc="2025-07-17T16:52:00Z">
              <w:rPr>
                <w:sz w:val="22"/>
                <w:szCs w:val="22"/>
              </w:rPr>
            </w:rPrChange>
          </w:rPr>
          <w:fldChar w:fldCharType="begin">
            <w:fldData xml:space="preserve">PEVuZE5vdGU+PENpdGU+PEF1dGhvcj5NY0tpbm5leTwvQXV0aG9yPjxZZWFyPjIwMTE8L1llYXI+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</w:fldData>
          </w:fldChar>
        </w:r>
      </w:del>
      <w:del w:id="13586" w:author="Mosi Adesina Ifatunji" w:date="2025-07-25T15:42:00Z" w16du:dateUtc="2025-07-25T20:42:00Z">
        <w:r w:rsidR="0072107A" w:rsidRPr="006B17C5" w:rsidDel="00BA3D63">
          <w:rPr>
            <w:rPrChange w:id="13587" w:author="Mosi Adesina Ifatunji" w:date="2025-07-17T11:52:00Z" w16du:dateUtc="2025-07-17T16:52:00Z">
              <w:rPr>
                <w:sz w:val="22"/>
                <w:szCs w:val="22"/>
              </w:rPr>
            </w:rPrChange>
          </w:rPr>
          <w:delInstrText xml:space="preserve"> ADDIN EN.JS.CITE </w:delInstrText>
        </w:r>
      </w:del>
      <w:del w:id="13588" w:author="Mosi Adesina Ifatunji" w:date="2025-05-30T15:46:00Z" w16du:dateUtc="2025-05-30T20:46:00Z">
        <w:r w:rsidR="0072107A" w:rsidRPr="006B17C5">
          <w:rPr>
            <w:rPrChange w:id="13589" w:author="Mosi Adesina Ifatunji" w:date="2025-07-17T11:52:00Z" w16du:dateUtc="2025-07-17T16:52:00Z">
              <w:rPr>
                <w:sz w:val="22"/>
                <w:szCs w:val="22"/>
              </w:rPr>
            </w:rPrChange>
          </w:rPr>
          <w:fldChar w:fldCharType="separate"/>
        </w:r>
        <w:r w:rsidR="00CE052A" w:rsidRPr="006B17C5" w:rsidDel="00234C15">
          <w:rPr>
            <w:noProof/>
            <w:rPrChange w:id="13590" w:author="Mosi Adesina Ifatunji" w:date="2025-07-17T11:52:00Z" w16du:dateUtc="2025-07-17T16:52:00Z">
              <w:rPr>
                <w:noProof/>
                <w:sz w:val="22"/>
                <w:szCs w:val="22"/>
              </w:rPr>
            </w:rPrChange>
          </w:rPr>
          <w:delText>(Abowd et al. 2009)</w:delText>
        </w:r>
        <w:r w:rsidR="0072107A" w:rsidRPr="006B17C5">
          <w:rPr>
            <w:rPrChange w:id="13591" w:author="Mosi Adesina Ifatunji" w:date="2025-07-17T11:52:00Z" w16du:dateUtc="2025-07-17T16:52:00Z">
              <w:rPr>
                <w:sz w:val="22"/>
                <w:szCs w:val="22"/>
              </w:rPr>
            </w:rPrChange>
          </w:rPr>
          <w:fldChar w:fldCharType="end"/>
        </w:r>
      </w:del>
      <w:del w:id="13592" w:author="Mosi Adesina Ifatunji" w:date="2025-05-30T15:47:00Z" w16du:dateUtc="2025-05-30T20:47:00Z">
        <w:r w:rsidR="0072107A" w:rsidRPr="006B17C5">
          <w:rPr>
            <w:rPrChange w:id="13593" w:author="Mosi Adesina Ifatunji" w:date="2025-07-17T11:52:00Z" w16du:dateUtc="2025-07-17T16:52:00Z">
              <w:rPr>
                <w:sz w:val="22"/>
                <w:szCs w:val="22"/>
              </w:rPr>
            </w:rPrChange>
          </w:rPr>
          <w:fldChar w:fldCharType="begin">
            <w:fldData xml:space="preserve">PEVuZE5vdGU+PENpdGU+PEF1dGhvcj5WaWxodWJlcjwvQXV0aG9yPjxZZWFyPjIwMTQ8L1llYXI+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</w:fldData>
          </w:fldChar>
        </w:r>
      </w:del>
      <w:del w:id="13594" w:author="Mosi Adesina Ifatunji" w:date="2025-07-25T15:42:00Z" w16du:dateUtc="2025-07-25T20:42:00Z">
        <w:r w:rsidR="0072107A" w:rsidRPr="006B17C5" w:rsidDel="00BA3D63">
          <w:rPr>
            <w:rPrChange w:id="13595" w:author="Mosi Adesina Ifatunji" w:date="2025-07-17T11:52:00Z" w16du:dateUtc="2025-07-17T16:52:00Z">
              <w:rPr>
                <w:sz w:val="22"/>
                <w:szCs w:val="22"/>
              </w:rPr>
            </w:rPrChange>
          </w:rPr>
          <w:delInstrText xml:space="preserve"> ADDIN EN.JS.CITE </w:delInstrText>
        </w:r>
      </w:del>
      <w:del w:id="13596" w:author="Mosi Adesina Ifatunji" w:date="2025-05-30T15:47:00Z" w16du:dateUtc="2025-05-30T20:47:00Z">
        <w:r w:rsidR="0072107A" w:rsidRPr="006B17C5">
          <w:rPr>
            <w:rPrChange w:id="13597" w:author="Mosi Adesina Ifatunji" w:date="2025-07-17T11:52:00Z" w16du:dateUtc="2025-07-17T16:52:00Z">
              <w:rPr>
                <w:sz w:val="22"/>
                <w:szCs w:val="22"/>
              </w:rPr>
            </w:rPrChange>
          </w:rPr>
          <w:fldChar w:fldCharType="separate"/>
        </w:r>
        <w:r w:rsidR="004965C5" w:rsidRPr="006B17C5">
          <w:rPr>
            <w:noProof/>
            <w:rPrChange w:id="13598" w:author="Mosi Adesina Ifatunji" w:date="2025-07-17T11:52:00Z" w16du:dateUtc="2025-07-17T16:52:00Z">
              <w:rPr>
                <w:noProof/>
                <w:sz w:val="22"/>
                <w:szCs w:val="22"/>
              </w:rPr>
            </w:rPrChange>
          </w:rPr>
          <w:delText>(</w:delText>
        </w:r>
        <w:r w:rsidR="004965C5" w:rsidRPr="006B17C5" w:rsidDel="00473765">
          <w:rPr>
            <w:noProof/>
            <w:rPrChange w:id="13599" w:author="Mosi Adesina Ifatunji" w:date="2025-07-17T11:52:00Z" w16du:dateUtc="2025-07-17T16:52:00Z">
              <w:rPr>
                <w:noProof/>
                <w:sz w:val="22"/>
                <w:szCs w:val="22"/>
              </w:rPr>
            </w:rPrChange>
          </w:rPr>
          <w:delText xml:space="preserve">McKinney and </w:delText>
        </w:r>
        <w:r w:rsidR="004965C5" w:rsidRPr="006B17C5">
          <w:rPr>
            <w:noProof/>
            <w:rPrChange w:id="13600" w:author="Mosi Adesina Ifatunji" w:date="2025-07-17T11:52:00Z" w16du:dateUtc="2025-07-17T16:52:00Z">
              <w:rPr>
                <w:noProof/>
                <w:sz w:val="22"/>
                <w:szCs w:val="22"/>
              </w:rPr>
            </w:rPrChange>
          </w:rPr>
          <w:delText xml:space="preserve">Vilhuber </w:delText>
        </w:r>
        <w:r w:rsidR="004965C5" w:rsidRPr="006B17C5" w:rsidDel="00473765">
          <w:rPr>
            <w:noProof/>
            <w:rPrChange w:id="13601" w:author="Mosi Adesina Ifatunji" w:date="2025-07-17T11:52:00Z" w16du:dateUtc="2025-07-17T16:52:00Z">
              <w:rPr>
                <w:noProof/>
                <w:sz w:val="22"/>
                <w:szCs w:val="22"/>
              </w:rPr>
            </w:rPrChange>
          </w:rPr>
          <w:delText>2011</w:delText>
        </w:r>
        <w:r w:rsidR="004965C5" w:rsidRPr="006B17C5">
          <w:rPr>
            <w:noProof/>
            <w:rPrChange w:id="13602" w:author="Mosi Adesina Ifatunji" w:date="2025-07-17T11:52:00Z" w16du:dateUtc="2025-07-17T16:52:00Z">
              <w:rPr>
                <w:noProof/>
                <w:sz w:val="22"/>
                <w:szCs w:val="22"/>
              </w:rPr>
            </w:rPrChange>
          </w:rPr>
          <w:delText>)</w:delText>
        </w:r>
        <w:r w:rsidR="0072107A" w:rsidRPr="006B17C5">
          <w:rPr>
            <w:rPrChange w:id="13603" w:author="Mosi Adesina Ifatunji" w:date="2025-07-17T11:52:00Z" w16du:dateUtc="2025-07-17T16:52:00Z">
              <w:rPr>
                <w:sz w:val="22"/>
                <w:szCs w:val="22"/>
              </w:rPr>
            </w:rPrChange>
          </w:rPr>
          <w:fldChar w:fldCharType="end"/>
        </w:r>
      </w:del>
      <w:del w:id="13604" w:author="Mosi Adesina Ifatunji" w:date="2025-05-30T15:48:00Z" w16du:dateUtc="2025-05-30T20:48:00Z">
        <w:r w:rsidR="0072107A" w:rsidRPr="006B17C5" w:rsidDel="00346664">
          <w:rPr>
            <w:rPrChange w:id="13605" w:author="Mosi Adesina Ifatunji" w:date="2025-07-17T11:52:00Z" w16du:dateUtc="2025-07-17T16:52:00Z">
              <w:rPr>
                <w:sz w:val="22"/>
                <w:szCs w:val="22"/>
              </w:rPr>
            </w:rPrChange>
          </w:rPr>
          <w:fldChar w:fldCharType="begin">
            <w:fldData xml:space="preserve">PEVuZE5vdGU+PENpdGU+PEF1dGhvcj5WaWxodWJlcjwvQXV0aG9yPjxZZWFyPjIwMTQ8L1llYXI+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</w:fldData>
          </w:fldChar>
        </w:r>
        <w:r w:rsidR="0072107A" w:rsidRPr="006B17C5" w:rsidDel="00346664">
          <w:rPr>
            <w:rPrChange w:id="13606" w:author="Mosi Adesina Ifatunji" w:date="2025-07-17T11:52:00Z" w16du:dateUtc="2025-07-17T16:52:00Z">
              <w:rPr>
                <w:sz w:val="22"/>
                <w:szCs w:val="22"/>
              </w:rPr>
            </w:rPrChange>
          </w:rPr>
          <w:delInstrText xml:space="preserve"> ADDIN EN.JS.CITE </w:delInstrText>
        </w:r>
        <w:r w:rsidR="0072107A" w:rsidRPr="006B17C5" w:rsidDel="00346664">
          <w:rPr>
            <w:rPrChange w:id="13607" w:author="Mosi Adesina Ifatunji" w:date="2025-07-17T11:52:00Z" w16du:dateUtc="2025-07-17T16:52:00Z">
              <w:rPr>
                <w:sz w:val="22"/>
                <w:szCs w:val="22"/>
              </w:rPr>
            </w:rPrChange>
          </w:rPr>
          <w:fldChar w:fldCharType="separate"/>
        </w:r>
        <w:r w:rsidR="004965C5" w:rsidRPr="006B17C5" w:rsidDel="00346664">
          <w:rPr>
            <w:noProof/>
            <w:rPrChange w:id="13608" w:author="Mosi Adesina Ifatunji" w:date="2025-07-17T11:52:00Z" w16du:dateUtc="2025-07-17T16:52:00Z">
              <w:rPr>
                <w:noProof/>
                <w:sz w:val="22"/>
                <w:szCs w:val="22"/>
              </w:rPr>
            </w:rPrChange>
          </w:rPr>
          <w:delText>(Vilhuber and McKinney 2014)</w:delText>
        </w:r>
        <w:r w:rsidR="0072107A" w:rsidRPr="006B17C5" w:rsidDel="00346664">
          <w:rPr>
            <w:rPrChange w:id="13609" w:author="Mosi Adesina Ifatunji" w:date="2025-07-17T11:52:00Z" w16du:dateUtc="2025-07-17T16:52:00Z">
              <w:rPr>
                <w:sz w:val="22"/>
                <w:szCs w:val="22"/>
              </w:rPr>
            </w:rPrChange>
          </w:rPr>
          <w:fldChar w:fldCharType="end"/>
        </w:r>
      </w:del>
      <w:del w:id="13610" w:author="Mosi Adesina Ifatunji" w:date="2025-03-06T14:50:00Z" w16du:dateUtc="2025-03-06T20:50:00Z">
        <w:r w:rsidRPr="00B92532">
          <w:delText>(Vilhuber and Mckinney 2014).</w:delText>
        </w:r>
      </w:del>
    </w:p>
    <w:p w14:paraId="0000012A" w14:textId="65279402" w:rsidR="00374CE3" w:rsidRPr="00B92532" w:rsidDel="00BA3D63" w:rsidRDefault="00374CE3">
      <w:pPr>
        <w:rPr>
          <w:del w:id="13611" w:author="Mosi Adesina Ifatunji" w:date="2025-07-25T15:42:00Z" w16du:dateUtc="2025-07-25T20:42:00Z"/>
        </w:rPr>
      </w:pPr>
    </w:p>
    <w:p w14:paraId="0000012B" w14:textId="7579B09A" w:rsidR="00374CE3" w:rsidRPr="00B92532" w:rsidDel="00BA3D63" w:rsidRDefault="00851BB7">
      <w:pPr>
        <w:rPr>
          <w:del w:id="13612" w:author="Mosi Adesina Ifatunji" w:date="2025-07-25T15:42:00Z" w16du:dateUtc="2025-07-25T20:42:00Z"/>
        </w:rPr>
      </w:pPr>
      <w:del w:id="13613" w:author="Mosi Adesina Ifatunji" w:date="2025-07-25T15:42:00Z" w16du:dateUtc="2025-07-25T20:42:00Z">
        <w:r w:rsidRPr="00B92532" w:rsidDel="00BA3D63">
          <w:delText>It provides data on quarterly earnings for 97% of privately employed workers in the 30 participating states.</w:delText>
        </w:r>
      </w:del>
    </w:p>
    <w:p w14:paraId="0000012C" w14:textId="5878E893" w:rsidR="00374CE3" w:rsidRPr="00B92532" w:rsidDel="00BA3D63" w:rsidRDefault="00374CE3">
      <w:pPr>
        <w:rPr>
          <w:del w:id="13614" w:author="Mosi Adesina Ifatunji" w:date="2025-07-25T15:42:00Z" w16du:dateUtc="2025-07-25T20:42:00Z"/>
        </w:rPr>
      </w:pPr>
    </w:p>
    <w:p w14:paraId="0000012D" w14:textId="760D84D0" w:rsidR="00374CE3" w:rsidRPr="00B92532" w:rsidDel="00BA3D63" w:rsidRDefault="00851BB7">
      <w:pPr>
        <w:rPr>
          <w:del w:id="13615" w:author="Mosi Adesina Ifatunji" w:date="2025-07-25T15:42:00Z" w16du:dateUtc="2025-07-25T20:42:00Z"/>
        </w:rPr>
      </w:pPr>
      <w:del w:id="13616" w:author="Mosi Adesina Ifatunji" w:date="2025-07-25T15:42:00Z" w16du:dateUtc="2025-07-25T20:42:00Z">
        <w:r w:rsidRPr="00B92532" w:rsidDel="00BA3D63">
          <w:delText>The advantage of the LEHD is that, in addition to providing longitudinal data on individual earnings, it also allows us to match workers to firms and to observe the earnings distribution of all workers within those firms.</w:delText>
        </w:r>
      </w:del>
    </w:p>
    <w:p w14:paraId="0000012E" w14:textId="7FAD1F9D" w:rsidR="00374CE3" w:rsidRPr="00B92532" w:rsidDel="00BA3D63" w:rsidRDefault="00374CE3">
      <w:pPr>
        <w:rPr>
          <w:del w:id="13617" w:author="Mosi Adesina Ifatunji" w:date="2025-07-25T15:42:00Z" w16du:dateUtc="2025-07-25T20:42:00Z"/>
        </w:rPr>
      </w:pPr>
    </w:p>
    <w:p w14:paraId="0000012F" w14:textId="0FE83DEF" w:rsidR="00374CE3" w:rsidRPr="00B92532" w:rsidDel="00BA3D63" w:rsidRDefault="00851BB7">
      <w:pPr>
        <w:rPr>
          <w:del w:id="13618" w:author="Mosi Adesina Ifatunji" w:date="2025-07-25T15:42:00Z" w16du:dateUtc="2025-07-25T20:42:00Z"/>
        </w:rPr>
      </w:pPr>
      <w:del w:id="13619" w:author="Mosi Adesina Ifatunji" w:date="2025-07-25T15:42:00Z" w16du:dateUtc="2025-07-25T20:42:00Z">
        <w:r w:rsidRPr="00B92532" w:rsidDel="00BA3D63">
          <w:delText>It includes over 100 million workers across more than 7 million firms.</w:delText>
        </w:r>
      </w:del>
    </w:p>
    <w:p w14:paraId="00000130" w14:textId="5B9CA3C8" w:rsidR="00374CE3" w:rsidRPr="00B92532" w:rsidDel="00BA3D63" w:rsidRDefault="00374CE3">
      <w:pPr>
        <w:rPr>
          <w:del w:id="13620" w:author="Mosi Adesina Ifatunji" w:date="2025-07-25T15:42:00Z" w16du:dateUtc="2025-07-25T20:42:00Z"/>
        </w:rPr>
      </w:pPr>
    </w:p>
    <w:p w14:paraId="00000131" w14:textId="37893AE6" w:rsidR="00374CE3" w:rsidRPr="00B92532" w:rsidRDefault="00851BB7">
      <w:pPr>
        <w:rPr>
          <w:del w:id="13621" w:author="Mosi Adesina Ifatunji" w:date="2025-03-06T14:49:00Z" w16du:dateUtc="2025-03-06T20:49:00Z"/>
          <w:shd w:val="clear" w:color="auto" w:fill="D9EAD3"/>
        </w:rPr>
      </w:pPr>
      <w:del w:id="13622" w:author="Mosi Adesina Ifatunji" w:date="2025-07-25T15:42:00Z" w16du:dateUtc="2025-07-25T20:42:00Z">
        <w:r w:rsidRPr="006B17C5" w:rsidDel="00BA3D63">
          <w:rPr>
            <w:highlight w:val="yellow"/>
            <w:shd w:val="clear" w:color="auto" w:fill="D9EAD3"/>
            <w:rPrChange w:id="13623" w:author="Mosi Adesina Ifatunji" w:date="2025-07-17T11:52:00Z" w16du:dateUtc="2025-07-17T16:52:00Z">
              <w:rPr>
                <w:shd w:val="clear" w:color="auto" w:fill="D9EAD3"/>
              </w:rPr>
            </w:rPrChange>
          </w:rPr>
          <w:delText>[</w:delText>
        </w:r>
      </w:del>
      <w:del w:id="13624" w:author="Mosi Adesina Ifatunji" w:date="2025-02-16T15:17:00Z" w16du:dateUtc="2025-02-16T21:17:00Z">
        <w:r w:rsidRPr="006B17C5" w:rsidDel="00F02C0F">
          <w:rPr>
            <w:highlight w:val="yellow"/>
            <w:shd w:val="clear" w:color="auto" w:fill="D9EAD3"/>
            <w:rPrChange w:id="13625" w:author="Mosi Adesina Ifatunji" w:date="2025-07-17T11:52:00Z" w16du:dateUtc="2025-07-17T16:52:00Z">
              <w:rPr>
                <w:shd w:val="clear" w:color="auto" w:fill="D9EAD3"/>
              </w:rPr>
            </w:rPrChange>
          </w:rPr>
          <w:delText>*</w:delText>
        </w:r>
      </w:del>
      <w:del w:id="13626" w:author="Mosi Adesina Ifatunji" w:date="2025-07-25T15:42:00Z" w16du:dateUtc="2025-07-25T20:42:00Z">
        <w:r w:rsidRPr="006B17C5" w:rsidDel="00BA3D63">
          <w:rPr>
            <w:highlight w:val="yellow"/>
            <w:shd w:val="clear" w:color="auto" w:fill="D9EAD3"/>
            <w:rPrChange w:id="13627" w:author="Mosi Adesina Ifatunji" w:date="2025-07-17T11:52:00Z" w16du:dateUtc="2025-07-17T16:52:00Z">
              <w:rPr>
                <w:shd w:val="clear" w:color="auto" w:fill="D9EAD3"/>
              </w:rPr>
            </w:rPrChange>
          </w:rPr>
          <w:delText>Ted</w:delText>
        </w:r>
      </w:del>
      <w:del w:id="13628" w:author="Mosi Adesina Ifatunji" w:date="2025-02-16T15:17:00Z" w16du:dateUtc="2025-02-16T21:17:00Z">
        <w:r w:rsidRPr="006B17C5" w:rsidDel="00F02C0F">
          <w:rPr>
            <w:highlight w:val="yellow"/>
            <w:shd w:val="clear" w:color="auto" w:fill="D9EAD3"/>
            <w:rPrChange w:id="13629" w:author="Mosi Adesina Ifatunji" w:date="2025-07-17T11:52:00Z" w16du:dateUtc="2025-07-17T16:52:00Z">
              <w:rPr>
                <w:shd w:val="clear" w:color="auto" w:fill="D9EAD3"/>
              </w:rPr>
            </w:rPrChange>
          </w:rPr>
          <w:delText xml:space="preserve"> add</w:delText>
        </w:r>
      </w:del>
      <w:del w:id="13630" w:author="Mosi Adesina Ifatunji" w:date="2025-07-25T15:42:00Z" w16du:dateUtc="2025-07-25T20:42:00Z">
        <w:r w:rsidRPr="006B17C5" w:rsidDel="00BA3D63">
          <w:rPr>
            <w:highlight w:val="yellow"/>
            <w:shd w:val="clear" w:color="auto" w:fill="D9EAD3"/>
            <w:rPrChange w:id="13631" w:author="Mosi Adesina Ifatunji" w:date="2025-07-17T11:52:00Z" w16du:dateUtc="2025-07-17T16:52:00Z">
              <w:rPr>
                <w:shd w:val="clear" w:color="auto" w:fill="D9EAD3"/>
              </w:rPr>
            </w:rPrChange>
          </w:rPr>
          <w:delText>:</w:delText>
        </w:r>
      </w:del>
      <w:del w:id="13632" w:author="Mosi Adesina Ifatunji" w:date="2025-03-06T14:49:00Z" w16du:dateUtc="2025-03-06T20:49:00Z">
        <w:r w:rsidRPr="006B17C5" w:rsidDel="00890A97">
          <w:rPr>
            <w:highlight w:val="yellow"/>
            <w:shd w:val="clear" w:color="auto" w:fill="D9EAD3"/>
            <w:rPrChange w:id="13633" w:author="Mosi Adesina Ifatunji" w:date="2025-07-17T11:52:00Z" w16du:dateUtc="2025-07-17T16:52:00Z">
              <w:rPr>
                <w:shd w:val="clear" w:color="auto" w:fill="D9EAD3"/>
              </w:rPr>
            </w:rPrChange>
          </w:rPr>
          <w:delText xml:space="preserve"> </w:delText>
        </w:r>
      </w:del>
      <w:del w:id="13634" w:author="Mosi Adesina Ifatunji" w:date="2025-07-25T15:42:00Z" w16du:dateUtc="2025-07-25T20:42:00Z">
        <w:r w:rsidRPr="006B17C5" w:rsidDel="00BA3D63">
          <w:rPr>
            <w:highlight w:val="yellow"/>
            <w:shd w:val="clear" w:color="auto" w:fill="D9EAD3"/>
            <w:rPrChange w:id="13635" w:author="Mosi Adesina Ifatunji" w:date="2025-07-17T11:52:00Z" w16du:dateUtc="2025-07-17T16:52:00Z">
              <w:rPr>
                <w:shd w:val="clear" w:color="auto" w:fill="D9EAD3"/>
              </w:rPr>
            </w:rPrChange>
          </w:rPr>
          <w:delText>our data has several advantages</w:delText>
        </w:r>
      </w:del>
      <w:del w:id="13636" w:author="Mosi Adesina Ifatunji" w:date="2025-03-06T14:49:00Z" w16du:dateUtc="2025-03-06T20:49:00Z">
        <w:r w:rsidRPr="006B17C5" w:rsidDel="00890A97">
          <w:rPr>
            <w:highlight w:val="yellow"/>
            <w:shd w:val="clear" w:color="auto" w:fill="D9EAD3"/>
            <w:rPrChange w:id="13637" w:author="Mosi Adesina Ifatunji" w:date="2025-07-17T11:52:00Z" w16du:dateUtc="2025-07-17T16:52:00Z">
              <w:rPr>
                <w:shd w:val="clear" w:color="auto" w:fill="D9EAD3"/>
              </w:rPr>
            </w:rPrChange>
          </w:rPr>
          <w:delText>]</w:delText>
        </w:r>
      </w:del>
      <w:del w:id="13638" w:author="Mosi Adesina Ifatunji" w:date="2025-02-16T15:17:00Z" w16du:dateUtc="2025-02-16T21:17:00Z">
        <w:r w:rsidRPr="006B17C5" w:rsidDel="00F02C0F">
          <w:rPr>
            <w:highlight w:val="yellow"/>
            <w:shd w:val="clear" w:color="auto" w:fill="D9EAD3"/>
            <w:rPrChange w:id="13639" w:author="Mosi Adesina Ifatunji" w:date="2025-07-17T11:52:00Z" w16du:dateUtc="2025-07-17T16:52:00Z">
              <w:rPr>
                <w:shd w:val="clear" w:color="auto" w:fill="D9EAD3"/>
              </w:rPr>
            </w:rPrChange>
          </w:rPr>
          <w:delText>.</w:delText>
        </w:r>
      </w:del>
    </w:p>
    <w:p w14:paraId="00000132" w14:textId="26A54EA4" w:rsidR="00374CE3" w:rsidRPr="00B92532" w:rsidDel="00BA3D63" w:rsidRDefault="00374CE3">
      <w:pPr>
        <w:rPr>
          <w:del w:id="13640" w:author="Mosi Adesina Ifatunji" w:date="2025-07-25T15:42:00Z" w16du:dateUtc="2025-07-25T20:42:00Z"/>
        </w:rPr>
      </w:pPr>
    </w:p>
    <w:p w14:paraId="3F03E2F4" w14:textId="2EC6AF30" w:rsidR="0079739E" w:rsidRPr="00B92532" w:rsidDel="00BA3D63" w:rsidRDefault="0079739E">
      <w:pPr>
        <w:rPr>
          <w:del w:id="13641" w:author="Mosi Adesina Ifatunji" w:date="2025-07-25T15:42:00Z" w16du:dateUtc="2025-07-25T20:42:00Z"/>
        </w:rPr>
      </w:pPr>
    </w:p>
    <w:p w14:paraId="00000134" w14:textId="7676C06C" w:rsidR="00374CE3" w:rsidRPr="00B92532" w:rsidDel="00BA3D63" w:rsidRDefault="00851BB7">
      <w:pPr>
        <w:rPr>
          <w:del w:id="13642" w:author="Mosi Adesina Ifatunji" w:date="2025-07-25T15:42:00Z" w16du:dateUtc="2025-07-25T20:42:00Z"/>
        </w:rPr>
      </w:pPr>
      <w:del w:id="13643" w:author="Mosi Adesina Ifatunji" w:date="2025-07-25T15:42:00Z" w16du:dateUtc="2025-07-25T20:42:00Z">
        <w:r w:rsidRPr="00B92532" w:rsidDel="00BA3D63">
          <w:delText xml:space="preserve">We supplement our LEHD data by including data from the March </w:delText>
        </w:r>
        <w:r w:rsidRPr="006B17C5" w:rsidDel="00BA3D63">
          <w:rPr>
            <w:b/>
            <w:rPrChange w:id="13644" w:author="Mosi Adesina Ifatunji" w:date="2025-07-17T11:52:00Z" w16du:dateUtc="2025-07-17T16:52:00Z">
              <w:rPr/>
            </w:rPrChange>
          </w:rPr>
          <w:delText>CPS</w:delText>
        </w:r>
        <w:r w:rsidRPr="00B92532" w:rsidDel="00BA3D63">
          <w:delText xml:space="preserve"> that is matched to cases in the LEHD.</w:delText>
        </w:r>
      </w:del>
    </w:p>
    <w:p w14:paraId="00000135" w14:textId="44C0E253" w:rsidR="00374CE3" w:rsidRPr="00B92532" w:rsidDel="00BA3D63" w:rsidRDefault="00374CE3">
      <w:pPr>
        <w:rPr>
          <w:del w:id="13645" w:author="Mosi Adesina Ifatunji" w:date="2025-07-25T15:42:00Z" w16du:dateUtc="2025-07-25T20:42:00Z"/>
        </w:rPr>
      </w:pPr>
    </w:p>
    <w:p w14:paraId="00000136" w14:textId="3483D8F2" w:rsidR="00374CE3" w:rsidRPr="00B92532" w:rsidDel="00BA3D63" w:rsidRDefault="00851BB7">
      <w:pPr>
        <w:rPr>
          <w:del w:id="13646" w:author="Mosi Adesina Ifatunji" w:date="2025-07-25T15:42:00Z" w16du:dateUtc="2025-07-25T20:42:00Z"/>
        </w:rPr>
      </w:pPr>
      <w:del w:id="13647" w:author="Mosi Adesina Ifatunji" w:date="2025-07-25T15:42:00Z" w16du:dateUtc="2025-07-25T20:42:00Z">
        <w:r w:rsidRPr="00B92532" w:rsidDel="00BA3D63">
          <w:delText>The advantage of the CPS is that it allows us to include workers’ education; although the LEHD has many advantages, it is administrative data, and it doesn’t include measures of workers’ education or occupation that would be standard on individual level survey data.</w:delText>
        </w:r>
      </w:del>
    </w:p>
    <w:p w14:paraId="00000137" w14:textId="4126954E" w:rsidR="00374CE3" w:rsidRPr="00B92532" w:rsidDel="00BA3D63" w:rsidRDefault="00374CE3">
      <w:pPr>
        <w:rPr>
          <w:del w:id="13648" w:author="Mosi Adesina Ifatunji" w:date="2025-07-25T15:42:00Z" w16du:dateUtc="2025-07-25T20:42:00Z"/>
        </w:rPr>
      </w:pPr>
    </w:p>
    <w:p w14:paraId="00000138" w14:textId="64082310" w:rsidR="00374CE3" w:rsidRPr="00B92532" w:rsidDel="00BA3D63" w:rsidRDefault="00851BB7">
      <w:pPr>
        <w:rPr>
          <w:del w:id="13649" w:author="Mosi Adesina Ifatunji" w:date="2025-07-25T15:42:00Z" w16du:dateUtc="2025-07-25T20:42:00Z"/>
        </w:rPr>
      </w:pPr>
      <w:del w:id="13650" w:author="Mosi Adesina Ifatunji" w:date="2025-07-25T15:42:00Z" w16du:dateUtc="2025-07-25T20:42:00Z">
        <w:r w:rsidRPr="00B92532" w:rsidDel="00BA3D63">
          <w:delText>We use the matched CPS-LEHD data for our focal workers—the workers that we will follow over time—and we use the broader universe of the LEHD data to construct firm, industry, and metro level variables on the racial composition of firms and the local labor market.</w:delText>
        </w:r>
      </w:del>
    </w:p>
    <w:p w14:paraId="00000139" w14:textId="27360F28" w:rsidR="00374CE3" w:rsidRPr="00B92532" w:rsidDel="00BA3D63" w:rsidRDefault="00374CE3">
      <w:pPr>
        <w:rPr>
          <w:del w:id="13651" w:author="Mosi Adesina Ifatunji" w:date="2025-07-25T15:42:00Z" w16du:dateUtc="2025-07-25T20:42:00Z"/>
        </w:rPr>
      </w:pPr>
    </w:p>
    <w:p w14:paraId="0000013A" w14:textId="1DFEAA6A" w:rsidR="00374CE3" w:rsidRPr="00B92532" w:rsidDel="00BA3D63" w:rsidRDefault="00851BB7">
      <w:pPr>
        <w:rPr>
          <w:del w:id="13652" w:author="Mosi Adesina Ifatunji" w:date="2025-07-25T15:42:00Z" w16du:dateUtc="2025-07-25T20:42:00Z"/>
        </w:rPr>
      </w:pPr>
      <w:del w:id="13653" w:author="Mosi Adesina Ifatunji" w:date="2025-07-25T15:42:00Z" w16du:dateUtc="2025-07-25T20:42:00Z">
        <w:r w:rsidRPr="00B92532" w:rsidDel="00BA3D63">
          <w:delText>Our working dataset includes all 26,500 workers in the matched CPS-LEHD data who are Black, and a random sample of 45,000 White workers.</w:delText>
        </w:r>
      </w:del>
    </w:p>
    <w:p w14:paraId="0000013B" w14:textId="4DDC622C" w:rsidR="00374CE3" w:rsidRPr="00B92532" w:rsidDel="00BA3D63" w:rsidRDefault="00374CE3">
      <w:pPr>
        <w:rPr>
          <w:del w:id="13654" w:author="Mosi Adesina Ifatunji" w:date="2025-07-25T15:42:00Z" w16du:dateUtc="2025-07-25T20:42:00Z"/>
        </w:rPr>
      </w:pPr>
    </w:p>
    <w:p w14:paraId="0000013C" w14:textId="4B36EEDD" w:rsidR="00374CE3" w:rsidRPr="00B92532" w:rsidDel="00BA3D63" w:rsidRDefault="00851BB7">
      <w:pPr>
        <w:rPr>
          <w:del w:id="13655" w:author="Mosi Adesina Ifatunji" w:date="2025-07-25T15:42:00Z" w16du:dateUtc="2025-07-25T20:42:00Z"/>
        </w:rPr>
      </w:pPr>
      <w:del w:id="13656" w:author="Mosi Adesina Ifatunji" w:date="2025-07-25T15:42:00Z" w16du:dateUtc="2025-07-25T20:42:00Z">
        <w:r w:rsidRPr="00B92532" w:rsidDel="00BA3D63">
          <w:delText>We then track the earnings growth and firm-level characteristics of these workers over time.</w:delText>
        </w:r>
      </w:del>
    </w:p>
    <w:p w14:paraId="0000013D" w14:textId="15766F1A" w:rsidR="00374CE3" w:rsidRPr="00B92532" w:rsidDel="00BA3D63" w:rsidRDefault="00374CE3">
      <w:pPr>
        <w:rPr>
          <w:del w:id="13657" w:author="Mosi Adesina Ifatunji" w:date="2025-07-25T15:42:00Z" w16du:dateUtc="2025-07-25T20:42:00Z"/>
        </w:rPr>
      </w:pPr>
    </w:p>
    <w:p w14:paraId="0000013E" w14:textId="36C674DD" w:rsidR="00374CE3" w:rsidRPr="00B92532" w:rsidDel="00BA3D63" w:rsidRDefault="00851BB7">
      <w:pPr>
        <w:rPr>
          <w:del w:id="13658" w:author="Mosi Adesina Ifatunji" w:date="2025-07-25T15:42:00Z" w16du:dateUtc="2025-07-25T20:42:00Z"/>
        </w:rPr>
      </w:pPr>
      <w:del w:id="13659" w:author="Mosi Adesina Ifatunji" w:date="2025-07-25T15:42:00Z" w16du:dateUtc="2025-07-25T20:42:00Z">
        <w:r w:rsidRPr="006B17C5" w:rsidDel="00BA3D63">
          <w:rPr>
            <w:highlight w:val="lightGray"/>
            <w:rPrChange w:id="13660" w:author="Mosi Adesina Ifatunji" w:date="2025-07-17T11:52:00Z" w16du:dateUtc="2025-07-17T16:52:00Z">
              <w:rPr/>
            </w:rPrChange>
          </w:rPr>
          <w:delText>[</w:delText>
        </w:r>
      </w:del>
      <w:del w:id="13661" w:author="Mosi Adesina Ifatunji" w:date="2025-03-06T15:20:00Z" w16du:dateUtc="2025-03-06T21:20:00Z">
        <w:r w:rsidRPr="006B17C5">
          <w:rPr>
            <w:highlight w:val="lightGray"/>
            <w:rPrChange w:id="13662" w:author="Mosi Adesina Ifatunji" w:date="2025-07-17T11:52:00Z" w16du:dateUtc="2025-07-17T16:52:00Z">
              <w:rPr/>
            </w:rPrChange>
          </w:rPr>
          <w:delText xml:space="preserve"> </w:delText>
        </w:r>
      </w:del>
      <w:del w:id="13663" w:author="Mosi Adesina Ifatunji" w:date="2025-07-25T15:42:00Z" w16du:dateUtc="2025-07-25T20:42:00Z">
        <w:r w:rsidRPr="006B17C5" w:rsidDel="00BA3D63">
          <w:rPr>
            <w:highlight w:val="lightGray"/>
            <w:rPrChange w:id="13664" w:author="Mosi Adesina Ifatunji" w:date="2025-07-17T11:52:00Z" w16du:dateUtc="2025-07-17T16:52:00Z">
              <w:rPr/>
            </w:rPrChange>
          </w:rPr>
          <w:delText>Table 1 here]</w:delText>
        </w:r>
      </w:del>
    </w:p>
    <w:p w14:paraId="5F8274FF" w14:textId="4C14A126" w:rsidR="00232AD6" w:rsidRPr="00B92532" w:rsidDel="00232AD6" w:rsidRDefault="00232AD6">
      <w:pPr>
        <w:rPr>
          <w:del w:id="13665" w:author="Mosi Adesina Ifatunji" w:date="2025-03-06T15:22:00Z" w16du:dateUtc="2025-03-06T21:22:00Z"/>
        </w:rPr>
      </w:pPr>
    </w:p>
    <w:p w14:paraId="00000140" w14:textId="74AB5063" w:rsidR="00374CE3" w:rsidRPr="00B92532" w:rsidDel="00BA3D63" w:rsidRDefault="00851BB7">
      <w:pPr>
        <w:rPr>
          <w:del w:id="13666" w:author="Mosi Adesina Ifatunji" w:date="2025-07-25T15:42:00Z" w16du:dateUtc="2025-07-25T20:42:00Z"/>
        </w:rPr>
      </w:pPr>
      <w:del w:id="13667" w:author="Mosi Adesina Ifatunji" w:date="2025-03-06T15:22:00Z" w16du:dateUtc="2025-03-06T21:22:00Z">
        <w:r w:rsidRPr="00B92532">
          <w:delText xml:space="preserve">Our key explanatory variable is </w:delText>
        </w:r>
      </w:del>
      <w:del w:id="13668" w:author="Mosi Adesina Ifatunji" w:date="2025-07-25T15:42:00Z" w16du:dateUtc="2025-07-25T20:42:00Z">
        <w:r w:rsidRPr="00B92532" w:rsidDel="00BA3D63">
          <w:delText xml:space="preserve">the proportion of the top </w:delText>
        </w:r>
        <w:r w:rsidRPr="006B17C5" w:rsidDel="00BA3D63">
          <w:rPr>
            <w:highlight w:val="yellow"/>
            <w:rPrChange w:id="13669" w:author="Mosi Adesina Ifatunji" w:date="2025-07-17T11:52:00Z" w16du:dateUtc="2025-07-17T16:52:00Z">
              <w:rPr/>
            </w:rPrChange>
          </w:rPr>
          <w:delText>five percent</w:delText>
        </w:r>
        <w:r w:rsidRPr="00B92532" w:rsidDel="00BA3D63">
          <w:delText xml:space="preserve"> of earners in the firm who are White (</w:delText>
        </w:r>
      </w:del>
      <w:del w:id="13670" w:author="Mosi Adesina Ifatunji" w:date="2025-03-06T15:22:00Z" w16du:dateUtc="2025-03-06T21:22:00Z">
        <w:r w:rsidRPr="00B92532" w:rsidDel="00232AD6">
          <w:delText>“</w:delText>
        </w:r>
      </w:del>
      <w:del w:id="13671" w:author="Mosi Adesina Ifatunji" w:date="2025-07-25T15:42:00Z" w16du:dateUtc="2025-07-25T20:42:00Z">
        <w:r w:rsidRPr="00B92532" w:rsidDel="00BA3D63">
          <w:delText>%</w:delText>
        </w:r>
      </w:del>
      <w:del w:id="13672" w:author="Mosi Adesina Ifatunji" w:date="2025-03-06T15:22:00Z" w16du:dateUtc="2025-03-06T21:22:00Z">
        <w:r w:rsidRPr="00B92532">
          <w:delText>T</w:delText>
        </w:r>
      </w:del>
      <w:del w:id="13673" w:author="Mosi Adesina Ifatunji" w:date="2025-07-25T15:42:00Z" w16du:dateUtc="2025-07-25T20:42:00Z">
        <w:r w:rsidRPr="00B92532" w:rsidDel="00BA3D63">
          <w:delText>W</w:delText>
        </w:r>
      </w:del>
      <w:del w:id="13674" w:author="Mosi Adesina Ifatunji" w:date="2025-03-06T15:22:00Z" w16du:dateUtc="2025-03-06T21:22:00Z">
        <w:r w:rsidRPr="00B92532">
          <w:delText>E</w:delText>
        </w:r>
      </w:del>
      <w:del w:id="13675" w:author="Mosi Adesina Ifatunji" w:date="2025-07-25T15:42:00Z" w16du:dateUtc="2025-07-25T20:42:00Z">
        <w:r w:rsidRPr="00B92532" w:rsidDel="00BA3D63">
          <w:delText xml:space="preserve">”), as a measure of the </w:delText>
        </w:r>
      </w:del>
      <w:del w:id="13676" w:author="Mosi Adesina Ifatunji" w:date="2025-03-06T15:22:00Z" w16du:dateUtc="2025-03-06T21:22:00Z">
        <w:r w:rsidRPr="00B92532">
          <w:delText>racial</w:delText>
        </w:r>
      </w:del>
      <w:del w:id="13677" w:author="Mosi Adesina Ifatunji" w:date="2025-07-25T15:42:00Z" w16du:dateUtc="2025-07-25T20:42:00Z">
        <w:r w:rsidRPr="00B92532" w:rsidDel="00BA3D63">
          <w:delText xml:space="preserve"> </w:delText>
        </w:r>
      </w:del>
      <w:del w:id="13678" w:author="Mosi Adesina Ifatunji" w:date="2025-03-06T15:23:00Z" w16du:dateUtc="2025-03-06T21:23:00Z">
        <w:r w:rsidRPr="00B92532">
          <w:delText>composition of the firm’s power structure and the racial character of the firm.</w:delText>
        </w:r>
      </w:del>
    </w:p>
    <w:p w14:paraId="00000141" w14:textId="6B37E6C4" w:rsidR="00374CE3" w:rsidRPr="00B92532" w:rsidDel="00BA3D63" w:rsidRDefault="00374CE3">
      <w:pPr>
        <w:rPr>
          <w:del w:id="13679" w:author="Mosi Adesina Ifatunji" w:date="2025-07-25T15:42:00Z" w16du:dateUtc="2025-07-25T20:42:00Z"/>
        </w:rPr>
      </w:pPr>
    </w:p>
    <w:p w14:paraId="00000142" w14:textId="7269B279" w:rsidR="00374CE3" w:rsidRPr="00B92532" w:rsidDel="00BA3D63" w:rsidRDefault="00851BB7">
      <w:pPr>
        <w:rPr>
          <w:del w:id="13680" w:author="Mosi Adesina Ifatunji" w:date="2025-07-25T15:42:00Z" w16du:dateUtc="2025-07-25T20:42:00Z"/>
        </w:rPr>
      </w:pPr>
      <w:del w:id="13681" w:author="Mosi Adesina Ifatunji" w:date="2025-07-25T15:42:00Z" w16du:dateUtc="2025-07-25T20:42:00Z">
        <w:r w:rsidRPr="00B92532" w:rsidDel="00BA3D63">
          <w:delText>While others have used measures of the ethnoracial composition of “top management teams”</w:delText>
        </w:r>
        <w:r w:rsidR="00301F5C" w:rsidRPr="00B92532" w:rsidDel="00BA3D63">
          <w:fldChar w:fldCharType="begin">
            <w:fldData xml:space="preserve">PEVuZE5vdGU+PENpdGU+PEF1dGhvcj5DYXJwZW50ZXI8L0F1dGhvcj48WWVhcj4yMDA0PC9ZZWFy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</w:fldData>
          </w:fldChar>
        </w:r>
        <w:r w:rsidR="00301F5C" w:rsidRPr="00B92532" w:rsidDel="00BA3D63">
          <w:delInstrText xml:space="preserve"> ADDIN EN.JS.CITE </w:delInstrText>
        </w:r>
        <w:r w:rsidR="00301F5C" w:rsidRPr="00B92532" w:rsidDel="00BA3D63">
          <w:fldChar w:fldCharType="separate"/>
        </w:r>
        <w:r w:rsidR="008B7FC0" w:rsidDel="00BA3D63">
          <w:rPr>
            <w:noProof/>
          </w:rPr>
          <w:delText>(Carpenter et al. 2004, Nishii et al. 2007, Nielsen 2010, Cook and Glass 2014, Cook and Glass 2015)</w:delText>
        </w:r>
        <w:r w:rsidR="00301F5C" w:rsidRPr="00B92532" w:rsidDel="00BA3D63">
          <w:fldChar w:fldCharType="end"/>
        </w:r>
      </w:del>
      <w:del w:id="13682" w:author="Mosi Adesina Ifatunji" w:date="2025-05-30T15:49:00Z" w16du:dateUtc="2025-05-30T20:49:00Z">
        <w:r w:rsidRPr="00B92532" w:rsidDel="00301F5C">
          <w:delText xml:space="preserve"> (</w:delText>
        </w:r>
      </w:del>
      <w:del w:id="13683" w:author="Mosi Adesina Ifatunji" w:date="2025-05-30T15:48:00Z" w16du:dateUtc="2025-05-30T20:48:00Z">
        <w:r w:rsidRPr="00B92532" w:rsidDel="002F6655">
          <w:delText xml:space="preserve">Carpenter </w:delText>
        </w:r>
      </w:del>
      <w:del w:id="13684" w:author="Mosi Adesina Ifatunji" w:date="2025-05-30T15:49:00Z" w16du:dateUtc="2025-05-30T20:49:00Z">
        <w:r w:rsidRPr="00B92532" w:rsidDel="00301F5C">
          <w:delText>et al. 2004, Nishii et al.</w:delText>
        </w:r>
        <w:r w:rsidRPr="00B92532">
          <w:delText xml:space="preserve"> 2007, Nielsen 2010, Cook </w:delText>
        </w:r>
      </w:del>
      <w:del w:id="13685" w:author="Mosi Adesina Ifatunji" w:date="2025-05-30T15:50:00Z" w16du:dateUtc="2025-05-30T20:50:00Z">
        <w:r w:rsidRPr="00B92532">
          <w:delText xml:space="preserve">and Glass 2015), </w:delText>
        </w:r>
      </w:del>
      <w:del w:id="13686" w:author="Mosi Adesina Ifatunji" w:date="2025-07-25T15:42:00Z" w16du:dateUtc="2025-07-25T20:42:00Z">
        <w:r w:rsidRPr="00B92532" w:rsidDel="00BA3D63">
          <w:delText>we view our measure as a more inclusive proxy of the ethnoracial character of the firm.</w:delText>
        </w:r>
      </w:del>
    </w:p>
    <w:p w14:paraId="00000143" w14:textId="5BF0C57D" w:rsidR="00374CE3" w:rsidRPr="00B92532" w:rsidDel="00BA3D63" w:rsidRDefault="00374CE3">
      <w:pPr>
        <w:rPr>
          <w:del w:id="13687" w:author="Mosi Adesina Ifatunji" w:date="2025-07-25T15:42:00Z" w16du:dateUtc="2025-07-25T20:42:00Z"/>
        </w:rPr>
      </w:pPr>
    </w:p>
    <w:p w14:paraId="00000144" w14:textId="15BB4DCD" w:rsidR="00374CE3" w:rsidRPr="00B92532" w:rsidDel="00BA3D63" w:rsidRDefault="00851BB7">
      <w:pPr>
        <w:rPr>
          <w:del w:id="13688" w:author="Mosi Adesina Ifatunji" w:date="2025-07-25T15:42:00Z" w16du:dateUtc="2025-07-25T20:42:00Z"/>
        </w:rPr>
      </w:pPr>
      <w:del w:id="13689" w:author="Mosi Adesina Ifatunji" w:date="2025-07-25T15:42:00Z" w16du:dateUtc="2025-07-25T20:42:00Z">
        <w:r w:rsidRPr="00B92532" w:rsidDel="00BA3D63">
          <w:delText>There are two justifications for using this measure: First, we argue that the ethnoracial composition of top earners reflects a gradient of ‘White privilege’ laden in the schema and power structures of firms.</w:delText>
        </w:r>
      </w:del>
    </w:p>
    <w:p w14:paraId="00000145" w14:textId="4DA45E5B" w:rsidR="00374CE3" w:rsidRPr="00B92532" w:rsidDel="00BA3D63" w:rsidRDefault="00374CE3">
      <w:pPr>
        <w:rPr>
          <w:del w:id="13690" w:author="Mosi Adesina Ifatunji" w:date="2025-07-25T15:42:00Z" w16du:dateUtc="2025-07-25T20:42:00Z"/>
        </w:rPr>
      </w:pPr>
    </w:p>
    <w:p w14:paraId="00000146" w14:textId="5287D04A" w:rsidR="00374CE3" w:rsidRPr="00B92532" w:rsidDel="00BA3D63" w:rsidRDefault="00851BB7">
      <w:pPr>
        <w:rPr>
          <w:del w:id="13691" w:author="Mosi Adesina Ifatunji" w:date="2025-07-25T15:42:00Z" w16du:dateUtc="2025-07-25T20:42:00Z"/>
        </w:rPr>
      </w:pPr>
      <w:del w:id="13692" w:author="Mosi Adesina Ifatunji" w:date="2025-07-25T15:42:00Z" w16du:dateUtc="2025-07-25T20:42:00Z">
        <w:r w:rsidRPr="00B92532" w:rsidDel="00BA3D63">
          <w:delText>Second, the highest earning employees of a firm are likely to reflect, endorse, or determine the basic procedures and norms that regulate the hiring, evaluation, retention, and promotion of workers.</w:delText>
        </w:r>
      </w:del>
    </w:p>
    <w:p w14:paraId="00000147" w14:textId="3F4E7A81" w:rsidR="00374CE3" w:rsidRPr="00B92532" w:rsidDel="00BA3D63" w:rsidRDefault="00374CE3">
      <w:pPr>
        <w:rPr>
          <w:del w:id="13693" w:author="Mosi Adesina Ifatunji" w:date="2025-07-25T15:42:00Z" w16du:dateUtc="2025-07-25T20:42:00Z"/>
        </w:rPr>
      </w:pPr>
    </w:p>
    <w:p w14:paraId="00000148" w14:textId="65B2DE33" w:rsidR="00374CE3" w:rsidRPr="00B92532" w:rsidDel="00BA3D63" w:rsidRDefault="00851BB7">
      <w:pPr>
        <w:rPr>
          <w:del w:id="13694" w:author="Mosi Adesina Ifatunji" w:date="2025-07-25T15:42:00Z" w16du:dateUtc="2025-07-25T20:42:00Z"/>
        </w:rPr>
      </w:pPr>
      <w:del w:id="13695" w:author="Mosi Adesina Ifatunji" w:date="2025-07-25T15:42:00Z" w16du:dateUtc="2025-07-25T20:42:00Z">
        <w:r w:rsidRPr="00B92532" w:rsidDel="00BA3D63">
          <w:delText xml:space="preserve">If top earners are not the immediate supervisors of a given worker, they are likely in the chain of command that hires and evaluates direct supervisors, managers and human resource personnel. </w:delText>
        </w:r>
      </w:del>
    </w:p>
    <w:p w14:paraId="00000149" w14:textId="1A034663" w:rsidR="00374CE3" w:rsidRPr="00B92532" w:rsidDel="00BA3D63" w:rsidRDefault="00374CE3">
      <w:pPr>
        <w:rPr>
          <w:del w:id="13696" w:author="Mosi Adesina Ifatunji" w:date="2025-07-25T15:42:00Z" w16du:dateUtc="2025-07-25T20:42:00Z"/>
        </w:rPr>
      </w:pPr>
    </w:p>
    <w:p w14:paraId="0000014A" w14:textId="1B95866A" w:rsidR="00374CE3" w:rsidRPr="00B92532" w:rsidDel="00BA3D63" w:rsidRDefault="00851BB7">
      <w:pPr>
        <w:rPr>
          <w:del w:id="13697" w:author="Mosi Adesina Ifatunji" w:date="2025-07-25T15:42:00Z" w16du:dateUtc="2025-07-25T20:42:00Z"/>
        </w:rPr>
      </w:pPr>
      <w:del w:id="13698" w:author="Mosi Adesina Ifatunji" w:date="2025-07-25T15:42:00Z" w16du:dateUtc="2025-07-25T20:42:00Z">
        <w:r w:rsidRPr="00B92532" w:rsidDel="00BA3D63">
          <w:delText>Therefore, firms that sort White workers into the top layer of the firm are likely those where ‘Whiteness’ acts as a credential that facilitates mobility</w:delText>
        </w:r>
        <w:r w:rsidR="003B7783" w:rsidRPr="00B92532" w:rsidDel="00BA3D63">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003B7783" w:rsidRPr="00B92532" w:rsidDel="00BA3D63">
          <w:delInstrText xml:space="preserve"> ADDIN EN.JS.CITE </w:delInstrText>
        </w:r>
        <w:r w:rsidR="003B7783" w:rsidRPr="00B92532" w:rsidDel="00BA3D63">
          <w:fldChar w:fldCharType="separate"/>
        </w:r>
        <w:r w:rsidR="0017290C" w:rsidRPr="00B92532" w:rsidDel="00BA3D63">
          <w:rPr>
            <w:noProof/>
          </w:rPr>
          <w:delText>(Ray 2019)</w:delText>
        </w:r>
        <w:r w:rsidR="003B7783" w:rsidRPr="00B92532" w:rsidDel="00BA3D63">
          <w:fldChar w:fldCharType="end"/>
        </w:r>
      </w:del>
      <w:del w:id="13699" w:author="Mosi Adesina Ifatunji" w:date="2025-05-30T15:50:00Z" w16du:dateUtc="2025-05-30T20:50:00Z">
        <w:r w:rsidRPr="00B92532" w:rsidDel="003B7783">
          <w:delText xml:space="preserve"> (Ray 2019).</w:delText>
        </w:r>
      </w:del>
    </w:p>
    <w:p w14:paraId="0000014B" w14:textId="5252482E" w:rsidR="00374CE3" w:rsidRPr="00B92532" w:rsidDel="00BA3D63" w:rsidRDefault="00374CE3">
      <w:pPr>
        <w:rPr>
          <w:del w:id="13700" w:author="Mosi Adesina Ifatunji" w:date="2025-07-25T15:42:00Z" w16du:dateUtc="2025-07-25T20:42:00Z"/>
        </w:rPr>
      </w:pPr>
    </w:p>
    <w:p w14:paraId="0000014C" w14:textId="7908239B" w:rsidR="00374CE3" w:rsidRPr="00B92532" w:rsidDel="00BA3D63" w:rsidRDefault="00851BB7">
      <w:pPr>
        <w:rPr>
          <w:del w:id="13701" w:author="Mosi Adesina Ifatunji" w:date="2025-07-25T15:42:00Z" w16du:dateUtc="2025-07-25T20:42:00Z"/>
        </w:rPr>
      </w:pPr>
      <w:del w:id="13702" w:author="Mosi Adesina Ifatunji" w:date="2025-07-25T15:42:00Z" w16du:dateUtc="2025-07-25T20:42:00Z">
        <w:r w:rsidRPr="00B92532" w:rsidDel="00BA3D63">
          <w:delText>In this sense, the ethnoracial composition of top earners proxies the meso-level organizational properties that affect the retention and promotion of employees throughout the firm.</w:delText>
        </w:r>
      </w:del>
    </w:p>
    <w:p w14:paraId="0000014D" w14:textId="484AFAE0" w:rsidR="00374CE3" w:rsidRPr="00B92532" w:rsidDel="00BA3D63" w:rsidRDefault="00374CE3">
      <w:pPr>
        <w:rPr>
          <w:del w:id="13703" w:author="Mosi Adesina Ifatunji" w:date="2025-07-25T15:42:00Z" w16du:dateUtc="2025-07-25T20:42:00Z"/>
        </w:rPr>
      </w:pPr>
    </w:p>
    <w:p w14:paraId="0000014E" w14:textId="7F875018" w:rsidR="00374CE3" w:rsidRPr="00B92532" w:rsidDel="00BA3D63" w:rsidRDefault="00374CE3">
      <w:pPr>
        <w:rPr>
          <w:del w:id="13704" w:author="Mosi Adesina Ifatunji" w:date="2025-07-25T15:42:00Z" w16du:dateUtc="2025-07-25T20:42:00Z"/>
        </w:rPr>
      </w:pPr>
    </w:p>
    <w:p w14:paraId="0000014F" w14:textId="05189811" w:rsidR="00374CE3" w:rsidRPr="00B92532" w:rsidDel="00BA3D63" w:rsidRDefault="00374CE3">
      <w:pPr>
        <w:rPr>
          <w:del w:id="13705" w:author="Mosi Adesina Ifatunji" w:date="2025-07-25T15:42:00Z" w16du:dateUtc="2025-07-25T20:42:00Z"/>
        </w:rPr>
      </w:pPr>
    </w:p>
    <w:p w14:paraId="00000150" w14:textId="158FE159" w:rsidR="00374CE3" w:rsidRPr="00B92532" w:rsidDel="00BA3D63" w:rsidRDefault="00851BB7">
      <w:pPr>
        <w:rPr>
          <w:del w:id="13706" w:author="Mosi Adesina Ifatunji" w:date="2025-07-25T15:42:00Z" w16du:dateUtc="2025-07-25T20:42:00Z"/>
        </w:rPr>
      </w:pPr>
      <w:del w:id="13707" w:author="Mosi Adesina Ifatunji" w:date="2025-07-25T15:42:00Z" w16du:dateUtc="2025-07-25T20:42:00Z">
        <w:r w:rsidRPr="00B92532" w:rsidDel="00BA3D63">
          <w:delText xml:space="preserve">We </w:delText>
        </w:r>
        <w:r w:rsidRPr="006B17C5" w:rsidDel="00BA3D63">
          <w:rPr>
            <w:b/>
            <w:rPrChange w:id="13708" w:author="Mosi Adesina Ifatunji" w:date="2025-07-17T11:52:00Z" w16du:dateUtc="2025-07-17T16:52:00Z">
              <w:rPr/>
            </w:rPrChange>
          </w:rPr>
          <w:delText>operationalize ethnoraciality</w:delText>
        </w:r>
        <w:r w:rsidRPr="00B92532" w:rsidDel="00BA3D63">
          <w:delText xml:space="preserve"> using employer information on the self-identified “race.”</w:delText>
        </w:r>
      </w:del>
    </w:p>
    <w:p w14:paraId="00000151" w14:textId="4BC4D98A" w:rsidR="00374CE3" w:rsidRPr="00B92532" w:rsidDel="00BA3D63" w:rsidRDefault="00374CE3">
      <w:pPr>
        <w:rPr>
          <w:del w:id="13709" w:author="Mosi Adesina Ifatunji" w:date="2025-07-25T15:42:00Z" w16du:dateUtc="2025-07-25T20:42:00Z"/>
        </w:rPr>
      </w:pPr>
    </w:p>
    <w:p w14:paraId="00000152" w14:textId="2A4FE112" w:rsidR="00374CE3" w:rsidRPr="00B92532" w:rsidDel="00BA3D63" w:rsidRDefault="00851BB7">
      <w:pPr>
        <w:rPr>
          <w:del w:id="13710" w:author="Mosi Adesina Ifatunji" w:date="2025-07-25T15:42:00Z" w16du:dateUtc="2025-07-25T20:42:00Z"/>
        </w:rPr>
      </w:pPr>
      <w:del w:id="13711" w:author="Mosi Adesina Ifatunji" w:date="2025-07-25T15:42:00Z" w16du:dateUtc="2025-07-25T20:42:00Z">
        <w:r w:rsidRPr="00B92532" w:rsidDel="00BA3D63">
          <w:delText>To clarify, there have been debates concerning the similarities and differences between race and ethnicity.</w:delText>
        </w:r>
      </w:del>
    </w:p>
    <w:p w14:paraId="00000153" w14:textId="557A2855" w:rsidR="00374CE3" w:rsidRPr="00B92532" w:rsidDel="00BA3D63" w:rsidRDefault="00374CE3">
      <w:pPr>
        <w:rPr>
          <w:del w:id="13712" w:author="Mosi Adesina Ifatunji" w:date="2025-07-25T15:42:00Z" w16du:dateUtc="2025-07-25T20:42:00Z"/>
        </w:rPr>
      </w:pPr>
    </w:p>
    <w:p w14:paraId="00000154" w14:textId="68175D40" w:rsidR="00374CE3" w:rsidRPr="00B92532" w:rsidDel="00BA3D63" w:rsidRDefault="00851BB7">
      <w:pPr>
        <w:rPr>
          <w:del w:id="13713" w:author="Mosi Adesina Ifatunji" w:date="2025-07-25T15:42:00Z" w16du:dateUtc="2025-07-25T20:42:00Z"/>
        </w:rPr>
      </w:pPr>
      <w:del w:id="13714" w:author="Mosi Adesina Ifatunji" w:date="2025-07-25T15:42:00Z" w16du:dateUtc="2025-07-25T20:42:00Z">
        <w:r w:rsidRPr="00B92532" w:rsidDel="00BA3D63">
          <w:delText>Recently, several have offered the concept of ethnoraciality as a way to reconcile or resolve this debate.</w:delText>
        </w:r>
      </w:del>
    </w:p>
    <w:p w14:paraId="00000155" w14:textId="63614913" w:rsidR="00374CE3" w:rsidRPr="00B92532" w:rsidDel="00BA3D63" w:rsidRDefault="00374CE3">
      <w:pPr>
        <w:rPr>
          <w:del w:id="13715" w:author="Mosi Adesina Ifatunji" w:date="2025-07-25T15:42:00Z" w16du:dateUtc="2025-07-25T20:42:00Z"/>
        </w:rPr>
      </w:pPr>
    </w:p>
    <w:p w14:paraId="00000156" w14:textId="1639DE11" w:rsidR="00374CE3" w:rsidRPr="00B92532" w:rsidDel="00BA3D63" w:rsidRDefault="00851BB7">
      <w:pPr>
        <w:rPr>
          <w:del w:id="13716" w:author="Mosi Adesina Ifatunji" w:date="2025-07-25T15:42:00Z" w16du:dateUtc="2025-07-25T20:42:00Z"/>
        </w:rPr>
      </w:pPr>
      <w:del w:id="13717" w:author="Mosi Adesina Ifatunji" w:date="2025-07-25T15:42:00Z" w16du:dateUtc="2025-07-25T20:42:00Z">
        <w:r w:rsidRPr="00B92532" w:rsidDel="00BA3D63">
          <w:delText>While there are different offerings for ethnoraciality, our working definition subsumes or includes “self-identified race.”</w:delText>
        </w:r>
      </w:del>
    </w:p>
    <w:p w14:paraId="00000157" w14:textId="4508FE9A" w:rsidR="00374CE3" w:rsidRPr="00B92532" w:rsidDel="00BA3D63" w:rsidRDefault="00374CE3">
      <w:pPr>
        <w:rPr>
          <w:del w:id="13718" w:author="Mosi Adesina Ifatunji" w:date="2025-07-25T15:42:00Z" w16du:dateUtc="2025-07-25T20:42:00Z"/>
        </w:rPr>
      </w:pPr>
    </w:p>
    <w:p w14:paraId="00000158" w14:textId="278DE596" w:rsidR="00374CE3" w:rsidRPr="00B92532" w:rsidDel="00BA3D63" w:rsidRDefault="00851BB7">
      <w:pPr>
        <w:rPr>
          <w:del w:id="13719" w:author="Mosi Adesina Ifatunji" w:date="2025-07-25T15:42:00Z" w16du:dateUtc="2025-07-25T20:42:00Z"/>
        </w:rPr>
      </w:pPr>
      <w:del w:id="13720" w:author="Mosi Adesina Ifatunji" w:date="2025-07-25T15:42:00Z" w16du:dateUtc="2025-07-25T20:42:00Z">
        <w:r w:rsidRPr="00B92532" w:rsidDel="00BA3D63">
          <w:delText>That is, the most common distinctions offered between race and ethnicity is that race is marked, cued or symbolized by the “Du Boisian set,” or the multivariate distribution of skin color, hair texture and bone structure, while ethnicity is marked by language, religion and/or political geography (including national origins).</w:delText>
        </w:r>
      </w:del>
    </w:p>
    <w:p w14:paraId="00000159" w14:textId="09AD8363" w:rsidR="00374CE3" w:rsidRPr="00B92532" w:rsidDel="00BA3D63" w:rsidRDefault="00374CE3">
      <w:pPr>
        <w:rPr>
          <w:del w:id="13721" w:author="Mosi Adesina Ifatunji" w:date="2025-07-25T15:42:00Z" w16du:dateUtc="2025-07-25T20:42:00Z"/>
        </w:rPr>
      </w:pPr>
    </w:p>
    <w:p w14:paraId="0000015A" w14:textId="7AC63C74" w:rsidR="00374CE3" w:rsidRPr="00B92532" w:rsidDel="00BA3D63" w:rsidRDefault="00851BB7">
      <w:pPr>
        <w:rPr>
          <w:del w:id="13722" w:author="Mosi Adesina Ifatunji" w:date="2025-07-25T15:42:00Z" w16du:dateUtc="2025-07-25T20:42:00Z"/>
        </w:rPr>
      </w:pPr>
      <w:del w:id="13723" w:author="Mosi Adesina Ifatunji" w:date="2025-07-25T15:42:00Z" w16du:dateUtc="2025-07-25T20:42:00Z">
        <w:r w:rsidRPr="00B92532" w:rsidDel="00BA3D63">
          <w:delText xml:space="preserve">Moreover, most also assert that race and the process of racial identification, occurs in response to </w:delText>
        </w:r>
      </w:del>
    </w:p>
    <w:p w14:paraId="7FC39341" w14:textId="64405AD2" w:rsidR="00291126" w:rsidRPr="00B92532" w:rsidDel="00BA3D63" w:rsidRDefault="0072107A">
      <w:pPr>
        <w:rPr>
          <w:del w:id="13724" w:author="Mosi Adesina Ifatunji" w:date="2025-07-25T15:42:00Z" w16du:dateUtc="2025-07-25T20:42:00Z"/>
        </w:rPr>
      </w:pPr>
      <w:del w:id="13725" w:author="Mosi Adesina Ifatunji" w:date="2025-07-25T15:42:00Z" w16du:dateUtc="2025-07-25T20:42:00Z">
        <w:r w:rsidRPr="006B17C5" w:rsidDel="00BA3D63">
          <w:rPr>
            <w:rPrChange w:id="13726" w:author="Mosi Adesina Ifatunji" w:date="2025-07-17T11:52:00Z" w16du:dateUtc="2025-07-17T16:52:00Z">
              <w:rPr>
                <w:sz w:val="22"/>
                <w:szCs w:val="22"/>
              </w:rPr>
            </w:rPrChange>
          </w:rPr>
          <w:fldChar w:fldCharType="begin">
            <w:fldData xml:space="preserve">PEVuZE5vdGU+PENpdGU+PEF1dGhvcj5IZWNrbWFuPC9BdXRob3I+PFllYXI+MjAxMjwvWWVhcj48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</w:fldData>
          </w:fldChar>
        </w:r>
        <w:r w:rsidRPr="006B17C5" w:rsidDel="00BA3D63">
          <w:rPr>
            <w:rPrChange w:id="13727" w:author="Mosi Adesina Ifatunji" w:date="2025-07-17T11:52:00Z" w16du:dateUtc="2025-07-17T16:52:00Z">
              <w:rPr>
                <w:sz w:val="22"/>
                <w:szCs w:val="22"/>
              </w:rPr>
            </w:rPrChange>
          </w:rPr>
          <w:delInstrText xml:space="preserve"> ADDIN EN.JS.CITE </w:delInstrText>
        </w:r>
        <w:r w:rsidRPr="006B17C5" w:rsidDel="00BA3D63">
          <w:rPr>
            <w:rPrChange w:id="13728" w:author="Mosi Adesina Ifatunji" w:date="2025-07-17T11:52:00Z" w16du:dateUtc="2025-07-17T16:52:00Z">
              <w:rPr>
                <w:sz w:val="22"/>
                <w:szCs w:val="22"/>
              </w:rPr>
            </w:rPrChange>
          </w:rPr>
          <w:fldChar w:fldCharType="separate"/>
        </w:r>
        <w:r w:rsidR="008B7FC0" w:rsidDel="00BA3D63">
          <w:rPr>
            <w:noProof/>
          </w:rPr>
          <w:delText>(Heckman and Kautz 2012, Rivera 2012)</w:delText>
        </w:r>
        <w:r w:rsidRPr="006B17C5" w:rsidDel="00BA3D63">
          <w:rPr>
            <w:rPrChange w:id="13729" w:author="Mosi Adesina Ifatunji" w:date="2025-07-17T11:52:00Z" w16du:dateUtc="2025-07-17T16:52:00Z">
              <w:rPr>
                <w:sz w:val="22"/>
                <w:szCs w:val="22"/>
              </w:rPr>
            </w:rPrChange>
          </w:rPr>
          <w:fldChar w:fldCharType="end"/>
        </w:r>
      </w:del>
    </w:p>
    <w:p w14:paraId="0000015C" w14:textId="13E92759" w:rsidR="00374CE3" w:rsidRPr="00B92532" w:rsidDel="00BA3D63" w:rsidRDefault="00374CE3">
      <w:pPr>
        <w:rPr>
          <w:del w:id="13730" w:author="Mosi Adesina Ifatunji" w:date="2025-07-25T15:42:00Z" w16du:dateUtc="2025-07-25T20:42:00Z"/>
        </w:rPr>
      </w:pPr>
    </w:p>
    <w:p w14:paraId="0000015D" w14:textId="72973AE0" w:rsidR="00374CE3" w:rsidRPr="00B92532" w:rsidDel="00BA3D63" w:rsidRDefault="00374CE3">
      <w:pPr>
        <w:rPr>
          <w:del w:id="13731" w:author="Mosi Adesina Ifatunji" w:date="2025-07-25T15:42:00Z" w16du:dateUtc="2025-07-25T20:42:00Z"/>
        </w:rPr>
      </w:pPr>
    </w:p>
    <w:p w14:paraId="0000015E" w14:textId="2EBA9066" w:rsidR="00374CE3" w:rsidRPr="00B92532" w:rsidDel="00BA3D63" w:rsidRDefault="00851BB7">
      <w:pPr>
        <w:rPr>
          <w:del w:id="13732" w:author="Mosi Adesina Ifatunji" w:date="2025-07-25T15:42:00Z" w16du:dateUtc="2025-07-25T20:42:00Z"/>
        </w:rPr>
      </w:pPr>
      <w:del w:id="13733" w:author="Mosi Adesina Ifatunji" w:date="2025-03-06T15:34:00Z" w16du:dateUtc="2025-03-06T21:34:00Z">
        <w:r w:rsidRPr="00B92532">
          <w:delText>There are a number of interrelated mechanisms that can generate and/or exacerbate ethnoracial inequality within firms, including ethnoracial schema and stereotypes (Ridgeway et al. 1998), mentoring networks and opportunity hoarding (Ditomaso 2015), explicit discrimination or harassment (Mong and Roscigno 2010, Avery et al. 2018), homosocial reproduction (Kanter 1977), firm culture (Gelfand et al. 2007), and the demography of firm power structures (Cook and Glass 2015).</w:delText>
        </w:r>
      </w:del>
    </w:p>
    <w:p w14:paraId="0000015F" w14:textId="4642579F" w:rsidR="00374CE3" w:rsidRPr="00B92532" w:rsidDel="00BA3D63" w:rsidRDefault="00374CE3">
      <w:pPr>
        <w:rPr>
          <w:del w:id="13734" w:author="Mosi Adesina Ifatunji" w:date="2025-07-25T15:42:00Z" w16du:dateUtc="2025-07-25T20:42:00Z"/>
        </w:rPr>
      </w:pPr>
    </w:p>
    <w:p w14:paraId="00000160" w14:textId="74904378" w:rsidR="00374CE3" w:rsidRPr="00B92532" w:rsidDel="00BA3D63" w:rsidRDefault="00851BB7">
      <w:pPr>
        <w:rPr>
          <w:del w:id="13735" w:author="Mosi Adesina Ifatunji" w:date="2025-07-25T15:42:00Z" w16du:dateUtc="2025-07-25T20:42:00Z"/>
        </w:rPr>
      </w:pPr>
      <w:del w:id="13736" w:author="Mosi Adesina Ifatunji" w:date="2025-07-25T15:42:00Z" w16du:dateUtc="2025-07-25T20:42:00Z">
        <w:r w:rsidRPr="00B92532" w:rsidDel="00BA3D63">
          <w:delText xml:space="preserve">We think %TWE reflects the combined effect of these processes, which privilege White workers, sorting them into the top earning positions over time.  </w:delText>
        </w:r>
      </w:del>
    </w:p>
    <w:p w14:paraId="00000161" w14:textId="5D795857" w:rsidR="00374CE3" w:rsidRPr="00B92532" w:rsidDel="00BA3D63" w:rsidRDefault="00374CE3">
      <w:pPr>
        <w:rPr>
          <w:del w:id="13737" w:author="Mosi Adesina Ifatunji" w:date="2025-07-25T15:42:00Z" w16du:dateUtc="2025-07-25T20:42:00Z"/>
        </w:rPr>
      </w:pPr>
    </w:p>
    <w:p w14:paraId="00000162" w14:textId="6EC8A6D3" w:rsidR="00374CE3" w:rsidRPr="00B92532" w:rsidDel="00BA3D63" w:rsidRDefault="00851BB7">
      <w:pPr>
        <w:rPr>
          <w:del w:id="13738" w:author="Mosi Adesina Ifatunji" w:date="2025-07-25T15:42:00Z" w16du:dateUtc="2025-07-25T20:42:00Z"/>
        </w:rPr>
      </w:pPr>
      <w:del w:id="13739" w:author="Mosi Adesina Ifatunji" w:date="2025-07-25T15:42:00Z" w16du:dateUtc="2025-07-25T20:42:00Z">
        <w:r w:rsidRPr="00B92532" w:rsidDel="00BA3D63">
          <w:delText>However, others might want direct observations of these inequality-generating processes.</w:delText>
        </w:r>
      </w:del>
    </w:p>
    <w:p w14:paraId="00000163" w14:textId="22B4D27B" w:rsidR="00374CE3" w:rsidRPr="00B92532" w:rsidDel="00BA3D63" w:rsidRDefault="00374CE3">
      <w:pPr>
        <w:rPr>
          <w:del w:id="13740" w:author="Mosi Adesina Ifatunji" w:date="2025-07-25T15:42:00Z" w16du:dateUtc="2025-07-25T20:42:00Z"/>
        </w:rPr>
      </w:pPr>
    </w:p>
    <w:p w14:paraId="00000164" w14:textId="06567A2F" w:rsidR="00374CE3" w:rsidRPr="00B92532" w:rsidDel="00BA3D63" w:rsidRDefault="00851BB7">
      <w:pPr>
        <w:rPr>
          <w:del w:id="13741" w:author="Mosi Adesina Ifatunji" w:date="2025-07-25T15:42:00Z" w16du:dateUtc="2025-07-25T20:42:00Z"/>
        </w:rPr>
      </w:pPr>
      <w:del w:id="13742" w:author="Mosi Adesina Ifatunji" w:date="2025-07-25T15:42:00Z" w16du:dateUtc="2025-07-25T20:42:00Z">
        <w:r w:rsidRPr="00B92532" w:rsidDel="00BA3D63">
          <w:delText>While we agree that an ethnographic longitudinal study would be able to make these observations in a single- or handful of firm(s), such a strategy would place limits on the number of firms in the study and would potentially miss large amounts of variation across firms.</w:delText>
        </w:r>
      </w:del>
    </w:p>
    <w:p w14:paraId="00000165" w14:textId="3E9A1665" w:rsidR="00374CE3" w:rsidRPr="00B92532" w:rsidDel="00BA3D63" w:rsidRDefault="00374CE3">
      <w:pPr>
        <w:rPr>
          <w:del w:id="13743" w:author="Mosi Adesina Ifatunji" w:date="2025-07-25T15:42:00Z" w16du:dateUtc="2025-07-25T20:42:00Z"/>
        </w:rPr>
      </w:pPr>
    </w:p>
    <w:p w14:paraId="00000166" w14:textId="2AF36E9B" w:rsidR="00374CE3" w:rsidRPr="00B92532" w:rsidRDefault="00851BB7">
      <w:pPr>
        <w:rPr>
          <w:del w:id="13744" w:author="Mosi Adesina Ifatunji" w:date="2025-05-30T15:52:00Z" w16du:dateUtc="2025-05-30T20:52:00Z"/>
        </w:rPr>
      </w:pPr>
      <w:del w:id="13745" w:author="Mosi Adesina Ifatunji" w:date="2025-07-25T15:42:00Z" w16du:dateUtc="2025-07-25T20:42:00Z">
        <w:r w:rsidRPr="00B92532" w:rsidDel="00BA3D63">
          <w:delText>This would not allow us to discern whether the observed inequality-linked processes within a firm might also result in inequality in other firms</w:delText>
        </w:r>
        <w:r w:rsidR="0017290C" w:rsidRPr="00B92532" w:rsidDel="00BA3D63">
          <w:fldChar w:fldCharType="begin">
            <w:fldData xml:space="preserve">PEVuZE5vdGU+PENpdGU+PEF1dGhvcj5SYXk8L0F1dGhvcj48WWVhcj4yMDE5PC9ZZWFyPjxSZWNO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</w:fldData>
          </w:fldChar>
        </w:r>
        <w:r w:rsidR="0017290C" w:rsidRPr="00B92532" w:rsidDel="00BA3D63">
          <w:delInstrText xml:space="preserve"> ADDIN EN.JS.CITE </w:delInstrText>
        </w:r>
        <w:r w:rsidR="0017290C" w:rsidRPr="00B92532" w:rsidDel="00BA3D63">
          <w:fldChar w:fldCharType="separate"/>
        </w:r>
        <w:r w:rsidR="008B7FC0" w:rsidDel="00BA3D63">
          <w:rPr>
            <w:noProof/>
          </w:rPr>
          <w:delText>(Ray 2019, Tomaskovic-Devey and Avent-Holt 2019)</w:delText>
        </w:r>
        <w:r w:rsidR="0017290C" w:rsidRPr="00B92532" w:rsidDel="00BA3D63">
          <w:fldChar w:fldCharType="end"/>
        </w:r>
      </w:del>
      <w:del w:id="13746" w:author="Mosi Adesina Ifatunji" w:date="2025-05-30T15:52:00Z" w16du:dateUtc="2025-05-30T20:52:00Z">
        <w:r w:rsidRPr="00B92532" w:rsidDel="00E3016F">
          <w:delText xml:space="preserve"> </w:delText>
        </w:r>
        <w:r w:rsidRPr="00B92532">
          <w:delText>(Ray 2019, Tomaskovic-Devey and Avent-Holt 2019).</w:delText>
        </w:r>
      </w:del>
    </w:p>
    <w:p w14:paraId="00000167" w14:textId="57E70A25" w:rsidR="00374CE3" w:rsidRPr="00B92532" w:rsidDel="00BA3D63" w:rsidRDefault="00374CE3">
      <w:pPr>
        <w:rPr>
          <w:del w:id="13747" w:author="Mosi Adesina Ifatunji" w:date="2025-07-25T15:42:00Z" w16du:dateUtc="2025-07-25T20:42:00Z"/>
        </w:rPr>
      </w:pPr>
    </w:p>
    <w:p w14:paraId="00000168" w14:textId="6CE4D69F" w:rsidR="00374CE3" w:rsidRPr="00B92532" w:rsidDel="00BA3D63" w:rsidRDefault="00851BB7">
      <w:pPr>
        <w:rPr>
          <w:del w:id="13748" w:author="Mosi Adesina Ifatunji" w:date="2025-07-25T15:42:00Z" w16du:dateUtc="2025-07-25T20:42:00Z"/>
        </w:rPr>
      </w:pPr>
      <w:del w:id="13749" w:author="Mosi Adesina Ifatunji" w:date="2025-07-25T15:42:00Z" w16du:dateUtc="2025-07-25T20:42:00Z">
        <w:r w:rsidRPr="00B92532" w:rsidDel="00BA3D63">
          <w:delText xml:space="preserve">Although we continue to need more qualitative accounts with direct observations of how organizational processes result in inequality </w:delText>
        </w:r>
        <w:r w:rsidR="00C86057" w:rsidRPr="00B92532" w:rsidDel="00BA3D63">
          <w:fldChar w:fldCharType="begin">
            <w:fldData xml:space="preserve">PEVuZE5vdGU+PENpdGU+PEF1dGhvcj5XaW5nZmllbGQ8L0F1dGhvcj48WWVhcj4yMDIwPC9ZZWFy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</w:fldData>
          </w:fldChar>
        </w:r>
        <w:r w:rsidR="00C86057" w:rsidRPr="00B92532" w:rsidDel="00BA3D63">
          <w:delInstrText xml:space="preserve"> ADDIN EN.JS.CITE </w:delInstrText>
        </w:r>
        <w:r w:rsidR="00C86057" w:rsidRPr="00B92532" w:rsidDel="00BA3D63">
          <w:fldChar w:fldCharType="separate"/>
        </w:r>
        <w:r w:rsidR="008B7FC0" w:rsidDel="00BA3D63">
          <w:rPr>
            <w:noProof/>
          </w:rPr>
          <w:delText>(e.g., Wingfield and Chavez 2020)</w:delText>
        </w:r>
        <w:r w:rsidR="00C86057" w:rsidRPr="00B92532" w:rsidDel="00BA3D63">
          <w:fldChar w:fldCharType="end"/>
        </w:r>
      </w:del>
      <w:del w:id="13750" w:author="Mosi Adesina Ifatunji" w:date="2025-05-30T15:52:00Z" w16du:dateUtc="2025-05-30T20:52:00Z">
        <w:r w:rsidRPr="00B92532">
          <w:delText>(e.g.</w:delText>
        </w:r>
      </w:del>
      <w:del w:id="13751" w:author="Mosi Adesina Ifatunji" w:date="2025-07-25T15:42:00Z" w16du:dateUtc="2025-07-25T20:42:00Z">
        <w:r w:rsidRPr="00B92532" w:rsidDel="00BA3D63">
          <w:delText>,</w:delText>
        </w:r>
      </w:del>
      <w:del w:id="13752" w:author="Mosi Adesina Ifatunji" w:date="2025-05-30T15:52:00Z" w16du:dateUtc="2025-05-30T20:52:00Z">
        <w:r w:rsidRPr="00B92532">
          <w:delText xml:space="preserve"> Wingfield and Chavez 2020), </w:delText>
        </w:r>
      </w:del>
      <w:del w:id="13753" w:author="Mosi Adesina Ifatunji" w:date="2025-07-25T15:42:00Z" w16du:dateUtc="2025-07-25T20:42:00Z">
        <w:r w:rsidRPr="00B92532" w:rsidDel="00BA3D63">
          <w:delText>we also need large scale data that can determine whether firm-level characteristics link to ethnoracial inequality across firms.</w:delText>
        </w:r>
      </w:del>
    </w:p>
    <w:p w14:paraId="00000169" w14:textId="220A9437" w:rsidR="00374CE3" w:rsidRPr="00B92532" w:rsidDel="00BA3D63" w:rsidRDefault="00374CE3">
      <w:pPr>
        <w:rPr>
          <w:del w:id="13754" w:author="Mosi Adesina Ifatunji" w:date="2025-07-25T15:42:00Z" w16du:dateUtc="2025-07-25T20:42:00Z"/>
        </w:rPr>
      </w:pPr>
    </w:p>
    <w:p w14:paraId="38B9C8C4" w14:textId="73329BB5" w:rsidR="000678FF" w:rsidRPr="00B92532" w:rsidDel="00BA3D63" w:rsidRDefault="00851BB7">
      <w:pPr>
        <w:rPr>
          <w:del w:id="13755" w:author="Mosi Adesina Ifatunji" w:date="2025-07-25T15:42:00Z" w16du:dateUtc="2025-07-25T20:42:00Z"/>
        </w:rPr>
      </w:pPr>
      <w:del w:id="13756" w:author="Mosi Adesina Ifatunji" w:date="2025-07-25T15:42:00Z" w16du:dateUtc="2025-07-25T20:42:00Z">
        <w:r w:rsidRPr="00B92532" w:rsidDel="00BA3D63">
          <w:delText>[Tables 1 and 2 about here]</w:delText>
        </w:r>
      </w:del>
    </w:p>
    <w:p w14:paraId="650A59DB" w14:textId="6DBFC9C9" w:rsidR="00DA1776" w:rsidRPr="00B92532" w:rsidDel="00BA3D63" w:rsidRDefault="00DA1776">
      <w:pPr>
        <w:rPr>
          <w:del w:id="13757" w:author="Mosi Adesina Ifatunji" w:date="2025-07-25T15:42:00Z" w16du:dateUtc="2025-07-25T20:42:00Z"/>
        </w:rPr>
      </w:pPr>
    </w:p>
    <w:p w14:paraId="0000016C" w14:textId="1939BD21" w:rsidR="00374CE3" w:rsidRPr="00B92532" w:rsidDel="00BA3D63" w:rsidRDefault="00851BB7">
      <w:pPr>
        <w:rPr>
          <w:del w:id="13758" w:author="Mosi Adesina Ifatunji" w:date="2025-07-25T15:42:00Z" w16du:dateUtc="2025-07-25T20:42:00Z"/>
        </w:rPr>
      </w:pPr>
      <w:del w:id="13759" w:author="Mosi Adesina Ifatunji" w:date="2025-07-25T15:42:00Z" w16du:dateUtc="2025-07-25T20:42:00Z">
        <w:r w:rsidRPr="00B92532" w:rsidDel="00BA3D63">
          <w:delText>Table 1 provides a description of the key hypotheses and alternative arguments that we test in our analysis.</w:delText>
        </w:r>
      </w:del>
    </w:p>
    <w:p w14:paraId="0000016D" w14:textId="5719694A" w:rsidR="00374CE3" w:rsidRPr="00B92532" w:rsidDel="00BA3D63" w:rsidRDefault="00374CE3">
      <w:pPr>
        <w:rPr>
          <w:del w:id="13760" w:author="Mosi Adesina Ifatunji" w:date="2025-07-25T15:42:00Z" w16du:dateUtc="2025-07-25T20:42:00Z"/>
        </w:rPr>
      </w:pPr>
    </w:p>
    <w:p w14:paraId="0000016E" w14:textId="7BE21829" w:rsidR="00374CE3" w:rsidRPr="00B92532" w:rsidDel="00BA3D63" w:rsidRDefault="00851BB7">
      <w:pPr>
        <w:rPr>
          <w:del w:id="13761" w:author="Mosi Adesina Ifatunji" w:date="2025-07-25T15:42:00Z" w16du:dateUtc="2025-07-25T20:42:00Z"/>
        </w:rPr>
      </w:pPr>
      <w:del w:id="13762" w:author="Mosi Adesina Ifatunji" w:date="2025-07-25T15:42:00Z" w16du:dateUtc="2025-07-25T20:42:00Z">
        <w:r w:rsidRPr="00B92532" w:rsidDel="00BA3D63">
          <w:delText>Row 1 of Table 1 describes our “racialized organizations” hypothesis H1.</w:delText>
        </w:r>
      </w:del>
    </w:p>
    <w:p w14:paraId="0000016F" w14:textId="2BC5E484" w:rsidR="00374CE3" w:rsidRPr="00B92532" w:rsidDel="00BA3D63" w:rsidRDefault="00374CE3">
      <w:pPr>
        <w:rPr>
          <w:del w:id="13763" w:author="Mosi Adesina Ifatunji" w:date="2025-07-25T15:42:00Z" w16du:dateUtc="2025-07-25T20:42:00Z"/>
        </w:rPr>
      </w:pPr>
    </w:p>
    <w:p w14:paraId="00000170" w14:textId="604C8DAD" w:rsidR="00374CE3" w:rsidRPr="00B92532" w:rsidDel="00BA3D63" w:rsidRDefault="00851BB7">
      <w:pPr>
        <w:rPr>
          <w:del w:id="13764" w:author="Mosi Adesina Ifatunji" w:date="2025-07-25T15:42:00Z" w16du:dateUtc="2025-07-25T20:42:00Z"/>
          <w:shd w:val="clear" w:color="auto" w:fill="D9EAD3"/>
        </w:rPr>
      </w:pPr>
      <w:del w:id="13765" w:author="Mosi Adesina Ifatunji" w:date="2025-07-25T15:42:00Z" w16du:dateUtc="2025-07-25T20:42:00Z">
        <w:r w:rsidRPr="006B17C5" w:rsidDel="00BA3D63">
          <w:rPr>
            <w:highlight w:val="yellow"/>
            <w:shd w:val="clear" w:color="auto" w:fill="D9EAD3"/>
            <w:rPrChange w:id="13766" w:author="Mosi Adesina Ifatunji" w:date="2025-07-17T11:52:00Z" w16du:dateUtc="2025-07-17T16:52:00Z">
              <w:rPr>
                <w:shd w:val="clear" w:color="auto" w:fill="D9EAD3"/>
              </w:rPr>
            </w:rPrChange>
          </w:rPr>
          <w:delText>[*Note: the discussion of Table 1 still needs to be finished]</w:delText>
        </w:r>
      </w:del>
    </w:p>
    <w:p w14:paraId="00000171" w14:textId="73E41929" w:rsidR="00374CE3" w:rsidRPr="00B92532" w:rsidDel="00BA3D63" w:rsidRDefault="00374CE3">
      <w:pPr>
        <w:rPr>
          <w:del w:id="13767" w:author="Mosi Adesina Ifatunji" w:date="2025-07-25T15:42:00Z" w16du:dateUtc="2025-07-25T20:42:00Z"/>
        </w:rPr>
      </w:pPr>
    </w:p>
    <w:p w14:paraId="00000172" w14:textId="5171E0E3" w:rsidR="00374CE3" w:rsidRPr="00B92532" w:rsidDel="00BA3D63" w:rsidRDefault="00851BB7">
      <w:pPr>
        <w:rPr>
          <w:del w:id="13768" w:author="Mosi Adesina Ifatunji" w:date="2025-07-25T15:42:00Z" w16du:dateUtc="2025-07-25T20:42:00Z"/>
        </w:rPr>
      </w:pPr>
      <w:del w:id="13769" w:author="Mosi Adesina Ifatunji" w:date="2025-07-25T15:42:00Z" w16du:dateUtc="2025-07-25T20:42:00Z">
        <w:r w:rsidRPr="00B92532" w:rsidDel="00BA3D63">
          <w:delText>Equation 1 presents a basic model of ethnoracial differences in earnings growth that includes firm-level effects:</w:delText>
        </w:r>
      </w:del>
    </w:p>
    <w:p w14:paraId="00000173" w14:textId="18CD3EFB" w:rsidR="00374CE3" w:rsidRPr="00B92532" w:rsidDel="00BA3D63" w:rsidRDefault="00374CE3">
      <w:pPr>
        <w:rPr>
          <w:del w:id="13770" w:author="Mosi Adesina Ifatunji" w:date="2025-07-25T15:42:00Z" w16du:dateUtc="2025-07-25T20:42:00Z"/>
        </w:rPr>
      </w:pPr>
    </w:p>
    <w:p w14:paraId="00000174" w14:textId="3CB13AA6" w:rsidR="00374CE3" w:rsidRPr="00B92532" w:rsidDel="00BA3D63" w:rsidRDefault="00851BB7">
      <w:pPr>
        <w:rPr>
          <w:del w:id="13771" w:author="Mosi Adesina Ifatunji" w:date="2025-07-25T15:42:00Z" w16du:dateUtc="2025-07-25T20:42:00Z"/>
        </w:rPr>
      </w:pPr>
      <m:oMath>
        <m:r>
          <w:del w:id="13772" w:author="Mosi Adesina Ifatunji" w:date="2025-07-25T15:42:00Z" w16du:dateUtc="2025-07-25T20:42:00Z">
            <w:rPr>
              <w:rFonts w:ascii="Cambria Math" w:hAnsi="Cambria Math"/>
              <w:rPrChange w:id="13773" w:author="Mosi Adesina Ifatunji" w:date="2025-07-17T11:52:00Z" w16du:dateUtc="2025-07-17T16:52:00Z">
                <w:rPr/>
              </w:rPrChange>
            </w:rPr>
            <m:t>Δ=++*%TW+%TW++fir++</m:t>
          </w:del>
        </m:r>
      </m:oMath>
      <w:del w:id="13774" w:author="Mosi Adesina Ifatunji" w:date="2025-07-25T15:42:00Z" w16du:dateUtc="2025-07-25T20:42:00Z">
        <w:r w:rsidRPr="00B92532" w:rsidDel="00BA3D63">
          <w:delText xml:space="preserve">  </w:delText>
        </w:r>
      </w:del>
    </w:p>
    <w:p w14:paraId="00000175" w14:textId="7623BC55" w:rsidR="00374CE3" w:rsidRPr="00B92532" w:rsidDel="00BA3D63" w:rsidRDefault="00374CE3">
      <w:pPr>
        <w:rPr>
          <w:del w:id="13775" w:author="Mosi Adesina Ifatunji" w:date="2025-07-25T15:42:00Z" w16du:dateUtc="2025-07-25T20:42:00Z"/>
        </w:rPr>
      </w:pPr>
    </w:p>
    <w:p w14:paraId="00000176" w14:textId="46EB0315" w:rsidR="00374CE3" w:rsidRPr="00B92532" w:rsidDel="00BA3D63" w:rsidRDefault="00851BB7">
      <w:pPr>
        <w:rPr>
          <w:del w:id="13776" w:author="Mosi Adesina Ifatunji" w:date="2025-07-25T15:42:00Z" w16du:dateUtc="2025-07-25T20:42:00Z"/>
        </w:rPr>
      </w:pPr>
      <w:del w:id="13777" w:author="Mosi Adesina Ifatunji" w:date="2025-07-25T15:42:00Z" w16du:dateUtc="2025-07-25T20:42:00Z">
        <w:r w:rsidRPr="00B92532" w:rsidDel="00BA3D63">
          <w:delText xml:space="preserve">where the dependent variable is the change in log earnings for worker </w:delText>
        </w:r>
        <w:r w:rsidRPr="00B92532" w:rsidDel="00BA3D63">
          <w:rPr>
            <w:i/>
          </w:rPr>
          <w:delText>i</w:delText>
        </w:r>
        <w:r w:rsidRPr="00B92532" w:rsidDel="00BA3D63">
          <w:delText xml:space="preserve"> in firm k at time t, %TWE is the percentage of top earners in the firm that are White, and </w:delText>
        </w:r>
        <w:r w:rsidRPr="00B92532" w:rsidDel="00BA3D63">
          <w:rPr>
            <w:i/>
          </w:rPr>
          <w:delText>X</w:delText>
        </w:r>
        <w:r w:rsidRPr="00B92532" w:rsidDel="00BA3D63">
          <w:delText xml:space="preserve"> is a set of control variables including gender and age, </w:delText>
        </w:r>
      </w:del>
      <m:oMath>
        <m:r>
          <w:del w:id="13778" w:author="Mosi Adesina Ifatunji" w:date="2025-07-25T15:42:00Z" w16du:dateUtc="2025-07-25T20:42:00Z">
            <w:rPr>
              <w:rFonts w:ascii="Cambria Math" w:hAnsi="Cambria Math"/>
            </w:rPr>
            <m:t xml:space="preserve"> </m:t>
          </w:del>
        </m:r>
      </m:oMath>
      <w:del w:id="13779" w:author="Mosi Adesina Ifatunji" w:date="2025-07-25T15:42:00Z" w16du:dateUtc="2025-07-25T20:42:00Z">
        <w:r w:rsidRPr="00B92532" w:rsidDel="00BA3D63">
          <w:delText xml:space="preserve">represents fixed unobserved individual factors that affect wages, and  is a standard idiosyncratic error term. Finally, </w:delText>
        </w:r>
      </w:del>
      <m:oMath>
        <m:r>
          <w:del w:id="13780" w:author="Mosi Adesina Ifatunji" w:date="2025-07-25T15:42:00Z" w16du:dateUtc="2025-07-25T20:42:00Z">
            <w:rPr>
              <w:rFonts w:ascii="Cambria Math" w:hAnsi="Cambria Math"/>
            </w:rPr>
            <m:t>fir</m:t>
          </w:del>
        </m:r>
      </m:oMath>
      <w:del w:id="13781" w:author="Mosi Adesina Ifatunji" w:date="2025-07-25T15:42:00Z" w16du:dateUtc="2025-07-25T20:42:00Z">
        <w:r w:rsidRPr="00B92532" w:rsidDel="00BA3D63">
          <w:delText xml:space="preserve">represents factors associated with working in earnings quintile </w:delText>
        </w:r>
        <w:r w:rsidRPr="00B92532" w:rsidDel="00BA3D63">
          <w:rPr>
            <w:i/>
          </w:rPr>
          <w:delText>k</w:delText>
        </w:r>
        <w:r w:rsidRPr="00B92532" w:rsidDel="00BA3D63">
          <w:delText xml:space="preserve"> of firm </w:delText>
        </w:r>
        <w:r w:rsidRPr="00B92532" w:rsidDel="00BA3D63">
          <w:rPr>
            <w:i/>
          </w:rPr>
          <w:delText>j</w:delText>
        </w:r>
        <w:r w:rsidRPr="00B92532" w:rsidDel="00BA3D63">
          <w:delText xml:space="preserve"> that affect wages, and the coefficient  on the interaction term </w:delText>
        </w:r>
      </w:del>
      <m:oMath>
        <m:r>
          <w:del w:id="13782" w:author="Mosi Adesina Ifatunji" w:date="2025-07-25T15:42:00Z" w16du:dateUtc="2025-07-25T20:42:00Z">
            <w:rPr>
              <w:rFonts w:ascii="Cambria Math" w:hAnsi="Cambria Math"/>
            </w:rPr>
            <m:t>*%TW</m:t>
          </w:del>
        </m:r>
      </m:oMath>
      <w:del w:id="13783" w:author="Mosi Adesina Ifatunji" w:date="2025-07-25T15:42:00Z" w16du:dateUtc="2025-07-25T20:42:00Z">
        <w:r w:rsidRPr="00B92532" w:rsidDel="00BA3D63">
          <w:delText xml:space="preserve"> is a measure of firm-level structural effects on ethnoracial disparities in earnings growth.</w:delText>
        </w:r>
      </w:del>
    </w:p>
    <w:p w14:paraId="00000177" w14:textId="40E228FA" w:rsidR="00374CE3" w:rsidRPr="00B92532" w:rsidDel="00BA3D63" w:rsidRDefault="00374CE3">
      <w:pPr>
        <w:rPr>
          <w:del w:id="13784" w:author="Mosi Adesina Ifatunji" w:date="2025-07-25T15:42:00Z" w16du:dateUtc="2025-07-25T20:42:00Z"/>
        </w:rPr>
      </w:pPr>
    </w:p>
    <w:p w14:paraId="00000178" w14:textId="0F656FFE" w:rsidR="00374CE3" w:rsidRPr="00B92532" w:rsidDel="00BA3D63" w:rsidRDefault="00851BB7">
      <w:pPr>
        <w:rPr>
          <w:del w:id="13785" w:author="Mosi Adesina Ifatunji" w:date="2025-07-25T15:42:00Z" w16du:dateUtc="2025-07-25T20:42:00Z"/>
        </w:rPr>
      </w:pPr>
      <w:del w:id="13786" w:author="Mosi Adesina Ifatunji" w:date="2025-07-25T15:42:00Z" w16du:dateUtc="2025-07-25T20:42:00Z">
        <w:r w:rsidRPr="00B92532" w:rsidDel="00BA3D63">
          <w:delText xml:space="preserve">Analysis of individual-level survey data routinely ignores the role of firm-level factors (such as %TWE and </w:delText>
        </w:r>
      </w:del>
      <m:oMath>
        <m:r>
          <w:del w:id="13787" w:author="Mosi Adesina Ifatunji" w:date="2025-07-25T15:42:00Z" w16du:dateUtc="2025-07-25T20:42:00Z">
            <w:rPr>
              <w:rFonts w:ascii="Cambria Math" w:hAnsi="Cambria Math"/>
            </w:rPr>
            <m:t>fir</m:t>
          </w:del>
        </m:r>
      </m:oMath>
      <w:del w:id="13788" w:author="Mosi Adesina Ifatunji" w:date="2025-07-25T15:42:00Z" w16du:dateUtc="2025-07-25T20:42:00Z">
        <w:r w:rsidRPr="00B92532" w:rsidDel="00BA3D63">
          <w:delText xml:space="preserve"> from Equation 1), thereby omitting the role that firms play in generating ethnoracial inequality.</w:delText>
        </w:r>
      </w:del>
    </w:p>
    <w:p w14:paraId="00000179" w14:textId="4186201E" w:rsidR="00374CE3" w:rsidRPr="00B92532" w:rsidDel="00BA3D63" w:rsidRDefault="00374CE3">
      <w:pPr>
        <w:rPr>
          <w:del w:id="13789" w:author="Mosi Adesina Ifatunji" w:date="2025-07-25T15:42:00Z" w16du:dateUtc="2025-07-25T20:42:00Z"/>
        </w:rPr>
      </w:pPr>
    </w:p>
    <w:p w14:paraId="0000017A" w14:textId="5889DDF5" w:rsidR="00374CE3" w:rsidRPr="00B92532" w:rsidDel="00BA3D63" w:rsidRDefault="00851BB7">
      <w:pPr>
        <w:rPr>
          <w:del w:id="13790" w:author="Mosi Adesina Ifatunji" w:date="2025-07-25T15:42:00Z" w16du:dateUtc="2025-07-25T20:42:00Z"/>
        </w:rPr>
      </w:pPr>
      <w:del w:id="13791" w:author="Mosi Adesina Ifatunji" w:date="2025-07-25T15:42:00Z" w16du:dateUtc="2025-07-25T20:42:00Z">
        <w:r w:rsidRPr="00B92532" w:rsidDel="00BA3D63">
          <w:delText>As discussed above, we argue that higher levels of %TWE is a proxy for the “racial character” of a firm and that it will be associated with greater disparity in earnings growth between Black and White workers.</w:delText>
        </w:r>
      </w:del>
    </w:p>
    <w:p w14:paraId="0000017B" w14:textId="3C14D6B2" w:rsidR="00374CE3" w:rsidRPr="00B92532" w:rsidDel="00BA3D63" w:rsidRDefault="00374CE3">
      <w:pPr>
        <w:rPr>
          <w:del w:id="13792" w:author="Mosi Adesina Ifatunji" w:date="2025-07-25T15:42:00Z" w16du:dateUtc="2025-07-25T20:42:00Z"/>
        </w:rPr>
      </w:pPr>
    </w:p>
    <w:p w14:paraId="0000017C" w14:textId="0FA2B010" w:rsidR="00374CE3" w:rsidRPr="00B92532" w:rsidDel="00BA3D63" w:rsidRDefault="00851BB7">
      <w:pPr>
        <w:rPr>
          <w:del w:id="13793" w:author="Mosi Adesina Ifatunji" w:date="2025-07-25T15:42:00Z" w16du:dateUtc="2025-07-25T20:42:00Z"/>
        </w:rPr>
      </w:pPr>
      <w:del w:id="13794" w:author="Mosi Adesina Ifatunji" w:date="2025-07-25T15:42:00Z" w16du:dateUtc="2025-07-25T20:42:00Z">
        <w:r w:rsidRPr="00B92532" w:rsidDel="00BA3D63">
          <w:delText>Alternatively, if %TWE results from race-neutral practices, then we would not expect it to be associated with ethnoracial differences in earnings growth.</w:delText>
        </w:r>
      </w:del>
    </w:p>
    <w:p w14:paraId="0000017D" w14:textId="6F49144D" w:rsidR="00374CE3" w:rsidRPr="00B92532" w:rsidDel="00BA3D63" w:rsidRDefault="00374CE3">
      <w:pPr>
        <w:rPr>
          <w:del w:id="13795" w:author="Mosi Adesina Ifatunji" w:date="2025-07-25T15:42:00Z" w16du:dateUtc="2025-07-25T20:42:00Z"/>
        </w:rPr>
      </w:pPr>
    </w:p>
    <w:p w14:paraId="0000017E" w14:textId="54AD47FA" w:rsidR="00374CE3" w:rsidRPr="00B92532" w:rsidDel="00BA3D63" w:rsidRDefault="00851BB7">
      <w:pPr>
        <w:rPr>
          <w:del w:id="13796" w:author="Mosi Adesina Ifatunji" w:date="2025-07-25T15:42:00Z" w16du:dateUtc="2025-07-25T20:42:00Z"/>
        </w:rPr>
      </w:pPr>
      <w:del w:id="13797" w:author="Mosi Adesina Ifatunji" w:date="2025-07-25T15:42:00Z" w16du:dateUtc="2025-07-25T20:42:00Z">
        <w:r w:rsidRPr="00B92532" w:rsidDel="00BA3D63">
          <w:delText>In Rows 2-4 of Table 1 we consider several counterarguments regarding the effect of %TWE and discuss how our data allows us to control for them.</w:delText>
        </w:r>
      </w:del>
    </w:p>
    <w:p w14:paraId="0000017F" w14:textId="16AF27BA" w:rsidR="00374CE3" w:rsidRPr="00B92532" w:rsidDel="00BA3D63" w:rsidRDefault="00374CE3">
      <w:pPr>
        <w:rPr>
          <w:del w:id="13798" w:author="Mosi Adesina Ifatunji" w:date="2025-07-25T15:42:00Z" w16du:dateUtc="2025-07-25T20:42:00Z"/>
        </w:rPr>
      </w:pPr>
    </w:p>
    <w:p w14:paraId="00000180" w14:textId="371CA1F6" w:rsidR="00374CE3" w:rsidRPr="00B92532" w:rsidDel="00BA3D63" w:rsidRDefault="00851BB7">
      <w:pPr>
        <w:rPr>
          <w:del w:id="13799" w:author="Mosi Adesina Ifatunji" w:date="2025-07-25T15:42:00Z" w16du:dateUtc="2025-07-25T20:42:00Z"/>
          <w:shd w:val="clear" w:color="auto" w:fill="D9EAD3"/>
        </w:rPr>
      </w:pPr>
      <w:del w:id="13800" w:author="Mosi Adesina Ifatunji" w:date="2025-07-25T15:42:00Z" w16du:dateUtc="2025-07-25T20:42:00Z">
        <w:r w:rsidRPr="006B17C5" w:rsidDel="00BA3D63">
          <w:rPr>
            <w:highlight w:val="yellow"/>
            <w:shd w:val="clear" w:color="auto" w:fill="D9EAD3"/>
            <w:rPrChange w:id="13801" w:author="Mosi Adesina Ifatunji" w:date="2025-07-17T11:52:00Z" w16du:dateUtc="2025-07-17T16:52:00Z">
              <w:rPr>
                <w:shd w:val="clear" w:color="auto" w:fill="D9EAD3"/>
              </w:rPr>
            </w:rPrChange>
          </w:rPr>
          <w:delText>[*Ted: finish this discussion of Table 1].</w:delText>
        </w:r>
      </w:del>
    </w:p>
    <w:p w14:paraId="00000181" w14:textId="607E3E8B" w:rsidR="00374CE3" w:rsidRPr="00B92532" w:rsidDel="00BA3D63" w:rsidRDefault="00374CE3">
      <w:pPr>
        <w:rPr>
          <w:del w:id="13802" w:author="Mosi Adesina Ifatunji" w:date="2025-07-25T15:42:00Z" w16du:dateUtc="2025-07-25T20:42:00Z"/>
        </w:rPr>
      </w:pPr>
    </w:p>
    <w:p w14:paraId="00000182" w14:textId="33F6C066" w:rsidR="00374CE3" w:rsidRPr="00B92532" w:rsidDel="00BA3D63" w:rsidRDefault="00851BB7">
      <w:pPr>
        <w:rPr>
          <w:del w:id="13803" w:author="Mosi Adesina Ifatunji" w:date="2025-07-25T15:42:00Z" w16du:dateUtc="2025-07-25T20:42:00Z"/>
        </w:rPr>
      </w:pPr>
      <w:del w:id="13804" w:author="Mosi Adesina Ifatunji" w:date="2025-07-25T15:42:00Z" w16du:dateUtc="2025-07-25T20:42:00Z">
        <w:r w:rsidRPr="00B92532" w:rsidDel="00BA3D63">
          <w:delText>Table 2 provides descriptive statistics on the variables used in the analysis.</w:delText>
        </w:r>
      </w:del>
    </w:p>
    <w:p w14:paraId="00000183" w14:textId="1C3FE49F" w:rsidR="00374CE3" w:rsidRPr="00B92532" w:rsidDel="00BA3D63" w:rsidRDefault="00374CE3">
      <w:pPr>
        <w:rPr>
          <w:del w:id="13805" w:author="Mosi Adesina Ifatunji" w:date="2025-07-25T15:42:00Z" w16du:dateUtc="2025-07-25T20:42:00Z"/>
        </w:rPr>
      </w:pPr>
    </w:p>
    <w:p w14:paraId="00000184" w14:textId="62797327" w:rsidR="00374CE3" w:rsidRPr="00B92532" w:rsidDel="00BA3D63" w:rsidRDefault="00851BB7">
      <w:pPr>
        <w:rPr>
          <w:del w:id="13806" w:author="Mosi Adesina Ifatunji" w:date="2025-07-25T15:42:00Z" w16du:dateUtc="2025-07-25T20:42:00Z"/>
        </w:rPr>
      </w:pPr>
      <w:del w:id="13807" w:author="Mosi Adesina Ifatunji" w:date="2025-07-25T15:42:00Z" w16du:dateUtc="2025-07-25T20:42:00Z">
        <w:r w:rsidRPr="00B92532" w:rsidDel="00BA3D63">
          <w:delText>Our dependent variable is the 1-year within-firm change in log quarterly earnings, measured at the first quarter of each year.</w:delText>
        </w:r>
        <w:r w:rsidRPr="00B92532" w:rsidDel="00BA3D63">
          <w:rPr>
            <w:vertAlign w:val="superscript"/>
          </w:rPr>
          <w:footnoteReference w:id="9"/>
        </w:r>
      </w:del>
    </w:p>
    <w:p w14:paraId="00000185" w14:textId="68437C4D" w:rsidR="00374CE3" w:rsidRPr="00B92532" w:rsidDel="00BA3D63" w:rsidRDefault="00374CE3">
      <w:pPr>
        <w:rPr>
          <w:del w:id="13814" w:author="Mosi Adesina Ifatunji" w:date="2025-07-25T15:42:00Z" w16du:dateUtc="2025-07-25T20:42:00Z"/>
        </w:rPr>
      </w:pPr>
    </w:p>
    <w:p w14:paraId="00000186" w14:textId="49BD3CA2" w:rsidR="00374CE3" w:rsidRPr="00B92532" w:rsidDel="00BA3D63" w:rsidRDefault="00851BB7">
      <w:pPr>
        <w:rPr>
          <w:del w:id="13815" w:author="Mosi Adesina Ifatunji" w:date="2025-07-25T15:42:00Z" w16du:dateUtc="2025-07-25T20:42:00Z"/>
        </w:rPr>
      </w:pPr>
      <w:del w:id="13816" w:author="Mosi Adesina Ifatunji" w:date="2025-07-25T15:42:00Z" w16du:dateUtc="2025-07-25T20:42:00Z">
        <w:r w:rsidRPr="00B92532" w:rsidDel="00BA3D63">
          <w:delText>Because the LEHD reports quarterly earnings but not the numbers of hours and weeks worked during the quarter, we follow standard practice and only use “full quarter workers” who are employed at the firm in both the preceding quarter (T-1) and the following quarter (T+1).</w:delText>
        </w:r>
      </w:del>
    </w:p>
    <w:p w14:paraId="00000187" w14:textId="7BCBF18F" w:rsidR="00374CE3" w:rsidRPr="00B92532" w:rsidDel="00BA3D63" w:rsidRDefault="00374CE3">
      <w:pPr>
        <w:rPr>
          <w:del w:id="13817" w:author="Mosi Adesina Ifatunji" w:date="2025-07-25T15:42:00Z" w16du:dateUtc="2025-07-25T20:42:00Z"/>
        </w:rPr>
      </w:pPr>
    </w:p>
    <w:p w14:paraId="00000188" w14:textId="25B3BBD1" w:rsidR="00374CE3" w:rsidRPr="00B92532" w:rsidDel="00BA3D63" w:rsidRDefault="00851BB7">
      <w:pPr>
        <w:rPr>
          <w:del w:id="13818" w:author="Mosi Adesina Ifatunji" w:date="2025-07-25T15:42:00Z" w16du:dateUtc="2025-07-25T20:42:00Z"/>
        </w:rPr>
      </w:pPr>
      <w:del w:id="13819" w:author="Mosi Adesina Ifatunji" w:date="2025-07-25T15:42:00Z" w16du:dateUtc="2025-07-25T20:42:00Z">
        <w:r w:rsidRPr="00B92532" w:rsidDel="00BA3D63">
          <w:delText>This avoids the problem of including workers who only worked a partial quarter because they joined or left the firm partway through the quarter.</w:delText>
        </w:r>
      </w:del>
    </w:p>
    <w:p w14:paraId="00000189" w14:textId="7B390602" w:rsidR="00374CE3" w:rsidRPr="00B92532" w:rsidDel="00BA3D63" w:rsidRDefault="00374CE3">
      <w:pPr>
        <w:rPr>
          <w:del w:id="13820" w:author="Mosi Adesina Ifatunji" w:date="2025-07-25T15:42:00Z" w16du:dateUtc="2025-07-25T20:42:00Z"/>
        </w:rPr>
      </w:pPr>
    </w:p>
    <w:p w14:paraId="0000018A" w14:textId="092FF923" w:rsidR="00374CE3" w:rsidRPr="00B92532" w:rsidDel="00BA3D63" w:rsidRDefault="00851BB7">
      <w:pPr>
        <w:rPr>
          <w:del w:id="13821" w:author="Mosi Adesina Ifatunji" w:date="2025-07-25T15:42:00Z" w16du:dateUtc="2025-07-25T20:42:00Z"/>
        </w:rPr>
      </w:pPr>
      <w:del w:id="13822" w:author="Mosi Adesina Ifatunji" w:date="2025-07-25T15:42:00Z" w16du:dateUtc="2025-07-25T20:42:00Z">
        <w:r w:rsidRPr="00B92532" w:rsidDel="00BA3D63">
          <w:delText>In our analysis, we only include earnings changes that occur within firms.</w:delText>
        </w:r>
        <w:r w:rsidRPr="00B92532" w:rsidDel="00BA3D63">
          <w:rPr>
            <w:vertAlign w:val="superscript"/>
          </w:rPr>
          <w:footnoteReference w:id="10"/>
        </w:r>
      </w:del>
    </w:p>
    <w:p w14:paraId="0000018B" w14:textId="10756565" w:rsidR="00374CE3" w:rsidRPr="00B92532" w:rsidDel="00BA3D63" w:rsidRDefault="00374CE3">
      <w:pPr>
        <w:rPr>
          <w:del w:id="13829" w:author="Mosi Adesina Ifatunji" w:date="2025-07-25T15:42:00Z" w16du:dateUtc="2025-07-25T20:42:00Z"/>
        </w:rPr>
      </w:pPr>
    </w:p>
    <w:p w14:paraId="0000018C" w14:textId="443E2AD7" w:rsidR="00374CE3" w:rsidRPr="00B92532" w:rsidDel="00BA3D63" w:rsidRDefault="00851BB7">
      <w:pPr>
        <w:rPr>
          <w:del w:id="13830" w:author="Mosi Adesina Ifatunji" w:date="2025-07-25T15:42:00Z" w16du:dateUtc="2025-07-25T20:42:00Z"/>
        </w:rPr>
      </w:pPr>
      <w:del w:id="13831" w:author="Mosi Adesina Ifatunji" w:date="2025-07-25T15:42:00Z" w16du:dateUtc="2025-07-25T20:42:00Z">
        <w:r w:rsidRPr="00B92532" w:rsidDel="00BA3D63">
          <w:delText>Workers can appear in the data working for multiple firms, with their within-firm earnings changes measured by successive first-quarter earnings at each firm.</w:delText>
        </w:r>
        <w:r w:rsidRPr="00B92532" w:rsidDel="00BA3D63">
          <w:rPr>
            <w:vertAlign w:val="superscript"/>
          </w:rPr>
          <w:footnoteReference w:id="11"/>
        </w:r>
        <w:r w:rsidRPr="00B92532" w:rsidDel="00BA3D63">
          <w:delText xml:space="preserve">  </w:delText>
        </w:r>
      </w:del>
    </w:p>
    <w:p w14:paraId="0000018D" w14:textId="1FFE4FE7" w:rsidR="00374CE3" w:rsidRPr="00B92532" w:rsidDel="00BA3D63" w:rsidRDefault="00374CE3">
      <w:pPr>
        <w:rPr>
          <w:del w:id="13838" w:author="Mosi Adesina Ifatunji" w:date="2025-07-25T15:42:00Z" w16du:dateUtc="2025-07-25T20:42:00Z"/>
        </w:rPr>
      </w:pPr>
    </w:p>
    <w:p w14:paraId="0000018E" w14:textId="7A4C0391" w:rsidR="00374CE3" w:rsidRPr="00B92532" w:rsidDel="00BA3D63" w:rsidRDefault="00374CE3">
      <w:pPr>
        <w:rPr>
          <w:del w:id="13839" w:author="Mosi Adesina Ifatunji" w:date="2025-07-25T15:42:00Z" w16du:dateUtc="2025-07-25T20:42:00Z"/>
        </w:rPr>
      </w:pPr>
    </w:p>
    <w:p w14:paraId="0000018F" w14:textId="5131C9C9" w:rsidR="00374CE3" w:rsidRPr="00B92532" w:rsidDel="00BA3D63" w:rsidRDefault="00374CE3">
      <w:pPr>
        <w:rPr>
          <w:del w:id="13840" w:author="Mosi Adesina Ifatunji" w:date="2025-07-25T15:42:00Z" w16du:dateUtc="2025-07-25T20:42:00Z"/>
        </w:rPr>
      </w:pPr>
    </w:p>
    <w:p w14:paraId="00000190" w14:textId="5412A736" w:rsidR="00374CE3" w:rsidRPr="00B92532" w:rsidDel="00BA3D63" w:rsidRDefault="00851BB7">
      <w:pPr>
        <w:rPr>
          <w:del w:id="13841" w:author="Mosi Adesina Ifatunji" w:date="2025-07-25T15:42:00Z" w16du:dateUtc="2025-07-25T20:42:00Z"/>
        </w:rPr>
      </w:pPr>
      <w:del w:id="13842" w:author="Mosi Adesina Ifatunji" w:date="2025-07-25T15:42:00Z" w16du:dateUtc="2025-07-25T20:42:00Z">
        <w:r w:rsidRPr="00B92532" w:rsidDel="00BA3D63">
          <w:delText>As discussed above, our key explanatory variable is the proportion of the top 5% of earners in the firm who are White (“top White earners” or %TWE), which is presented in Row 7 of Table 2.</w:delText>
        </w:r>
      </w:del>
    </w:p>
    <w:p w14:paraId="00000191" w14:textId="6AA5B0FC" w:rsidR="00374CE3" w:rsidRPr="00B92532" w:rsidDel="00BA3D63" w:rsidRDefault="00374CE3">
      <w:pPr>
        <w:rPr>
          <w:del w:id="13843" w:author="Mosi Adesina Ifatunji" w:date="2025-07-25T15:42:00Z" w16du:dateUtc="2025-07-25T20:42:00Z"/>
        </w:rPr>
      </w:pPr>
    </w:p>
    <w:p w14:paraId="00000192" w14:textId="62071BC7" w:rsidR="00374CE3" w:rsidRPr="00B92532" w:rsidDel="00BA3D63" w:rsidRDefault="00851BB7">
      <w:pPr>
        <w:rPr>
          <w:del w:id="13844" w:author="Mosi Adesina Ifatunji" w:date="2025-07-25T15:42:00Z" w16du:dateUtc="2025-07-25T20:42:00Z"/>
        </w:rPr>
      </w:pPr>
      <w:del w:id="13845" w:author="Mosi Adesina Ifatunji" w:date="2025-07-25T15:42:00Z" w16du:dateUtc="2025-07-25T20:42:00Z">
        <w:r w:rsidRPr="00B92532" w:rsidDel="00BA3D63">
          <w:delText>In addition to %TWE, in most of the models of our analysis we use an alternative version of %TWE to control for variation in the racial composition of firms across local labor markets and industries.</w:delText>
        </w:r>
      </w:del>
    </w:p>
    <w:p w14:paraId="00000193" w14:textId="45C18985" w:rsidR="00374CE3" w:rsidRPr="00B92532" w:rsidDel="00BA3D63" w:rsidRDefault="00374CE3">
      <w:pPr>
        <w:rPr>
          <w:del w:id="13846" w:author="Mosi Adesina Ifatunji" w:date="2025-07-25T15:42:00Z" w16du:dateUtc="2025-07-25T20:42:00Z"/>
        </w:rPr>
      </w:pPr>
    </w:p>
    <w:p w14:paraId="00000194" w14:textId="2FD3BF94" w:rsidR="00374CE3" w:rsidRPr="00B92532" w:rsidDel="00BA3D63" w:rsidRDefault="00851BB7">
      <w:pPr>
        <w:rPr>
          <w:del w:id="13847" w:author="Mosi Adesina Ifatunji" w:date="2025-07-25T15:42:00Z" w16du:dateUtc="2025-07-25T20:42:00Z"/>
        </w:rPr>
      </w:pPr>
      <w:del w:id="13848" w:author="Mosi Adesina Ifatunji" w:date="2025-07-25T15:42:00Z" w16du:dateUtc="2025-07-25T20:42:00Z">
        <w:r w:rsidRPr="00B92532" w:rsidDel="00BA3D63">
          <w:delText>For example, the availability of Black managers or senior level staff in Des Moines, Iowa may be much smaller than their corresponding availability in Atlanta, which would plausibly affect the %TWE of firms in those labor markets even in the absence of overt or implicit discriminatory processes.</w:delText>
        </w:r>
      </w:del>
    </w:p>
    <w:p w14:paraId="00000195" w14:textId="69695A31" w:rsidR="00374CE3" w:rsidRPr="00B92532" w:rsidDel="00BA3D63" w:rsidRDefault="00374CE3">
      <w:pPr>
        <w:rPr>
          <w:del w:id="13849" w:author="Mosi Adesina Ifatunji" w:date="2025-07-25T15:42:00Z" w16du:dateUtc="2025-07-25T20:42:00Z"/>
        </w:rPr>
      </w:pPr>
    </w:p>
    <w:p w14:paraId="00000196" w14:textId="3982FF8F" w:rsidR="00374CE3" w:rsidRPr="00B92532" w:rsidDel="00BA3D63" w:rsidRDefault="00851BB7">
      <w:pPr>
        <w:rPr>
          <w:del w:id="13850" w:author="Mosi Adesina Ifatunji" w:date="2025-07-25T15:42:00Z" w16du:dateUtc="2025-07-25T20:42:00Z"/>
        </w:rPr>
      </w:pPr>
      <w:del w:id="13851" w:author="Mosi Adesina Ifatunji" w:date="2025-07-25T15:42:00Z" w16du:dateUtc="2025-07-25T20:42:00Z">
        <w:r w:rsidRPr="00B92532" w:rsidDel="00BA3D63">
          <w:delText>The variable “</w:delText>
        </w:r>
      </w:del>
      <m:oMath>
        <m:r>
          <w:del w:id="13852" w:author="Mosi Adesina Ifatunji" w:date="2025-07-25T15:42:00Z" w16du:dateUtc="2025-07-25T20:42:00Z">
            <w:rPr>
              <w:rFonts w:ascii="Cambria Math" w:hAnsi="Cambria Math"/>
            </w:rPr>
            <m:t>∆TWE</m:t>
          </w:del>
        </m:r>
      </m:oMath>
      <w:del w:id="13853" w:author="Mosi Adesina Ifatunji" w:date="2025-07-25T15:42:00Z" w16du:dateUtc="2025-07-25T20:42:00Z">
        <w:r w:rsidRPr="00B92532" w:rsidDel="00BA3D63">
          <w:delText>” is the firm’s TWE minus the average of TWE among all firms in the 4-digit industry in the local labor market, which consists of metro areas or sets of contiguous counties in rural non-metro areas.</w:delText>
        </w:r>
        <w:r w:rsidRPr="00B92532" w:rsidDel="00BA3D63">
          <w:rPr>
            <w:vertAlign w:val="superscript"/>
          </w:rPr>
          <w:footnoteReference w:id="12"/>
        </w:r>
      </w:del>
    </w:p>
    <w:p w14:paraId="00000197" w14:textId="7192D2F5" w:rsidR="00374CE3" w:rsidRPr="00B92532" w:rsidDel="00BA3D63" w:rsidRDefault="00374CE3">
      <w:pPr>
        <w:rPr>
          <w:del w:id="13873" w:author="Mosi Adesina Ifatunji" w:date="2025-07-25T15:42:00Z" w16du:dateUtc="2025-07-25T20:42:00Z"/>
        </w:rPr>
      </w:pPr>
    </w:p>
    <w:p w14:paraId="00000198" w14:textId="57108DC3" w:rsidR="00374CE3" w:rsidRPr="00B92532" w:rsidDel="00BA3D63" w:rsidRDefault="00851BB7">
      <w:pPr>
        <w:rPr>
          <w:del w:id="13874" w:author="Mosi Adesina Ifatunji" w:date="2025-07-25T15:42:00Z" w16du:dateUtc="2025-07-25T20:42:00Z"/>
        </w:rPr>
      </w:pPr>
      <w:del w:id="13875" w:author="Mosi Adesina Ifatunji" w:date="2025-07-25T15:42:00Z" w16du:dateUtc="2025-07-25T20:42:00Z">
        <w:r w:rsidRPr="00B92532" w:rsidDel="00BA3D63">
          <w:delText xml:space="preserve">The </w:delText>
        </w:r>
      </w:del>
      <m:oMath>
        <m:r>
          <w:del w:id="13876" w:author="Mosi Adesina Ifatunji" w:date="2025-07-25T15:42:00Z" w16du:dateUtc="2025-07-25T20:42:00Z">
            <w:rPr>
              <w:rFonts w:ascii="Cambria Math" w:hAnsi="Cambria Math"/>
            </w:rPr>
            <m:t>∆TWE</m:t>
          </w:del>
        </m:r>
      </m:oMath>
      <w:del w:id="13877" w:author="Mosi Adesina Ifatunji" w:date="2025-07-25T15:42:00Z" w16du:dateUtc="2025-07-25T20:42:00Z">
        <w:r w:rsidRPr="00B92532" w:rsidDel="00BA3D63">
          <w:delText xml:space="preserve"> variable allows us to identify firms that are outliers because they have a higher percentage of Whites in the top 5% of their earnings distribution compared to other firms in the same detailed industry in the same local labor market.        </w:delText>
        </w:r>
      </w:del>
    </w:p>
    <w:p w14:paraId="00000199" w14:textId="311B64DB" w:rsidR="00374CE3" w:rsidRPr="00B92532" w:rsidDel="00BA3D63" w:rsidRDefault="00374CE3">
      <w:pPr>
        <w:rPr>
          <w:del w:id="13878" w:author="Mosi Adesina Ifatunji" w:date="2025-07-25T15:42:00Z" w16du:dateUtc="2025-07-25T20:42:00Z"/>
        </w:rPr>
      </w:pPr>
    </w:p>
    <w:p w14:paraId="0000019A" w14:textId="02F8F86F" w:rsidR="00374CE3" w:rsidRPr="00B92532" w:rsidDel="00BA3D63" w:rsidRDefault="00374CE3">
      <w:pPr>
        <w:rPr>
          <w:del w:id="13879" w:author="Mosi Adesina Ifatunji" w:date="2025-07-25T15:42:00Z" w16du:dateUtc="2025-07-25T20:42:00Z"/>
        </w:rPr>
      </w:pPr>
    </w:p>
    <w:p w14:paraId="0000019B" w14:textId="245F69C1" w:rsidR="00374CE3" w:rsidRPr="00B92532" w:rsidDel="00BA3D63" w:rsidRDefault="00374CE3">
      <w:pPr>
        <w:rPr>
          <w:del w:id="13880" w:author="Mosi Adesina Ifatunji" w:date="2025-07-25T15:42:00Z" w16du:dateUtc="2025-07-25T20:42:00Z"/>
        </w:rPr>
      </w:pPr>
    </w:p>
    <w:p w14:paraId="0000019C" w14:textId="02EADCBE" w:rsidR="00374CE3" w:rsidRPr="00B92532" w:rsidDel="00BA3D63" w:rsidRDefault="00851BB7">
      <w:pPr>
        <w:rPr>
          <w:del w:id="13881" w:author="Mosi Adesina Ifatunji" w:date="2025-07-25T15:42:00Z" w16du:dateUtc="2025-07-25T20:42:00Z"/>
        </w:rPr>
      </w:pPr>
      <w:del w:id="13882" w:author="Mosi Adesina Ifatunji" w:date="2025-07-25T15:42:00Z" w16du:dateUtc="2025-07-25T20:42:00Z">
        <w:r w:rsidRPr="00B92532" w:rsidDel="00BA3D63">
          <w:delText>Next, in Row 9 of Table 2, we present a measure of the average earnings growth of co-workers at the same firm, calculated as the average change in log earnings among all the other workers at the firm in the same earnings quintile (excluding focal workers from the matched CPS-LEHD data).</w:delText>
        </w:r>
      </w:del>
    </w:p>
    <w:p w14:paraId="0000019D" w14:textId="072315F5" w:rsidR="00374CE3" w:rsidRPr="00B92532" w:rsidDel="00BA3D63" w:rsidRDefault="00374CE3">
      <w:pPr>
        <w:rPr>
          <w:del w:id="13883" w:author="Mosi Adesina Ifatunji" w:date="2025-07-25T15:42:00Z" w16du:dateUtc="2025-07-25T20:42:00Z"/>
        </w:rPr>
      </w:pPr>
    </w:p>
    <w:p w14:paraId="0000019E" w14:textId="32214FF9" w:rsidR="00374CE3" w:rsidRPr="00B92532" w:rsidDel="00BA3D63" w:rsidRDefault="00851BB7">
      <w:pPr>
        <w:rPr>
          <w:del w:id="13884" w:author="Mosi Adesina Ifatunji" w:date="2025-07-25T15:42:00Z" w16du:dateUtc="2025-07-25T20:42:00Z"/>
          <w:shd w:val="clear" w:color="auto" w:fill="D9EAD3"/>
        </w:rPr>
      </w:pPr>
      <w:del w:id="13885" w:author="Mosi Adesina Ifatunji" w:date="2025-07-25T15:42:00Z" w16du:dateUtc="2025-07-25T20:42:00Z">
        <w:r w:rsidRPr="00B92532" w:rsidDel="00BA3D63">
          <w:delText xml:space="preserve">This co-worker earnings growth variable allows us to control for the possibility that racial differences in earnings growth reflect the differential sorting of White and Black workers into high and low growth firms </w:delText>
        </w:r>
        <w:r w:rsidRPr="006B17C5" w:rsidDel="00BA3D63">
          <w:rPr>
            <w:highlight w:val="yellow"/>
            <w:shd w:val="clear" w:color="auto" w:fill="D9EAD3"/>
            <w:rPrChange w:id="13886" w:author="Mosi Adesina Ifatunji" w:date="2025-07-17T11:52:00Z" w16du:dateUtc="2025-07-17T16:52:00Z">
              <w:rPr>
                <w:shd w:val="clear" w:color="auto" w:fill="D9EAD3"/>
              </w:rPr>
            </w:rPrChange>
          </w:rPr>
          <w:delText>(**Ted: add citations here).</w:delText>
        </w:r>
        <w:r w:rsidRPr="00B92532" w:rsidDel="00BA3D63">
          <w:rPr>
            <w:shd w:val="clear" w:color="auto" w:fill="D9EAD3"/>
          </w:rPr>
          <w:delText xml:space="preserve"> </w:delText>
        </w:r>
      </w:del>
    </w:p>
    <w:p w14:paraId="0000019F" w14:textId="4305DD12" w:rsidR="00374CE3" w:rsidRPr="00B92532" w:rsidDel="00BA3D63" w:rsidRDefault="00374CE3">
      <w:pPr>
        <w:rPr>
          <w:del w:id="13887" w:author="Mosi Adesina Ifatunji" w:date="2025-07-25T15:42:00Z" w16du:dateUtc="2025-07-25T20:42:00Z"/>
        </w:rPr>
      </w:pPr>
    </w:p>
    <w:p w14:paraId="000001A0" w14:textId="16B12BE0" w:rsidR="00374CE3" w:rsidRPr="00B92532" w:rsidDel="00BA3D63" w:rsidRDefault="00851BB7">
      <w:pPr>
        <w:rPr>
          <w:del w:id="13888" w:author="Mosi Adesina Ifatunji" w:date="2025-07-25T15:42:00Z" w16du:dateUtc="2025-07-25T20:42:00Z"/>
        </w:rPr>
      </w:pPr>
      <w:del w:id="13889" w:author="Mosi Adesina Ifatunji" w:date="2025-07-25T15:42:00Z" w16du:dateUtc="2025-07-25T20:42:00Z">
        <w:r w:rsidRPr="00B92532" w:rsidDel="00BA3D63">
          <w:delText>In addition to these variables, we also include variables on the overall proportion White at the firm (Row 10), and the proportion White in the 4-digit industry in the metro area (Row 11).</w:delText>
        </w:r>
      </w:del>
    </w:p>
    <w:p w14:paraId="000001A1" w14:textId="25ECFD7A" w:rsidR="00374CE3" w:rsidRPr="00B92532" w:rsidDel="00BA3D63" w:rsidRDefault="00374CE3">
      <w:pPr>
        <w:rPr>
          <w:del w:id="13890" w:author="Mosi Adesina Ifatunji" w:date="2025-07-25T15:42:00Z" w16du:dateUtc="2025-07-25T20:42:00Z"/>
        </w:rPr>
      </w:pPr>
    </w:p>
    <w:p w14:paraId="000001A2" w14:textId="0FC507A4" w:rsidR="00374CE3" w:rsidRPr="006B17C5" w:rsidDel="008155AE" w:rsidRDefault="00851BB7">
      <w:pPr>
        <w:rPr>
          <w:del w:id="13891" w:author="Mosi Adesina Ifatunji" w:date="2025-02-16T15:17:00Z" w16du:dateUtc="2025-02-16T21:17:00Z"/>
          <w:rPrChange w:id="13892" w:author="Mosi Adesina Ifatunji" w:date="2025-07-17T11:52:00Z" w16du:dateUtc="2025-07-17T16:52:00Z">
            <w:rPr>
              <w:del w:id="13893" w:author="Mosi Adesina Ifatunji" w:date="2025-02-16T15:17:00Z" w16du:dateUtc="2025-02-16T21:17:00Z"/>
              <w:rFonts w:ascii="Cambria Math" w:hAnsi="Cambria Math"/>
            </w:rPr>
          </w:rPrChange>
        </w:rPr>
      </w:pPr>
      <w:del w:id="13894" w:author="Mosi Adesina Ifatunji" w:date="2025-07-25T15:42:00Z" w16du:dateUtc="2025-07-25T20:42:00Z">
        <w:r w:rsidRPr="00B92532" w:rsidDel="00BA3D63">
          <w:delText>We include these in our analysis to control for the possibility that the effect of %TWE is not really about the top earners, i.e., the “power structure” of the firm, but the overall racial composition of the firm or of the local industry.</w:delText>
        </w:r>
      </w:del>
    </w:p>
    <w:p w14:paraId="4B17F069" w14:textId="51ACB10B" w:rsidR="00374CE3" w:rsidRPr="00B92532" w:rsidDel="000052F6" w:rsidRDefault="00374CE3">
      <w:pPr>
        <w:pStyle w:val="Heading2"/>
        <w:ind w:right="-14"/>
        <w:rPr>
          <w:del w:id="13895" w:author="Mosi Adesina Ifatunji" w:date="2025-02-16T15:17:00Z" w16du:dateUtc="2025-02-16T21:17:00Z"/>
          <w:color w:val="auto"/>
        </w:rPr>
      </w:pPr>
    </w:p>
    <w:p w14:paraId="5A2BB157" w14:textId="180902C5" w:rsidR="00374CE3" w:rsidRPr="00B92532" w:rsidDel="008155AE" w:rsidRDefault="00851BB7">
      <w:pPr>
        <w:ind w:right="-14"/>
        <w:rPr>
          <w:del w:id="13896" w:author="Mosi Adesina Ifatunji" w:date="2025-02-16T15:18:00Z" w16du:dateUtc="2025-02-16T21:18:00Z"/>
        </w:rPr>
        <w:pPrChange w:id="13897" w:author="Mosi Adesina Ifatunji" w:date="2025-10-21T19:50:00Z" w16du:dateUtc="2025-10-22T00:50:00Z">
          <w:pPr>
            <w:pStyle w:val="Heading2"/>
          </w:pPr>
        </w:pPrChange>
      </w:pPr>
      <w:del w:id="13898" w:author="Mosi Adesina Ifatunji" w:date="2025-02-16T15:18:00Z" w16du:dateUtc="2025-02-16T21:18:00Z">
        <w:r w:rsidRPr="00B92532" w:rsidDel="0004397E">
          <w:delText>[Tables 3 and 4 about here]</w:delText>
        </w:r>
      </w:del>
    </w:p>
    <w:p w14:paraId="000001A5" w14:textId="77777777" w:rsidR="00374CE3" w:rsidRPr="00B92532" w:rsidDel="008155AE" w:rsidRDefault="00374CE3">
      <w:pPr>
        <w:ind w:right="-14"/>
        <w:rPr>
          <w:del w:id="13899" w:author="Mosi Adesina Ifatunji" w:date="2025-02-16T15:18:00Z" w16du:dateUtc="2025-02-16T21:18:00Z"/>
        </w:rPr>
        <w:pPrChange w:id="13900" w:author="Mosi Adesina Ifatunji" w:date="2025-10-21T19:50:00Z" w16du:dateUtc="2025-10-22T00:50:00Z">
          <w:pPr>
            <w:pStyle w:val="Heading1"/>
            <w:adjustRightInd w:val="0"/>
            <w:snapToGrid w:val="0"/>
          </w:pPr>
        </w:pPrChange>
      </w:pPr>
      <w:bookmarkStart w:id="13901" w:name="_qkcektcbvzdn" w:colFirst="0" w:colLast="0"/>
      <w:bookmarkEnd w:id="13901"/>
    </w:p>
    <w:p w14:paraId="000001A6" w14:textId="5B59A4B4" w:rsidR="00374CE3" w:rsidRPr="00B92532" w:rsidDel="00BA3D63" w:rsidRDefault="00851BB7">
      <w:pPr>
        <w:pStyle w:val="Heading2"/>
        <w:rPr>
          <w:del w:id="13902" w:author="Mosi Adesina Ifatunji" w:date="2025-07-25T15:42:00Z" w16du:dateUtc="2025-07-25T20:42:00Z"/>
        </w:rPr>
      </w:pPr>
      <w:bookmarkStart w:id="13903" w:name="_l75jbyeozxq7" w:colFirst="0" w:colLast="0"/>
      <w:bookmarkEnd w:id="13903"/>
      <w:del w:id="13904" w:author="Mosi Adesina Ifatunji" w:date="2025-02-16T15:18:00Z" w16du:dateUtc="2025-02-16T21:18:00Z">
        <w:r w:rsidRPr="00B92532" w:rsidDel="0004397E">
          <w:delText>R</w:delText>
        </w:r>
      </w:del>
      <w:del w:id="13905" w:author="Mosi Adesina Ifatunji" w:date="2025-07-25T15:42:00Z" w16du:dateUtc="2025-07-25T20:42:00Z">
        <w:r w:rsidRPr="00B92532" w:rsidDel="00BA3D63">
          <w:delText>ESULTS</w:delText>
        </w:r>
      </w:del>
    </w:p>
    <w:p w14:paraId="000001A7" w14:textId="191075B2" w:rsidR="00374CE3" w:rsidRPr="004D29FD" w:rsidDel="00BA3D63" w:rsidRDefault="00374CE3">
      <w:pPr>
        <w:rPr>
          <w:del w:id="13906" w:author="Mosi Adesina Ifatunji" w:date="2025-07-25T15:42:00Z" w16du:dateUtc="2025-07-25T20:42:00Z"/>
        </w:rPr>
      </w:pPr>
    </w:p>
    <w:p w14:paraId="000001A8" w14:textId="7A4ECEE2" w:rsidR="00374CE3" w:rsidRPr="004D29FD" w:rsidDel="00BA3D63" w:rsidRDefault="00851BB7">
      <w:pPr>
        <w:rPr>
          <w:del w:id="13907" w:author="Mosi Adesina Ifatunji" w:date="2025-07-25T15:42:00Z" w16du:dateUtc="2025-07-25T20:42:00Z"/>
        </w:rPr>
      </w:pPr>
      <w:del w:id="13908" w:author="Mosi Adesina Ifatunji" w:date="2025-07-25T15:42:00Z" w16du:dateUtc="2025-07-25T20:42:00Z">
        <w:r w:rsidRPr="004D29FD" w:rsidDel="00BA3D63">
          <w:delText>Table 3 presents random effects (RE) models of racial differences in within-firm log earnings growth.</w:delText>
        </w:r>
      </w:del>
      <w:ins w:id="13909" w:author="tedmouw@email.unc.edu" w:date="2025-07-22T18:46:00Z">
        <w:del w:id="13910" w:author="Mosi Adesina Ifatunji" w:date="2025-07-25T15:42:00Z" w16du:dateUtc="2025-07-25T20:42:00Z">
          <w:r w:rsidR="1EACE4BF" w:rsidRPr="004D29FD" w:rsidDel="00BA3D63">
            <w:delText xml:space="preserve"> (test edit)</w:delText>
          </w:r>
        </w:del>
      </w:ins>
    </w:p>
    <w:p w14:paraId="000001A9" w14:textId="3C63B128" w:rsidR="00374CE3" w:rsidRPr="004D29FD" w:rsidDel="00BA3D63" w:rsidRDefault="00374CE3">
      <w:pPr>
        <w:rPr>
          <w:del w:id="13911" w:author="Mosi Adesina Ifatunji" w:date="2025-07-25T15:42:00Z" w16du:dateUtc="2025-07-25T20:42:00Z"/>
        </w:rPr>
      </w:pPr>
    </w:p>
    <w:p w14:paraId="000001AA" w14:textId="50E23494" w:rsidR="00374CE3" w:rsidRPr="004D29FD" w:rsidDel="00BA3D63" w:rsidRDefault="00851BB7">
      <w:pPr>
        <w:rPr>
          <w:del w:id="13912" w:author="Mosi Adesina Ifatunji" w:date="2025-07-25T15:42:00Z" w16du:dateUtc="2025-07-25T20:42:00Z"/>
        </w:rPr>
      </w:pPr>
      <w:del w:id="13913" w:author="Mosi Adesina Ifatunji" w:date="2025-07-25T15:42:00Z" w16du:dateUtc="2025-07-25T20:42:00Z">
        <w:r w:rsidRPr="004D29FD" w:rsidDel="00BA3D63">
          <w:delText>In Model 1, we find that the baseline difference between White and Black workers is -0.0148 (p&lt;.01) in Row 3 controlling for education.</w:delText>
        </w:r>
      </w:del>
    </w:p>
    <w:p w14:paraId="000001AB" w14:textId="1107F280" w:rsidR="00374CE3" w:rsidRPr="004D29FD" w:rsidDel="00BA3D63" w:rsidRDefault="00374CE3">
      <w:pPr>
        <w:rPr>
          <w:del w:id="13914" w:author="Mosi Adesina Ifatunji" w:date="2025-07-25T15:42:00Z" w16du:dateUtc="2025-07-25T20:42:00Z"/>
        </w:rPr>
      </w:pPr>
    </w:p>
    <w:p w14:paraId="000001AC" w14:textId="7EF10683" w:rsidR="00374CE3" w:rsidRPr="004D29FD" w:rsidDel="00BA3D63" w:rsidRDefault="00851BB7">
      <w:pPr>
        <w:rPr>
          <w:del w:id="13915" w:author="Mosi Adesina Ifatunji" w:date="2025-07-25T15:42:00Z" w16du:dateUtc="2025-07-25T20:42:00Z"/>
        </w:rPr>
      </w:pPr>
      <w:del w:id="13916" w:author="Mosi Adesina Ifatunji" w:date="2025-07-25T15:42:00Z" w16du:dateUtc="2025-07-25T20:42:00Z">
        <w:r w:rsidRPr="004D29FD" w:rsidDel="00BA3D63">
          <w:delText xml:space="preserve">In Model 2, we add controls for sex and the demographic composition of the local labor market.  </w:delText>
        </w:r>
      </w:del>
    </w:p>
    <w:p w14:paraId="000001AD" w14:textId="7F93C05A" w:rsidR="00374CE3" w:rsidRPr="004D29FD" w:rsidDel="00BA3D63" w:rsidRDefault="00374CE3">
      <w:pPr>
        <w:rPr>
          <w:del w:id="13917" w:author="Mosi Adesina Ifatunji" w:date="2025-07-25T15:42:00Z" w16du:dateUtc="2025-07-25T20:42:00Z"/>
        </w:rPr>
      </w:pPr>
    </w:p>
    <w:p w14:paraId="000001AE" w14:textId="641A3CBA" w:rsidR="00374CE3" w:rsidRPr="004D29FD" w:rsidDel="00BA3D63" w:rsidRDefault="00851BB7">
      <w:pPr>
        <w:rPr>
          <w:del w:id="13918" w:author="Mosi Adesina Ifatunji" w:date="2025-07-25T15:42:00Z" w16du:dateUtc="2025-07-25T20:42:00Z"/>
        </w:rPr>
      </w:pPr>
      <w:del w:id="13919" w:author="Mosi Adesina Ifatunji" w:date="2025-07-25T15:42:00Z" w16du:dateUtc="2025-07-25T20:42:00Z">
        <w:r w:rsidRPr="004D29FD" w:rsidDel="00BA3D63">
          <w:delText>While the proportion of White workers in the 4-digit industry in the metro area (“metro % White”) is associated with higher wages (b = 0.0172, p&lt;.001), it doesn’t explain away the racial gap in earnings growth (which increases to -0.0201, p&lt;.01) in Model M2.</w:delText>
        </w:r>
      </w:del>
    </w:p>
    <w:p w14:paraId="000001AF" w14:textId="5D98A28E" w:rsidR="00374CE3" w:rsidRPr="004D29FD" w:rsidDel="00BA3D63" w:rsidRDefault="00374CE3">
      <w:pPr>
        <w:rPr>
          <w:del w:id="13920" w:author="Mosi Adesina Ifatunji" w:date="2025-07-25T15:42:00Z" w16du:dateUtc="2025-07-25T20:42:00Z"/>
        </w:rPr>
      </w:pPr>
    </w:p>
    <w:p w14:paraId="000001B0" w14:textId="1469B8C9" w:rsidR="00374CE3" w:rsidRPr="004D29FD" w:rsidDel="00BA3D63" w:rsidRDefault="00851BB7">
      <w:pPr>
        <w:rPr>
          <w:del w:id="13921" w:author="Mosi Adesina Ifatunji" w:date="2025-07-25T15:42:00Z" w16du:dateUtc="2025-07-25T20:42:00Z"/>
        </w:rPr>
      </w:pPr>
      <w:del w:id="13922" w:author="Mosi Adesina Ifatunji" w:date="2025-07-25T15:42:00Z" w16du:dateUtc="2025-07-25T20:42:00Z">
        <w:r w:rsidRPr="004D29FD" w:rsidDel="00BA3D63">
          <w:delText>Next, in Model 3 we add controls for potential work experience (in rows 9-13) and average co-worker earnings (in row 14).</w:delText>
        </w:r>
      </w:del>
    </w:p>
    <w:p w14:paraId="000001B1" w14:textId="36E2BD87" w:rsidR="00374CE3" w:rsidRPr="004D29FD" w:rsidDel="00BA3D63" w:rsidRDefault="00374CE3">
      <w:pPr>
        <w:rPr>
          <w:del w:id="13923" w:author="Mosi Adesina Ifatunji" w:date="2025-07-25T15:42:00Z" w16du:dateUtc="2025-07-25T20:42:00Z"/>
        </w:rPr>
      </w:pPr>
    </w:p>
    <w:p w14:paraId="000001B2" w14:textId="5F4A3DD1" w:rsidR="00374CE3" w:rsidRPr="004D29FD" w:rsidDel="00BA3D63" w:rsidRDefault="00851BB7">
      <w:pPr>
        <w:rPr>
          <w:del w:id="13924" w:author="Mosi Adesina Ifatunji" w:date="2025-07-25T15:42:00Z" w16du:dateUtc="2025-07-25T20:42:00Z"/>
        </w:rPr>
      </w:pPr>
      <w:del w:id="13925" w:author="Mosi Adesina Ifatunji" w:date="2025-07-25T15:42:00Z" w16du:dateUtc="2025-07-25T20:42:00Z">
        <w:r w:rsidRPr="004D29FD" w:rsidDel="00BA3D63">
          <w:delText>Controlling for co-workers’ earnings is important because it allows us to test the possibility that the difference in earnings growth is simply the result of the differential sorting of workers by race into low- and high-growth firms due to discrimination at the point of hiring, which is the ALT3 hypothesis discussed in Table 1.</w:delText>
        </w:r>
      </w:del>
    </w:p>
    <w:p w14:paraId="000001B3" w14:textId="3E325B95" w:rsidR="00374CE3" w:rsidRPr="004D29FD" w:rsidDel="00BA3D63" w:rsidRDefault="00374CE3">
      <w:pPr>
        <w:rPr>
          <w:del w:id="13926" w:author="Mosi Adesina Ifatunji" w:date="2025-07-25T15:42:00Z" w16du:dateUtc="2025-07-25T20:42:00Z"/>
        </w:rPr>
      </w:pPr>
    </w:p>
    <w:p w14:paraId="000001B4" w14:textId="193172D1" w:rsidR="00374CE3" w:rsidRPr="004D29FD" w:rsidDel="00BA3D63" w:rsidRDefault="00851BB7">
      <w:pPr>
        <w:rPr>
          <w:del w:id="13927" w:author="Mosi Adesina Ifatunji" w:date="2025-07-25T15:42:00Z" w16du:dateUtc="2025-07-25T20:42:00Z"/>
        </w:rPr>
      </w:pPr>
      <w:del w:id="13928" w:author="Mosi Adesina Ifatunji" w:date="2025-07-25T15:42:00Z" w16du:dateUtc="2025-07-25T20:42:00Z">
        <w:r w:rsidRPr="004D29FD" w:rsidDel="00BA3D63">
          <w:delText>In Model 3, the coefficient on the dummy variable for Black in row 3 increases in magnitude—this is the opposite of what we would expect if the difference in earnings growth was due of White workers into higher growth firms based on  sorting.</w:delText>
        </w:r>
      </w:del>
    </w:p>
    <w:p w14:paraId="000001B5" w14:textId="190E85E2" w:rsidR="00374CE3" w:rsidRPr="004D29FD" w:rsidDel="00BA3D63" w:rsidRDefault="00374CE3">
      <w:pPr>
        <w:rPr>
          <w:del w:id="13929" w:author="Mosi Adesina Ifatunji" w:date="2025-07-25T15:42:00Z" w16du:dateUtc="2025-07-25T20:42:00Z"/>
        </w:rPr>
      </w:pPr>
    </w:p>
    <w:p w14:paraId="000001B6" w14:textId="05C626F3" w:rsidR="00374CE3" w:rsidRPr="004D29FD" w:rsidDel="00BA3D63" w:rsidRDefault="00851BB7">
      <w:pPr>
        <w:rPr>
          <w:del w:id="13930" w:author="Mosi Adesina Ifatunji" w:date="2025-07-25T15:42:00Z" w16du:dateUtc="2025-07-25T20:42:00Z"/>
        </w:rPr>
      </w:pPr>
      <w:del w:id="13931" w:author="Mosi Adesina Ifatunji" w:date="2025-07-25T15:42:00Z" w16du:dateUtc="2025-07-25T20:42:00Z">
        <w:r w:rsidRPr="004D29FD" w:rsidDel="00BA3D63">
          <w:delText>This means that Black workers are falling farther behind peer co-workers at their firms over time (i.e., based on the average earnings growth of the other workers in the same firm and earnings quintile).</w:delText>
        </w:r>
      </w:del>
    </w:p>
    <w:p w14:paraId="000001B7" w14:textId="1DD0DD72" w:rsidR="00374CE3" w:rsidRPr="004D29FD" w:rsidDel="00BA3D63" w:rsidRDefault="00374CE3">
      <w:pPr>
        <w:rPr>
          <w:del w:id="13932" w:author="Mosi Adesina Ifatunji" w:date="2025-07-25T15:42:00Z" w16du:dateUtc="2025-07-25T20:42:00Z"/>
        </w:rPr>
      </w:pPr>
    </w:p>
    <w:p w14:paraId="000001B8" w14:textId="77777777" w:rsidR="00374CE3" w:rsidRPr="004D29FD" w:rsidDel="0004397E" w:rsidRDefault="00374CE3">
      <w:pPr>
        <w:rPr>
          <w:del w:id="13933" w:author="Mosi Adesina Ifatunji" w:date="2025-02-16T15:18:00Z" w16du:dateUtc="2025-02-16T21:18:00Z"/>
        </w:rPr>
      </w:pPr>
    </w:p>
    <w:p w14:paraId="000001B9" w14:textId="6061234A" w:rsidR="00374CE3" w:rsidRPr="004D29FD" w:rsidDel="00BA3D63" w:rsidRDefault="00374CE3">
      <w:pPr>
        <w:rPr>
          <w:del w:id="13934" w:author="Mosi Adesina Ifatunji" w:date="2025-07-25T15:42:00Z" w16du:dateUtc="2025-07-25T20:42:00Z"/>
        </w:rPr>
      </w:pPr>
    </w:p>
    <w:p w14:paraId="000001BA" w14:textId="055EBECA" w:rsidR="00374CE3" w:rsidRPr="004D29FD" w:rsidDel="00BA3D63" w:rsidRDefault="00851BB7">
      <w:pPr>
        <w:rPr>
          <w:del w:id="13935" w:author="Mosi Adesina Ifatunji" w:date="2025-07-25T15:42:00Z" w16du:dateUtc="2025-07-25T20:42:00Z"/>
        </w:rPr>
      </w:pPr>
      <w:del w:id="13936" w:author="Mosi Adesina Ifatunji" w:date="2025-07-25T15:42:00Z" w16du:dateUtc="2025-07-25T20:42:00Z">
        <w:r w:rsidRPr="004D29FD" w:rsidDel="00BA3D63">
          <w:delText>In Model 4 of Table 3 we add our key explanatory variable, the metro-industry standardized proportion top white earners (STWE).</w:delText>
        </w:r>
      </w:del>
    </w:p>
    <w:p w14:paraId="000001BB" w14:textId="1ECA078D" w:rsidR="00374CE3" w:rsidRPr="004D29FD" w:rsidDel="00BA3D63" w:rsidRDefault="00374CE3">
      <w:pPr>
        <w:rPr>
          <w:del w:id="13937" w:author="Mosi Adesina Ifatunji" w:date="2025-07-25T15:42:00Z" w16du:dateUtc="2025-07-25T20:42:00Z"/>
        </w:rPr>
      </w:pPr>
    </w:p>
    <w:p w14:paraId="000001BC" w14:textId="0DA20EEE" w:rsidR="00374CE3" w:rsidRPr="004D29FD" w:rsidDel="00BA3D63" w:rsidRDefault="00851BB7">
      <w:pPr>
        <w:rPr>
          <w:del w:id="13938" w:author="Mosi Adesina Ifatunji" w:date="2025-07-25T15:42:00Z" w16du:dateUtc="2025-07-25T20:42:00Z"/>
        </w:rPr>
      </w:pPr>
      <w:del w:id="13939" w:author="Mosi Adesina Ifatunji" w:date="2025-07-25T15:42:00Z" w16du:dateUtc="2025-07-25T20:42:00Z">
        <w:r w:rsidRPr="004D29FD" w:rsidDel="00BA3D63">
          <w:delText>This is the proportion of the top 5% of the earners in the firm who are White (TWE), standardized by subtracting the average of TWE of other firms in the 4-digit industry and metro area.</w:delText>
        </w:r>
      </w:del>
    </w:p>
    <w:p w14:paraId="000001BD" w14:textId="1D236D6C" w:rsidR="00374CE3" w:rsidRPr="004D29FD" w:rsidDel="00BA3D63" w:rsidRDefault="00374CE3">
      <w:pPr>
        <w:rPr>
          <w:del w:id="13940" w:author="Mosi Adesina Ifatunji" w:date="2025-07-25T15:42:00Z" w16du:dateUtc="2025-07-25T20:42:00Z"/>
        </w:rPr>
      </w:pPr>
    </w:p>
    <w:p w14:paraId="000001BE" w14:textId="1964C7D4" w:rsidR="00374CE3" w:rsidRPr="004D29FD" w:rsidDel="00BA3D63" w:rsidRDefault="00851BB7">
      <w:pPr>
        <w:rPr>
          <w:del w:id="13941" w:author="Mosi Adesina Ifatunji" w:date="2025-07-25T15:42:00Z" w16du:dateUtc="2025-07-25T20:42:00Z"/>
        </w:rPr>
      </w:pPr>
      <w:del w:id="13942" w:author="Mosi Adesina Ifatunji" w:date="2025-07-25T15:42:00Z" w16du:dateUtc="2025-07-25T20:42:00Z">
        <w:r w:rsidRPr="004D29FD" w:rsidDel="00BA3D63">
          <w:delText>We standardize it to control for the possibility that the TWE for a particular firm just reflects either a particular industry or area that is less racially diverse.</w:delText>
        </w:r>
      </w:del>
    </w:p>
    <w:p w14:paraId="000001BF" w14:textId="4A52BDA6" w:rsidR="00374CE3" w:rsidRPr="004D29FD" w:rsidDel="00BA3D63" w:rsidRDefault="00374CE3">
      <w:pPr>
        <w:rPr>
          <w:del w:id="13943" w:author="Mosi Adesina Ifatunji" w:date="2025-07-25T15:42:00Z" w16du:dateUtc="2025-07-25T20:42:00Z"/>
        </w:rPr>
      </w:pPr>
    </w:p>
    <w:p w14:paraId="000001C0" w14:textId="02B1CD56" w:rsidR="00374CE3" w:rsidRPr="004D29FD" w:rsidDel="00BA3D63" w:rsidRDefault="00851BB7">
      <w:pPr>
        <w:rPr>
          <w:del w:id="13944" w:author="Mosi Adesina Ifatunji" w:date="2025-07-25T15:42:00Z" w16du:dateUtc="2025-07-25T20:42:00Z"/>
        </w:rPr>
      </w:pPr>
      <w:del w:id="13945" w:author="Mosi Adesina Ifatunji" w:date="2025-07-25T15:42:00Z" w16du:dateUtc="2025-07-25T20:42:00Z">
        <w:r w:rsidRPr="004D29FD" w:rsidDel="00BA3D63">
          <w:delText>By analyzing the deviation from the average of other firms in the same metro area in the same industry, we are testing whether firms that are “whiter” (at the top earnings level) have different earnings trajectories for Black workers than other firms in the same local labor market.</w:delText>
        </w:r>
      </w:del>
    </w:p>
    <w:p w14:paraId="000001C1" w14:textId="7A1F0D3E" w:rsidR="00374CE3" w:rsidRPr="004D29FD" w:rsidDel="00BA3D63" w:rsidRDefault="00374CE3">
      <w:pPr>
        <w:rPr>
          <w:del w:id="13946" w:author="Mosi Adesina Ifatunji" w:date="2025-07-25T15:42:00Z" w16du:dateUtc="2025-07-25T20:42:00Z"/>
        </w:rPr>
      </w:pPr>
    </w:p>
    <w:p w14:paraId="000001C2" w14:textId="42072CF4" w:rsidR="00374CE3" w:rsidRPr="004D29FD" w:rsidDel="00BA3D63" w:rsidRDefault="00851BB7">
      <w:pPr>
        <w:rPr>
          <w:del w:id="13947" w:author="Mosi Adesina Ifatunji" w:date="2025-07-25T15:42:00Z" w16du:dateUtc="2025-07-25T20:42:00Z"/>
        </w:rPr>
      </w:pPr>
      <w:del w:id="13948" w:author="Mosi Adesina Ifatunji" w:date="2025-07-25T15:42:00Z" w16du:dateUtc="2025-07-25T20:42:00Z">
        <w:r w:rsidRPr="004D29FD" w:rsidDel="00BA3D63">
          <w:delText>Also note that if the TWE just reflects past cumulative demographic process (and has no bearing on the current racial climate at the firm, then we wouldn’t expect TWE or STWE to have any relationship with the earnings growth of Black workers.</w:delText>
        </w:r>
      </w:del>
    </w:p>
    <w:p w14:paraId="000001C3" w14:textId="28546BCD" w:rsidR="00374CE3" w:rsidRPr="004D29FD" w:rsidDel="00BA3D63" w:rsidRDefault="00374CE3">
      <w:pPr>
        <w:rPr>
          <w:del w:id="13949" w:author="Mosi Adesina Ifatunji" w:date="2025-07-25T15:42:00Z" w16du:dateUtc="2025-07-25T20:42:00Z"/>
        </w:rPr>
      </w:pPr>
    </w:p>
    <w:p w14:paraId="000001C4" w14:textId="49B8652C" w:rsidR="00374CE3" w:rsidRPr="004D29FD" w:rsidDel="00BA3D63" w:rsidRDefault="00374CE3">
      <w:pPr>
        <w:rPr>
          <w:del w:id="13950" w:author="Mosi Adesina Ifatunji" w:date="2025-07-25T15:42:00Z" w16du:dateUtc="2025-07-25T20:42:00Z"/>
        </w:rPr>
      </w:pPr>
    </w:p>
    <w:p w14:paraId="000001C5" w14:textId="420E30AF" w:rsidR="00374CE3" w:rsidRPr="004D29FD" w:rsidDel="00BA3D63" w:rsidRDefault="00374CE3">
      <w:pPr>
        <w:rPr>
          <w:del w:id="13951" w:author="Mosi Adesina Ifatunji" w:date="2025-07-25T15:42:00Z" w16du:dateUtc="2025-07-25T20:42:00Z"/>
        </w:rPr>
      </w:pPr>
    </w:p>
    <w:p w14:paraId="000001C6" w14:textId="6DF33150" w:rsidR="00374CE3" w:rsidRPr="004D29FD" w:rsidDel="00BA3D63" w:rsidRDefault="00851BB7">
      <w:pPr>
        <w:rPr>
          <w:del w:id="13952" w:author="Mosi Adesina Ifatunji" w:date="2025-07-25T15:42:00Z" w16du:dateUtc="2025-07-25T20:42:00Z"/>
        </w:rPr>
      </w:pPr>
      <w:del w:id="13953" w:author="Mosi Adesina Ifatunji" w:date="2025-07-25T15:42:00Z" w16du:dateUtc="2025-07-25T20:42:00Z">
        <w:r w:rsidRPr="004D29FD" w:rsidDel="00BA3D63">
          <w:delText>In Row 2 we report the effect of the interaction term between Black and STWE; the coefficient of -0.0293 (p&lt;.001) indicates that the earnings growth of Black workers declines relative to that of White workers as STWE increases.</w:delText>
        </w:r>
      </w:del>
    </w:p>
    <w:p w14:paraId="000001C7" w14:textId="25B7B73C" w:rsidR="00374CE3" w:rsidRPr="004D29FD" w:rsidDel="00BA3D63" w:rsidRDefault="00374CE3">
      <w:pPr>
        <w:rPr>
          <w:del w:id="13954" w:author="Mosi Adesina Ifatunji" w:date="2025-07-25T15:42:00Z" w16du:dateUtc="2025-07-25T20:42:00Z"/>
        </w:rPr>
      </w:pPr>
    </w:p>
    <w:p w14:paraId="000001C8" w14:textId="76585FE7" w:rsidR="00374CE3" w:rsidRPr="004D29FD" w:rsidDel="00BA3D63" w:rsidRDefault="00851BB7">
      <w:pPr>
        <w:rPr>
          <w:del w:id="13955" w:author="Mosi Adesina Ifatunji" w:date="2025-07-25T15:42:00Z" w16du:dateUtc="2025-07-25T20:42:00Z"/>
          <w:rPrChange w:id="13956" w:author="Mosi Adesina Ifatunji" w:date="2025-07-24T20:02:00Z" w16du:dateUtc="2025-07-25T01:02:00Z">
            <w:rPr>
              <w:del w:id="13957" w:author="Mosi Adesina Ifatunji" w:date="2025-07-25T15:42:00Z" w16du:dateUtc="2025-07-25T20:42:00Z"/>
              <w:shd w:val="clear" w:color="auto" w:fill="D9EAD3"/>
            </w:rPr>
          </w:rPrChange>
        </w:rPr>
      </w:pPr>
      <w:del w:id="13958" w:author="Mosi Adesina Ifatunji" w:date="2025-07-25T15:42:00Z" w16du:dateUtc="2025-07-25T20:42:00Z">
        <w:r w:rsidRPr="004D29FD" w:rsidDel="00BA3D63">
          <w:rPr>
            <w:highlight w:val="yellow"/>
            <w:rPrChange w:id="13959" w:author="Mosi Adesina Ifatunji" w:date="2025-07-24T20:02:00Z" w16du:dateUtc="2025-07-25T01:02:00Z">
              <w:rPr>
                <w:shd w:val="clear" w:color="auto" w:fill="D9EAD3"/>
              </w:rPr>
            </w:rPrChange>
          </w:rPr>
          <w:delText>[*remember to note the implications of the difference between the RE effect result in M4 and the corresponding FE model].</w:delText>
        </w:r>
      </w:del>
    </w:p>
    <w:p w14:paraId="000001C9" w14:textId="37642551" w:rsidR="00374CE3" w:rsidRPr="004D29FD" w:rsidDel="00BA3D63" w:rsidRDefault="00374CE3">
      <w:pPr>
        <w:rPr>
          <w:del w:id="13960" w:author="Mosi Adesina Ifatunji" w:date="2025-07-25T15:42:00Z" w16du:dateUtc="2025-07-25T20:42:00Z"/>
        </w:rPr>
      </w:pPr>
    </w:p>
    <w:p w14:paraId="000001CA" w14:textId="30717AF6" w:rsidR="00374CE3" w:rsidRPr="004D29FD" w:rsidDel="00BA3D63" w:rsidRDefault="00851BB7">
      <w:pPr>
        <w:rPr>
          <w:del w:id="13961" w:author="Mosi Adesina Ifatunji" w:date="2025-07-25T15:42:00Z" w16du:dateUtc="2025-07-25T20:42:00Z"/>
        </w:rPr>
      </w:pPr>
      <w:del w:id="13962" w:author="Mosi Adesina Ifatunji" w:date="2025-07-25T15:42:00Z" w16du:dateUtc="2025-07-25T20:42:00Z">
        <w:r w:rsidRPr="004D29FD" w:rsidDel="00BA3D63">
          <w:delText>Table 4 extends the analysis of Table 3 by presenting fixed effects (FE) models of the racial gap in log quarterly earnings growth.</w:delText>
        </w:r>
      </w:del>
    </w:p>
    <w:p w14:paraId="000001CB" w14:textId="0C870E74" w:rsidR="00374CE3" w:rsidRPr="004D29FD" w:rsidDel="00BA3D63" w:rsidRDefault="00374CE3">
      <w:pPr>
        <w:rPr>
          <w:del w:id="13963" w:author="Mosi Adesina Ifatunji" w:date="2025-07-25T15:42:00Z" w16du:dateUtc="2025-07-25T20:42:00Z"/>
        </w:rPr>
      </w:pPr>
    </w:p>
    <w:p w14:paraId="000001CC" w14:textId="386209CC" w:rsidR="00374CE3" w:rsidRPr="004D29FD" w:rsidDel="00BA3D63" w:rsidRDefault="00851BB7">
      <w:pPr>
        <w:rPr>
          <w:del w:id="13964" w:author="Mosi Adesina Ifatunji" w:date="2025-07-25T15:42:00Z" w16du:dateUtc="2025-07-25T20:42:00Z"/>
        </w:rPr>
      </w:pPr>
      <w:del w:id="13965" w:author="Mosi Adesina Ifatunji" w:date="2025-07-25T15:42:00Z" w16du:dateUtc="2025-07-25T20:42:00Z">
        <w:r w:rsidRPr="004D29FD" w:rsidDel="00BA3D63">
          <w:delText>Compared to the random effects models presented in Table 3, the advantage of the FE models in Table 3 is that we are analyzing within-person variation in the variables, so fixed unobserved differences (the  term in Equation 1) drop out of the model.</w:delText>
        </w:r>
      </w:del>
    </w:p>
    <w:p w14:paraId="000001CD" w14:textId="241EB286" w:rsidR="00374CE3" w:rsidRPr="004D29FD" w:rsidDel="00BA3D63" w:rsidRDefault="00374CE3">
      <w:pPr>
        <w:rPr>
          <w:del w:id="13966" w:author="Mosi Adesina Ifatunji" w:date="2025-07-25T15:42:00Z" w16du:dateUtc="2025-07-25T20:42:00Z"/>
        </w:rPr>
      </w:pPr>
    </w:p>
    <w:p w14:paraId="000001CE" w14:textId="61A634D5" w:rsidR="00374CE3" w:rsidRPr="004D29FD" w:rsidDel="00BA3D63" w:rsidRDefault="00851BB7">
      <w:pPr>
        <w:rPr>
          <w:del w:id="13967" w:author="Mosi Adesina Ifatunji" w:date="2025-07-25T15:42:00Z" w16du:dateUtc="2025-07-25T20:42:00Z"/>
        </w:rPr>
      </w:pPr>
      <w:del w:id="13968" w:author="Mosi Adesina Ifatunji" w:date="2025-07-25T15:42:00Z" w16du:dateUtc="2025-07-25T20:42:00Z">
        <w:r w:rsidRPr="004D29FD" w:rsidDel="00BA3D63">
          <w:delText xml:space="preserve">This addresses the critique that the findings in the RE models could be due to the differential sorting of workers by race based on </w:delText>
        </w:r>
      </w:del>
      <m:oMath>
        <m:r>
          <w:del w:id="13969" w:author="Mosi Adesina Ifatunji" w:date="2025-07-25T15:42:00Z" w16du:dateUtc="2025-07-25T20:42:00Z">
            <w:rPr>
              <w:rFonts w:ascii="Cambria Math" w:hAnsi="Cambria Math"/>
            </w:rPr>
            <m:t>.</m:t>
          </w:del>
        </m:r>
      </m:oMath>
    </w:p>
    <w:p w14:paraId="000001CF" w14:textId="4045B701" w:rsidR="00374CE3" w:rsidRPr="004D29FD" w:rsidDel="00BA3D63" w:rsidRDefault="00374CE3">
      <w:pPr>
        <w:rPr>
          <w:del w:id="13970" w:author="Mosi Adesina Ifatunji" w:date="2025-07-25T15:42:00Z" w16du:dateUtc="2025-07-25T20:42:00Z"/>
        </w:rPr>
      </w:pPr>
    </w:p>
    <w:p w14:paraId="000001D0" w14:textId="4D8A8338" w:rsidR="00374CE3" w:rsidRPr="004D29FD" w:rsidDel="00BA3D63" w:rsidRDefault="00374CE3">
      <w:pPr>
        <w:rPr>
          <w:del w:id="13971" w:author="Mosi Adesina Ifatunji" w:date="2025-07-25T15:42:00Z" w16du:dateUtc="2025-07-25T20:42:00Z"/>
        </w:rPr>
      </w:pPr>
    </w:p>
    <w:p w14:paraId="000001D1" w14:textId="55D8DDB9" w:rsidR="00374CE3" w:rsidRPr="004D29FD" w:rsidDel="00BA3D63" w:rsidRDefault="00374CE3">
      <w:pPr>
        <w:rPr>
          <w:del w:id="13972" w:author="Mosi Adesina Ifatunji" w:date="2025-07-25T15:42:00Z" w16du:dateUtc="2025-07-25T20:42:00Z"/>
        </w:rPr>
      </w:pPr>
    </w:p>
    <w:p w14:paraId="000001D2" w14:textId="66E3C94F" w:rsidR="00374CE3" w:rsidRPr="004D29FD" w:rsidDel="00BA3D63" w:rsidRDefault="00851BB7">
      <w:pPr>
        <w:rPr>
          <w:del w:id="13973" w:author="Mosi Adesina Ifatunji" w:date="2025-07-25T15:42:00Z" w16du:dateUtc="2025-07-25T20:42:00Z"/>
        </w:rPr>
      </w:pPr>
      <w:del w:id="13974" w:author="Mosi Adesina Ifatunji" w:date="2025-07-25T15:42:00Z" w16du:dateUtc="2025-07-25T20:42:00Z">
        <w:r w:rsidRPr="004D29FD" w:rsidDel="00BA3D63">
          <w:delText>The key finding in all of the FE models is that the interaction term between Black and STWE (or TWE in Model 7) is negative and statistical significant (at the p&lt;.01 or p&lt;.001 level) in all of the models, and the result holds if we estimate separate models by sex in Models M8 and M9.</w:delText>
        </w:r>
      </w:del>
    </w:p>
    <w:p w14:paraId="000001D3" w14:textId="4BAED4B5" w:rsidR="00374CE3" w:rsidRPr="004D29FD" w:rsidDel="00BA3D63" w:rsidRDefault="00374CE3">
      <w:pPr>
        <w:rPr>
          <w:del w:id="13975" w:author="Mosi Adesina Ifatunji" w:date="2025-07-25T15:42:00Z" w16du:dateUtc="2025-07-25T20:42:00Z"/>
        </w:rPr>
      </w:pPr>
    </w:p>
    <w:p w14:paraId="000001D4" w14:textId="146A0ABF" w:rsidR="00374CE3" w:rsidRPr="004D29FD" w:rsidDel="00BA3D63" w:rsidRDefault="00851BB7">
      <w:pPr>
        <w:rPr>
          <w:del w:id="13976" w:author="Mosi Adesina Ifatunji" w:date="2025-07-25T15:42:00Z" w16du:dateUtc="2025-07-25T20:42:00Z"/>
          <w:rPrChange w:id="13977" w:author="Mosi Adesina Ifatunji" w:date="2025-07-24T20:02:00Z" w16du:dateUtc="2025-07-25T01:02:00Z">
            <w:rPr>
              <w:del w:id="13978" w:author="Mosi Adesina Ifatunji" w:date="2025-07-25T15:42:00Z" w16du:dateUtc="2025-07-25T20:42:00Z"/>
              <w:shd w:val="clear" w:color="auto" w:fill="D9EAD3"/>
            </w:rPr>
          </w:rPrChange>
        </w:rPr>
      </w:pPr>
      <w:del w:id="13979" w:author="Mosi Adesina Ifatunji" w:date="2025-07-25T15:42:00Z" w16du:dateUtc="2025-07-25T20:42:00Z">
        <w:r w:rsidRPr="004D29FD" w:rsidDel="00BA3D63">
          <w:rPr>
            <w:highlight w:val="yellow"/>
            <w:rPrChange w:id="13980" w:author="Mosi Adesina Ifatunji" w:date="2025-07-24T20:02:00Z" w16du:dateUtc="2025-07-25T01:02:00Z">
              <w:rPr>
                <w:shd w:val="clear" w:color="auto" w:fill="D9EAD3"/>
              </w:rPr>
            </w:rPrChange>
          </w:rPr>
          <w:delText>[Note: the tables are in “lehd5 tables 6-5-24.docx”]</w:delText>
        </w:r>
      </w:del>
    </w:p>
    <w:p w14:paraId="000001D5" w14:textId="432AEBA5" w:rsidR="00374CE3" w:rsidRPr="004D29FD" w:rsidDel="00BA3D63" w:rsidRDefault="00374CE3">
      <w:pPr>
        <w:rPr>
          <w:del w:id="13981" w:author="Mosi Adesina Ifatunji" w:date="2025-07-25T15:42:00Z" w16du:dateUtc="2025-07-25T20:42:00Z"/>
        </w:rPr>
      </w:pPr>
    </w:p>
    <w:p w14:paraId="000001D6" w14:textId="51C3A7BD" w:rsidR="00374CE3" w:rsidRPr="004D29FD" w:rsidDel="006162DE" w:rsidRDefault="00851BB7">
      <w:pPr>
        <w:rPr>
          <w:del w:id="13982" w:author="Mosi Adesina Ifatunji" w:date="2025-06-14T15:14:00Z" w16du:dateUtc="2025-06-14T20:14:00Z"/>
          <w:rPrChange w:id="13983" w:author="Mosi Adesina Ifatunji" w:date="2025-07-24T20:02:00Z" w16du:dateUtc="2025-07-25T01:02:00Z">
            <w:rPr>
              <w:del w:id="13984" w:author="Mosi Adesina Ifatunji" w:date="2025-06-14T15:14:00Z" w16du:dateUtc="2025-06-14T20:14:00Z"/>
              <w:shd w:val="clear" w:color="auto" w:fill="D9EAD3"/>
            </w:rPr>
          </w:rPrChange>
        </w:rPr>
      </w:pPr>
      <w:del w:id="13985" w:author="Mosi Adesina Ifatunji" w:date="2025-07-25T15:42:00Z" w16du:dateUtc="2025-07-25T20:42:00Z">
        <w:r w:rsidRPr="004D29FD" w:rsidDel="00BA3D63">
          <w:rPr>
            <w:highlight w:val="yellow"/>
            <w:rPrChange w:id="13986" w:author="Mosi Adesina Ifatunji" w:date="2025-07-24T20:02:00Z" w16du:dateUtc="2025-07-25T01:02:00Z">
              <w:rPr>
                <w:shd w:val="clear" w:color="auto" w:fill="D9EAD3"/>
              </w:rPr>
            </w:rPrChange>
          </w:rPr>
          <w:delText>[Further discussion of the results</w:delText>
        </w:r>
        <w:r w:rsidR="004D6E3B" w:rsidRPr="004D29FD" w:rsidDel="00BA3D63">
          <w:rPr>
            <w:highlight w:val="yellow"/>
            <w:rPrChange w:id="13987" w:author="Mosi Adesina Ifatunji" w:date="2025-07-24T20:02:00Z" w16du:dateUtc="2025-07-25T01:02:00Z">
              <w:rPr>
                <w:shd w:val="clear" w:color="auto" w:fill="D9EAD3"/>
              </w:rPr>
            </w:rPrChange>
          </w:rPr>
          <w:delText xml:space="preserve">, including how our results </w:delText>
        </w:r>
        <w:r w:rsidR="000E5CB9" w:rsidRPr="004D29FD" w:rsidDel="00BA3D63">
          <w:rPr>
            <w:highlight w:val="yellow"/>
            <w:rPrChange w:id="13988" w:author="Mosi Adesina Ifatunji" w:date="2025-07-24T20:02:00Z" w16du:dateUtc="2025-07-25T01:02:00Z">
              <w:rPr>
                <w:shd w:val="clear" w:color="auto" w:fill="D9EAD3"/>
              </w:rPr>
            </w:rPrChange>
          </w:rPr>
          <w:delText>limit other factors like non cognitive skills.</w:delText>
        </w:r>
        <w:r w:rsidRPr="004D29FD" w:rsidDel="00BA3D63">
          <w:rPr>
            <w:highlight w:val="yellow"/>
            <w:rPrChange w:id="13989" w:author="Mosi Adesina Ifatunji" w:date="2025-07-24T20:02:00Z" w16du:dateUtc="2025-07-25T01:02:00Z">
              <w:rPr>
                <w:shd w:val="clear" w:color="auto" w:fill="D9EAD3"/>
              </w:rPr>
            </w:rPrChange>
          </w:rPr>
          <w:delText>]</w:delText>
        </w:r>
      </w:del>
    </w:p>
    <w:p w14:paraId="000001D7" w14:textId="77777777" w:rsidR="00374CE3" w:rsidRPr="004D29FD" w:rsidDel="00495548" w:rsidRDefault="00374CE3">
      <w:pPr>
        <w:rPr>
          <w:del w:id="13990" w:author="Mosi Adesina Ifatunji" w:date="2025-06-14T15:14:00Z" w16du:dateUtc="2025-06-14T20:14:00Z"/>
        </w:rPr>
      </w:pPr>
    </w:p>
    <w:p w14:paraId="3AC3565D" w14:textId="77777777" w:rsidR="00374CE3" w:rsidRPr="00B92532" w:rsidDel="006162DE" w:rsidRDefault="00374CE3">
      <w:pPr>
        <w:pStyle w:val="Heading2"/>
        <w:rPr>
          <w:del w:id="13991" w:author="Mosi Adesina Ifatunji" w:date="2025-06-14T15:14:00Z" w16du:dateUtc="2025-06-14T20:14:00Z"/>
        </w:rPr>
        <w:pPrChange w:id="13992" w:author="Mosi Adesina Ifatunji" w:date="2025-10-21T19:50:00Z" w16du:dateUtc="2025-10-22T00:50:00Z">
          <w:pPr/>
        </w:pPrChange>
      </w:pPr>
    </w:p>
    <w:p w14:paraId="000001D9" w14:textId="77777777" w:rsidR="00374CE3" w:rsidRPr="00B92532" w:rsidDel="006162DE" w:rsidRDefault="00374CE3">
      <w:pPr>
        <w:pStyle w:val="Heading2"/>
        <w:rPr>
          <w:del w:id="13993" w:author="Mosi Adesina Ifatunji" w:date="2025-06-14T15:14:00Z" w16du:dateUtc="2025-06-14T20:14:00Z"/>
        </w:rPr>
        <w:pPrChange w:id="13994" w:author="Mosi Adesina Ifatunji" w:date="2025-10-21T19:50:00Z" w16du:dateUtc="2025-10-22T00:50:00Z">
          <w:pPr/>
        </w:pPrChange>
      </w:pPr>
    </w:p>
    <w:p w14:paraId="000001DA" w14:textId="51D12ED4" w:rsidR="00374CE3" w:rsidRPr="006C72E0" w:rsidRDefault="00851BB7">
      <w:pPr>
        <w:pStyle w:val="Heading2"/>
        <w:rPr>
          <w:del w:id="13995" w:author="Mosi Adesina Ifatunji" w:date="2025-03-06T15:32:00Z" w16du:dateUtc="2025-03-06T21:32:00Z"/>
        </w:rPr>
        <w:pPrChange w:id="13996" w:author="Mosi Adesina Ifatunji" w:date="2025-10-21T19:50:00Z" w16du:dateUtc="2025-10-22T00:50:00Z">
          <w:pPr>
            <w:pStyle w:val="Heading1"/>
            <w:adjustRightInd w:val="0"/>
            <w:snapToGrid w:val="0"/>
          </w:pPr>
        </w:pPrChange>
      </w:pPr>
      <w:bookmarkStart w:id="13997" w:name="_a0omqnw6whw6" w:colFirst="0" w:colLast="0"/>
      <w:bookmarkEnd w:id="13997"/>
      <w:del w:id="13998" w:author="Mosi Adesina Ifatunji" w:date="2025-07-25T15:42:00Z" w16du:dateUtc="2025-07-25T20:42:00Z">
        <w:r w:rsidRPr="006C72E0" w:rsidDel="00BA3D63">
          <w:delText>CONCLUSION</w:delText>
        </w:r>
      </w:del>
      <w:del w:id="13999" w:author="Mosi Adesina Ifatunji" w:date="2025-03-05T11:20:00Z" w16du:dateUtc="2025-03-05T17:20:00Z">
        <w:r w:rsidRPr="006C72E0">
          <w:delText xml:space="preserve"> [This first draft was entirely written by Open AI]</w:delText>
        </w:r>
      </w:del>
    </w:p>
    <w:p w14:paraId="000001DB" w14:textId="77777777" w:rsidR="00374CE3" w:rsidRPr="006B17C5" w:rsidRDefault="00374CE3">
      <w:pPr>
        <w:pStyle w:val="Heading2"/>
        <w:rPr>
          <w:del w:id="14000" w:author="Mosi Adesina Ifatunji" w:date="2025-03-05T11:20:00Z" w16du:dateUtc="2025-03-05T17:20:00Z"/>
          <w:rPrChange w:id="14001" w:author="Mosi Adesina Ifatunji" w:date="2025-07-17T11:52:00Z" w16du:dateUtc="2025-07-17T16:52:00Z">
            <w:rPr>
              <w:del w:id="14002" w:author="Mosi Adesina Ifatunji" w:date="2025-03-05T11:20:00Z" w16du:dateUtc="2025-03-05T17:20:00Z"/>
              <w:sz w:val="22"/>
              <w:szCs w:val="22"/>
            </w:rPr>
          </w:rPrChange>
        </w:rPr>
      </w:pPr>
    </w:p>
    <w:p w14:paraId="000001DC" w14:textId="5F1514E2" w:rsidR="00374CE3" w:rsidRPr="006B17C5" w:rsidRDefault="0072107A">
      <w:pPr>
        <w:rPr>
          <w:del w:id="14003" w:author="Mosi Adesina Ifatunji" w:date="2025-03-05T11:20:00Z" w16du:dateUtc="2025-03-05T17:20:00Z"/>
          <w:rPrChange w:id="14004" w:author="Mosi Adesina Ifatunji" w:date="2025-07-17T11:52:00Z" w16du:dateUtc="2025-07-17T16:52:00Z">
            <w:rPr>
              <w:del w:id="14005" w:author="Mosi Adesina Ifatunji" w:date="2025-03-05T11:20:00Z" w16du:dateUtc="2025-03-05T17:20:00Z"/>
              <w:shd w:val="clear" w:color="auto" w:fill="D9EAD3"/>
            </w:rPr>
          </w:rPrChange>
        </w:rPr>
      </w:pPr>
      <w:del w:id="14006" w:author="Mosi Adesina Ifatunji" w:date="2025-07-25T15:42:00Z" w16du:dateUtc="2025-07-25T20:42:00Z">
        <w:r w:rsidRPr="006B17C5" w:rsidDel="00BA3D63">
          <w:rPr>
            <w:rPrChange w:id="14007" w:author="Mosi Adesina Ifatunji" w:date="2025-07-17T11:52:00Z" w16du:dateUtc="2025-07-17T16:52:00Z">
              <w:rPr>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Pr="006B17C5" w:rsidDel="00BA3D63">
          <w:rPr>
            <w:rPrChange w:id="14008" w:author="Mosi Adesina Ifatunji" w:date="2025-07-17T11:52:00Z" w16du:dateUtc="2025-07-17T16:52:00Z">
              <w:rPr>
                <w:sz w:val="22"/>
                <w:szCs w:val="22"/>
              </w:rPr>
            </w:rPrChange>
          </w:rPr>
          <w:delInstrText xml:space="preserve"> ADDIN EN.JS.CITE </w:delInstrText>
        </w:r>
        <w:r w:rsidRPr="006B17C5" w:rsidDel="00BA3D63">
          <w:rPr>
            <w:rPrChange w:id="14009" w:author="Mosi Adesina Ifatunji" w:date="2025-07-17T11:52:00Z" w16du:dateUtc="2025-07-17T16:52:00Z">
              <w:rPr>
                <w:sz w:val="22"/>
                <w:szCs w:val="22"/>
              </w:rPr>
            </w:rPrChange>
          </w:rPr>
          <w:fldChar w:fldCharType="separate"/>
        </w:r>
        <w:r w:rsidR="00CE052A" w:rsidRPr="006B17C5" w:rsidDel="00BA3D63">
          <w:rPr>
            <w:rPrChange w:id="14010" w:author="Mosi Adesina Ifatunji" w:date="2025-07-17T11:52:00Z" w16du:dateUtc="2025-07-17T16:52:00Z">
              <w:rPr>
                <w:noProof/>
                <w:sz w:val="22"/>
                <w:szCs w:val="22"/>
              </w:rPr>
            </w:rPrChange>
          </w:rPr>
          <w:delText>(Ray 2019)</w:delText>
        </w:r>
        <w:r w:rsidRPr="006B17C5" w:rsidDel="00BA3D63">
          <w:rPr>
            <w:rPrChange w:id="14011" w:author="Mosi Adesina Ifatunji" w:date="2025-07-17T11:52:00Z" w16du:dateUtc="2025-07-17T16:52:00Z">
              <w:rPr>
                <w:sz w:val="22"/>
                <w:szCs w:val="22"/>
              </w:rPr>
            </w:rPrChange>
          </w:rPr>
          <w:fldChar w:fldCharType="end"/>
        </w:r>
        <w:r w:rsidRPr="006B17C5" w:rsidDel="00BA3D63">
          <w:rPr>
            <w:rPrChange w:id="14012" w:author="Mosi Adesina Ifatunji" w:date="2025-07-17T11:52:00Z" w16du:dateUtc="2025-07-17T16:52:00Z">
              <w:rPr>
                <w:sz w:val="22"/>
                <w:szCs w:val="22"/>
              </w:rPr>
            </w:rPrChange>
          </w:rPr>
          <w:fldChar w:fldCharType="begin">
            <w:fldData xml:space="preserve">PEVuZE5vdGU+PENpdGU+PEF1dGhvcj5SYXk8L0F1dGhvcj48WWVhcj4yMDE5PC9ZZWFyPjxSZWNO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</w:fldData>
          </w:fldChar>
        </w:r>
        <w:r w:rsidRPr="006B17C5" w:rsidDel="00BA3D63">
          <w:rPr>
            <w:rPrChange w:id="14013" w:author="Mosi Adesina Ifatunji" w:date="2025-07-17T11:52:00Z" w16du:dateUtc="2025-07-17T16:52:00Z">
              <w:rPr>
                <w:sz w:val="22"/>
                <w:szCs w:val="22"/>
              </w:rPr>
            </w:rPrChange>
          </w:rPr>
          <w:delInstrText xml:space="preserve"> ADDIN EN.JS.CITE </w:delInstrText>
        </w:r>
        <w:r w:rsidRPr="006B17C5" w:rsidDel="00BA3D63">
          <w:rPr>
            <w:rPrChange w:id="14014" w:author="Mosi Adesina Ifatunji" w:date="2025-07-17T11:52:00Z" w16du:dateUtc="2025-07-17T16:52:00Z">
              <w:rPr>
                <w:sz w:val="22"/>
                <w:szCs w:val="22"/>
              </w:rPr>
            </w:rPrChange>
          </w:rPr>
          <w:fldChar w:fldCharType="separate"/>
        </w:r>
        <w:r w:rsidR="00CE052A" w:rsidRPr="006B17C5" w:rsidDel="00BA3D63">
          <w:rPr>
            <w:rPrChange w:id="14015" w:author="Mosi Adesina Ifatunji" w:date="2025-07-17T11:52:00Z" w16du:dateUtc="2025-07-17T16:52:00Z">
              <w:rPr>
                <w:noProof/>
                <w:sz w:val="22"/>
                <w:szCs w:val="22"/>
              </w:rPr>
            </w:rPrChange>
          </w:rPr>
          <w:delText>(Ray 2019)</w:delText>
        </w:r>
        <w:r w:rsidRPr="006B17C5" w:rsidDel="00BA3D63">
          <w:rPr>
            <w:rPrChange w:id="14016" w:author="Mosi Adesina Ifatunji" w:date="2025-07-17T11:52:00Z" w16du:dateUtc="2025-07-17T16:52:00Z">
              <w:rPr>
                <w:sz w:val="22"/>
                <w:szCs w:val="22"/>
              </w:rPr>
            </w:rPrChange>
          </w:rPr>
          <w:fldChar w:fldCharType="end"/>
        </w:r>
      </w:del>
      <w:del w:id="14017" w:author="Mosi Adesina Ifatunji" w:date="2025-03-05T11:20:00Z" w16du:dateUtc="2025-03-05T17:20:00Z">
        <w:r w:rsidR="00851BB7" w:rsidRPr="006B17C5">
          <w:rPr>
            <w:rPrChange w:id="14018" w:author="Mosi Adesina Ifatunji" w:date="2025-07-17T11:52:00Z" w16du:dateUtc="2025-07-17T16:52:00Z">
              <w:rPr>
                <w:shd w:val="clear" w:color="auto" w:fill="D9EAD3"/>
              </w:rPr>
            </w:rPrChange>
          </w:rPr>
          <w:delText>In examining the ethnoracial architecture within U.S. firms, this study highlights how organizational designs perpetuate wage disparities between White and Black workers. By operationalizing the concept of the "Whiteness of firms," our analysis uncovers systemic patterns that privilege White workers in earnings growth, thus reflecting the structural embedding of ethnoracial biases and schemas. The significance of these findings extends to understanding the broader implications of organizational structures in perpetuating socio-economic inequalities.</w:delText>
        </w:r>
      </w:del>
    </w:p>
    <w:p w14:paraId="000001DD" w14:textId="554CCB76" w:rsidR="00374CE3" w:rsidRPr="006B17C5" w:rsidRDefault="00851BB7">
      <w:pPr>
        <w:rPr>
          <w:del w:id="14019" w:author="Mosi Adesina Ifatunji" w:date="2025-03-05T11:20:00Z" w16du:dateUtc="2025-03-05T17:20:00Z"/>
          <w:rPrChange w:id="14020" w:author="Mosi Adesina Ifatunji" w:date="2025-07-17T11:52:00Z" w16du:dateUtc="2025-07-17T16:52:00Z">
            <w:rPr>
              <w:del w:id="14021" w:author="Mosi Adesina Ifatunji" w:date="2025-03-05T11:20:00Z" w16du:dateUtc="2025-03-05T17:20:00Z"/>
              <w:shd w:val="clear" w:color="auto" w:fill="D9EAD3"/>
            </w:rPr>
          </w:rPrChange>
        </w:rPr>
      </w:pPr>
      <w:del w:id="14022" w:author="Mosi Adesina Ifatunji" w:date="2025-03-05T11:20:00Z" w16du:dateUtc="2025-03-05T17:20:00Z">
        <w:r w:rsidRPr="006B17C5">
          <w:rPr>
            <w:rPrChange w:id="14023" w:author="Mosi Adesina Ifatunji" w:date="2025-07-17T11:52:00Z" w16du:dateUtc="2025-07-17T16:52:00Z">
              <w:rPr>
                <w:shd w:val="clear" w:color="auto" w:fill="D9EAD3"/>
              </w:rPr>
            </w:rPrChange>
          </w:rPr>
          <w:delText>Our findings suggest that as firms become predominantly Whiter in their top earning hierarchies, the wage growth disparity between White and Black workers becomes more pronounced. This supports the hypothesis that organizational ethnoracial demographics play a critical role in shaping economic trajectories within firms. Through fixed effects models, we provide empirical evidence of how these disparities are not merely reflective of individual or isolated biases but are ingrained in the operations and strategies of firms themselves.</w:delText>
        </w:r>
      </w:del>
    </w:p>
    <w:p w14:paraId="000001DE" w14:textId="7E265437" w:rsidR="00374CE3" w:rsidRPr="006B17C5" w:rsidRDefault="00374CE3">
      <w:pPr>
        <w:rPr>
          <w:del w:id="14024" w:author="Mosi Adesina Ifatunji" w:date="2025-03-05T11:20:00Z" w16du:dateUtc="2025-03-05T17:20:00Z"/>
          <w:rPrChange w:id="14025" w:author="Mosi Adesina Ifatunji" w:date="2025-07-17T11:52:00Z" w16du:dateUtc="2025-07-17T16:52:00Z">
            <w:rPr>
              <w:del w:id="14026" w:author="Mosi Adesina Ifatunji" w:date="2025-03-05T11:20:00Z" w16du:dateUtc="2025-03-05T17:20:00Z"/>
              <w:shd w:val="clear" w:color="auto" w:fill="D9EAD3"/>
            </w:rPr>
          </w:rPrChange>
        </w:rPr>
      </w:pPr>
    </w:p>
    <w:p w14:paraId="000001DF" w14:textId="1DCD8ECE" w:rsidR="00374CE3" w:rsidRPr="006B17C5" w:rsidRDefault="00851BB7">
      <w:pPr>
        <w:rPr>
          <w:del w:id="14027" w:author="Mosi Adesina Ifatunji" w:date="2025-03-05T11:20:00Z" w16du:dateUtc="2025-03-05T17:20:00Z"/>
          <w:rPrChange w:id="14028" w:author="Mosi Adesina Ifatunji" w:date="2025-07-17T11:52:00Z" w16du:dateUtc="2025-07-17T16:52:00Z">
            <w:rPr>
              <w:del w:id="14029" w:author="Mosi Adesina Ifatunji" w:date="2025-03-05T11:20:00Z" w16du:dateUtc="2025-03-05T17:20:00Z"/>
              <w:shd w:val="clear" w:color="auto" w:fill="D9EAD3"/>
            </w:rPr>
          </w:rPrChange>
        </w:rPr>
      </w:pPr>
      <w:del w:id="14030" w:author="Mosi Adesina Ifatunji" w:date="2025-03-05T11:20:00Z" w16du:dateUtc="2025-03-05T17:20:00Z">
        <w:r w:rsidRPr="006B17C5">
          <w:rPr>
            <w:rPrChange w:id="14031" w:author="Mosi Adesina Ifatunji" w:date="2025-07-17T11:52:00Z" w16du:dateUtc="2025-07-17T16:52:00Z">
              <w:rPr>
                <w:shd w:val="clear" w:color="auto" w:fill="D9EAD3"/>
              </w:rPr>
            </w:rPrChange>
          </w:rPr>
          <w:delText>This study contributes to the ongoing discourse on racialized organizations by providing large-scale quantitative insights that augment existing qualitative case studies. By demonstrating the connection between top-level ethnoracial composition and wage growth, it challenges the notion that racial inequality is solely an outcome of individual discrimination. Instead, it frames these disparities as a manifestation of collective organizational practices that sustain racial privilege and hierarchy.</w:delText>
        </w:r>
      </w:del>
    </w:p>
    <w:p w14:paraId="000001E0" w14:textId="71EC3BDE" w:rsidR="00374CE3" w:rsidRPr="006B17C5" w:rsidRDefault="00374CE3">
      <w:pPr>
        <w:rPr>
          <w:del w:id="14032" w:author="Mosi Adesina Ifatunji" w:date="2025-03-05T11:20:00Z" w16du:dateUtc="2025-03-05T17:20:00Z"/>
          <w:rPrChange w:id="14033" w:author="Mosi Adesina Ifatunji" w:date="2025-07-17T11:52:00Z" w16du:dateUtc="2025-07-17T16:52:00Z">
            <w:rPr>
              <w:del w:id="14034" w:author="Mosi Adesina Ifatunji" w:date="2025-03-05T11:20:00Z" w16du:dateUtc="2025-03-05T17:20:00Z"/>
              <w:shd w:val="clear" w:color="auto" w:fill="D9EAD3"/>
            </w:rPr>
          </w:rPrChange>
        </w:rPr>
      </w:pPr>
    </w:p>
    <w:p w14:paraId="000001E1" w14:textId="337D393A" w:rsidR="00374CE3" w:rsidRPr="006B17C5" w:rsidRDefault="00851BB7">
      <w:pPr>
        <w:rPr>
          <w:del w:id="14035" w:author="Mosi Adesina Ifatunji" w:date="2025-03-05T11:20:00Z" w16du:dateUtc="2025-03-05T17:20:00Z"/>
          <w:rPrChange w:id="14036" w:author="Mosi Adesina Ifatunji" w:date="2025-07-17T11:52:00Z" w16du:dateUtc="2025-07-17T16:52:00Z">
            <w:rPr>
              <w:del w:id="14037" w:author="Mosi Adesina Ifatunji" w:date="2025-03-05T11:20:00Z" w16du:dateUtc="2025-03-05T17:20:00Z"/>
              <w:shd w:val="clear" w:color="auto" w:fill="D9EAD3"/>
            </w:rPr>
          </w:rPrChange>
        </w:rPr>
      </w:pPr>
      <w:del w:id="14038" w:author="Mosi Adesina Ifatunji" w:date="2025-03-05T11:20:00Z" w16du:dateUtc="2025-03-05T17:20:00Z">
        <w:r w:rsidRPr="006B17C5">
          <w:rPr>
            <w:rPrChange w:id="14039" w:author="Mosi Adesina Ifatunji" w:date="2025-07-17T11:52:00Z" w16du:dateUtc="2025-07-17T16:52:00Z">
              <w:rPr>
                <w:shd w:val="clear" w:color="auto" w:fill="D9EAD3"/>
              </w:rPr>
            </w:rPrChange>
          </w:rPr>
          <w:delText>Beyond identifying patterns of inequality, this research offers a lens through which policymakers and organizational leaders can assess and address the systemic biases inherent within firm structures. Developing strategies that diversify top earning echelons and dismantle entrenched ethnoracial schemas could serve as pivotal steps in bridging the wage gap. Interventions must go beyond diversity policies to integrate genuine equity measures that reframe organizational norms and paradigms.</w:delText>
        </w:r>
      </w:del>
    </w:p>
    <w:p w14:paraId="000001E2" w14:textId="660929F4" w:rsidR="00374CE3" w:rsidRPr="006B17C5" w:rsidRDefault="00374CE3">
      <w:pPr>
        <w:rPr>
          <w:del w:id="14040" w:author="Mosi Adesina Ifatunji" w:date="2025-03-05T11:20:00Z" w16du:dateUtc="2025-03-05T17:20:00Z"/>
          <w:rPrChange w:id="14041" w:author="Mosi Adesina Ifatunji" w:date="2025-07-17T11:52:00Z" w16du:dateUtc="2025-07-17T16:52:00Z">
            <w:rPr>
              <w:del w:id="14042" w:author="Mosi Adesina Ifatunji" w:date="2025-03-05T11:20:00Z" w16du:dateUtc="2025-03-05T17:20:00Z"/>
              <w:shd w:val="clear" w:color="auto" w:fill="D9EAD3"/>
            </w:rPr>
          </w:rPrChange>
        </w:rPr>
      </w:pPr>
    </w:p>
    <w:p w14:paraId="000001E3" w14:textId="4C868DDA" w:rsidR="00374CE3" w:rsidRPr="006B17C5" w:rsidRDefault="00851BB7">
      <w:pPr>
        <w:rPr>
          <w:del w:id="14043" w:author="Mosi Adesina Ifatunji" w:date="2025-03-05T11:20:00Z" w16du:dateUtc="2025-03-05T17:20:00Z"/>
          <w:rPrChange w:id="14044" w:author="Mosi Adesina Ifatunji" w:date="2025-07-17T11:52:00Z" w16du:dateUtc="2025-07-17T16:52:00Z">
            <w:rPr>
              <w:del w:id="14045" w:author="Mosi Adesina Ifatunji" w:date="2025-03-05T11:20:00Z" w16du:dateUtc="2025-03-05T17:20:00Z"/>
              <w:shd w:val="clear" w:color="auto" w:fill="D9EAD3"/>
            </w:rPr>
          </w:rPrChange>
        </w:rPr>
      </w:pPr>
      <w:del w:id="14046" w:author="Mosi Adesina Ifatunji" w:date="2025-03-05T11:20:00Z" w16du:dateUtc="2025-03-05T17:20:00Z">
        <w:r w:rsidRPr="006B17C5">
          <w:rPr>
            <w:rPrChange w:id="14047" w:author="Mosi Adesina Ifatunji" w:date="2025-07-17T11:52:00Z" w16du:dateUtc="2025-07-17T16:52:00Z">
              <w:rPr>
                <w:shd w:val="clear" w:color="auto" w:fill="D9EAD3"/>
              </w:rPr>
            </w:rPrChange>
          </w:rPr>
          <w:delText>Our findings underscore the critical role of firm-level data in understanding the nuances and impacts of racial stratification within organizations. As we utilized the LEHD data, which encompasses extensive worker-employer linkages, this study exemplifies the power of comprehensive administrative data in analyzing intricate socio-economic questions. It sets a precedent for future research aimed at dissecting complex organizations and their influence on societal inequities.</w:delText>
        </w:r>
      </w:del>
    </w:p>
    <w:p w14:paraId="000001E4" w14:textId="60FCB7BD" w:rsidR="00374CE3" w:rsidRPr="006B17C5" w:rsidRDefault="00374CE3">
      <w:pPr>
        <w:rPr>
          <w:del w:id="14048" w:author="Mosi Adesina Ifatunji" w:date="2025-03-05T11:20:00Z" w16du:dateUtc="2025-03-05T17:20:00Z"/>
          <w:rPrChange w:id="14049" w:author="Mosi Adesina Ifatunji" w:date="2025-07-17T11:52:00Z" w16du:dateUtc="2025-07-17T16:52:00Z">
            <w:rPr>
              <w:del w:id="14050" w:author="Mosi Adesina Ifatunji" w:date="2025-03-05T11:20:00Z" w16du:dateUtc="2025-03-05T17:20:00Z"/>
              <w:shd w:val="clear" w:color="auto" w:fill="D9EAD3"/>
            </w:rPr>
          </w:rPrChange>
        </w:rPr>
      </w:pPr>
    </w:p>
    <w:p w14:paraId="000001E5" w14:textId="5B2EA820" w:rsidR="00374CE3" w:rsidRPr="006B17C5" w:rsidRDefault="00851BB7">
      <w:pPr>
        <w:rPr>
          <w:del w:id="14051" w:author="Mosi Adesina Ifatunji" w:date="2025-03-05T11:20:00Z" w16du:dateUtc="2025-03-05T17:20:00Z"/>
          <w:rPrChange w:id="14052" w:author="Mosi Adesina Ifatunji" w:date="2025-07-17T11:52:00Z" w16du:dateUtc="2025-07-17T16:52:00Z">
            <w:rPr>
              <w:del w:id="14053" w:author="Mosi Adesina Ifatunji" w:date="2025-03-05T11:20:00Z" w16du:dateUtc="2025-03-05T17:20:00Z"/>
              <w:shd w:val="clear" w:color="auto" w:fill="D9EAD3"/>
            </w:rPr>
          </w:rPrChange>
        </w:rPr>
      </w:pPr>
      <w:del w:id="14054" w:author="Mosi Adesina Ifatunji" w:date="2025-03-05T11:20:00Z" w16du:dateUtc="2025-03-05T17:20:00Z">
        <w:r w:rsidRPr="006B17C5">
          <w:rPr>
            <w:rPrChange w:id="14055" w:author="Mosi Adesina Ifatunji" w:date="2025-07-17T11:52:00Z" w16du:dateUtc="2025-07-17T16:52:00Z">
              <w:rPr>
                <w:shd w:val="clear" w:color="auto" w:fill="D9EAD3"/>
              </w:rPr>
            </w:rPrChange>
          </w:rPr>
          <w:delText>While this research makes significant strides in unpacking racialized organizational dynamics, further exploration is needed to understand the intersectionality of these patterns across different ethnoracial and socioeconomic contexts. Future studies might extend this analysis to include gender dynamics, immigrant status, and other socio-cultural factors that may influence organizational stratification.</w:delText>
        </w:r>
      </w:del>
    </w:p>
    <w:p w14:paraId="000001E6" w14:textId="27F4A8BF" w:rsidR="00374CE3" w:rsidRPr="006B17C5" w:rsidRDefault="00374CE3">
      <w:pPr>
        <w:rPr>
          <w:del w:id="14056" w:author="Mosi Adesina Ifatunji" w:date="2025-03-05T11:20:00Z" w16du:dateUtc="2025-03-05T17:20:00Z"/>
          <w:rPrChange w:id="14057" w:author="Mosi Adesina Ifatunji" w:date="2025-07-17T11:52:00Z" w16du:dateUtc="2025-07-17T16:52:00Z">
            <w:rPr>
              <w:del w:id="14058" w:author="Mosi Adesina Ifatunji" w:date="2025-03-05T11:20:00Z" w16du:dateUtc="2025-03-05T17:20:00Z"/>
              <w:shd w:val="clear" w:color="auto" w:fill="D9EAD3"/>
            </w:rPr>
          </w:rPrChange>
        </w:rPr>
      </w:pPr>
    </w:p>
    <w:p w14:paraId="000001E7" w14:textId="74768B31" w:rsidR="00374CE3" w:rsidRPr="006B17C5" w:rsidRDefault="00851BB7">
      <w:pPr>
        <w:rPr>
          <w:del w:id="14059" w:author="Mosi Adesina Ifatunji" w:date="2025-03-05T11:20:00Z" w16du:dateUtc="2025-03-05T17:20:00Z"/>
          <w:rPrChange w:id="14060" w:author="Mosi Adesina Ifatunji" w:date="2025-07-17T11:52:00Z" w16du:dateUtc="2025-07-17T16:52:00Z">
            <w:rPr>
              <w:del w:id="14061" w:author="Mosi Adesina Ifatunji" w:date="2025-03-05T11:20:00Z" w16du:dateUtc="2025-03-05T17:20:00Z"/>
              <w:shd w:val="clear" w:color="auto" w:fill="D9EAD3"/>
            </w:rPr>
          </w:rPrChange>
        </w:rPr>
      </w:pPr>
      <w:del w:id="14062" w:author="Mosi Adesina Ifatunji" w:date="2025-03-05T11:20:00Z" w16du:dateUtc="2025-03-05T17:20:00Z">
        <w:r w:rsidRPr="006B17C5">
          <w:rPr>
            <w:rPrChange w:id="14063" w:author="Mosi Adesina Ifatunji" w:date="2025-07-17T11:52:00Z" w16du:dateUtc="2025-07-17T16:52:00Z">
              <w:rPr>
                <w:shd w:val="clear" w:color="auto" w:fill="D9EAD3"/>
              </w:rPr>
            </w:rPrChange>
          </w:rPr>
          <w:delText>In summary, by establishing a clear linkage between organizational ethnoracial composition and wage disparities, this study not only advances scholarly understanding of racialized organizations but also calls for renewed efforts in organizational policy-making. Structural changes within firms are imperative to fostering equitable and inclusive economic opportunities that transcend racial boundaries.</w:delText>
        </w:r>
      </w:del>
    </w:p>
    <w:p w14:paraId="000001E8" w14:textId="46CF1365" w:rsidR="00374CE3" w:rsidRPr="00B92532" w:rsidDel="00BA3D63" w:rsidRDefault="00374CE3">
      <w:pPr>
        <w:rPr>
          <w:del w:id="14064" w:author="Mosi Adesina Ifatunji" w:date="2025-07-25T15:42:00Z" w16du:dateUtc="2025-07-25T20:42:00Z"/>
        </w:rPr>
      </w:pPr>
    </w:p>
    <w:p w14:paraId="000001E9" w14:textId="66D1BC7C" w:rsidR="00374CE3" w:rsidRPr="00B92532" w:rsidDel="008A1E39" w:rsidRDefault="00D35CFA">
      <w:pPr>
        <w:rPr>
          <w:del w:id="14065" w:author="Mosi Adesina Ifatunji" w:date="2025-03-06T10:35:00Z" w16du:dateUtc="2025-03-06T16:35:00Z"/>
        </w:rPr>
      </w:pPr>
      <w:del w:id="14066" w:author="Mosi Adesina Ifatunji" w:date="2025-07-25T15:42:00Z" w16du:dateUtc="2025-07-25T20:42:00Z">
        <w:r w:rsidRPr="00B92532" w:rsidDel="00BA3D63">
          <w:fldChar w:fldCharType="begin">
            <w:fldData xml:space="preserve">PEVuZE5vdGU+PENpdGU+PEF1dGhvcj5CYXJvbjwvQXV0aG9yPjxZZWFyPjE5OTQ8L1llYXI+PFJl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</w:fldData>
          </w:fldChar>
        </w:r>
        <w:r w:rsidRPr="00B92532" w:rsidDel="00BA3D63">
          <w:delInstrText xml:space="preserve"> ADDIN EN.JS.CITE </w:delInstrText>
        </w:r>
        <w:r w:rsidRPr="00B92532" w:rsidDel="00BA3D63">
          <w:fldChar w:fldCharType="separate"/>
        </w:r>
        <w:r w:rsidR="008B7FC0" w:rsidDel="00BA3D63">
          <w:rPr>
            <w:noProof/>
          </w:rPr>
          <w:delText>(Baron and Pfeffer 1994, Tilly 1998, Davis 2017, Ray 2019, Eagle and Mueller 2022)</w:delText>
        </w:r>
        <w:r w:rsidRPr="00B92532" w:rsidDel="00BA3D63">
          <w:fldChar w:fldCharType="end"/>
        </w:r>
      </w:del>
    </w:p>
    <w:p w14:paraId="31102CFC" w14:textId="5557053A" w:rsidR="00AA4795" w:rsidDel="00257236" w:rsidRDefault="00960DCF">
      <w:pPr>
        <w:rPr>
          <w:del w:id="14067" w:author="Mosi Adesina Ifatunji" w:date="2025-07-10T18:21:00Z" w16du:dateUtc="2025-07-10T23:21:00Z"/>
        </w:rPr>
      </w:pPr>
      <w:del w:id="14068" w:author="Mosi Adesina Ifatunji" w:date="2025-07-25T15:42:00Z" w16du:dateUtc="2025-07-25T20:42:00Z">
        <w:r w:rsidRPr="006B17C5" w:rsidDel="00BA3D63">
          <w:rPr>
            <w:rPrChange w:id="14069" w:author="Mosi Adesina Ifatunji" w:date="2025-07-17T11:52:00Z" w16du:dateUtc="2025-07-17T16:52:00Z">
              <w:rPr>
                <w:sz w:val="22"/>
                <w:szCs w:val="22"/>
              </w:rPr>
            </w:rPrChange>
          </w:rPr>
          <w:fldChar w:fldCharType="begin">
            <w:fldData xml:space="preserve">PEVuZE5vdGU+PENpdGU+PEF1dGhvcj5SYXk8L0F1dGhvcj48WWVhcj4yMDE5PC9ZZWFyPjxSZWNO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</w:fldData>
          </w:fldChar>
        </w:r>
        <w:r w:rsidRPr="006B17C5" w:rsidDel="00BA3D63">
          <w:rPr>
            <w:rPrChange w:id="14070" w:author="Mosi Adesina Ifatunji" w:date="2025-07-17T11:52:00Z" w16du:dateUtc="2025-07-17T16:52:00Z">
              <w:rPr>
                <w:sz w:val="22"/>
                <w:szCs w:val="22"/>
              </w:rPr>
            </w:rPrChange>
          </w:rPr>
          <w:delInstrText xml:space="preserve"> ADDIN EN.JS.CITE </w:delInstrText>
        </w:r>
        <w:r w:rsidRPr="006B17C5" w:rsidDel="00BA3D63">
          <w:rPr>
            <w:rPrChange w:id="14071" w:author="Mosi Adesina Ifatunji" w:date="2025-07-17T11:52:00Z" w16du:dateUtc="2025-07-17T16:52:00Z">
              <w:rPr>
                <w:sz w:val="22"/>
                <w:szCs w:val="22"/>
              </w:rPr>
            </w:rPrChange>
          </w:rPr>
          <w:fldChar w:fldCharType="separate"/>
        </w:r>
        <w:r w:rsidR="001A433F" w:rsidRPr="006B17C5" w:rsidDel="00BA3D63">
          <w:rPr>
            <w:rPrChange w:id="14072" w:author="Mosi Adesina Ifatunji" w:date="2025-07-17T11:52:00Z" w16du:dateUtc="2025-07-17T16:52:00Z">
              <w:rPr>
                <w:noProof/>
                <w:sz w:val="22"/>
                <w:szCs w:val="22"/>
              </w:rPr>
            </w:rPrChange>
          </w:rPr>
          <w:delText>(Ray 2019: 47)</w:delText>
        </w:r>
        <w:r w:rsidRPr="006B17C5" w:rsidDel="00BA3D63">
          <w:rPr>
            <w:rPrChange w:id="14073" w:author="Mosi Adesina Ifatunji" w:date="2025-07-17T11:52:00Z" w16du:dateUtc="2025-07-17T16:52:00Z">
              <w:rPr>
                <w:sz w:val="22"/>
                <w:szCs w:val="22"/>
              </w:rPr>
            </w:rPrChange>
          </w:rPr>
          <w:fldChar w:fldCharType="end"/>
        </w:r>
      </w:del>
    </w:p>
    <w:p w14:paraId="000001EB" w14:textId="7874CA61" w:rsidR="00374CE3" w:rsidRPr="00B92532" w:rsidDel="001646A4" w:rsidRDefault="00374CE3">
      <w:pPr>
        <w:rPr>
          <w:del w:id="14074" w:author="Mosi Adesina Ifatunji" w:date="2025-07-10T18:21:00Z" w16du:dateUtc="2025-07-10T23:21:00Z"/>
        </w:rPr>
      </w:pPr>
    </w:p>
    <w:p w14:paraId="38F7D46F" w14:textId="3E99B6BD" w:rsidR="00B116BF" w:rsidRPr="00B92532" w:rsidRDefault="00B116BF" w:rsidP="007B100A">
      <w:pPr>
        <w:rPr>
          <w:ins w:id="14075" w:author="Mosi Adesina Ifatunji" w:date="2025-06-14T14:57:00Z" w16du:dateUtc="2025-06-14T19:57:00Z"/>
        </w:rPr>
      </w:pPr>
    </w:p>
    <w:p w14:paraId="000001EC" w14:textId="23FCEC09" w:rsidR="00374CE3" w:rsidRPr="00B92532" w:rsidRDefault="00851BB7">
      <w:pPr>
        <w:pStyle w:val="Heading2"/>
        <w:ind w:right="-14"/>
        <w:rPr>
          <w:del w:id="14076" w:author="Mosi Adesina Ifatunji" w:date="2025-03-05T10:28:00Z" w16du:dateUtc="2025-03-05T16:28:00Z"/>
        </w:rPr>
        <w:pPrChange w:id="14077" w:author="Mosi Adesina Ifatunji" w:date="2025-10-21T19:50:00Z" w16du:dateUtc="2025-10-22T00:50:00Z">
          <w:pPr/>
        </w:pPrChange>
      </w:pPr>
      <w:del w:id="14078" w:author="Mosi Adesina Ifatunji" w:date="2025-03-05T10:28:00Z" w16du:dateUtc="2025-03-05T16:28:00Z">
        <w:r w:rsidRPr="00B92532">
          <w:delText>REFERENCES</w:delText>
        </w:r>
      </w:del>
    </w:p>
    <w:p w14:paraId="000001ED" w14:textId="08800EC3" w:rsidR="00374CE3" w:rsidRPr="00B92532" w:rsidRDefault="00374CE3">
      <w:pPr>
        <w:pStyle w:val="Heading2"/>
        <w:ind w:right="-14"/>
        <w:rPr>
          <w:del w:id="14079" w:author="Mosi Adesina Ifatunji" w:date="2025-03-05T10:28:00Z" w16du:dateUtc="2025-03-05T16:28:00Z"/>
        </w:rPr>
        <w:pPrChange w:id="14080" w:author="Mosi Adesina Ifatunji" w:date="2025-10-21T19:50:00Z" w16du:dateUtc="2025-10-22T00:50:00Z">
          <w:pPr/>
        </w:pPrChange>
      </w:pPr>
    </w:p>
    <w:p w14:paraId="000001EE" w14:textId="19D2B2CC" w:rsidR="00374CE3" w:rsidRPr="00B92532" w:rsidRDefault="00851BB7">
      <w:pPr>
        <w:pStyle w:val="Heading2"/>
        <w:ind w:right="-14"/>
        <w:rPr>
          <w:del w:id="14081" w:author="Mosi Adesina Ifatunji" w:date="2025-03-05T10:28:00Z" w16du:dateUtc="2025-03-05T16:28:00Z"/>
        </w:rPr>
        <w:pPrChange w:id="14082" w:author="Mosi Adesina Ifatunji" w:date="2025-10-21T19:50:00Z" w16du:dateUtc="2025-10-22T00:50:00Z">
          <w:pPr/>
        </w:pPrChange>
      </w:pPr>
      <w:del w:id="14083" w:author="Mosi Adesina Ifatunji" w:date="2025-03-05T10:28:00Z" w16du:dateUtc="2025-03-05T16:28:00Z">
        <w:r w:rsidRPr="00B92532">
          <w:delText xml:space="preserve">Acker, Joan. 2006. "Inequality Regimes: Gender, Class, and Race in Organizations." </w:delText>
        </w:r>
        <w:r w:rsidRPr="00B92532">
          <w:rPr>
            <w:i/>
          </w:rPr>
          <w:delText>Gender &amp; Society</w:delText>
        </w:r>
        <w:r w:rsidRPr="00B92532">
          <w:delText xml:space="preserve"> 20(4):441-64.</w:delText>
        </w:r>
      </w:del>
    </w:p>
    <w:p w14:paraId="000001EF" w14:textId="4322022B" w:rsidR="00374CE3" w:rsidRPr="00B92532" w:rsidRDefault="00374CE3">
      <w:pPr>
        <w:pStyle w:val="Heading2"/>
        <w:ind w:right="-14"/>
        <w:rPr>
          <w:del w:id="14084" w:author="Mosi Adesina Ifatunji" w:date="2025-03-05T10:28:00Z" w16du:dateUtc="2025-03-05T16:28:00Z"/>
        </w:rPr>
        <w:pPrChange w:id="14085" w:author="Mosi Adesina Ifatunji" w:date="2025-10-21T19:50:00Z" w16du:dateUtc="2025-10-22T00:50:00Z">
          <w:pPr/>
        </w:pPrChange>
      </w:pPr>
    </w:p>
    <w:p w14:paraId="000001F0" w14:textId="4FFEE5AB" w:rsidR="00374CE3" w:rsidRPr="00B92532" w:rsidRDefault="00851BB7">
      <w:pPr>
        <w:pStyle w:val="Heading2"/>
        <w:ind w:right="-14"/>
        <w:rPr>
          <w:del w:id="14086" w:author="Mosi Adesina Ifatunji" w:date="2025-03-05T10:28:00Z" w16du:dateUtc="2025-03-05T16:28:00Z"/>
        </w:rPr>
        <w:pPrChange w:id="14087" w:author="Mosi Adesina Ifatunji" w:date="2025-10-21T19:50:00Z" w16du:dateUtc="2025-10-22T00:50:00Z">
          <w:pPr/>
        </w:pPrChange>
      </w:pPr>
      <w:del w:id="14088" w:author="Mosi Adesina Ifatunji" w:date="2025-03-05T10:28:00Z" w16du:dateUtc="2025-03-05T16:28:00Z">
        <w:r w:rsidRPr="00B92532">
          <w:delText xml:space="preserve">Amis, John M, Johanna Mair and Kamal A Munir. 2020. "The Organizational Reproduction of Inequality." </w:delText>
        </w:r>
        <w:r w:rsidRPr="00B92532">
          <w:rPr>
            <w:i/>
          </w:rPr>
          <w:delText>Academy of Management Annals</w:delText>
        </w:r>
        <w:r w:rsidRPr="00B92532">
          <w:delText xml:space="preserve"> 14(1):195-230.</w:delText>
        </w:r>
      </w:del>
    </w:p>
    <w:p w14:paraId="000001F1" w14:textId="00BDBBAC" w:rsidR="00374CE3" w:rsidRPr="00B92532" w:rsidRDefault="00374CE3">
      <w:pPr>
        <w:pStyle w:val="Heading2"/>
        <w:ind w:right="-14"/>
        <w:rPr>
          <w:del w:id="14089" w:author="Mosi Adesina Ifatunji" w:date="2025-03-05T10:28:00Z" w16du:dateUtc="2025-03-05T16:28:00Z"/>
        </w:rPr>
        <w:pPrChange w:id="14090" w:author="Mosi Adesina Ifatunji" w:date="2025-10-21T19:50:00Z" w16du:dateUtc="2025-10-22T00:50:00Z">
          <w:pPr/>
        </w:pPrChange>
      </w:pPr>
    </w:p>
    <w:p w14:paraId="000001F2" w14:textId="5CD7A3A4" w:rsidR="00374CE3" w:rsidRPr="00B92532" w:rsidRDefault="00851BB7">
      <w:pPr>
        <w:pStyle w:val="Heading2"/>
        <w:ind w:right="-14"/>
        <w:rPr>
          <w:del w:id="14091" w:author="Mosi Adesina Ifatunji" w:date="2025-03-05T10:28:00Z" w16du:dateUtc="2025-03-05T16:28:00Z"/>
        </w:rPr>
        <w:pPrChange w:id="14092" w:author="Mosi Adesina Ifatunji" w:date="2025-10-21T19:50:00Z" w16du:dateUtc="2025-10-22T00:50:00Z">
          <w:pPr/>
        </w:pPrChange>
      </w:pPr>
      <w:del w:id="14093" w:author="Mosi Adesina Ifatunji" w:date="2025-03-05T10:28:00Z" w16du:dateUtc="2025-03-05T16:28:00Z">
        <w:r w:rsidRPr="00B92532">
          <w:delText>Avent-Holt, Dustin and Donald Tomaskovic-Devey. 2010. "A Relational Theory of Wage Inequality."</w:delText>
        </w:r>
      </w:del>
    </w:p>
    <w:p w14:paraId="000001F3" w14:textId="57ADAB1F" w:rsidR="00374CE3" w:rsidRPr="00B92532" w:rsidRDefault="00374CE3">
      <w:pPr>
        <w:pStyle w:val="Heading2"/>
        <w:ind w:right="-14"/>
        <w:rPr>
          <w:del w:id="14094" w:author="Mosi Adesina Ifatunji" w:date="2025-03-05T10:28:00Z" w16du:dateUtc="2025-03-05T16:28:00Z"/>
        </w:rPr>
        <w:pPrChange w:id="14095" w:author="Mosi Adesina Ifatunji" w:date="2025-10-21T19:50:00Z" w16du:dateUtc="2025-10-22T00:50:00Z">
          <w:pPr/>
        </w:pPrChange>
      </w:pPr>
    </w:p>
    <w:p w14:paraId="000001F4" w14:textId="70000AAD" w:rsidR="00374CE3" w:rsidRPr="00B92532" w:rsidRDefault="00851BB7">
      <w:pPr>
        <w:pStyle w:val="Heading2"/>
        <w:ind w:right="-14"/>
        <w:rPr>
          <w:del w:id="14096" w:author="Mosi Adesina Ifatunji" w:date="2025-03-05T10:28:00Z" w16du:dateUtc="2025-03-05T16:28:00Z"/>
        </w:rPr>
        <w:pPrChange w:id="14097" w:author="Mosi Adesina Ifatunji" w:date="2025-10-21T19:50:00Z" w16du:dateUtc="2025-10-22T00:50:00Z">
          <w:pPr/>
        </w:pPrChange>
      </w:pPr>
      <w:del w:id="14098" w:author="Mosi Adesina Ifatunji" w:date="2025-03-05T10:28:00Z" w16du:dateUtc="2025-03-05T16:28:00Z">
        <w:r w:rsidRPr="00B92532">
          <w:delText xml:space="preserve">Avery, Derek R., Sabrina D. Volpone and Oscar Holmes Iv. 2018. "Racial Discrimination in Organizations." Pp. 89-109 in </w:delText>
        </w:r>
        <w:r w:rsidRPr="00B92532">
          <w:rPr>
            <w:i/>
          </w:rPr>
          <w:delText>The Oxford Handbook of Workplace Discrimination.</w:delText>
        </w:r>
        <w:r w:rsidRPr="00B92532">
          <w:delText xml:space="preserve"> New York, NY, US: Oxford University Press.</w:delText>
        </w:r>
      </w:del>
    </w:p>
    <w:p w14:paraId="000001F5" w14:textId="4CA68FE0" w:rsidR="00374CE3" w:rsidRPr="00B92532" w:rsidRDefault="00374CE3">
      <w:pPr>
        <w:pStyle w:val="Heading2"/>
        <w:ind w:right="-14"/>
        <w:rPr>
          <w:del w:id="14099" w:author="Mosi Adesina Ifatunji" w:date="2025-03-05T10:28:00Z" w16du:dateUtc="2025-03-05T16:28:00Z"/>
        </w:rPr>
        <w:pPrChange w:id="14100" w:author="Mosi Adesina Ifatunji" w:date="2025-10-21T19:50:00Z" w16du:dateUtc="2025-10-22T00:50:00Z">
          <w:pPr/>
        </w:pPrChange>
      </w:pPr>
    </w:p>
    <w:p w14:paraId="000001F6" w14:textId="20E6945F" w:rsidR="00374CE3" w:rsidRPr="00B92532" w:rsidRDefault="00851BB7">
      <w:pPr>
        <w:pStyle w:val="Heading2"/>
        <w:ind w:right="-14"/>
        <w:rPr>
          <w:del w:id="14101" w:author="Mosi Adesina Ifatunji" w:date="2025-03-05T10:28:00Z" w16du:dateUtc="2025-03-05T16:28:00Z"/>
        </w:rPr>
        <w:pPrChange w:id="14102" w:author="Mosi Adesina Ifatunji" w:date="2025-10-21T19:50:00Z" w16du:dateUtc="2025-10-22T00:50:00Z">
          <w:pPr/>
        </w:pPrChange>
      </w:pPr>
      <w:del w:id="14103" w:author="Mosi Adesina Ifatunji" w:date="2025-03-05T10:28:00Z" w16du:dateUtc="2025-03-05T16:28:00Z">
        <w:r w:rsidRPr="00B92532">
          <w:delText xml:space="preserve">Baron, James N. and William T. Bielby. 1980. "Bringing the Firms Back In: Stratification, Segmentation, and the Organization of Work." </w:delText>
        </w:r>
        <w:r w:rsidRPr="00B92532">
          <w:rPr>
            <w:i/>
          </w:rPr>
          <w:delText>American sociological review</w:delText>
        </w:r>
        <w:r w:rsidRPr="00B92532">
          <w:delText xml:space="preserve"> 45(5):737-65.</w:delText>
        </w:r>
      </w:del>
    </w:p>
    <w:p w14:paraId="000001F7" w14:textId="48D6D003" w:rsidR="00374CE3" w:rsidRPr="00B92532" w:rsidRDefault="00374CE3">
      <w:pPr>
        <w:pStyle w:val="Heading2"/>
        <w:ind w:right="-14"/>
        <w:rPr>
          <w:del w:id="14104" w:author="Mosi Adesina Ifatunji" w:date="2025-03-05T10:28:00Z" w16du:dateUtc="2025-03-05T16:28:00Z"/>
        </w:rPr>
        <w:pPrChange w:id="14105" w:author="Mosi Adesina Ifatunji" w:date="2025-10-21T19:50:00Z" w16du:dateUtc="2025-10-22T00:50:00Z">
          <w:pPr/>
        </w:pPrChange>
      </w:pPr>
    </w:p>
    <w:p w14:paraId="000001F8" w14:textId="5F258F1F" w:rsidR="00374CE3" w:rsidRPr="00B92532" w:rsidRDefault="00851BB7">
      <w:pPr>
        <w:pStyle w:val="Heading2"/>
        <w:ind w:right="-14"/>
        <w:rPr>
          <w:del w:id="14106" w:author="Mosi Adesina Ifatunji" w:date="2025-03-05T10:28:00Z" w16du:dateUtc="2025-03-05T16:28:00Z"/>
        </w:rPr>
        <w:pPrChange w:id="14107" w:author="Mosi Adesina Ifatunji" w:date="2025-10-21T19:50:00Z" w16du:dateUtc="2025-10-22T00:50:00Z">
          <w:pPr/>
        </w:pPrChange>
      </w:pPr>
      <w:del w:id="14108" w:author="Mosi Adesina Ifatunji" w:date="2025-03-05T10:28:00Z" w16du:dateUtc="2025-03-05T16:28:00Z">
        <w:r w:rsidRPr="00B92532">
          <w:delText xml:space="preserve">Baron, James N. and Jeffrey Pfeffer. 1994. "The Social Psychology of Organizations and Inequality." </w:delText>
        </w:r>
        <w:r w:rsidRPr="00B92532">
          <w:rPr>
            <w:i/>
          </w:rPr>
          <w:delText>Social Psychology Quarterly</w:delText>
        </w:r>
        <w:r w:rsidRPr="00B92532">
          <w:delText xml:space="preserve"> 57(3):190-209. doi: 10.2307/2786876.</w:delText>
        </w:r>
      </w:del>
    </w:p>
    <w:p w14:paraId="000001F9" w14:textId="3EF08B21" w:rsidR="00374CE3" w:rsidRPr="00B92532" w:rsidRDefault="00374CE3">
      <w:pPr>
        <w:pStyle w:val="Heading2"/>
        <w:ind w:right="-14"/>
        <w:rPr>
          <w:del w:id="14109" w:author="Mosi Adesina Ifatunji" w:date="2025-03-05T10:28:00Z" w16du:dateUtc="2025-03-05T16:28:00Z"/>
        </w:rPr>
        <w:pPrChange w:id="14110" w:author="Mosi Adesina Ifatunji" w:date="2025-10-21T19:50:00Z" w16du:dateUtc="2025-10-22T00:50:00Z">
          <w:pPr/>
        </w:pPrChange>
      </w:pPr>
    </w:p>
    <w:p w14:paraId="000001FA" w14:textId="26A2E92C" w:rsidR="00374CE3" w:rsidRPr="00B92532" w:rsidRDefault="00851BB7">
      <w:pPr>
        <w:pStyle w:val="Heading2"/>
        <w:ind w:right="-14"/>
        <w:rPr>
          <w:del w:id="14111" w:author="Mosi Adesina Ifatunji" w:date="2025-03-05T10:28:00Z" w16du:dateUtc="2025-03-05T16:28:00Z"/>
        </w:rPr>
        <w:pPrChange w:id="14112" w:author="Mosi Adesina Ifatunji" w:date="2025-10-21T19:50:00Z" w16du:dateUtc="2025-10-22T00:50:00Z">
          <w:pPr/>
        </w:pPrChange>
      </w:pPr>
      <w:del w:id="14113" w:author="Mosi Adesina Ifatunji" w:date="2025-03-05T10:28:00Z" w16du:dateUtc="2025-03-05T16:28:00Z">
        <w:r w:rsidRPr="00B92532">
          <w:delText xml:space="preserve">Barot, Rohit and John Bird. 2001. "Racialization: The Genealogy and Critique of a Concept." </w:delText>
        </w:r>
        <w:r w:rsidRPr="00B92532">
          <w:rPr>
            <w:i/>
          </w:rPr>
          <w:delText>Ethnic and Racial Studies</w:delText>
        </w:r>
        <w:r w:rsidRPr="00B92532">
          <w:delText xml:space="preserve"> 24(4):601-18.</w:delText>
        </w:r>
      </w:del>
    </w:p>
    <w:p w14:paraId="000001FB" w14:textId="52D7F9E6" w:rsidR="00374CE3" w:rsidRPr="00B92532" w:rsidRDefault="00374CE3">
      <w:pPr>
        <w:pStyle w:val="Heading2"/>
        <w:ind w:right="-14"/>
        <w:rPr>
          <w:del w:id="14114" w:author="Mosi Adesina Ifatunji" w:date="2025-03-05T10:28:00Z" w16du:dateUtc="2025-03-05T16:28:00Z"/>
        </w:rPr>
        <w:pPrChange w:id="14115" w:author="Mosi Adesina Ifatunji" w:date="2025-10-21T19:50:00Z" w16du:dateUtc="2025-10-22T00:50:00Z">
          <w:pPr/>
        </w:pPrChange>
      </w:pPr>
    </w:p>
    <w:p w14:paraId="000001FC" w14:textId="41491987" w:rsidR="00374CE3" w:rsidRPr="00B92532" w:rsidRDefault="00851BB7">
      <w:pPr>
        <w:pStyle w:val="Heading2"/>
        <w:ind w:right="-14"/>
        <w:rPr>
          <w:del w:id="14116" w:author="Mosi Adesina Ifatunji" w:date="2025-03-05T10:28:00Z" w16du:dateUtc="2025-03-05T16:28:00Z"/>
        </w:rPr>
        <w:pPrChange w:id="14117" w:author="Mosi Adesina Ifatunji" w:date="2025-10-21T19:50:00Z" w16du:dateUtc="2025-10-22T00:50:00Z">
          <w:pPr/>
        </w:pPrChange>
      </w:pPr>
      <w:del w:id="14118" w:author="Mosi Adesina Ifatunji" w:date="2025-03-05T10:28:00Z" w16du:dateUtc="2025-03-05T16:28:00Z">
        <w:r w:rsidRPr="00B92532">
          <w:delText xml:space="preserve">Bell, Derrick A. 1980. "Brown V. Board of Education and the Interest-Convergence Dilemma." </w:delText>
        </w:r>
        <w:r w:rsidRPr="00B92532">
          <w:rPr>
            <w:i/>
          </w:rPr>
          <w:delText>Harvard Law Review</w:delText>
        </w:r>
        <w:r w:rsidRPr="00B92532">
          <w:delText xml:space="preserve"> 93(3):518-33. doi: 10.2307/1340546.</w:delText>
        </w:r>
      </w:del>
    </w:p>
    <w:p w14:paraId="000001FD" w14:textId="2C652876" w:rsidR="00374CE3" w:rsidRPr="00B92532" w:rsidRDefault="00374CE3">
      <w:pPr>
        <w:pStyle w:val="Heading2"/>
        <w:ind w:right="-14"/>
        <w:rPr>
          <w:del w:id="14119" w:author="Mosi Adesina Ifatunji" w:date="2025-03-05T10:28:00Z" w16du:dateUtc="2025-03-05T16:28:00Z"/>
        </w:rPr>
        <w:pPrChange w:id="14120" w:author="Mosi Adesina Ifatunji" w:date="2025-10-21T19:50:00Z" w16du:dateUtc="2025-10-22T00:50:00Z">
          <w:pPr/>
        </w:pPrChange>
      </w:pPr>
    </w:p>
    <w:p w14:paraId="000001FE" w14:textId="6AB16137" w:rsidR="00374CE3" w:rsidRPr="00B92532" w:rsidRDefault="00851BB7">
      <w:pPr>
        <w:pStyle w:val="Heading2"/>
        <w:ind w:right="-14"/>
        <w:rPr>
          <w:del w:id="14121" w:author="Mosi Adesina Ifatunji" w:date="2025-03-05T10:28:00Z" w16du:dateUtc="2025-03-05T16:28:00Z"/>
        </w:rPr>
        <w:pPrChange w:id="14122" w:author="Mosi Adesina Ifatunji" w:date="2025-10-21T19:50:00Z" w16du:dateUtc="2025-10-22T00:50:00Z">
          <w:pPr/>
        </w:pPrChange>
      </w:pPr>
      <w:del w:id="14123" w:author="Mosi Adesina Ifatunji" w:date="2025-03-05T10:28:00Z" w16du:dateUtc="2025-03-05T16:28:00Z">
        <w:r w:rsidRPr="00B92532">
          <w:delText xml:space="preserve">Bertrand, Marianne and Sendhil Mullainathan. 2004. "Are Emily and Greg More Employable Than Lakisha and Jamal? A Field Experiment on Labor Market Discrimination." </w:delText>
        </w:r>
        <w:r w:rsidRPr="00B92532">
          <w:rPr>
            <w:i/>
          </w:rPr>
          <w:delText>American Economic Review</w:delText>
        </w:r>
        <w:r w:rsidRPr="00B92532">
          <w:delText xml:space="preserve"> 94(4):991-1013.</w:delText>
        </w:r>
      </w:del>
    </w:p>
    <w:p w14:paraId="000001FF" w14:textId="31EB7377" w:rsidR="00374CE3" w:rsidRPr="00B92532" w:rsidRDefault="00374CE3">
      <w:pPr>
        <w:pStyle w:val="Heading2"/>
        <w:ind w:right="-14"/>
        <w:rPr>
          <w:del w:id="14124" w:author="Mosi Adesina Ifatunji" w:date="2025-03-05T10:28:00Z" w16du:dateUtc="2025-03-05T16:28:00Z"/>
        </w:rPr>
        <w:pPrChange w:id="14125" w:author="Mosi Adesina Ifatunji" w:date="2025-10-21T19:50:00Z" w16du:dateUtc="2025-10-22T00:50:00Z">
          <w:pPr/>
        </w:pPrChange>
      </w:pPr>
    </w:p>
    <w:p w14:paraId="00000200" w14:textId="5ACD2210" w:rsidR="00374CE3" w:rsidRPr="00B92532" w:rsidRDefault="00851BB7">
      <w:pPr>
        <w:pStyle w:val="Heading2"/>
        <w:ind w:right="-14"/>
        <w:rPr>
          <w:del w:id="14126" w:author="Mosi Adesina Ifatunji" w:date="2025-03-05T10:28:00Z" w16du:dateUtc="2025-03-05T16:28:00Z"/>
        </w:rPr>
        <w:pPrChange w:id="14127" w:author="Mosi Adesina Ifatunji" w:date="2025-10-21T19:50:00Z" w16du:dateUtc="2025-10-22T00:50:00Z">
          <w:pPr/>
        </w:pPrChange>
      </w:pPr>
      <w:del w:id="14128" w:author="Mosi Adesina Ifatunji" w:date="2025-03-05T10:28:00Z" w16du:dateUtc="2025-03-05T16:28:00Z">
        <w:r w:rsidRPr="00B92532">
          <w:delText xml:space="preserve">Bielby, William T. 2012. "Minority Vulnerability in Privileged Occupations: Why Do African American Financial Advisers Earn Less Than Whites in a Large Financial Services Firm?". </w:delText>
        </w:r>
        <w:r w:rsidRPr="00B92532">
          <w:rPr>
            <w:i/>
          </w:rPr>
          <w:delText>The ANNALS of the American Academy of Political and Social Science</w:delText>
        </w:r>
        <w:r w:rsidRPr="00B92532">
          <w:delText xml:space="preserve"> 639(1):13-32.</w:delText>
        </w:r>
      </w:del>
    </w:p>
    <w:p w14:paraId="00000201" w14:textId="0AA09828" w:rsidR="00374CE3" w:rsidRPr="00B92532" w:rsidRDefault="00374CE3">
      <w:pPr>
        <w:pStyle w:val="Heading2"/>
        <w:ind w:right="-14"/>
        <w:rPr>
          <w:del w:id="14129" w:author="Mosi Adesina Ifatunji" w:date="2025-03-05T10:28:00Z" w16du:dateUtc="2025-03-05T16:28:00Z"/>
        </w:rPr>
        <w:pPrChange w:id="14130" w:author="Mosi Adesina Ifatunji" w:date="2025-10-21T19:50:00Z" w16du:dateUtc="2025-10-22T00:50:00Z">
          <w:pPr/>
        </w:pPrChange>
      </w:pPr>
    </w:p>
    <w:p w14:paraId="00000202" w14:textId="17131DA9" w:rsidR="00374CE3" w:rsidRPr="00B92532" w:rsidRDefault="00851BB7">
      <w:pPr>
        <w:pStyle w:val="Heading2"/>
        <w:ind w:right="-14"/>
        <w:rPr>
          <w:del w:id="14131" w:author="Mosi Adesina Ifatunji" w:date="2025-03-05T10:28:00Z" w16du:dateUtc="2025-03-05T16:28:00Z"/>
        </w:rPr>
        <w:pPrChange w:id="14132" w:author="Mosi Adesina Ifatunji" w:date="2025-10-21T19:50:00Z" w16du:dateUtc="2025-10-22T00:50:00Z">
          <w:pPr/>
        </w:pPrChange>
      </w:pPr>
      <w:del w:id="14133" w:author="Mosi Adesina Ifatunji" w:date="2025-03-05T10:28:00Z" w16du:dateUtc="2025-03-05T16:28:00Z">
        <w:r w:rsidRPr="00B92532">
          <w:delText xml:space="preserve">Blank, Rebecca M., Marilyn Dabady and Constance Citro, eds. 2004. </w:delText>
        </w:r>
        <w:r w:rsidRPr="00B92532">
          <w:rPr>
            <w:i/>
          </w:rPr>
          <w:delText>Measuring Racial Discrimination</w:delText>
        </w:r>
        <w:r w:rsidRPr="00B92532">
          <w:delText>. Washington, DC: National Academies Press.</w:delText>
        </w:r>
      </w:del>
    </w:p>
    <w:p w14:paraId="00000203" w14:textId="53659E7B" w:rsidR="00374CE3" w:rsidRPr="00B92532" w:rsidRDefault="00374CE3">
      <w:pPr>
        <w:pStyle w:val="Heading2"/>
        <w:ind w:right="-14"/>
        <w:rPr>
          <w:del w:id="14134" w:author="Mosi Adesina Ifatunji" w:date="2025-03-05T10:28:00Z" w16du:dateUtc="2025-03-05T16:28:00Z"/>
        </w:rPr>
        <w:pPrChange w:id="14135" w:author="Mosi Adesina Ifatunji" w:date="2025-10-21T19:50:00Z" w16du:dateUtc="2025-10-22T00:50:00Z">
          <w:pPr/>
        </w:pPrChange>
      </w:pPr>
    </w:p>
    <w:p w14:paraId="00000204" w14:textId="730589C8" w:rsidR="00374CE3" w:rsidRPr="00B92532" w:rsidRDefault="00851BB7">
      <w:pPr>
        <w:pStyle w:val="Heading2"/>
        <w:ind w:right="-14"/>
        <w:rPr>
          <w:del w:id="14136" w:author="Mosi Adesina Ifatunji" w:date="2025-03-05T10:28:00Z" w16du:dateUtc="2025-03-05T16:28:00Z"/>
        </w:rPr>
        <w:pPrChange w:id="14137" w:author="Mosi Adesina Ifatunji" w:date="2025-10-21T19:50:00Z" w16du:dateUtc="2025-10-22T00:50:00Z">
          <w:pPr/>
        </w:pPrChange>
      </w:pPr>
      <w:del w:id="14138" w:author="Mosi Adesina Ifatunji" w:date="2025-03-05T10:28:00Z" w16du:dateUtc="2025-03-05T16:28:00Z">
        <w:r w:rsidRPr="00B92532">
          <w:delText xml:space="preserve">Blauner, Robert. 1969. "Internal Colonialism and Ghetto Revolt." </w:delText>
        </w:r>
        <w:r w:rsidRPr="00B92532">
          <w:rPr>
            <w:i/>
          </w:rPr>
          <w:delText>Social Problems</w:delText>
        </w:r>
        <w:r w:rsidRPr="00B92532">
          <w:delText xml:space="preserve"> 16(4):393-408.</w:delText>
        </w:r>
      </w:del>
    </w:p>
    <w:p w14:paraId="00000205" w14:textId="3683C115" w:rsidR="00374CE3" w:rsidRPr="00B92532" w:rsidRDefault="00374CE3">
      <w:pPr>
        <w:pStyle w:val="Heading2"/>
        <w:ind w:right="-14"/>
        <w:rPr>
          <w:del w:id="14139" w:author="Mosi Adesina Ifatunji" w:date="2025-03-05T10:28:00Z" w16du:dateUtc="2025-03-05T16:28:00Z"/>
        </w:rPr>
        <w:pPrChange w:id="14140" w:author="Mosi Adesina Ifatunji" w:date="2025-10-21T19:50:00Z" w16du:dateUtc="2025-10-22T00:50:00Z">
          <w:pPr/>
        </w:pPrChange>
      </w:pPr>
    </w:p>
    <w:p w14:paraId="00000206" w14:textId="09CA002D" w:rsidR="00374CE3" w:rsidRPr="00B92532" w:rsidRDefault="00851BB7">
      <w:pPr>
        <w:pStyle w:val="Heading2"/>
        <w:ind w:right="-14"/>
        <w:rPr>
          <w:del w:id="14141" w:author="Mosi Adesina Ifatunji" w:date="2025-03-05T10:28:00Z" w16du:dateUtc="2025-03-05T16:28:00Z"/>
        </w:rPr>
        <w:pPrChange w:id="14142" w:author="Mosi Adesina Ifatunji" w:date="2025-10-21T19:50:00Z" w16du:dateUtc="2025-10-22T00:50:00Z">
          <w:pPr/>
        </w:pPrChange>
      </w:pPr>
      <w:del w:id="14143" w:author="Mosi Adesina Ifatunji" w:date="2025-03-05T10:28:00Z" w16du:dateUtc="2025-03-05T16:28:00Z">
        <w:r w:rsidRPr="00B92532">
          <w:delText xml:space="preserve">Bonilla-Silva, Eduardo. 1997. "Rethinking Racism: Toward a Structural Interpretation." </w:delText>
        </w:r>
        <w:r w:rsidRPr="00B92532">
          <w:rPr>
            <w:i/>
          </w:rPr>
          <w:delText>American sociological review</w:delText>
        </w:r>
        <w:r w:rsidRPr="00B92532">
          <w:delText xml:space="preserve"> 62(3):465-80.</w:delText>
        </w:r>
      </w:del>
    </w:p>
    <w:p w14:paraId="00000207" w14:textId="257586A8" w:rsidR="00374CE3" w:rsidRPr="00B92532" w:rsidRDefault="00374CE3">
      <w:pPr>
        <w:pStyle w:val="Heading2"/>
        <w:ind w:right="-14"/>
        <w:rPr>
          <w:del w:id="14144" w:author="Mosi Adesina Ifatunji" w:date="2025-03-05T10:28:00Z" w16du:dateUtc="2025-03-05T16:28:00Z"/>
        </w:rPr>
        <w:pPrChange w:id="14145" w:author="Mosi Adesina Ifatunji" w:date="2025-10-21T19:50:00Z" w16du:dateUtc="2025-10-22T00:50:00Z">
          <w:pPr/>
        </w:pPrChange>
      </w:pPr>
    </w:p>
    <w:p w14:paraId="00000208" w14:textId="148C018B" w:rsidR="00374CE3" w:rsidRPr="00B92532" w:rsidRDefault="00851BB7">
      <w:pPr>
        <w:pStyle w:val="Heading2"/>
        <w:ind w:right="-14"/>
        <w:rPr>
          <w:del w:id="14146" w:author="Mosi Adesina Ifatunji" w:date="2025-03-05T10:28:00Z" w16du:dateUtc="2025-03-05T16:28:00Z"/>
        </w:rPr>
        <w:pPrChange w:id="14147" w:author="Mosi Adesina Ifatunji" w:date="2025-10-21T19:50:00Z" w16du:dateUtc="2025-10-22T00:50:00Z">
          <w:pPr/>
        </w:pPrChange>
      </w:pPr>
      <w:del w:id="14148" w:author="Mosi Adesina Ifatunji" w:date="2025-03-05T10:28:00Z" w16du:dateUtc="2025-03-05T16:28:00Z">
        <w:r w:rsidRPr="00B92532">
          <w:delText xml:space="preserve">Bonilla-Silva, Eduardo. 2015. "More Than Prejudice: Restatement, Reflections, and New Directions in Critical Race Theory." </w:delText>
        </w:r>
        <w:r w:rsidRPr="00B92532">
          <w:rPr>
            <w:i/>
          </w:rPr>
          <w:delText>Sociology of Race and Ethnicity</w:delText>
        </w:r>
        <w:r w:rsidRPr="00B92532">
          <w:delText xml:space="preserve"> 1(1):73-87.</w:delText>
        </w:r>
      </w:del>
    </w:p>
    <w:p w14:paraId="00000209" w14:textId="5A23F155" w:rsidR="00374CE3" w:rsidRPr="00B92532" w:rsidRDefault="00374CE3">
      <w:pPr>
        <w:pStyle w:val="Heading2"/>
        <w:ind w:right="-14"/>
        <w:rPr>
          <w:del w:id="14149" w:author="Mosi Adesina Ifatunji" w:date="2025-03-05T10:28:00Z" w16du:dateUtc="2025-03-05T16:28:00Z"/>
        </w:rPr>
        <w:pPrChange w:id="14150" w:author="Mosi Adesina Ifatunji" w:date="2025-10-21T19:50:00Z" w16du:dateUtc="2025-10-22T00:50:00Z">
          <w:pPr/>
        </w:pPrChange>
      </w:pPr>
    </w:p>
    <w:p w14:paraId="0000020A" w14:textId="620D3CDE" w:rsidR="00374CE3" w:rsidRPr="00B92532" w:rsidRDefault="00851BB7">
      <w:pPr>
        <w:pStyle w:val="Heading2"/>
        <w:ind w:right="-14"/>
        <w:rPr>
          <w:del w:id="14151" w:author="Mosi Adesina Ifatunji" w:date="2025-03-05T10:28:00Z" w16du:dateUtc="2025-03-05T16:28:00Z"/>
        </w:rPr>
        <w:pPrChange w:id="14152" w:author="Mosi Adesina Ifatunji" w:date="2025-10-21T19:50:00Z" w16du:dateUtc="2025-10-22T00:50:00Z">
          <w:pPr/>
        </w:pPrChange>
      </w:pPr>
      <w:del w:id="14153" w:author="Mosi Adesina Ifatunji" w:date="2025-03-05T10:28:00Z" w16du:dateUtc="2025-03-05T16:28:00Z">
        <w:r w:rsidRPr="00B92532">
          <w:delText xml:space="preserve">Brown, Hana E. 2020. "Who Is an Indian Child? Institutional Context, Tribal Sovereignty, and Race-Making in Fragmented States." </w:delText>
        </w:r>
        <w:r w:rsidRPr="00B92532">
          <w:rPr>
            <w:i/>
          </w:rPr>
          <w:delText>American sociological review</w:delText>
        </w:r>
        <w:r w:rsidRPr="00B92532">
          <w:delText>:0003122420944165.</w:delText>
        </w:r>
      </w:del>
    </w:p>
    <w:p w14:paraId="0000020B" w14:textId="30E4EB17" w:rsidR="00374CE3" w:rsidRPr="00B92532" w:rsidRDefault="00374CE3">
      <w:pPr>
        <w:pStyle w:val="Heading2"/>
        <w:ind w:right="-14"/>
        <w:rPr>
          <w:del w:id="14154" w:author="Mosi Adesina Ifatunji" w:date="2025-03-05T10:28:00Z" w16du:dateUtc="2025-03-05T16:28:00Z"/>
        </w:rPr>
        <w:pPrChange w:id="14155" w:author="Mosi Adesina Ifatunji" w:date="2025-10-21T19:50:00Z" w16du:dateUtc="2025-10-22T00:50:00Z">
          <w:pPr/>
        </w:pPrChange>
      </w:pPr>
    </w:p>
    <w:p w14:paraId="0000020C" w14:textId="20B6C4B4" w:rsidR="00374CE3" w:rsidRPr="00B92532" w:rsidRDefault="00851BB7">
      <w:pPr>
        <w:pStyle w:val="Heading2"/>
        <w:ind w:right="-14"/>
        <w:rPr>
          <w:del w:id="14156" w:author="Mosi Adesina Ifatunji" w:date="2025-03-05T10:28:00Z" w16du:dateUtc="2025-03-05T16:28:00Z"/>
        </w:rPr>
        <w:pPrChange w:id="14157" w:author="Mosi Adesina Ifatunji" w:date="2025-10-21T19:50:00Z" w16du:dateUtc="2025-10-22T00:50:00Z">
          <w:pPr/>
        </w:pPrChange>
      </w:pPr>
      <w:del w:id="14158" w:author="Mosi Adesina Ifatunji" w:date="2025-03-05T10:28:00Z" w16du:dateUtc="2025-03-05T16:28:00Z">
        <w:r w:rsidRPr="00B92532">
          <w:delText xml:space="preserve">Brubaker, Rogers, Mara Loveman and Peter Stamatov. 2004. "Ethnicity as Cognition." </w:delText>
        </w:r>
        <w:r w:rsidRPr="00B92532">
          <w:rPr>
            <w:i/>
          </w:rPr>
          <w:delText>Theory and Society</w:delText>
        </w:r>
        <w:r w:rsidRPr="00B92532">
          <w:delText xml:space="preserve"> 33(1):31-64.</w:delText>
        </w:r>
      </w:del>
    </w:p>
    <w:p w14:paraId="0000020D" w14:textId="1EA4EDFB" w:rsidR="00374CE3" w:rsidRPr="00B92532" w:rsidRDefault="00374CE3">
      <w:pPr>
        <w:pStyle w:val="Heading2"/>
        <w:ind w:right="-14"/>
        <w:rPr>
          <w:del w:id="14159" w:author="Mosi Adesina Ifatunji" w:date="2025-03-05T10:28:00Z" w16du:dateUtc="2025-03-05T16:28:00Z"/>
        </w:rPr>
        <w:pPrChange w:id="14160" w:author="Mosi Adesina Ifatunji" w:date="2025-10-21T19:50:00Z" w16du:dateUtc="2025-10-22T00:50:00Z">
          <w:pPr/>
        </w:pPrChange>
      </w:pPr>
    </w:p>
    <w:p w14:paraId="0000020E" w14:textId="5E1C6F83" w:rsidR="00374CE3" w:rsidRPr="00B92532" w:rsidRDefault="00851BB7">
      <w:pPr>
        <w:pStyle w:val="Heading2"/>
        <w:ind w:right="-14"/>
        <w:rPr>
          <w:del w:id="14161" w:author="Mosi Adesina Ifatunji" w:date="2025-03-05T10:28:00Z" w16du:dateUtc="2025-03-05T16:28:00Z"/>
        </w:rPr>
        <w:pPrChange w:id="14162" w:author="Mosi Adesina Ifatunji" w:date="2025-10-21T19:50:00Z" w16du:dateUtc="2025-10-22T00:50:00Z">
          <w:pPr/>
        </w:pPrChange>
      </w:pPr>
      <w:del w:id="14163" w:author="Mosi Adesina Ifatunji" w:date="2025-03-05T10:28:00Z" w16du:dateUtc="2025-03-05T16:28:00Z">
        <w:r w:rsidRPr="00B92532">
          <w:delText xml:space="preserve">Card, David, Ana Rute Cardoso, Joerg Heining and Patrick Kline. 2018. "Firms and Labor Market Inequality: Evidence and Some Theory." </w:delText>
        </w:r>
        <w:r w:rsidRPr="00B92532">
          <w:rPr>
            <w:i/>
          </w:rPr>
          <w:delText>Journal of Labor Economics</w:delText>
        </w:r>
        <w:r w:rsidRPr="00B92532">
          <w:delText xml:space="preserve"> 36(S1):S13-S70.</w:delText>
        </w:r>
      </w:del>
    </w:p>
    <w:p w14:paraId="0000020F" w14:textId="082696BD" w:rsidR="00374CE3" w:rsidRPr="00B92532" w:rsidRDefault="00851BB7">
      <w:pPr>
        <w:pStyle w:val="Heading2"/>
        <w:ind w:right="-14"/>
        <w:rPr>
          <w:del w:id="14164" w:author="Mosi Adesina Ifatunji" w:date="2025-03-05T10:28:00Z" w16du:dateUtc="2025-03-05T16:28:00Z"/>
        </w:rPr>
        <w:pPrChange w:id="14165" w:author="Mosi Adesina Ifatunji" w:date="2025-10-21T19:50:00Z" w16du:dateUtc="2025-10-22T00:50:00Z">
          <w:pPr/>
        </w:pPrChange>
      </w:pPr>
      <w:del w:id="14166" w:author="Mosi Adesina Ifatunji" w:date="2025-03-05T10:28:00Z" w16du:dateUtc="2025-03-05T16:28:00Z">
        <w:r w:rsidRPr="00B92532">
          <w:delText xml:space="preserve">Carnoy, M. ed. 2020. </w:delText>
        </w:r>
        <w:r w:rsidRPr="00B92532">
          <w:rPr>
            <w:i/>
          </w:rPr>
          <w:delText>Race Earnings Differentials</w:delText>
        </w:r>
        <w:r w:rsidRPr="00B92532">
          <w:delText>. Academic Press.</w:delText>
        </w:r>
      </w:del>
    </w:p>
    <w:p w14:paraId="00000210" w14:textId="4B719824" w:rsidR="00374CE3" w:rsidRPr="00B92532" w:rsidRDefault="00374CE3">
      <w:pPr>
        <w:pStyle w:val="Heading2"/>
        <w:ind w:right="-14"/>
        <w:rPr>
          <w:del w:id="14167" w:author="Mosi Adesina Ifatunji" w:date="2025-03-05T10:28:00Z" w16du:dateUtc="2025-03-05T16:28:00Z"/>
        </w:rPr>
        <w:pPrChange w:id="14168" w:author="Mosi Adesina Ifatunji" w:date="2025-10-21T19:50:00Z" w16du:dateUtc="2025-10-22T00:50:00Z">
          <w:pPr/>
        </w:pPrChange>
      </w:pPr>
    </w:p>
    <w:p w14:paraId="00000211" w14:textId="68DBE51E" w:rsidR="00374CE3" w:rsidRPr="00B92532" w:rsidRDefault="00851BB7">
      <w:pPr>
        <w:pStyle w:val="Heading2"/>
        <w:ind w:right="-14"/>
        <w:rPr>
          <w:del w:id="14169" w:author="Mosi Adesina Ifatunji" w:date="2025-03-05T10:28:00Z" w16du:dateUtc="2025-03-05T16:28:00Z"/>
        </w:rPr>
        <w:pPrChange w:id="14170" w:author="Mosi Adesina Ifatunji" w:date="2025-10-21T19:50:00Z" w16du:dateUtc="2025-10-22T00:50:00Z">
          <w:pPr/>
        </w:pPrChange>
      </w:pPr>
      <w:del w:id="14171" w:author="Mosi Adesina Ifatunji" w:date="2025-03-05T10:28:00Z" w16du:dateUtc="2025-03-05T16:28:00Z">
        <w:r w:rsidRPr="00B92532">
          <w:delText xml:space="preserve">Carpenter, Mason A., Marta A. Geletkanycz and Wm Gerard Sanders. 2004. "Upper Echelons Research Revisited: Antecedents, Elements, and Consequences of Top Management Team Composition." </w:delText>
        </w:r>
        <w:r w:rsidRPr="00B92532">
          <w:rPr>
            <w:i/>
          </w:rPr>
          <w:delText>Journal of Management</w:delText>
        </w:r>
        <w:r w:rsidRPr="00B92532">
          <w:delText xml:space="preserve"> 30(6):749-78. doi: </w:delText>
        </w:r>
        <w:r w:rsidR="00374CE3" w:rsidRPr="00B92532">
          <w:rPr>
            <w:b w:val="0"/>
          </w:rPr>
          <w:fldChar w:fldCharType="begin"/>
        </w:r>
        <w:r w:rsidR="00374CE3" w:rsidRPr="00B92532">
          <w:delInstrText>HYPERLINK "https://doi.org/10.1016/j.jm.2004.06.001" \h</w:delInstrText>
        </w:r>
        <w:r w:rsidR="00374CE3" w:rsidRPr="00B92532">
          <w:rPr>
            <w:b w:val="0"/>
          </w:rPr>
        </w:r>
        <w:r w:rsidR="00374CE3" w:rsidRPr="00B92532">
          <w:rPr>
            <w:b w:val="0"/>
          </w:rPr>
          <w:fldChar w:fldCharType="separate"/>
        </w:r>
        <w:r w:rsidR="00374CE3" w:rsidRPr="00B92532">
          <w:rPr>
            <w:color w:val="0563C1"/>
            <w:u w:val="single"/>
          </w:rPr>
          <w:delText>https://doi.org/10.1016/j.jm.2004.06.001</w:delText>
        </w:r>
        <w:r w:rsidR="00374CE3" w:rsidRPr="00B92532">
          <w:rPr>
            <w:b w:val="0"/>
          </w:rPr>
          <w:fldChar w:fldCharType="end"/>
        </w:r>
        <w:r w:rsidRPr="00B92532">
          <w:delText>.</w:delText>
        </w:r>
      </w:del>
    </w:p>
    <w:p w14:paraId="00000212" w14:textId="56F1A4B6" w:rsidR="00374CE3" w:rsidRPr="00B92532" w:rsidRDefault="00374CE3">
      <w:pPr>
        <w:pStyle w:val="Heading2"/>
        <w:ind w:right="-14"/>
        <w:rPr>
          <w:del w:id="14172" w:author="Mosi Adesina Ifatunji" w:date="2025-03-05T10:28:00Z" w16du:dateUtc="2025-03-05T16:28:00Z"/>
        </w:rPr>
        <w:pPrChange w:id="14173" w:author="Mosi Adesina Ifatunji" w:date="2025-10-21T19:50:00Z" w16du:dateUtc="2025-10-22T00:50:00Z">
          <w:pPr/>
        </w:pPrChange>
      </w:pPr>
    </w:p>
    <w:p w14:paraId="00000213" w14:textId="0FFF4CE3" w:rsidR="00374CE3" w:rsidRPr="00B92532" w:rsidRDefault="00851BB7">
      <w:pPr>
        <w:pStyle w:val="Heading2"/>
        <w:ind w:right="-14"/>
        <w:rPr>
          <w:del w:id="14174" w:author="Mosi Adesina Ifatunji" w:date="2025-03-05T10:28:00Z" w16du:dateUtc="2025-03-05T16:28:00Z"/>
        </w:rPr>
        <w:pPrChange w:id="14175" w:author="Mosi Adesina Ifatunji" w:date="2025-10-21T19:50:00Z" w16du:dateUtc="2025-10-22T00:50:00Z">
          <w:pPr/>
        </w:pPrChange>
      </w:pPr>
      <w:del w:id="14176" w:author="Mosi Adesina Ifatunji" w:date="2025-03-05T10:28:00Z" w16du:dateUtc="2025-03-05T16:28:00Z">
        <w:r w:rsidRPr="00B92532">
          <w:delText xml:space="preserve">Cartwright, Ashleigh. 2022. "A Theory of Racialized Cultural Capital." </w:delText>
        </w:r>
        <w:r w:rsidRPr="00B92532">
          <w:rPr>
            <w:i/>
          </w:rPr>
          <w:delText>Sociological Inquiry</w:delText>
        </w:r>
        <w:r w:rsidRPr="00B92532">
          <w:delText xml:space="preserve">. doi: </w:delText>
        </w:r>
        <w:r w:rsidR="00374CE3" w:rsidRPr="00B92532">
          <w:rPr>
            <w:b w:val="0"/>
          </w:rPr>
          <w:fldChar w:fldCharType="begin"/>
        </w:r>
        <w:r w:rsidR="00374CE3" w:rsidRPr="00B92532">
          <w:delInstrText>HYPERLINK "https://doi-org.ezproxy.library.wisc.edu/10.1111/soin.12479" \h</w:delInstrText>
        </w:r>
        <w:r w:rsidR="00374CE3" w:rsidRPr="00B92532">
          <w:rPr>
            <w:b w:val="0"/>
          </w:rPr>
        </w:r>
        <w:r w:rsidR="00374CE3" w:rsidRPr="00B92532">
          <w:rPr>
            <w:b w:val="0"/>
          </w:rPr>
          <w:fldChar w:fldCharType="separate"/>
        </w:r>
        <w:r w:rsidR="00374CE3" w:rsidRPr="00B92532">
          <w:rPr>
            <w:color w:val="0563C1"/>
            <w:u w:val="single"/>
          </w:rPr>
          <w:delText>https://doi-org.ezproxy.library.wisc.edu/10.1111/soin.12479</w:delText>
        </w:r>
        <w:r w:rsidR="00374CE3" w:rsidRPr="00B92532">
          <w:rPr>
            <w:b w:val="0"/>
          </w:rPr>
          <w:fldChar w:fldCharType="end"/>
        </w:r>
        <w:r w:rsidRPr="00B92532">
          <w:delText>.</w:delText>
        </w:r>
      </w:del>
    </w:p>
    <w:p w14:paraId="00000214" w14:textId="50355CA2" w:rsidR="00374CE3" w:rsidRPr="00B92532" w:rsidRDefault="00374CE3">
      <w:pPr>
        <w:pStyle w:val="Heading2"/>
        <w:ind w:right="-14"/>
        <w:rPr>
          <w:del w:id="14177" w:author="Mosi Adesina Ifatunji" w:date="2025-03-05T10:28:00Z" w16du:dateUtc="2025-03-05T16:28:00Z"/>
        </w:rPr>
        <w:pPrChange w:id="14178" w:author="Mosi Adesina Ifatunji" w:date="2025-10-21T19:50:00Z" w16du:dateUtc="2025-10-22T00:50:00Z">
          <w:pPr/>
        </w:pPrChange>
      </w:pPr>
    </w:p>
    <w:p w14:paraId="00000215" w14:textId="20256442" w:rsidR="00374CE3" w:rsidRPr="00B92532" w:rsidRDefault="00851BB7">
      <w:pPr>
        <w:pStyle w:val="Heading2"/>
        <w:ind w:right="-14"/>
        <w:rPr>
          <w:del w:id="14179" w:author="Mosi Adesina Ifatunji" w:date="2025-03-05T10:28:00Z" w16du:dateUtc="2025-03-05T16:28:00Z"/>
        </w:rPr>
        <w:pPrChange w:id="14180" w:author="Mosi Adesina Ifatunji" w:date="2025-10-21T19:50:00Z" w16du:dateUtc="2025-10-22T00:50:00Z">
          <w:pPr/>
        </w:pPrChange>
      </w:pPr>
      <w:del w:id="14181" w:author="Mosi Adesina Ifatunji" w:date="2025-03-05T10:28:00Z" w16du:dateUtc="2025-03-05T16:28:00Z">
        <w:r w:rsidRPr="00B92532">
          <w:delText xml:space="preserve">Castilla, Emilio J. 2008. "Gender, Race, and Meritocracy in Organizational Careers." </w:delText>
        </w:r>
        <w:r w:rsidRPr="00B92532">
          <w:rPr>
            <w:i/>
          </w:rPr>
          <w:delText>American Journal of Sociology</w:delText>
        </w:r>
        <w:r w:rsidRPr="00B92532">
          <w:delText xml:space="preserve"> 113(6):1479-526. doi: 10.1086/588738.</w:delText>
        </w:r>
      </w:del>
    </w:p>
    <w:p w14:paraId="00000216" w14:textId="5583F844" w:rsidR="00374CE3" w:rsidRPr="00B92532" w:rsidRDefault="00374CE3">
      <w:pPr>
        <w:pStyle w:val="Heading2"/>
        <w:ind w:right="-14"/>
        <w:rPr>
          <w:del w:id="14182" w:author="Mosi Adesina Ifatunji" w:date="2025-03-05T10:28:00Z" w16du:dateUtc="2025-03-05T16:28:00Z"/>
        </w:rPr>
        <w:pPrChange w:id="14183" w:author="Mosi Adesina Ifatunji" w:date="2025-10-21T19:50:00Z" w16du:dateUtc="2025-10-22T00:50:00Z">
          <w:pPr/>
        </w:pPrChange>
      </w:pPr>
    </w:p>
    <w:p w14:paraId="00000217" w14:textId="7AB31092" w:rsidR="00374CE3" w:rsidRPr="00B92532" w:rsidRDefault="00851BB7">
      <w:pPr>
        <w:pStyle w:val="Heading2"/>
        <w:ind w:right="-14"/>
        <w:rPr>
          <w:del w:id="14184" w:author="Mosi Adesina Ifatunji" w:date="2025-03-05T10:28:00Z" w16du:dateUtc="2025-03-05T16:28:00Z"/>
        </w:rPr>
        <w:pPrChange w:id="14185" w:author="Mosi Adesina Ifatunji" w:date="2025-10-21T19:50:00Z" w16du:dateUtc="2025-10-22T00:50:00Z">
          <w:pPr/>
        </w:pPrChange>
      </w:pPr>
      <w:del w:id="14186" w:author="Mosi Adesina Ifatunji" w:date="2025-03-05T10:28:00Z" w16du:dateUtc="2025-03-05T16:28:00Z">
        <w:r w:rsidRPr="00B92532">
          <w:delText xml:space="preserve">Chan, Curtis K. and Michel Anteby. 2016. "Task Segregation as a Mechanism for within-Job Inequality:Women and Men of the Transportation Security Administration." </w:delText>
        </w:r>
        <w:r w:rsidRPr="00B92532">
          <w:rPr>
            <w:i/>
          </w:rPr>
          <w:delText>Administrative Science Quarterly</w:delText>
        </w:r>
        <w:r w:rsidRPr="00B92532">
          <w:delText xml:space="preserve"> 61(2):184-216. doi: 10.1177/0001839215611447.</w:delText>
        </w:r>
      </w:del>
    </w:p>
    <w:p w14:paraId="00000218" w14:textId="428FB044" w:rsidR="00374CE3" w:rsidRPr="00B92532" w:rsidRDefault="00374CE3">
      <w:pPr>
        <w:pStyle w:val="Heading2"/>
        <w:ind w:right="-14"/>
        <w:rPr>
          <w:del w:id="14187" w:author="Mosi Adesina Ifatunji" w:date="2025-03-05T10:28:00Z" w16du:dateUtc="2025-03-05T16:28:00Z"/>
        </w:rPr>
        <w:pPrChange w:id="14188" w:author="Mosi Adesina Ifatunji" w:date="2025-10-21T19:50:00Z" w16du:dateUtc="2025-10-22T00:50:00Z">
          <w:pPr/>
        </w:pPrChange>
      </w:pPr>
    </w:p>
    <w:p w14:paraId="00000219" w14:textId="08890486" w:rsidR="00374CE3" w:rsidRPr="00B92532" w:rsidRDefault="00851BB7">
      <w:pPr>
        <w:pStyle w:val="Heading2"/>
        <w:ind w:right="-14"/>
        <w:rPr>
          <w:del w:id="14189" w:author="Mosi Adesina Ifatunji" w:date="2025-03-05T10:28:00Z" w16du:dateUtc="2025-03-05T16:28:00Z"/>
        </w:rPr>
        <w:pPrChange w:id="14190" w:author="Mosi Adesina Ifatunji" w:date="2025-10-21T19:50:00Z" w16du:dateUtc="2025-10-22T00:50:00Z">
          <w:pPr/>
        </w:pPrChange>
      </w:pPr>
      <w:del w:id="14191" w:author="Mosi Adesina Ifatunji" w:date="2025-03-05T10:28:00Z" w16du:dateUtc="2025-03-05T16:28:00Z">
        <w:r w:rsidRPr="00B92532">
          <w:delText xml:space="preserve">Collins, Sharon. 1997. </w:delText>
        </w:r>
        <w:r w:rsidRPr="00B92532">
          <w:rPr>
            <w:i/>
          </w:rPr>
          <w:delText>Black Corporate Executives: The Making and Breaking of the Black Middle-Class</w:delText>
        </w:r>
        <w:r w:rsidRPr="00B92532">
          <w:delText>. Philadelphia, Pennsylvania: Temple University Press.</w:delText>
        </w:r>
      </w:del>
    </w:p>
    <w:p w14:paraId="0000021A" w14:textId="0B7F2D9F" w:rsidR="00374CE3" w:rsidRPr="00B92532" w:rsidRDefault="00374CE3">
      <w:pPr>
        <w:pStyle w:val="Heading2"/>
        <w:ind w:right="-14"/>
        <w:rPr>
          <w:del w:id="14192" w:author="Mosi Adesina Ifatunji" w:date="2025-03-05T10:28:00Z" w16du:dateUtc="2025-03-05T16:28:00Z"/>
        </w:rPr>
        <w:pPrChange w:id="14193" w:author="Mosi Adesina Ifatunji" w:date="2025-10-21T19:50:00Z" w16du:dateUtc="2025-10-22T00:50:00Z">
          <w:pPr/>
        </w:pPrChange>
      </w:pPr>
    </w:p>
    <w:p w14:paraId="0000021B" w14:textId="058F9DBD" w:rsidR="00374CE3" w:rsidRPr="00B92532" w:rsidRDefault="00851BB7">
      <w:pPr>
        <w:pStyle w:val="Heading2"/>
        <w:ind w:right="-14"/>
        <w:rPr>
          <w:del w:id="14194" w:author="Mosi Adesina Ifatunji" w:date="2025-03-05T10:28:00Z" w16du:dateUtc="2025-03-05T16:28:00Z"/>
        </w:rPr>
        <w:pPrChange w:id="14195" w:author="Mosi Adesina Ifatunji" w:date="2025-10-21T19:50:00Z" w16du:dateUtc="2025-10-22T00:50:00Z">
          <w:pPr/>
        </w:pPrChange>
      </w:pPr>
      <w:del w:id="14196" w:author="Mosi Adesina Ifatunji" w:date="2025-03-05T10:28:00Z" w16du:dateUtc="2025-03-05T16:28:00Z">
        <w:r w:rsidRPr="00B92532">
          <w:delText xml:space="preserve">Cook, Alison and Christy Glass. 2015. "Diversity Begets Diversity? The Effects of Board Composition on the Appointment and Success of Women Ceos." </w:delText>
        </w:r>
        <w:r w:rsidRPr="00B92532">
          <w:rPr>
            <w:i/>
          </w:rPr>
          <w:delText>Social Science Research</w:delText>
        </w:r>
        <w:r w:rsidRPr="00B92532">
          <w:delText xml:space="preserve"> 53:137-47. doi: </w:delText>
        </w:r>
        <w:r w:rsidR="00374CE3" w:rsidRPr="00B92532">
          <w:rPr>
            <w:b w:val="0"/>
          </w:rPr>
          <w:fldChar w:fldCharType="begin"/>
        </w:r>
        <w:r w:rsidR="00374CE3" w:rsidRPr="00B92532">
          <w:delInstrText>HYPERLINK "https://doi.org/10.1016/j.ssresearch.2015.05.009" \h</w:delInstrText>
        </w:r>
        <w:r w:rsidR="00374CE3" w:rsidRPr="00B92532">
          <w:rPr>
            <w:b w:val="0"/>
          </w:rPr>
        </w:r>
        <w:r w:rsidR="00374CE3" w:rsidRPr="00B92532">
          <w:rPr>
            <w:b w:val="0"/>
          </w:rPr>
          <w:fldChar w:fldCharType="separate"/>
        </w:r>
        <w:r w:rsidR="00374CE3" w:rsidRPr="00B92532">
          <w:rPr>
            <w:color w:val="0563C1"/>
            <w:u w:val="single"/>
          </w:rPr>
          <w:delText>https://doi.org/10.1016/j.ssresearch.2015.05.009</w:delText>
        </w:r>
        <w:r w:rsidR="00374CE3" w:rsidRPr="00B92532">
          <w:rPr>
            <w:b w:val="0"/>
          </w:rPr>
          <w:fldChar w:fldCharType="end"/>
        </w:r>
        <w:r w:rsidRPr="00B92532">
          <w:delText>.</w:delText>
        </w:r>
      </w:del>
    </w:p>
    <w:p w14:paraId="0000021C" w14:textId="71A3223D" w:rsidR="00374CE3" w:rsidRPr="00B92532" w:rsidRDefault="00374CE3">
      <w:pPr>
        <w:pStyle w:val="Heading2"/>
        <w:ind w:right="-14"/>
        <w:rPr>
          <w:del w:id="14197" w:author="Mosi Adesina Ifatunji" w:date="2025-03-05T10:28:00Z" w16du:dateUtc="2025-03-05T16:28:00Z"/>
        </w:rPr>
        <w:pPrChange w:id="14198" w:author="Mosi Adesina Ifatunji" w:date="2025-10-21T19:50:00Z" w16du:dateUtc="2025-10-22T00:50:00Z">
          <w:pPr/>
        </w:pPrChange>
      </w:pPr>
    </w:p>
    <w:p w14:paraId="0000021D" w14:textId="47E7B042" w:rsidR="00374CE3" w:rsidRPr="00B92532" w:rsidRDefault="00851BB7">
      <w:pPr>
        <w:pStyle w:val="Heading2"/>
        <w:ind w:right="-14"/>
        <w:rPr>
          <w:del w:id="14199" w:author="Mosi Adesina Ifatunji" w:date="2025-03-05T10:28:00Z" w16du:dateUtc="2025-03-05T16:28:00Z"/>
        </w:rPr>
        <w:pPrChange w:id="14200" w:author="Mosi Adesina Ifatunji" w:date="2025-10-21T19:50:00Z" w16du:dateUtc="2025-10-22T00:50:00Z">
          <w:pPr/>
        </w:pPrChange>
      </w:pPr>
      <w:del w:id="14201" w:author="Mosi Adesina Ifatunji" w:date="2025-03-05T10:28:00Z" w16du:dateUtc="2025-03-05T16:28:00Z">
        <w:r w:rsidRPr="00B92532">
          <w:delText xml:space="preserve">Cyert, Richard M and James G March eds. 1963. </w:delText>
        </w:r>
        <w:r w:rsidRPr="00B92532">
          <w:rPr>
            <w:i/>
          </w:rPr>
          <w:delText>A Behavioral Theory of the Firm</w:delText>
        </w:r>
        <w:r w:rsidRPr="00B92532">
          <w:delText>. Armonk, N.Y.: M.E. Sharpe.</w:delText>
        </w:r>
      </w:del>
    </w:p>
    <w:p w14:paraId="0000021E" w14:textId="1E61A1C1" w:rsidR="00374CE3" w:rsidRPr="00B92532" w:rsidRDefault="00374CE3">
      <w:pPr>
        <w:pStyle w:val="Heading2"/>
        <w:ind w:right="-14"/>
        <w:rPr>
          <w:del w:id="14202" w:author="Mosi Adesina Ifatunji" w:date="2025-03-05T10:28:00Z" w16du:dateUtc="2025-03-05T16:28:00Z"/>
        </w:rPr>
        <w:pPrChange w:id="14203" w:author="Mosi Adesina Ifatunji" w:date="2025-10-21T19:50:00Z" w16du:dateUtc="2025-10-22T00:50:00Z">
          <w:pPr/>
        </w:pPrChange>
      </w:pPr>
    </w:p>
    <w:p w14:paraId="0000021F" w14:textId="4A7ADAEB" w:rsidR="00374CE3" w:rsidRPr="00B92532" w:rsidRDefault="00851BB7">
      <w:pPr>
        <w:pStyle w:val="Heading2"/>
        <w:ind w:right="-14"/>
        <w:rPr>
          <w:del w:id="14204" w:author="Mosi Adesina Ifatunji" w:date="2025-03-05T10:28:00Z" w16du:dateUtc="2025-03-05T16:28:00Z"/>
        </w:rPr>
        <w:pPrChange w:id="14205" w:author="Mosi Adesina Ifatunji" w:date="2025-10-21T19:50:00Z" w16du:dateUtc="2025-10-22T00:50:00Z">
          <w:pPr/>
        </w:pPrChange>
      </w:pPr>
      <w:del w:id="14206" w:author="Mosi Adesina Ifatunji" w:date="2025-03-05T10:28:00Z" w16du:dateUtc="2025-03-05T16:28:00Z">
        <w:r w:rsidRPr="00B92532">
          <w:delText xml:space="preserve">Daniels, S and L Thornton. 2020. "Race and Workplace Discrimination: The Mediating Roles of Cyber Incivility and Interpersonal Incivility." </w:delText>
        </w:r>
        <w:r w:rsidRPr="00B92532">
          <w:rPr>
            <w:i/>
          </w:rPr>
          <w:delText>Equality, Diversity, and Inclusion: International Journal</w:delText>
        </w:r>
        <w:r w:rsidRPr="00B92532">
          <w:delText xml:space="preserve"> 39(3):319-35.</w:delText>
        </w:r>
      </w:del>
    </w:p>
    <w:p w14:paraId="00000220" w14:textId="662D478E" w:rsidR="00374CE3" w:rsidRPr="00B92532" w:rsidRDefault="00374CE3">
      <w:pPr>
        <w:pStyle w:val="Heading2"/>
        <w:ind w:right="-14"/>
        <w:rPr>
          <w:del w:id="14207" w:author="Mosi Adesina Ifatunji" w:date="2025-03-05T10:28:00Z" w16du:dateUtc="2025-03-05T16:28:00Z"/>
        </w:rPr>
        <w:pPrChange w:id="14208" w:author="Mosi Adesina Ifatunji" w:date="2025-10-21T19:50:00Z" w16du:dateUtc="2025-10-22T00:50:00Z">
          <w:pPr/>
        </w:pPrChange>
      </w:pPr>
    </w:p>
    <w:p w14:paraId="00000221" w14:textId="5386930E" w:rsidR="00374CE3" w:rsidRPr="00B92532" w:rsidRDefault="00851BB7">
      <w:pPr>
        <w:pStyle w:val="Heading2"/>
        <w:ind w:right="-14"/>
        <w:rPr>
          <w:del w:id="14209" w:author="Mosi Adesina Ifatunji" w:date="2025-03-05T10:28:00Z" w16du:dateUtc="2025-03-05T16:28:00Z"/>
        </w:rPr>
        <w:pPrChange w:id="14210" w:author="Mosi Adesina Ifatunji" w:date="2025-10-21T19:50:00Z" w16du:dateUtc="2025-10-22T00:50:00Z">
          <w:pPr/>
        </w:pPrChange>
      </w:pPr>
      <w:del w:id="14211" w:author="Mosi Adesina Ifatunji" w:date="2025-03-05T10:28:00Z" w16du:dateUtc="2025-03-05T16:28:00Z">
        <w:r w:rsidRPr="00B92532">
          <w:delText xml:space="preserve">Davis, Gerald F. 2017. "How Institutions Create Income Inequality." </w:delText>
        </w:r>
        <w:r w:rsidRPr="00B92532">
          <w:rPr>
            <w:i/>
          </w:rPr>
          <w:delText>The Sage handbook of organizational institutionalism</w:delText>
        </w:r>
        <w:r w:rsidRPr="00B92532">
          <w:delText>:689-704.</w:delText>
        </w:r>
      </w:del>
    </w:p>
    <w:p w14:paraId="00000222" w14:textId="6CC46875" w:rsidR="00374CE3" w:rsidRPr="00B92532" w:rsidRDefault="00374CE3">
      <w:pPr>
        <w:pStyle w:val="Heading2"/>
        <w:ind w:right="-14"/>
        <w:rPr>
          <w:del w:id="14212" w:author="Mosi Adesina Ifatunji" w:date="2025-03-05T10:28:00Z" w16du:dateUtc="2025-03-05T16:28:00Z"/>
        </w:rPr>
        <w:pPrChange w:id="14213" w:author="Mosi Adesina Ifatunji" w:date="2025-10-21T19:50:00Z" w16du:dateUtc="2025-10-22T00:50:00Z">
          <w:pPr/>
        </w:pPrChange>
      </w:pPr>
    </w:p>
    <w:p w14:paraId="00000223" w14:textId="5ED349C5" w:rsidR="00374CE3" w:rsidRPr="00B92532" w:rsidRDefault="00851BB7">
      <w:pPr>
        <w:pStyle w:val="Heading2"/>
        <w:ind w:right="-14"/>
        <w:rPr>
          <w:del w:id="14214" w:author="Mosi Adesina Ifatunji" w:date="2025-03-05T10:28:00Z" w16du:dateUtc="2025-03-05T16:28:00Z"/>
        </w:rPr>
        <w:pPrChange w:id="14215" w:author="Mosi Adesina Ifatunji" w:date="2025-10-21T19:50:00Z" w16du:dateUtc="2025-10-22T00:50:00Z">
          <w:pPr/>
        </w:pPrChange>
      </w:pPr>
      <w:del w:id="14216" w:author="Mosi Adesina Ifatunji" w:date="2025-03-05T10:28:00Z" w16du:dateUtc="2025-03-05T16:28:00Z">
        <w:r w:rsidRPr="00B92532">
          <w:delText xml:space="preserve">del Río, Coral and Olga Alonso-Villar. 2015. "The Evolution of Occupational Segregation in the United States, 1940–2010: Gains and Losses of Gender–Race/Ethnicity Groups." </w:delText>
        </w:r>
        <w:r w:rsidRPr="00B92532">
          <w:rPr>
            <w:i/>
          </w:rPr>
          <w:delText>Demography</w:delText>
        </w:r>
        <w:r w:rsidRPr="00B92532">
          <w:delText xml:space="preserve"> 52(3):967-88. doi: 10.1007/s13524-015-0390-5.</w:delText>
        </w:r>
      </w:del>
    </w:p>
    <w:p w14:paraId="00000224" w14:textId="6AC1F543" w:rsidR="00374CE3" w:rsidRPr="00B92532" w:rsidRDefault="00374CE3">
      <w:pPr>
        <w:pStyle w:val="Heading2"/>
        <w:ind w:right="-14"/>
        <w:rPr>
          <w:del w:id="14217" w:author="Mosi Adesina Ifatunji" w:date="2025-03-05T10:28:00Z" w16du:dateUtc="2025-03-05T16:28:00Z"/>
        </w:rPr>
        <w:pPrChange w:id="14218" w:author="Mosi Adesina Ifatunji" w:date="2025-10-21T19:50:00Z" w16du:dateUtc="2025-10-22T00:50:00Z">
          <w:pPr/>
        </w:pPrChange>
      </w:pPr>
    </w:p>
    <w:p w14:paraId="00000225" w14:textId="1FE2E9A1" w:rsidR="00374CE3" w:rsidRPr="00B92532" w:rsidRDefault="00851BB7">
      <w:pPr>
        <w:pStyle w:val="Heading2"/>
        <w:ind w:right="-14"/>
        <w:rPr>
          <w:del w:id="14219" w:author="Mosi Adesina Ifatunji" w:date="2025-03-05T10:28:00Z" w16du:dateUtc="2025-03-05T16:28:00Z"/>
        </w:rPr>
        <w:pPrChange w:id="14220" w:author="Mosi Adesina Ifatunji" w:date="2025-10-21T19:50:00Z" w16du:dateUtc="2025-10-22T00:50:00Z">
          <w:pPr/>
        </w:pPrChange>
      </w:pPr>
      <w:del w:id="14221" w:author="Mosi Adesina Ifatunji" w:date="2025-03-05T10:28:00Z" w16du:dateUtc="2025-03-05T16:28:00Z">
        <w:r w:rsidRPr="00B92532">
          <w:delText xml:space="preserve">DiMaggio, Paul. 1997. "Culture and Cognition." </w:delText>
        </w:r>
        <w:r w:rsidRPr="00B92532">
          <w:rPr>
            <w:i/>
          </w:rPr>
          <w:delText>Annual Review of Sociology</w:delText>
        </w:r>
        <w:r w:rsidRPr="00B92532">
          <w:delText>:263-87.</w:delText>
        </w:r>
      </w:del>
    </w:p>
    <w:p w14:paraId="00000226" w14:textId="032BB380" w:rsidR="00374CE3" w:rsidRPr="00B92532" w:rsidRDefault="00851BB7">
      <w:pPr>
        <w:pStyle w:val="Heading2"/>
        <w:ind w:right="-14"/>
        <w:rPr>
          <w:del w:id="14222" w:author="Mosi Adesina Ifatunji" w:date="2025-03-05T10:28:00Z" w16du:dateUtc="2025-03-05T16:28:00Z"/>
        </w:rPr>
        <w:pPrChange w:id="14223" w:author="Mosi Adesina Ifatunji" w:date="2025-10-21T19:50:00Z" w16du:dateUtc="2025-10-22T00:50:00Z">
          <w:pPr/>
        </w:pPrChange>
      </w:pPr>
      <w:del w:id="14224" w:author="Mosi Adesina Ifatunji" w:date="2025-03-05T10:28:00Z" w16du:dateUtc="2025-03-05T16:28:00Z">
        <w:r w:rsidRPr="00B92532">
          <w:delText xml:space="preserve">DiTomaso, Nancy. 2015. "Racism and Discrimination Versus Advantage and Favoritism: Bias for Versus Bias Against." </w:delText>
        </w:r>
        <w:r w:rsidRPr="00B92532">
          <w:rPr>
            <w:i/>
          </w:rPr>
          <w:delText>Research in Organizational Behavior</w:delText>
        </w:r>
        <w:r w:rsidRPr="00B92532">
          <w:delText xml:space="preserve"> 35:57-77. doi: </w:delText>
        </w:r>
        <w:r w:rsidR="00374CE3" w:rsidRPr="00B92532">
          <w:rPr>
            <w:b w:val="0"/>
          </w:rPr>
          <w:fldChar w:fldCharType="begin"/>
        </w:r>
        <w:r w:rsidR="00374CE3" w:rsidRPr="00B92532">
          <w:delInstrText>HYPERLINK "https://doi.org/10.1016/j.riob.2015.10.001" \h</w:delInstrText>
        </w:r>
        <w:r w:rsidR="00374CE3" w:rsidRPr="00B92532">
          <w:rPr>
            <w:b w:val="0"/>
          </w:rPr>
        </w:r>
        <w:r w:rsidR="00374CE3" w:rsidRPr="00B92532">
          <w:rPr>
            <w:b w:val="0"/>
          </w:rPr>
          <w:fldChar w:fldCharType="separate"/>
        </w:r>
        <w:r w:rsidR="00374CE3" w:rsidRPr="00B92532">
          <w:rPr>
            <w:color w:val="0563C1"/>
            <w:u w:val="single"/>
          </w:rPr>
          <w:delText>https://doi.org/10.1016/j.riob.2015.10.001</w:delText>
        </w:r>
        <w:r w:rsidR="00374CE3" w:rsidRPr="00B92532">
          <w:rPr>
            <w:b w:val="0"/>
          </w:rPr>
          <w:fldChar w:fldCharType="end"/>
        </w:r>
        <w:r w:rsidRPr="00B92532">
          <w:delText>.</w:delText>
        </w:r>
      </w:del>
    </w:p>
    <w:p w14:paraId="00000227" w14:textId="3E91F21E" w:rsidR="00374CE3" w:rsidRPr="00B92532" w:rsidRDefault="00374CE3">
      <w:pPr>
        <w:pStyle w:val="Heading2"/>
        <w:ind w:right="-14"/>
        <w:rPr>
          <w:del w:id="14225" w:author="Mosi Adesina Ifatunji" w:date="2025-03-05T10:28:00Z" w16du:dateUtc="2025-03-05T16:28:00Z"/>
        </w:rPr>
        <w:pPrChange w:id="14226" w:author="Mosi Adesina Ifatunji" w:date="2025-10-21T19:50:00Z" w16du:dateUtc="2025-10-22T00:50:00Z">
          <w:pPr/>
        </w:pPrChange>
      </w:pPr>
    </w:p>
    <w:p w14:paraId="00000228" w14:textId="5D87C61C" w:rsidR="00374CE3" w:rsidRPr="00B92532" w:rsidRDefault="00851BB7">
      <w:pPr>
        <w:pStyle w:val="Heading2"/>
        <w:ind w:right="-14"/>
        <w:rPr>
          <w:del w:id="14227" w:author="Mosi Adesina Ifatunji" w:date="2025-03-05T10:28:00Z" w16du:dateUtc="2025-03-05T16:28:00Z"/>
        </w:rPr>
        <w:pPrChange w:id="14228" w:author="Mosi Adesina Ifatunji" w:date="2025-10-21T19:50:00Z" w16du:dateUtc="2025-10-22T00:50:00Z">
          <w:pPr/>
        </w:pPrChange>
      </w:pPr>
      <w:del w:id="14229" w:author="Mosi Adesina Ifatunji" w:date="2025-03-05T10:28:00Z" w16du:dateUtc="2025-03-05T16:28:00Z">
        <w:r w:rsidRPr="00B92532">
          <w:delText xml:space="preserve">Eagle, David and Collin Mueller. 2022. "Reproducing Inequality in a Formally Anti-Racist Organization: The Case of Racialized Career Pathways in the United Methodist Church." </w:delText>
        </w:r>
        <w:r w:rsidRPr="00B92532">
          <w:rPr>
            <w:i/>
          </w:rPr>
          <w:delText>American Journal of Sociology</w:delText>
        </w:r>
        <w:r w:rsidRPr="00B92532">
          <w:delText xml:space="preserve"> 127(5):1507-50. doi: 10.1086/719391.</w:delText>
        </w:r>
      </w:del>
    </w:p>
    <w:p w14:paraId="00000229" w14:textId="3CC8155C" w:rsidR="00374CE3" w:rsidRPr="00B92532" w:rsidRDefault="00374CE3">
      <w:pPr>
        <w:pStyle w:val="Heading2"/>
        <w:ind w:right="-14"/>
        <w:rPr>
          <w:del w:id="14230" w:author="Mosi Adesina Ifatunji" w:date="2025-03-05T10:28:00Z" w16du:dateUtc="2025-03-05T16:28:00Z"/>
        </w:rPr>
        <w:pPrChange w:id="14231" w:author="Mosi Adesina Ifatunji" w:date="2025-10-21T19:50:00Z" w16du:dateUtc="2025-10-22T00:50:00Z">
          <w:pPr/>
        </w:pPrChange>
      </w:pPr>
    </w:p>
    <w:p w14:paraId="0000022A" w14:textId="3261B1D5" w:rsidR="00374CE3" w:rsidRPr="00B92532" w:rsidRDefault="00851BB7">
      <w:pPr>
        <w:pStyle w:val="Heading2"/>
        <w:ind w:right="-14"/>
        <w:rPr>
          <w:del w:id="14232" w:author="Mosi Adesina Ifatunji" w:date="2025-03-05T10:28:00Z" w16du:dateUtc="2025-03-05T16:28:00Z"/>
        </w:rPr>
        <w:pPrChange w:id="14233" w:author="Mosi Adesina Ifatunji" w:date="2025-10-21T19:50:00Z" w16du:dateUtc="2025-10-22T00:50:00Z">
          <w:pPr/>
        </w:pPrChange>
      </w:pPr>
      <w:del w:id="14234" w:author="Mosi Adesina Ifatunji" w:date="2025-03-05T10:28:00Z" w16du:dateUtc="2025-03-05T16:28:00Z">
        <w:r w:rsidRPr="00B92532">
          <w:delText xml:space="preserve">Embrick, David G. 2011. "The Diversity Ideology in the Business World: A New Oppression for a New Age." </w:delText>
        </w:r>
        <w:r w:rsidRPr="00B92532">
          <w:rPr>
            <w:i/>
          </w:rPr>
          <w:delText>Critical Sociology</w:delText>
        </w:r>
        <w:r w:rsidRPr="00B92532">
          <w:delText xml:space="preserve"> 37(5):541-56.</w:delText>
        </w:r>
      </w:del>
    </w:p>
    <w:p w14:paraId="0000022B" w14:textId="68F002A1" w:rsidR="00374CE3" w:rsidRPr="00B92532" w:rsidRDefault="00374CE3">
      <w:pPr>
        <w:pStyle w:val="Heading2"/>
        <w:ind w:right="-14"/>
        <w:rPr>
          <w:del w:id="14235" w:author="Mosi Adesina Ifatunji" w:date="2025-03-05T10:28:00Z" w16du:dateUtc="2025-03-05T16:28:00Z"/>
        </w:rPr>
        <w:pPrChange w:id="14236" w:author="Mosi Adesina Ifatunji" w:date="2025-10-21T19:50:00Z" w16du:dateUtc="2025-10-22T00:50:00Z">
          <w:pPr/>
        </w:pPrChange>
      </w:pPr>
    </w:p>
    <w:p w14:paraId="0000022C" w14:textId="23F8B9AB" w:rsidR="00374CE3" w:rsidRPr="00B92532" w:rsidRDefault="00851BB7">
      <w:pPr>
        <w:pStyle w:val="Heading2"/>
        <w:ind w:right="-14"/>
        <w:rPr>
          <w:del w:id="14237" w:author="Mosi Adesina Ifatunji" w:date="2025-03-05T10:28:00Z" w16du:dateUtc="2025-03-05T16:28:00Z"/>
        </w:rPr>
        <w:pPrChange w:id="14238" w:author="Mosi Adesina Ifatunji" w:date="2025-10-21T19:50:00Z" w16du:dateUtc="2025-10-22T00:50:00Z">
          <w:pPr/>
        </w:pPrChange>
      </w:pPr>
      <w:del w:id="14239" w:author="Mosi Adesina Ifatunji" w:date="2025-03-05T10:28:00Z" w16du:dateUtc="2025-03-05T16:28:00Z">
        <w:r w:rsidRPr="00B92532">
          <w:delText xml:space="preserve">Evans, Louwanda and Wendy Leo Moore. 2015. "Impossible Burdens: White Institutions, Emotional Labor, and Micro-Resistance." </w:delText>
        </w:r>
        <w:r w:rsidRPr="00B92532">
          <w:rPr>
            <w:i/>
          </w:rPr>
          <w:delText>Social Problems</w:delText>
        </w:r>
        <w:r w:rsidRPr="00B92532">
          <w:delText xml:space="preserve"> 62(3):439-54.</w:delText>
        </w:r>
      </w:del>
    </w:p>
    <w:p w14:paraId="0000022D" w14:textId="17F79650" w:rsidR="00374CE3" w:rsidRPr="00B92532" w:rsidRDefault="00374CE3">
      <w:pPr>
        <w:pStyle w:val="Heading2"/>
        <w:ind w:right="-14"/>
        <w:rPr>
          <w:del w:id="14240" w:author="Mosi Adesina Ifatunji" w:date="2025-03-05T10:28:00Z" w16du:dateUtc="2025-03-05T16:28:00Z"/>
        </w:rPr>
        <w:pPrChange w:id="14241" w:author="Mosi Adesina Ifatunji" w:date="2025-10-21T19:50:00Z" w16du:dateUtc="2025-10-22T00:50:00Z">
          <w:pPr/>
        </w:pPrChange>
      </w:pPr>
    </w:p>
    <w:p w14:paraId="0000022E" w14:textId="3DFA5722" w:rsidR="00374CE3" w:rsidRPr="00B92532" w:rsidRDefault="00851BB7">
      <w:pPr>
        <w:pStyle w:val="Heading2"/>
        <w:ind w:right="-14"/>
        <w:rPr>
          <w:del w:id="14242" w:author="Mosi Adesina Ifatunji" w:date="2025-03-05T10:28:00Z" w16du:dateUtc="2025-03-05T16:28:00Z"/>
        </w:rPr>
        <w:pPrChange w:id="14243" w:author="Mosi Adesina Ifatunji" w:date="2025-10-21T19:50:00Z" w16du:dateUtc="2025-10-22T00:50:00Z">
          <w:pPr/>
        </w:pPrChange>
      </w:pPr>
      <w:del w:id="14244" w:author="Mosi Adesina Ifatunji" w:date="2025-03-05T10:28:00Z" w16du:dateUtc="2025-03-05T16:28:00Z">
        <w:r w:rsidRPr="00B92532">
          <w:delText>Feagin, Joe R. 2000. Racist America: Roots, Current Realities and Future Reparations. London: Rutledge.</w:delText>
        </w:r>
      </w:del>
    </w:p>
    <w:p w14:paraId="0000022F" w14:textId="47ED9A87" w:rsidR="00374CE3" w:rsidRPr="00B92532" w:rsidRDefault="00374CE3">
      <w:pPr>
        <w:pStyle w:val="Heading2"/>
        <w:ind w:right="-14"/>
        <w:rPr>
          <w:del w:id="14245" w:author="Mosi Adesina Ifatunji" w:date="2025-03-05T10:28:00Z" w16du:dateUtc="2025-03-05T16:28:00Z"/>
        </w:rPr>
        <w:pPrChange w:id="14246" w:author="Mosi Adesina Ifatunji" w:date="2025-10-21T19:50:00Z" w16du:dateUtc="2025-10-22T00:50:00Z">
          <w:pPr/>
        </w:pPrChange>
      </w:pPr>
    </w:p>
    <w:p w14:paraId="00000230" w14:textId="291968E7" w:rsidR="00374CE3" w:rsidRPr="00B92532" w:rsidRDefault="00851BB7">
      <w:pPr>
        <w:pStyle w:val="Heading2"/>
        <w:ind w:right="-14"/>
        <w:rPr>
          <w:del w:id="14247" w:author="Mosi Adesina Ifatunji" w:date="2025-03-05T10:28:00Z" w16du:dateUtc="2025-03-05T16:28:00Z"/>
        </w:rPr>
        <w:pPrChange w:id="14248" w:author="Mosi Adesina Ifatunji" w:date="2025-10-21T19:50:00Z" w16du:dateUtc="2025-10-22T00:50:00Z">
          <w:pPr/>
        </w:pPrChange>
      </w:pPr>
      <w:del w:id="14249" w:author="Mosi Adesina Ifatunji" w:date="2025-03-05T10:28:00Z" w16du:dateUtc="2025-03-05T16:28:00Z">
        <w:r w:rsidRPr="00B92532">
          <w:delText>Ferguson, John-Paul and Rembrand Koning. 2018. "Firm Turnover and the Return of Racial Establishment Segregation." American sociological review 83(3):445-74.</w:delText>
        </w:r>
      </w:del>
    </w:p>
    <w:p w14:paraId="00000231" w14:textId="4EDA2BAD" w:rsidR="00374CE3" w:rsidRPr="00B92532" w:rsidRDefault="00374CE3">
      <w:pPr>
        <w:pStyle w:val="Heading2"/>
        <w:ind w:right="-14"/>
        <w:rPr>
          <w:del w:id="14250" w:author="Mosi Adesina Ifatunji" w:date="2025-03-05T10:28:00Z" w16du:dateUtc="2025-03-05T16:28:00Z"/>
        </w:rPr>
        <w:pPrChange w:id="14251" w:author="Mosi Adesina Ifatunji" w:date="2025-10-21T19:50:00Z" w16du:dateUtc="2025-10-22T00:50:00Z">
          <w:pPr/>
        </w:pPrChange>
      </w:pPr>
    </w:p>
    <w:p w14:paraId="00000232" w14:textId="6907F330" w:rsidR="00374CE3" w:rsidRPr="00B92532" w:rsidRDefault="00851BB7">
      <w:pPr>
        <w:pStyle w:val="Heading2"/>
        <w:ind w:right="-14"/>
        <w:rPr>
          <w:del w:id="14252" w:author="Mosi Adesina Ifatunji" w:date="2025-03-05T10:28:00Z" w16du:dateUtc="2025-03-05T16:28:00Z"/>
        </w:rPr>
        <w:pPrChange w:id="14253" w:author="Mosi Adesina Ifatunji" w:date="2025-10-21T19:50:00Z" w16du:dateUtc="2025-10-22T00:50:00Z">
          <w:pPr/>
        </w:pPrChange>
      </w:pPr>
      <w:del w:id="14254" w:author="Mosi Adesina Ifatunji" w:date="2025-03-05T10:28:00Z" w16du:dateUtc="2025-03-05T16:28:00Z">
        <w:r w:rsidRPr="00B92532">
          <w:delText>Fox, Suzy and Lamont E. Stallworth. 2006. "How Effective Is an Apology in Resolving Workplace Bullying Disputes?". Dispute Resolution Journal 61(2):54-63.</w:delText>
        </w:r>
      </w:del>
    </w:p>
    <w:p w14:paraId="00000233" w14:textId="710968AD" w:rsidR="00374CE3" w:rsidRPr="00B92532" w:rsidRDefault="00374CE3">
      <w:pPr>
        <w:pStyle w:val="Heading2"/>
        <w:ind w:right="-14"/>
        <w:rPr>
          <w:del w:id="14255" w:author="Mosi Adesina Ifatunji" w:date="2025-03-05T10:28:00Z" w16du:dateUtc="2025-03-05T16:28:00Z"/>
        </w:rPr>
        <w:pPrChange w:id="14256" w:author="Mosi Adesina Ifatunji" w:date="2025-10-21T19:50:00Z" w16du:dateUtc="2025-10-22T00:50:00Z">
          <w:pPr/>
        </w:pPrChange>
      </w:pPr>
    </w:p>
    <w:p w14:paraId="00000234" w14:textId="7A137CD7" w:rsidR="00374CE3" w:rsidRPr="00B92532" w:rsidRDefault="00851BB7">
      <w:pPr>
        <w:pStyle w:val="Heading2"/>
        <w:ind w:right="-14"/>
        <w:rPr>
          <w:del w:id="14257" w:author="Mosi Adesina Ifatunji" w:date="2025-03-05T10:28:00Z" w16du:dateUtc="2025-03-05T16:28:00Z"/>
        </w:rPr>
        <w:pPrChange w:id="14258" w:author="Mosi Adesina Ifatunji" w:date="2025-10-21T19:50:00Z" w16du:dateUtc="2025-10-22T00:50:00Z">
          <w:pPr/>
        </w:pPrChange>
      </w:pPr>
      <w:del w:id="14259" w:author="Mosi Adesina Ifatunji" w:date="2025-03-05T10:28:00Z" w16du:dateUtc="2025-03-05T16:28:00Z">
        <w:r w:rsidRPr="00B92532">
          <w:delText xml:space="preserve">Gaddis, S Michael. 2015. "Discrimination in the Credential Society: An Audit Study of Race and College Selectivity in the Labor Market." Social Forces 93(4):1451–79. doi: </w:delText>
        </w:r>
        <w:r w:rsidR="00374CE3" w:rsidRPr="00B92532">
          <w:rPr>
            <w:b w:val="0"/>
          </w:rPr>
          <w:fldChar w:fldCharType="begin"/>
        </w:r>
        <w:r w:rsidR="00374CE3" w:rsidRPr="00B92532">
          <w:delInstrText>HYPERLINK "https://doi-org.ezproxy.library.wisc.edu/10.1093/sf/sou111" \h</w:delInstrText>
        </w:r>
        <w:r w:rsidR="00374CE3" w:rsidRPr="00B92532">
          <w:rPr>
            <w:b w:val="0"/>
          </w:rPr>
        </w:r>
        <w:r w:rsidR="00374CE3" w:rsidRPr="00B92532">
          <w:rPr>
            <w:b w:val="0"/>
          </w:rPr>
          <w:fldChar w:fldCharType="separate"/>
        </w:r>
        <w:r w:rsidR="00374CE3" w:rsidRPr="00B92532">
          <w:rPr>
            <w:color w:val="0563C1"/>
            <w:u w:val="single"/>
          </w:rPr>
          <w:delText>https://doi-org.ezproxy.library.wisc.edu/10.1093/sf/sou111</w:delText>
        </w:r>
        <w:r w:rsidR="00374CE3" w:rsidRPr="00B92532">
          <w:rPr>
            <w:b w:val="0"/>
          </w:rPr>
          <w:fldChar w:fldCharType="end"/>
        </w:r>
        <w:r w:rsidRPr="00B92532">
          <w:delText>.</w:delText>
        </w:r>
      </w:del>
    </w:p>
    <w:p w14:paraId="00000235" w14:textId="58A9304D" w:rsidR="00374CE3" w:rsidRPr="00B92532" w:rsidRDefault="00374CE3">
      <w:pPr>
        <w:pStyle w:val="Heading2"/>
        <w:ind w:right="-14"/>
        <w:rPr>
          <w:del w:id="14260" w:author="Mosi Adesina Ifatunji" w:date="2025-03-05T10:28:00Z" w16du:dateUtc="2025-03-05T16:28:00Z"/>
        </w:rPr>
        <w:pPrChange w:id="14261" w:author="Mosi Adesina Ifatunji" w:date="2025-10-21T19:50:00Z" w16du:dateUtc="2025-10-22T00:50:00Z">
          <w:pPr/>
        </w:pPrChange>
      </w:pPr>
    </w:p>
    <w:p w14:paraId="00000236" w14:textId="3A446E1F" w:rsidR="00374CE3" w:rsidRPr="00B92532" w:rsidRDefault="00851BB7">
      <w:pPr>
        <w:pStyle w:val="Heading2"/>
        <w:ind w:right="-14"/>
        <w:rPr>
          <w:del w:id="14262" w:author="Mosi Adesina Ifatunji" w:date="2025-03-05T10:28:00Z" w16du:dateUtc="2025-03-05T16:28:00Z"/>
        </w:rPr>
        <w:pPrChange w:id="14263" w:author="Mosi Adesina Ifatunji" w:date="2025-10-21T19:50:00Z" w16du:dateUtc="2025-10-22T00:50:00Z">
          <w:pPr/>
        </w:pPrChange>
      </w:pPr>
      <w:del w:id="14264" w:author="Mosi Adesina Ifatunji" w:date="2025-03-05T10:28:00Z" w16du:dateUtc="2025-03-05T16:28:00Z">
        <w:r w:rsidRPr="00B92532">
          <w:delText>Gelfand, MJ, LH Nishii, JL Raver and B Schneider. 2007. "Discrimination in Organizations: An Organizational-Level Systems Perspective (Cahrs Working Paper# 07-08)." Ithaca, NY: CAHRS.</w:delText>
        </w:r>
      </w:del>
    </w:p>
    <w:p w14:paraId="00000237" w14:textId="6E417AB8" w:rsidR="00374CE3" w:rsidRPr="00B92532" w:rsidRDefault="00374CE3">
      <w:pPr>
        <w:pStyle w:val="Heading2"/>
        <w:ind w:right="-14"/>
        <w:rPr>
          <w:del w:id="14265" w:author="Mosi Adesina Ifatunji" w:date="2025-03-05T10:28:00Z" w16du:dateUtc="2025-03-05T16:28:00Z"/>
        </w:rPr>
        <w:pPrChange w:id="14266" w:author="Mosi Adesina Ifatunji" w:date="2025-10-21T19:50:00Z" w16du:dateUtc="2025-10-22T00:50:00Z">
          <w:pPr/>
        </w:pPrChange>
      </w:pPr>
    </w:p>
    <w:p w14:paraId="00000238" w14:textId="7987E17D" w:rsidR="00374CE3" w:rsidRPr="00B92532" w:rsidRDefault="00851BB7">
      <w:pPr>
        <w:pStyle w:val="Heading2"/>
        <w:ind w:right="-14"/>
        <w:rPr>
          <w:del w:id="14267" w:author="Mosi Adesina Ifatunji" w:date="2025-03-05T10:28:00Z" w16du:dateUtc="2025-03-05T16:28:00Z"/>
        </w:rPr>
        <w:pPrChange w:id="14268" w:author="Mosi Adesina Ifatunji" w:date="2025-10-21T19:50:00Z" w16du:dateUtc="2025-10-22T00:50:00Z">
          <w:pPr/>
        </w:pPrChange>
      </w:pPr>
      <w:del w:id="14269" w:author="Mosi Adesina Ifatunji" w:date="2025-03-05T10:28:00Z" w16du:dateUtc="2025-03-05T16:28:00Z">
        <w:r w:rsidRPr="00B92532">
          <w:delText>Goldsmith, Arthur H, Jonathan R Veum and William Darity. 2000. "Motivation and Labor Market Outcomes." Worker Well-Being 19:109-46.</w:delText>
        </w:r>
      </w:del>
    </w:p>
    <w:p w14:paraId="00000239" w14:textId="6CE26042" w:rsidR="00374CE3" w:rsidRPr="00B92532" w:rsidRDefault="00374CE3">
      <w:pPr>
        <w:pStyle w:val="Heading2"/>
        <w:ind w:right="-14"/>
        <w:rPr>
          <w:del w:id="14270" w:author="Mosi Adesina Ifatunji" w:date="2025-03-05T10:28:00Z" w16du:dateUtc="2025-03-05T16:28:00Z"/>
        </w:rPr>
        <w:pPrChange w:id="14271" w:author="Mosi Adesina Ifatunji" w:date="2025-10-21T19:50:00Z" w16du:dateUtc="2025-10-22T00:50:00Z">
          <w:pPr/>
        </w:pPrChange>
      </w:pPr>
    </w:p>
    <w:p w14:paraId="0000023A" w14:textId="41F4F0D7" w:rsidR="00374CE3" w:rsidRPr="00B92532" w:rsidRDefault="00851BB7">
      <w:pPr>
        <w:pStyle w:val="Heading2"/>
        <w:ind w:right="-14"/>
        <w:rPr>
          <w:del w:id="14272" w:author="Mosi Adesina Ifatunji" w:date="2025-03-05T10:28:00Z" w16du:dateUtc="2025-03-05T16:28:00Z"/>
        </w:rPr>
        <w:pPrChange w:id="14273" w:author="Mosi Adesina Ifatunji" w:date="2025-10-21T19:50:00Z" w16du:dateUtc="2025-10-22T00:50:00Z">
          <w:pPr/>
        </w:pPrChange>
      </w:pPr>
      <w:del w:id="14274" w:author="Mosi Adesina Ifatunji" w:date="2025-03-05T10:28:00Z" w16du:dateUtc="2025-03-05T16:28:00Z">
        <w:r w:rsidRPr="00B92532">
          <w:delText>Greenwald, Anthony G. and Calvin K. Lai. 2020. "Implicit Social Cognition." Annual Review of Psychology 71(1):419-45. doi: 10.1146/annurev-psych-010419-050837.</w:delText>
        </w:r>
      </w:del>
    </w:p>
    <w:p w14:paraId="0000023B" w14:textId="6CC84A09" w:rsidR="00374CE3" w:rsidRPr="00B92532" w:rsidRDefault="00374CE3">
      <w:pPr>
        <w:pStyle w:val="Heading2"/>
        <w:ind w:right="-14"/>
        <w:rPr>
          <w:del w:id="14275" w:author="Mosi Adesina Ifatunji" w:date="2025-03-05T10:28:00Z" w16du:dateUtc="2025-03-05T16:28:00Z"/>
        </w:rPr>
        <w:pPrChange w:id="14276" w:author="Mosi Adesina Ifatunji" w:date="2025-10-21T19:50:00Z" w16du:dateUtc="2025-10-22T00:50:00Z">
          <w:pPr/>
        </w:pPrChange>
      </w:pPr>
    </w:p>
    <w:p w14:paraId="0000023C" w14:textId="35755F1F" w:rsidR="00374CE3" w:rsidRPr="00B92532" w:rsidRDefault="00851BB7">
      <w:pPr>
        <w:pStyle w:val="Heading2"/>
        <w:ind w:right="-14"/>
        <w:rPr>
          <w:del w:id="14277" w:author="Mosi Adesina Ifatunji" w:date="2025-03-05T10:28:00Z" w16du:dateUtc="2025-03-05T16:28:00Z"/>
        </w:rPr>
        <w:pPrChange w:id="14278" w:author="Mosi Adesina Ifatunji" w:date="2025-10-21T19:50:00Z" w16du:dateUtc="2025-10-22T00:50:00Z">
          <w:pPr/>
        </w:pPrChange>
      </w:pPr>
      <w:del w:id="14279" w:author="Mosi Adesina Ifatunji" w:date="2025-03-05T10:28:00Z" w16du:dateUtc="2025-03-05T16:28:00Z">
        <w:r w:rsidRPr="00B92532">
          <w:delText>Hambrick, Donald C. and Phyllis A. Mason. 1984. "Upper Echelons: The Organization as a Reflection of Its Top Managers." Academy of Management Review 9(2):193-206. doi: 10.5465/amr.1984.4277628.</w:delText>
        </w:r>
      </w:del>
    </w:p>
    <w:p w14:paraId="0000023D" w14:textId="72CEF3F0" w:rsidR="00374CE3" w:rsidRPr="00B92532" w:rsidRDefault="00374CE3">
      <w:pPr>
        <w:pStyle w:val="Heading2"/>
        <w:ind w:right="-14"/>
        <w:rPr>
          <w:del w:id="14280" w:author="Mosi Adesina Ifatunji" w:date="2025-03-05T10:28:00Z" w16du:dateUtc="2025-03-05T16:28:00Z"/>
        </w:rPr>
        <w:pPrChange w:id="14281" w:author="Mosi Adesina Ifatunji" w:date="2025-10-21T19:50:00Z" w16du:dateUtc="2025-10-22T00:50:00Z">
          <w:pPr/>
        </w:pPrChange>
      </w:pPr>
    </w:p>
    <w:p w14:paraId="0000023E" w14:textId="68310C01" w:rsidR="00374CE3" w:rsidRPr="00B92532" w:rsidRDefault="00851BB7">
      <w:pPr>
        <w:pStyle w:val="Heading2"/>
        <w:ind w:right="-14"/>
        <w:rPr>
          <w:del w:id="14282" w:author="Mosi Adesina Ifatunji" w:date="2025-03-05T10:28:00Z" w16du:dateUtc="2025-03-05T16:28:00Z"/>
        </w:rPr>
        <w:pPrChange w:id="14283" w:author="Mosi Adesina Ifatunji" w:date="2025-10-21T19:50:00Z" w16du:dateUtc="2025-10-22T00:50:00Z">
          <w:pPr/>
        </w:pPrChange>
      </w:pPr>
      <w:del w:id="14284" w:author="Mosi Adesina Ifatunji" w:date="2025-03-05T10:28:00Z" w16du:dateUtc="2025-03-05T16:28:00Z">
        <w:r w:rsidRPr="00B92532">
          <w:delText>Haveman, Heather A. and Rachel Wetts. 2019. "Contemporary Organizational Theory: The Demographic, Relational, and Cultural Perspectives." Sociology Compass 13(3). doi: 10.1111/soc4.12664.</w:delText>
        </w:r>
      </w:del>
    </w:p>
    <w:p w14:paraId="0000023F" w14:textId="3CA670CF" w:rsidR="00374CE3" w:rsidRPr="00B92532" w:rsidRDefault="00374CE3">
      <w:pPr>
        <w:pStyle w:val="Heading2"/>
        <w:ind w:right="-14"/>
        <w:rPr>
          <w:del w:id="14285" w:author="Mosi Adesina Ifatunji" w:date="2025-03-05T10:28:00Z" w16du:dateUtc="2025-03-05T16:28:00Z"/>
        </w:rPr>
        <w:pPrChange w:id="14286" w:author="Mosi Adesina Ifatunji" w:date="2025-10-21T19:50:00Z" w16du:dateUtc="2025-10-22T00:50:00Z">
          <w:pPr/>
        </w:pPrChange>
      </w:pPr>
    </w:p>
    <w:p w14:paraId="00000240" w14:textId="3285DBA0" w:rsidR="00374CE3" w:rsidRPr="00B92532" w:rsidRDefault="00851BB7">
      <w:pPr>
        <w:pStyle w:val="Heading2"/>
        <w:ind w:right="-14"/>
        <w:rPr>
          <w:del w:id="14287" w:author="Mosi Adesina Ifatunji" w:date="2025-03-05T10:28:00Z" w16du:dateUtc="2025-03-05T16:28:00Z"/>
        </w:rPr>
        <w:pPrChange w:id="14288" w:author="Mosi Adesina Ifatunji" w:date="2025-10-21T19:50:00Z" w16du:dateUtc="2025-10-22T00:50:00Z">
          <w:pPr/>
        </w:pPrChange>
      </w:pPr>
      <w:del w:id="14289" w:author="Mosi Adesina Ifatunji" w:date="2025-03-05T10:28:00Z" w16du:dateUtc="2025-03-05T16:28:00Z">
        <w:r w:rsidRPr="00B92532">
          <w:delText>Hoffman, Saul ed. 1978. Black-White Earnings Differences over the Life-Cycle. Ann Arbor, Michigan: University of Michigan Institute for Social Research.</w:delText>
        </w:r>
      </w:del>
    </w:p>
    <w:p w14:paraId="00000241" w14:textId="5447606A" w:rsidR="00374CE3" w:rsidRPr="00B92532" w:rsidRDefault="00374CE3">
      <w:pPr>
        <w:pStyle w:val="Heading2"/>
        <w:ind w:right="-14"/>
        <w:rPr>
          <w:del w:id="14290" w:author="Mosi Adesina Ifatunji" w:date="2025-03-05T10:28:00Z" w16du:dateUtc="2025-03-05T16:28:00Z"/>
        </w:rPr>
        <w:pPrChange w:id="14291" w:author="Mosi Adesina Ifatunji" w:date="2025-10-21T19:50:00Z" w16du:dateUtc="2025-10-22T00:50:00Z">
          <w:pPr/>
        </w:pPrChange>
      </w:pPr>
    </w:p>
    <w:p w14:paraId="00000242" w14:textId="4870E0CE" w:rsidR="00374CE3" w:rsidRPr="00B92532" w:rsidRDefault="00851BB7">
      <w:pPr>
        <w:pStyle w:val="Heading2"/>
        <w:ind w:right="-14"/>
        <w:rPr>
          <w:del w:id="14292" w:author="Mosi Adesina Ifatunji" w:date="2025-03-05T10:28:00Z" w16du:dateUtc="2025-03-05T16:28:00Z"/>
        </w:rPr>
        <w:pPrChange w:id="14293" w:author="Mosi Adesina Ifatunji" w:date="2025-10-21T19:50:00Z" w16du:dateUtc="2025-10-22T00:50:00Z">
          <w:pPr/>
        </w:pPrChange>
      </w:pPr>
      <w:del w:id="14294" w:author="Mosi Adesina Ifatunji" w:date="2025-03-05T10:28:00Z" w16du:dateUtc="2025-03-05T16:28:00Z">
        <w:r w:rsidRPr="00B92532">
          <w:delText>Howard, Simon and Alex M. Borgella. 2020. "Are Adewale and Ngochi More Employable Than Jamal and Lakeisha? The Influence of Nationality and Ethnicity Cues on Employment-Related Evaluations of Blacks in the United States." The Journal of Social Psychology 160(4):509-19. doi: 10.1080/00224545.2019.1687415.</w:delText>
        </w:r>
      </w:del>
    </w:p>
    <w:p w14:paraId="00000243" w14:textId="2D6D14EE" w:rsidR="00374CE3" w:rsidRPr="00B92532" w:rsidRDefault="00374CE3">
      <w:pPr>
        <w:pStyle w:val="Heading2"/>
        <w:ind w:right="-14"/>
        <w:rPr>
          <w:del w:id="14295" w:author="Mosi Adesina Ifatunji" w:date="2025-03-05T10:28:00Z" w16du:dateUtc="2025-03-05T16:28:00Z"/>
        </w:rPr>
        <w:pPrChange w:id="14296" w:author="Mosi Adesina Ifatunji" w:date="2025-10-21T19:50:00Z" w16du:dateUtc="2025-10-22T00:50:00Z">
          <w:pPr/>
        </w:pPrChange>
      </w:pPr>
    </w:p>
    <w:p w14:paraId="00000244" w14:textId="4A8D097E" w:rsidR="00374CE3" w:rsidRPr="00B92532" w:rsidRDefault="00851BB7">
      <w:pPr>
        <w:pStyle w:val="Heading2"/>
        <w:ind w:right="-14"/>
        <w:rPr>
          <w:del w:id="14297" w:author="Mosi Adesina Ifatunji" w:date="2025-03-05T10:28:00Z" w16du:dateUtc="2025-03-05T16:28:00Z"/>
        </w:rPr>
        <w:pPrChange w:id="14298" w:author="Mosi Adesina Ifatunji" w:date="2025-10-21T19:50:00Z" w16du:dateUtc="2025-10-22T00:50:00Z">
          <w:pPr/>
        </w:pPrChange>
      </w:pPr>
      <w:del w:id="14299" w:author="Mosi Adesina Ifatunji" w:date="2025-03-05T10:28:00Z" w16du:dateUtc="2025-03-05T16:28:00Z">
        <w:r w:rsidRPr="00B92532">
          <w:delText xml:space="preserve">Ifatunji, Mosi Adesina. 2016. "A Test of the Afro Caribbean Model Minority Hypothesis: Exploring the Role of Cultural Attributes in Labor Market Disparities between African Americans and Afro Caribbeans." Du Bois Review: Social Science Research on Race 31(1):109-38. doi: </w:delText>
        </w:r>
        <w:r w:rsidR="00374CE3" w:rsidRPr="00B92532">
          <w:rPr>
            <w:b w:val="0"/>
          </w:rPr>
          <w:fldChar w:fldCharType="begin"/>
        </w:r>
        <w:r w:rsidR="00374CE3" w:rsidRPr="00B92532">
          <w:delInstrText>HYPERLINK "http://dx.doi.org/10.1017/S1742058X16000035" \h</w:delInstrText>
        </w:r>
        <w:r w:rsidR="00374CE3" w:rsidRPr="00B92532">
          <w:rPr>
            <w:b w:val="0"/>
          </w:rPr>
        </w:r>
        <w:r w:rsidR="00374CE3" w:rsidRPr="00B92532">
          <w:rPr>
            <w:b w:val="0"/>
          </w:rPr>
          <w:fldChar w:fldCharType="separate"/>
        </w:r>
        <w:r w:rsidR="00374CE3" w:rsidRPr="00B92532">
          <w:rPr>
            <w:color w:val="0563C1"/>
            <w:u w:val="single"/>
          </w:rPr>
          <w:delText>http://dx.doi.org/10.1017/S1742058X16000035</w:delText>
        </w:r>
        <w:r w:rsidR="00374CE3" w:rsidRPr="00B92532">
          <w:rPr>
            <w:b w:val="0"/>
          </w:rPr>
          <w:fldChar w:fldCharType="end"/>
        </w:r>
        <w:r w:rsidRPr="00B92532">
          <w:delText>.</w:delText>
        </w:r>
      </w:del>
    </w:p>
    <w:p w14:paraId="00000245" w14:textId="1FB1F693" w:rsidR="00374CE3" w:rsidRPr="00B92532" w:rsidRDefault="00374CE3">
      <w:pPr>
        <w:pStyle w:val="Heading2"/>
        <w:ind w:right="-14"/>
        <w:rPr>
          <w:del w:id="14300" w:author="Mosi Adesina Ifatunji" w:date="2025-03-05T10:28:00Z" w16du:dateUtc="2025-03-05T16:28:00Z"/>
        </w:rPr>
        <w:pPrChange w:id="14301" w:author="Mosi Adesina Ifatunji" w:date="2025-10-21T19:50:00Z" w16du:dateUtc="2025-10-22T00:50:00Z">
          <w:pPr/>
        </w:pPrChange>
      </w:pPr>
    </w:p>
    <w:p w14:paraId="00000246" w14:textId="0966B088" w:rsidR="00374CE3" w:rsidRPr="00B92532" w:rsidRDefault="00851BB7">
      <w:pPr>
        <w:pStyle w:val="Heading2"/>
        <w:ind w:right="-14"/>
        <w:rPr>
          <w:del w:id="14302" w:author="Mosi Adesina Ifatunji" w:date="2025-03-05T10:28:00Z" w16du:dateUtc="2025-03-05T16:28:00Z"/>
        </w:rPr>
        <w:pPrChange w:id="14303" w:author="Mosi Adesina Ifatunji" w:date="2025-10-21T19:50:00Z" w16du:dateUtc="2025-10-22T00:50:00Z">
          <w:pPr/>
        </w:pPrChange>
      </w:pPr>
      <w:del w:id="14304" w:author="Mosi Adesina Ifatunji" w:date="2025-03-05T10:28:00Z" w16du:dateUtc="2025-03-05T16:28:00Z">
        <w:r w:rsidRPr="00B92532">
          <w:delText xml:space="preserve">Ifatunji, Mosi Adesina. 2021. "White Managers, Ethnoracism and Black Ethnic Labor Market Disparities." Sociological Perspectives 65(3):437-60. doi: </w:delText>
        </w:r>
        <w:r w:rsidR="00374CE3" w:rsidRPr="00B92532">
          <w:rPr>
            <w:b w:val="0"/>
          </w:rPr>
          <w:fldChar w:fldCharType="begin"/>
        </w:r>
        <w:r w:rsidR="00374CE3" w:rsidRPr="00B92532">
          <w:delInstrText>HYPERLINK "https://doi.org/10.1177/07311214211010842" \h</w:delInstrText>
        </w:r>
        <w:r w:rsidR="00374CE3" w:rsidRPr="00B92532">
          <w:rPr>
            <w:b w:val="0"/>
          </w:rPr>
        </w:r>
        <w:r w:rsidR="00374CE3" w:rsidRPr="00B92532">
          <w:rPr>
            <w:b w:val="0"/>
          </w:rPr>
          <w:fldChar w:fldCharType="separate"/>
        </w:r>
        <w:r w:rsidR="00374CE3" w:rsidRPr="00B92532">
          <w:rPr>
            <w:color w:val="0563C1"/>
            <w:u w:val="single"/>
          </w:rPr>
          <w:delText>https://doi.org/10.1177/07311214211010842</w:delText>
        </w:r>
        <w:r w:rsidR="00374CE3" w:rsidRPr="00B92532">
          <w:rPr>
            <w:b w:val="0"/>
          </w:rPr>
          <w:fldChar w:fldCharType="end"/>
        </w:r>
        <w:r w:rsidRPr="00B92532">
          <w:delText>.</w:delText>
        </w:r>
      </w:del>
    </w:p>
    <w:p w14:paraId="00000247" w14:textId="438F0C86" w:rsidR="00374CE3" w:rsidRPr="00B92532" w:rsidRDefault="00374CE3">
      <w:pPr>
        <w:pStyle w:val="Heading2"/>
        <w:ind w:right="-14"/>
        <w:rPr>
          <w:del w:id="14305" w:author="Mosi Adesina Ifatunji" w:date="2025-03-05T10:28:00Z" w16du:dateUtc="2025-03-05T16:28:00Z"/>
        </w:rPr>
        <w:pPrChange w:id="14306" w:author="Mosi Adesina Ifatunji" w:date="2025-10-21T19:50:00Z" w16du:dateUtc="2025-10-22T00:50:00Z">
          <w:pPr/>
        </w:pPrChange>
      </w:pPr>
    </w:p>
    <w:p w14:paraId="00000248" w14:textId="346408D8" w:rsidR="00374CE3" w:rsidRPr="00B92532" w:rsidRDefault="00851BB7">
      <w:pPr>
        <w:pStyle w:val="Heading2"/>
        <w:ind w:right="-14"/>
        <w:rPr>
          <w:del w:id="14307" w:author="Mosi Adesina Ifatunji" w:date="2025-03-05T10:28:00Z" w16du:dateUtc="2025-03-05T16:28:00Z"/>
        </w:rPr>
        <w:pPrChange w:id="14308" w:author="Mosi Adesina Ifatunji" w:date="2025-10-21T19:50:00Z" w16du:dateUtc="2025-10-22T00:50:00Z">
          <w:pPr/>
        </w:pPrChange>
      </w:pPr>
      <w:del w:id="14309" w:author="Mosi Adesina Ifatunji" w:date="2025-03-05T10:28:00Z" w16du:dateUtc="2025-03-05T16:28:00Z">
        <w:r w:rsidRPr="00B92532">
          <w:delText>Ifatunji, Mosi Adesina and Savannah Larimore. XXXX. "Self-Selection, Local Context and Infant Health across Black Populations: Toward a Theory of Geographic Ethnoracism." Manuscript Underway xx(xx).</w:delText>
        </w:r>
      </w:del>
    </w:p>
    <w:p w14:paraId="00000249" w14:textId="7CB41AAF" w:rsidR="00374CE3" w:rsidRPr="00B92532" w:rsidRDefault="00374CE3">
      <w:pPr>
        <w:pStyle w:val="Heading2"/>
        <w:ind w:right="-14"/>
        <w:rPr>
          <w:del w:id="14310" w:author="Mosi Adesina Ifatunji" w:date="2025-03-05T10:28:00Z" w16du:dateUtc="2025-03-05T16:28:00Z"/>
        </w:rPr>
        <w:pPrChange w:id="14311" w:author="Mosi Adesina Ifatunji" w:date="2025-10-21T19:50:00Z" w16du:dateUtc="2025-10-22T00:50:00Z">
          <w:pPr/>
        </w:pPrChange>
      </w:pPr>
    </w:p>
    <w:p w14:paraId="0000024A" w14:textId="126C382E" w:rsidR="00374CE3" w:rsidRPr="00B92532" w:rsidRDefault="00851BB7">
      <w:pPr>
        <w:pStyle w:val="Heading2"/>
        <w:ind w:right="-14"/>
        <w:rPr>
          <w:del w:id="14312" w:author="Mosi Adesina Ifatunji" w:date="2025-03-05T10:28:00Z" w16du:dateUtc="2025-03-05T16:28:00Z"/>
        </w:rPr>
        <w:pPrChange w:id="14313" w:author="Mosi Adesina Ifatunji" w:date="2025-10-21T19:50:00Z" w16du:dateUtc="2025-10-22T00:50:00Z">
          <w:pPr/>
        </w:pPrChange>
      </w:pPr>
      <w:del w:id="14314" w:author="Mosi Adesina Ifatunji" w:date="2025-03-05T10:28:00Z" w16du:dateUtc="2025-03-05T16:28:00Z">
        <w:r w:rsidRPr="00B92532">
          <w:delText>Jackson, James, Tod Hamilton, Mosi Adesina Ifatunji, Krim Lacey, Hedwig Lee and Jane Rafferty. 2018. "Using Analytic Domains within the Black Population to Understand Disparities in Population Health." Vol.  Princeton, New Jersey: Robert Wood Johnson Foundation and Policy Link.</w:delText>
        </w:r>
      </w:del>
    </w:p>
    <w:p w14:paraId="0000024B" w14:textId="5CB3F5CE" w:rsidR="00374CE3" w:rsidRPr="00B92532" w:rsidRDefault="00374CE3">
      <w:pPr>
        <w:pStyle w:val="Heading2"/>
        <w:ind w:right="-14"/>
        <w:rPr>
          <w:del w:id="14315" w:author="Mosi Adesina Ifatunji" w:date="2025-03-05T10:28:00Z" w16du:dateUtc="2025-03-05T16:28:00Z"/>
        </w:rPr>
        <w:pPrChange w:id="14316" w:author="Mosi Adesina Ifatunji" w:date="2025-10-21T19:50:00Z" w16du:dateUtc="2025-10-22T00:50:00Z">
          <w:pPr/>
        </w:pPrChange>
      </w:pPr>
    </w:p>
    <w:p w14:paraId="0000024C" w14:textId="43FDCE8F" w:rsidR="00374CE3" w:rsidRPr="00B92532" w:rsidRDefault="00851BB7">
      <w:pPr>
        <w:pStyle w:val="Heading2"/>
        <w:ind w:right="-14"/>
        <w:rPr>
          <w:del w:id="14317" w:author="Mosi Adesina Ifatunji" w:date="2025-03-05T10:28:00Z" w16du:dateUtc="2025-03-05T16:28:00Z"/>
        </w:rPr>
        <w:pPrChange w:id="14318" w:author="Mosi Adesina Ifatunji" w:date="2025-10-21T19:50:00Z" w16du:dateUtc="2025-10-22T00:50:00Z">
          <w:pPr/>
        </w:pPrChange>
      </w:pPr>
      <w:del w:id="14319" w:author="Mosi Adesina Ifatunji" w:date="2025-03-05T10:28:00Z" w16du:dateUtc="2025-03-05T16:28:00Z">
        <w:r w:rsidRPr="00B92532">
          <w:delText>Jackson, Regine O. 2010. "Black Immigrants and the Rhetoric of Social Distancing." Sociology Compass 4(3):193-206.</w:delText>
        </w:r>
      </w:del>
    </w:p>
    <w:p w14:paraId="0000024D" w14:textId="7AEA2B6C" w:rsidR="00374CE3" w:rsidRPr="00B92532" w:rsidRDefault="00374CE3">
      <w:pPr>
        <w:pStyle w:val="Heading2"/>
        <w:ind w:right="-14"/>
        <w:rPr>
          <w:del w:id="14320" w:author="Mosi Adesina Ifatunji" w:date="2025-03-05T10:28:00Z" w16du:dateUtc="2025-03-05T16:28:00Z"/>
        </w:rPr>
        <w:pPrChange w:id="14321" w:author="Mosi Adesina Ifatunji" w:date="2025-10-21T19:50:00Z" w16du:dateUtc="2025-10-22T00:50:00Z">
          <w:pPr/>
        </w:pPrChange>
      </w:pPr>
    </w:p>
    <w:p w14:paraId="0000024E" w14:textId="700C03C4" w:rsidR="00374CE3" w:rsidRPr="00B92532" w:rsidRDefault="00851BB7">
      <w:pPr>
        <w:pStyle w:val="Heading2"/>
        <w:ind w:right="-14"/>
        <w:rPr>
          <w:del w:id="14322" w:author="Mosi Adesina Ifatunji" w:date="2025-03-05T10:28:00Z" w16du:dateUtc="2025-03-05T16:28:00Z"/>
        </w:rPr>
        <w:pPrChange w:id="14323" w:author="Mosi Adesina Ifatunji" w:date="2025-10-21T19:50:00Z" w16du:dateUtc="2025-10-22T00:50:00Z">
          <w:pPr/>
        </w:pPrChange>
      </w:pPr>
      <w:del w:id="14324" w:author="Mosi Adesina Ifatunji" w:date="2025-03-05T10:28:00Z" w16du:dateUtc="2025-03-05T16:28:00Z">
        <w:r w:rsidRPr="00B92532">
          <w:delText>James, Erika Hayes. 2000. "Race-Related Differences in Promotions and Support: Underlying Effects of Human and Social Capital." Organization Science 11(5):493-508.</w:delText>
        </w:r>
      </w:del>
    </w:p>
    <w:p w14:paraId="0000024F" w14:textId="17F971FD" w:rsidR="00374CE3" w:rsidRPr="00B92532" w:rsidRDefault="00374CE3">
      <w:pPr>
        <w:pStyle w:val="Heading2"/>
        <w:ind w:right="-14"/>
        <w:rPr>
          <w:del w:id="14325" w:author="Mosi Adesina Ifatunji" w:date="2025-03-05T10:28:00Z" w16du:dateUtc="2025-03-05T16:28:00Z"/>
        </w:rPr>
        <w:pPrChange w:id="14326" w:author="Mosi Adesina Ifatunji" w:date="2025-10-21T19:50:00Z" w16du:dateUtc="2025-10-22T00:50:00Z">
          <w:pPr/>
        </w:pPrChange>
      </w:pPr>
    </w:p>
    <w:p w14:paraId="00000250" w14:textId="3CC80CE1" w:rsidR="00374CE3" w:rsidRPr="00B92532" w:rsidRDefault="00851BB7">
      <w:pPr>
        <w:pStyle w:val="Heading2"/>
        <w:ind w:right="-14"/>
        <w:rPr>
          <w:del w:id="14327" w:author="Mosi Adesina Ifatunji" w:date="2025-03-05T10:28:00Z" w16du:dateUtc="2025-03-05T16:28:00Z"/>
        </w:rPr>
        <w:pPrChange w:id="14328" w:author="Mosi Adesina Ifatunji" w:date="2025-10-21T19:50:00Z" w16du:dateUtc="2025-10-22T00:50:00Z">
          <w:pPr/>
        </w:pPrChange>
      </w:pPr>
      <w:del w:id="14329" w:author="Mosi Adesina Ifatunji" w:date="2025-03-05T10:28:00Z" w16du:dateUtc="2025-03-05T16:28:00Z">
        <w:r w:rsidRPr="00B92532">
          <w:delText>Jesper B. Sørensen. 2004. "The Organizational Demography of Racial Employment Segregation." American Journal of Sociology 110(3):626-71. doi: 10.1086/426464.</w:delText>
        </w:r>
      </w:del>
    </w:p>
    <w:p w14:paraId="00000251" w14:textId="61A2F6B8" w:rsidR="00374CE3" w:rsidRPr="00B92532" w:rsidRDefault="00374CE3">
      <w:pPr>
        <w:pStyle w:val="Heading2"/>
        <w:ind w:right="-14"/>
        <w:rPr>
          <w:del w:id="14330" w:author="Mosi Adesina Ifatunji" w:date="2025-03-05T10:28:00Z" w16du:dateUtc="2025-03-05T16:28:00Z"/>
        </w:rPr>
        <w:pPrChange w:id="14331" w:author="Mosi Adesina Ifatunji" w:date="2025-10-21T19:50:00Z" w16du:dateUtc="2025-10-22T00:50:00Z">
          <w:pPr/>
        </w:pPrChange>
      </w:pPr>
    </w:p>
    <w:p w14:paraId="00000252" w14:textId="76FE799A" w:rsidR="00374CE3" w:rsidRPr="00B92532" w:rsidRDefault="00851BB7">
      <w:pPr>
        <w:pStyle w:val="Heading2"/>
        <w:ind w:right="-14"/>
        <w:rPr>
          <w:del w:id="14332" w:author="Mosi Adesina Ifatunji" w:date="2025-03-05T10:28:00Z" w16du:dateUtc="2025-03-05T16:28:00Z"/>
        </w:rPr>
        <w:pPrChange w:id="14333" w:author="Mosi Adesina Ifatunji" w:date="2025-10-21T19:50:00Z" w16du:dateUtc="2025-10-22T00:50:00Z">
          <w:pPr/>
        </w:pPrChange>
      </w:pPr>
      <w:del w:id="14334" w:author="Mosi Adesina Ifatunji" w:date="2025-03-05T10:28:00Z" w16du:dateUtc="2025-03-05T16:28:00Z">
        <w:r w:rsidRPr="00B92532">
          <w:delText>Jordan, Winthrop. 1968. White over Black: American Attitudes toward the Negro, 1550-1812. Chapel Hill, North Carolina: University of North Carolina Press.</w:delText>
        </w:r>
      </w:del>
    </w:p>
    <w:p w14:paraId="00000253" w14:textId="1B8C0E8C" w:rsidR="00374CE3" w:rsidRPr="00B92532" w:rsidRDefault="00374CE3">
      <w:pPr>
        <w:pStyle w:val="Heading2"/>
        <w:ind w:right="-14"/>
        <w:rPr>
          <w:del w:id="14335" w:author="Mosi Adesina Ifatunji" w:date="2025-03-05T10:28:00Z" w16du:dateUtc="2025-03-05T16:28:00Z"/>
        </w:rPr>
        <w:pPrChange w:id="14336" w:author="Mosi Adesina Ifatunji" w:date="2025-10-21T19:50:00Z" w16du:dateUtc="2025-10-22T00:50:00Z">
          <w:pPr/>
        </w:pPrChange>
      </w:pPr>
    </w:p>
    <w:p w14:paraId="00000254" w14:textId="1D9EF392" w:rsidR="00374CE3" w:rsidRPr="00B92532" w:rsidRDefault="00851BB7">
      <w:pPr>
        <w:pStyle w:val="Heading2"/>
        <w:ind w:right="-14"/>
        <w:rPr>
          <w:del w:id="14337" w:author="Mosi Adesina Ifatunji" w:date="2025-03-05T10:28:00Z" w16du:dateUtc="2025-03-05T16:28:00Z"/>
        </w:rPr>
        <w:pPrChange w:id="14338" w:author="Mosi Adesina Ifatunji" w:date="2025-10-21T19:50:00Z" w16du:dateUtc="2025-10-22T00:50:00Z">
          <w:pPr/>
        </w:pPrChange>
      </w:pPr>
      <w:del w:id="14339" w:author="Mosi Adesina Ifatunji" w:date="2025-03-05T10:28:00Z" w16du:dateUtc="2025-03-05T16:28:00Z">
        <w:r w:rsidRPr="00B92532">
          <w:delText>Jung, Moon-Kie. 2015. Beneath the Surface of White Supremacy: Denaturalizing Us Racisms Past and Present: Stanford University Press.</w:delText>
        </w:r>
      </w:del>
    </w:p>
    <w:p w14:paraId="00000255" w14:textId="75F2DDC2" w:rsidR="00374CE3" w:rsidRPr="00B92532" w:rsidRDefault="00374CE3">
      <w:pPr>
        <w:pStyle w:val="Heading2"/>
        <w:ind w:right="-14"/>
        <w:rPr>
          <w:del w:id="14340" w:author="Mosi Adesina Ifatunji" w:date="2025-03-05T10:28:00Z" w16du:dateUtc="2025-03-05T16:28:00Z"/>
        </w:rPr>
        <w:pPrChange w:id="14341" w:author="Mosi Adesina Ifatunji" w:date="2025-10-21T19:50:00Z" w16du:dateUtc="2025-10-22T00:50:00Z">
          <w:pPr/>
        </w:pPrChange>
      </w:pPr>
    </w:p>
    <w:p w14:paraId="00000256" w14:textId="7B44EA08" w:rsidR="00374CE3" w:rsidRPr="00B92532" w:rsidRDefault="00851BB7">
      <w:pPr>
        <w:pStyle w:val="Heading2"/>
        <w:ind w:right="-14"/>
        <w:rPr>
          <w:del w:id="14342" w:author="Mosi Adesina Ifatunji" w:date="2025-03-05T10:28:00Z" w16du:dateUtc="2025-03-05T16:28:00Z"/>
        </w:rPr>
        <w:pPrChange w:id="14343" w:author="Mosi Adesina Ifatunji" w:date="2025-10-21T19:50:00Z" w16du:dateUtc="2025-10-22T00:50:00Z">
          <w:pPr/>
        </w:pPrChange>
      </w:pPr>
      <w:del w:id="14344" w:author="Mosi Adesina Ifatunji" w:date="2025-03-05T10:28:00Z" w16du:dateUtc="2025-03-05T16:28:00Z">
        <w:r w:rsidRPr="00B92532">
          <w:delText>Kanter, Rosabeth Moss. 1977. Men and Women of the Corporation. New York, New York: Basic Books.</w:delText>
        </w:r>
      </w:del>
    </w:p>
    <w:p w14:paraId="00000257" w14:textId="1DD33197" w:rsidR="00374CE3" w:rsidRPr="00B92532" w:rsidRDefault="00374CE3">
      <w:pPr>
        <w:pStyle w:val="Heading2"/>
        <w:ind w:right="-14"/>
        <w:rPr>
          <w:del w:id="14345" w:author="Mosi Adesina Ifatunji" w:date="2025-03-05T10:28:00Z" w16du:dateUtc="2025-03-05T16:28:00Z"/>
        </w:rPr>
        <w:pPrChange w:id="14346" w:author="Mosi Adesina Ifatunji" w:date="2025-10-21T19:50:00Z" w16du:dateUtc="2025-10-22T00:50:00Z">
          <w:pPr/>
        </w:pPrChange>
      </w:pPr>
    </w:p>
    <w:p w14:paraId="00000258" w14:textId="0E196438" w:rsidR="00374CE3" w:rsidRPr="00B92532" w:rsidRDefault="00851BB7">
      <w:pPr>
        <w:pStyle w:val="Heading2"/>
        <w:ind w:right="-14"/>
        <w:rPr>
          <w:del w:id="14347" w:author="Mosi Adesina Ifatunji" w:date="2025-03-05T10:28:00Z" w16du:dateUtc="2025-03-05T16:28:00Z"/>
        </w:rPr>
        <w:pPrChange w:id="14348" w:author="Mosi Adesina Ifatunji" w:date="2025-10-21T19:50:00Z" w16du:dateUtc="2025-10-22T00:50:00Z">
          <w:pPr/>
        </w:pPrChange>
      </w:pPr>
      <w:del w:id="14349" w:author="Mosi Adesina Ifatunji" w:date="2025-03-05T10:28:00Z" w16du:dateUtc="2025-03-05T16:28:00Z">
        <w:r w:rsidRPr="00B92532">
          <w:delText>Kaufman, Robert L. 2001. "Race and Labor Market Segmentation." Pp. 645-68 in Sourcebook of Labor Markets: Evolving Structures and Processes, edited by I. Berg and A. Kalleberg. New York, NY: Kluwer Academic.</w:delText>
        </w:r>
      </w:del>
    </w:p>
    <w:p w14:paraId="00000259" w14:textId="7F266752" w:rsidR="00374CE3" w:rsidRPr="00B92532" w:rsidRDefault="00374CE3">
      <w:pPr>
        <w:pStyle w:val="Heading2"/>
        <w:ind w:right="-14"/>
        <w:rPr>
          <w:del w:id="14350" w:author="Mosi Adesina Ifatunji" w:date="2025-03-05T10:28:00Z" w16du:dateUtc="2025-03-05T16:28:00Z"/>
        </w:rPr>
        <w:pPrChange w:id="14351" w:author="Mosi Adesina Ifatunji" w:date="2025-10-21T19:50:00Z" w16du:dateUtc="2025-10-22T00:50:00Z">
          <w:pPr/>
        </w:pPrChange>
      </w:pPr>
    </w:p>
    <w:p w14:paraId="0000025A" w14:textId="69A438DF" w:rsidR="00374CE3" w:rsidRPr="00B92532" w:rsidRDefault="00851BB7">
      <w:pPr>
        <w:pStyle w:val="Heading2"/>
        <w:ind w:right="-14"/>
        <w:rPr>
          <w:del w:id="14352" w:author="Mosi Adesina Ifatunji" w:date="2025-03-05T10:28:00Z" w16du:dateUtc="2025-03-05T16:28:00Z"/>
        </w:rPr>
        <w:pPrChange w:id="14353" w:author="Mosi Adesina Ifatunji" w:date="2025-10-21T19:50:00Z" w16du:dateUtc="2025-10-22T00:50:00Z">
          <w:pPr/>
        </w:pPrChange>
      </w:pPr>
      <w:del w:id="14354" w:author="Mosi Adesina Ifatunji" w:date="2025-03-05T10:28:00Z" w16du:dateUtc="2025-03-05T16:28:00Z">
        <w:r w:rsidRPr="00B92532">
          <w:delText>Kaufman, Robert L. 1986. "The Impact of Industrial and Occupational Structure on Black-White Employment Allocation." American sociological review 51(3):310-23. doi: 10.2307/2095304.</w:delText>
        </w:r>
      </w:del>
    </w:p>
    <w:p w14:paraId="0000025B" w14:textId="5C26B9EC" w:rsidR="00374CE3" w:rsidRPr="00B92532" w:rsidRDefault="00374CE3">
      <w:pPr>
        <w:pStyle w:val="Heading2"/>
        <w:ind w:right="-14"/>
        <w:rPr>
          <w:del w:id="14355" w:author="Mosi Adesina Ifatunji" w:date="2025-03-05T10:28:00Z" w16du:dateUtc="2025-03-05T16:28:00Z"/>
        </w:rPr>
        <w:pPrChange w:id="14356" w:author="Mosi Adesina Ifatunji" w:date="2025-10-21T19:50:00Z" w16du:dateUtc="2025-10-22T00:50:00Z">
          <w:pPr/>
        </w:pPrChange>
      </w:pPr>
    </w:p>
    <w:p w14:paraId="0000025C" w14:textId="68FC7DD8" w:rsidR="00374CE3" w:rsidRPr="00B92532" w:rsidRDefault="00851BB7">
      <w:pPr>
        <w:pStyle w:val="Heading2"/>
        <w:ind w:right="-14"/>
        <w:rPr>
          <w:del w:id="14357" w:author="Mosi Adesina Ifatunji" w:date="2025-03-05T10:28:00Z" w16du:dateUtc="2025-03-05T16:28:00Z"/>
        </w:rPr>
        <w:pPrChange w:id="14358" w:author="Mosi Adesina Ifatunji" w:date="2025-10-21T19:50:00Z" w16du:dateUtc="2025-10-22T00:50:00Z">
          <w:pPr/>
        </w:pPrChange>
      </w:pPr>
      <w:del w:id="14359" w:author="Mosi Adesina Ifatunji" w:date="2025-03-05T10:28:00Z" w16du:dateUtc="2025-03-05T16:28:00Z">
        <w:r w:rsidRPr="00B92532">
          <w:delText>Kline, Patrick, Evan K Rose and Christopher R Walters. 2022. "Systemic Discrimination among Large U.S. Employers." The Quarterly Journal of Economics 137(4):1963-2036. doi: 10.1093/qje/qjac024.</w:delText>
        </w:r>
      </w:del>
    </w:p>
    <w:p w14:paraId="0000025D" w14:textId="3974AA86" w:rsidR="00374CE3" w:rsidRPr="00B92532" w:rsidRDefault="00374CE3">
      <w:pPr>
        <w:pStyle w:val="Heading2"/>
        <w:ind w:right="-14"/>
        <w:rPr>
          <w:del w:id="14360" w:author="Mosi Adesina Ifatunji" w:date="2025-03-05T10:28:00Z" w16du:dateUtc="2025-03-05T16:28:00Z"/>
        </w:rPr>
        <w:pPrChange w:id="14361" w:author="Mosi Adesina Ifatunji" w:date="2025-10-21T19:50:00Z" w16du:dateUtc="2025-10-22T00:50:00Z">
          <w:pPr/>
        </w:pPrChange>
      </w:pPr>
    </w:p>
    <w:p w14:paraId="0000025E" w14:textId="5E1A43A7" w:rsidR="00374CE3" w:rsidRPr="00B92532" w:rsidRDefault="00851BB7">
      <w:pPr>
        <w:pStyle w:val="Heading2"/>
        <w:ind w:right="-14"/>
        <w:rPr>
          <w:del w:id="14362" w:author="Mosi Adesina Ifatunji" w:date="2025-03-05T10:28:00Z" w16du:dateUtc="2025-03-05T16:28:00Z"/>
        </w:rPr>
        <w:pPrChange w:id="14363" w:author="Mosi Adesina Ifatunji" w:date="2025-10-21T19:50:00Z" w16du:dateUtc="2025-10-22T00:50:00Z">
          <w:pPr/>
        </w:pPrChange>
      </w:pPr>
      <w:del w:id="14364" w:author="Mosi Adesina Ifatunji" w:date="2025-03-05T10:28:00Z" w16du:dateUtc="2025-03-05T16:28:00Z">
        <w:r w:rsidRPr="00B92532">
          <w:delText>Lamont, Michèle, Stefan Beljean and Matthew Clair. 2014. "What Is Missing? Cultural Processes and Causal Pathways to Inequality." Socio-Economic Review 12(3):573-608. doi: 10.1093/ser/mwu011.</w:delText>
        </w:r>
      </w:del>
    </w:p>
    <w:p w14:paraId="0000025F" w14:textId="30A25481" w:rsidR="00374CE3" w:rsidRPr="00B92532" w:rsidRDefault="00374CE3">
      <w:pPr>
        <w:pStyle w:val="Heading2"/>
        <w:ind w:right="-14"/>
        <w:rPr>
          <w:del w:id="14365" w:author="Mosi Adesina Ifatunji" w:date="2025-03-05T10:28:00Z" w16du:dateUtc="2025-03-05T16:28:00Z"/>
        </w:rPr>
        <w:pPrChange w:id="14366" w:author="Mosi Adesina Ifatunji" w:date="2025-10-21T19:50:00Z" w16du:dateUtc="2025-10-22T00:50:00Z">
          <w:pPr/>
        </w:pPrChange>
      </w:pPr>
    </w:p>
    <w:p w14:paraId="00000260" w14:textId="7F7E81B4" w:rsidR="00374CE3" w:rsidRPr="00B92532" w:rsidRDefault="00851BB7">
      <w:pPr>
        <w:pStyle w:val="Heading2"/>
        <w:ind w:right="-14"/>
        <w:rPr>
          <w:del w:id="14367" w:author="Mosi Adesina Ifatunji" w:date="2025-03-05T10:28:00Z" w16du:dateUtc="2025-03-05T16:28:00Z"/>
        </w:rPr>
        <w:pPrChange w:id="14368" w:author="Mosi Adesina Ifatunji" w:date="2025-10-21T19:50:00Z" w16du:dateUtc="2025-10-22T00:50:00Z">
          <w:pPr/>
        </w:pPrChange>
      </w:pPr>
      <w:del w:id="14369" w:author="Mosi Adesina Ifatunji" w:date="2025-03-05T10:28:00Z" w16du:dateUtc="2025-03-05T16:28:00Z">
        <w:r w:rsidRPr="00B92532">
          <w:delText>Lopez, Steven Henry. 2010. "Workers, Managers, and Customers: Triangles of Power in Work Communities." Work and Occupations 37(3):251-71.</w:delText>
        </w:r>
      </w:del>
    </w:p>
    <w:p w14:paraId="00000261" w14:textId="3342D505" w:rsidR="00374CE3" w:rsidRPr="00B92532" w:rsidRDefault="00374CE3">
      <w:pPr>
        <w:pStyle w:val="Heading2"/>
        <w:ind w:right="-14"/>
        <w:rPr>
          <w:del w:id="14370" w:author="Mosi Adesina Ifatunji" w:date="2025-03-05T10:28:00Z" w16du:dateUtc="2025-03-05T16:28:00Z"/>
        </w:rPr>
        <w:pPrChange w:id="14371" w:author="Mosi Adesina Ifatunji" w:date="2025-10-21T19:50:00Z" w16du:dateUtc="2025-10-22T00:50:00Z">
          <w:pPr/>
        </w:pPrChange>
      </w:pPr>
    </w:p>
    <w:p w14:paraId="00000262" w14:textId="320AFE1E" w:rsidR="00374CE3" w:rsidRPr="00B92532" w:rsidRDefault="00851BB7">
      <w:pPr>
        <w:pStyle w:val="Heading2"/>
        <w:ind w:right="-14"/>
        <w:rPr>
          <w:del w:id="14372" w:author="Mosi Adesina Ifatunji" w:date="2025-03-05T10:28:00Z" w16du:dateUtc="2025-03-05T16:28:00Z"/>
        </w:rPr>
        <w:pPrChange w:id="14373" w:author="Mosi Adesina Ifatunji" w:date="2025-10-21T19:50:00Z" w16du:dateUtc="2025-10-22T00:50:00Z">
          <w:pPr/>
        </w:pPrChange>
      </w:pPr>
      <w:del w:id="14374" w:author="Mosi Adesina Ifatunji" w:date="2025-03-05T10:28:00Z" w16du:dateUtc="2025-03-05T16:28:00Z">
        <w:r w:rsidRPr="00B92532">
          <w:delText>Maume, David J., Jr. 2014. "Wage Discrimination over the Life Course: A Comparison of Explanations." Social Problems 51(4):505-27. doi: 10.1525/sp.2004.51.4.505.</w:delText>
        </w:r>
      </w:del>
    </w:p>
    <w:p w14:paraId="00000263" w14:textId="6AC3A28E" w:rsidR="00374CE3" w:rsidRPr="00B92532" w:rsidRDefault="00374CE3">
      <w:pPr>
        <w:pStyle w:val="Heading2"/>
        <w:ind w:right="-14"/>
        <w:rPr>
          <w:del w:id="14375" w:author="Mosi Adesina Ifatunji" w:date="2025-03-05T10:28:00Z" w16du:dateUtc="2025-03-05T16:28:00Z"/>
        </w:rPr>
        <w:pPrChange w:id="14376" w:author="Mosi Adesina Ifatunji" w:date="2025-10-21T19:50:00Z" w16du:dateUtc="2025-10-22T00:50:00Z">
          <w:pPr/>
        </w:pPrChange>
      </w:pPr>
    </w:p>
    <w:p w14:paraId="00000264" w14:textId="2DA7D0B2" w:rsidR="00374CE3" w:rsidRPr="00B92532" w:rsidRDefault="00851BB7">
      <w:pPr>
        <w:pStyle w:val="Heading2"/>
        <w:ind w:right="-14"/>
        <w:rPr>
          <w:del w:id="14377" w:author="Mosi Adesina Ifatunji" w:date="2025-03-05T10:28:00Z" w16du:dateUtc="2025-03-05T16:28:00Z"/>
        </w:rPr>
        <w:pPrChange w:id="14378" w:author="Mosi Adesina Ifatunji" w:date="2025-10-21T19:50:00Z" w16du:dateUtc="2025-10-22T00:50:00Z">
          <w:pPr/>
        </w:pPrChange>
      </w:pPr>
      <w:del w:id="14379" w:author="Mosi Adesina Ifatunji" w:date="2025-03-05T10:28:00Z" w16du:dateUtc="2025-03-05T16:28:00Z">
        <w:r w:rsidRPr="00B92532">
          <w:delText>McKinney, Kevin L. and Lars Vilhuber. C. f. E. Studies. 2011. "Lehd Infrastructure Files in the Census Rdc: Overview of S2004 Snapshot." Vol.  Paper No. CES-WP 11-13. Washington, DC: U.S. Census Bureau.</w:delText>
        </w:r>
      </w:del>
    </w:p>
    <w:p w14:paraId="00000265" w14:textId="19FDF7A3" w:rsidR="00374CE3" w:rsidRPr="00B92532" w:rsidRDefault="00374CE3">
      <w:pPr>
        <w:pStyle w:val="Heading2"/>
        <w:ind w:right="-14"/>
        <w:rPr>
          <w:del w:id="14380" w:author="Mosi Adesina Ifatunji" w:date="2025-03-05T10:28:00Z" w16du:dateUtc="2025-03-05T16:28:00Z"/>
        </w:rPr>
        <w:pPrChange w:id="14381" w:author="Mosi Adesina Ifatunji" w:date="2025-10-21T19:50:00Z" w16du:dateUtc="2025-10-22T00:50:00Z">
          <w:pPr/>
        </w:pPrChange>
      </w:pPr>
    </w:p>
    <w:p w14:paraId="00000266" w14:textId="1197F8FE" w:rsidR="00374CE3" w:rsidRPr="00B92532" w:rsidRDefault="00851BB7">
      <w:pPr>
        <w:pStyle w:val="Heading2"/>
        <w:ind w:right="-14"/>
        <w:rPr>
          <w:del w:id="14382" w:author="Mosi Adesina Ifatunji" w:date="2025-03-05T10:28:00Z" w16du:dateUtc="2025-03-05T16:28:00Z"/>
        </w:rPr>
        <w:pPrChange w:id="14383" w:author="Mosi Adesina Ifatunji" w:date="2025-10-21T19:50:00Z" w16du:dateUtc="2025-10-22T00:50:00Z">
          <w:pPr/>
        </w:pPrChange>
      </w:pPr>
      <w:del w:id="14384" w:author="Mosi Adesina Ifatunji" w:date="2025-03-05T10:28:00Z" w16du:dateUtc="2025-03-05T16:28:00Z">
        <w:r w:rsidRPr="00B92532">
          <w:delText>Mills, Charles W. 1997. The Racial Contract. Ithaca and London: Cornell University Press.</w:delText>
        </w:r>
      </w:del>
    </w:p>
    <w:p w14:paraId="00000267" w14:textId="0E37D8FB" w:rsidR="00374CE3" w:rsidRPr="00B92532" w:rsidRDefault="00374CE3">
      <w:pPr>
        <w:pStyle w:val="Heading2"/>
        <w:ind w:right="-14"/>
        <w:rPr>
          <w:del w:id="14385" w:author="Mosi Adesina Ifatunji" w:date="2025-03-05T10:28:00Z" w16du:dateUtc="2025-03-05T16:28:00Z"/>
        </w:rPr>
        <w:pPrChange w:id="14386" w:author="Mosi Adesina Ifatunji" w:date="2025-10-21T19:50:00Z" w16du:dateUtc="2025-10-22T00:50:00Z">
          <w:pPr/>
        </w:pPrChange>
      </w:pPr>
    </w:p>
    <w:p w14:paraId="00000268" w14:textId="1819D5CD" w:rsidR="00374CE3" w:rsidRPr="00B92532" w:rsidRDefault="00851BB7">
      <w:pPr>
        <w:pStyle w:val="Heading2"/>
        <w:ind w:right="-14"/>
        <w:rPr>
          <w:del w:id="14387" w:author="Mosi Adesina Ifatunji" w:date="2025-03-05T10:28:00Z" w16du:dateUtc="2025-03-05T16:28:00Z"/>
        </w:rPr>
        <w:pPrChange w:id="14388" w:author="Mosi Adesina Ifatunji" w:date="2025-10-21T19:50:00Z" w16du:dateUtc="2025-10-22T00:50:00Z">
          <w:pPr/>
        </w:pPrChange>
      </w:pPr>
      <w:del w:id="14389" w:author="Mosi Adesina Ifatunji" w:date="2025-03-05T10:28:00Z" w16du:dateUtc="2025-03-05T16:28:00Z">
        <w:r w:rsidRPr="00B92532">
          <w:delText>Mong, Sherry N. and Vincent J. Roscigno. 2010. "African American Men and the Experience of Employment Discrimination." Qualitative Sociology 33(1):1-21. doi: 10.1007/s11133-009-9142-4.</w:delText>
        </w:r>
      </w:del>
    </w:p>
    <w:p w14:paraId="00000269" w14:textId="322BC5AE" w:rsidR="00374CE3" w:rsidRPr="00B92532" w:rsidRDefault="00374CE3">
      <w:pPr>
        <w:pStyle w:val="Heading2"/>
        <w:ind w:right="-14"/>
        <w:rPr>
          <w:del w:id="14390" w:author="Mosi Adesina Ifatunji" w:date="2025-03-05T10:28:00Z" w16du:dateUtc="2025-03-05T16:28:00Z"/>
        </w:rPr>
        <w:pPrChange w:id="14391" w:author="Mosi Adesina Ifatunji" w:date="2025-10-21T19:50:00Z" w16du:dateUtc="2025-10-22T00:50:00Z">
          <w:pPr/>
        </w:pPrChange>
      </w:pPr>
    </w:p>
    <w:p w14:paraId="0000026A" w14:textId="127ACB5F" w:rsidR="00374CE3" w:rsidRPr="00B92532" w:rsidRDefault="00851BB7">
      <w:pPr>
        <w:pStyle w:val="Heading2"/>
        <w:ind w:right="-14"/>
        <w:rPr>
          <w:del w:id="14392" w:author="Mosi Adesina Ifatunji" w:date="2025-03-05T10:28:00Z" w16du:dateUtc="2025-03-05T16:28:00Z"/>
        </w:rPr>
        <w:pPrChange w:id="14393" w:author="Mosi Adesina Ifatunji" w:date="2025-10-21T19:50:00Z" w16du:dateUtc="2025-10-22T00:50:00Z">
          <w:pPr/>
        </w:pPrChange>
      </w:pPr>
      <w:del w:id="14394" w:author="Mosi Adesina Ifatunji" w:date="2025-03-05T10:28:00Z" w16du:dateUtc="2025-03-05T16:28:00Z">
        <w:r w:rsidRPr="00B92532">
          <w:delText>Monk, Ellis P. 2022. "Inequality without Groups: Contemporary Theories of Categories, Intersectional Typicality, and the Disaggregation of Difference." Sociological Theory:07352751221076863. doi: 10.1177/07352751221076863.</w:delText>
        </w:r>
      </w:del>
    </w:p>
    <w:p w14:paraId="0000026B" w14:textId="0BD8ABEB" w:rsidR="00374CE3" w:rsidRPr="00B92532" w:rsidRDefault="00374CE3">
      <w:pPr>
        <w:pStyle w:val="Heading2"/>
        <w:ind w:right="-14"/>
        <w:rPr>
          <w:del w:id="14395" w:author="Mosi Adesina Ifatunji" w:date="2025-03-05T10:28:00Z" w16du:dateUtc="2025-03-05T16:28:00Z"/>
        </w:rPr>
        <w:pPrChange w:id="14396" w:author="Mosi Adesina Ifatunji" w:date="2025-10-21T19:50:00Z" w16du:dateUtc="2025-10-22T00:50:00Z">
          <w:pPr/>
        </w:pPrChange>
      </w:pPr>
    </w:p>
    <w:p w14:paraId="0000026C" w14:textId="01007833" w:rsidR="00374CE3" w:rsidRPr="00B92532" w:rsidRDefault="00851BB7">
      <w:pPr>
        <w:pStyle w:val="Heading2"/>
        <w:ind w:right="-14"/>
        <w:rPr>
          <w:del w:id="14397" w:author="Mosi Adesina Ifatunji" w:date="2025-03-05T10:28:00Z" w16du:dateUtc="2025-03-05T16:28:00Z"/>
        </w:rPr>
        <w:pPrChange w:id="14398" w:author="Mosi Adesina Ifatunji" w:date="2025-10-21T19:50:00Z" w16du:dateUtc="2025-10-22T00:50:00Z">
          <w:pPr/>
        </w:pPrChange>
      </w:pPr>
      <w:del w:id="14399" w:author="Mosi Adesina Ifatunji" w:date="2025-03-05T10:28:00Z" w16du:dateUtc="2025-03-05T16:28:00Z">
        <w:r w:rsidRPr="00B92532">
          <w:delText>Moore, Wendy Leo. 2007. Reproducing Racism: White Space, Elite Law Schools and Racial Inequality. New York, New York: Rowman &amp; Littlefield Publishers.</w:delText>
        </w:r>
      </w:del>
    </w:p>
    <w:p w14:paraId="0000026D" w14:textId="0A0FE9F0" w:rsidR="00374CE3" w:rsidRPr="00B92532" w:rsidRDefault="00374CE3">
      <w:pPr>
        <w:pStyle w:val="Heading2"/>
        <w:ind w:right="-14"/>
        <w:rPr>
          <w:del w:id="14400" w:author="Mosi Adesina Ifatunji" w:date="2025-03-05T10:28:00Z" w16du:dateUtc="2025-03-05T16:28:00Z"/>
        </w:rPr>
        <w:pPrChange w:id="14401" w:author="Mosi Adesina Ifatunji" w:date="2025-10-21T19:50:00Z" w16du:dateUtc="2025-10-22T00:50:00Z">
          <w:pPr/>
        </w:pPrChange>
      </w:pPr>
    </w:p>
    <w:p w14:paraId="0000026E" w14:textId="5FDBFFD7" w:rsidR="00374CE3" w:rsidRPr="00B92532" w:rsidRDefault="00851BB7">
      <w:pPr>
        <w:pStyle w:val="Heading2"/>
        <w:ind w:right="-14"/>
        <w:rPr>
          <w:del w:id="14402" w:author="Mosi Adesina Ifatunji" w:date="2025-03-05T10:28:00Z" w16du:dateUtc="2025-03-05T16:28:00Z"/>
        </w:rPr>
        <w:pPrChange w:id="14403" w:author="Mosi Adesina Ifatunji" w:date="2025-10-21T19:50:00Z" w16du:dateUtc="2025-10-22T00:50:00Z">
          <w:pPr/>
        </w:pPrChange>
      </w:pPr>
      <w:del w:id="14404" w:author="Mosi Adesina Ifatunji" w:date="2025-03-05T10:28:00Z" w16du:dateUtc="2025-03-05T16:28:00Z">
        <w:r w:rsidRPr="00B92532">
          <w:delText>Nielsen, Sabina. 2010. "Top Management Team Diversity: A Review of Theories and Methodologies." International Journal of Management Reviews 12(3):301-16. doi: 10.1111/j.1468-2370.2009.00263.x.</w:delText>
        </w:r>
      </w:del>
    </w:p>
    <w:p w14:paraId="0000026F" w14:textId="15F2CDAC" w:rsidR="00374CE3" w:rsidRPr="00B92532" w:rsidRDefault="00374CE3">
      <w:pPr>
        <w:pStyle w:val="Heading2"/>
        <w:ind w:right="-14"/>
        <w:rPr>
          <w:del w:id="14405" w:author="Mosi Adesina Ifatunji" w:date="2025-03-05T10:28:00Z" w16du:dateUtc="2025-03-05T16:28:00Z"/>
        </w:rPr>
        <w:pPrChange w:id="14406" w:author="Mosi Adesina Ifatunji" w:date="2025-10-21T19:50:00Z" w16du:dateUtc="2025-10-22T00:50:00Z">
          <w:pPr/>
        </w:pPrChange>
      </w:pPr>
    </w:p>
    <w:p w14:paraId="00000270" w14:textId="1D1D373E" w:rsidR="00374CE3" w:rsidRPr="00B92532" w:rsidRDefault="00851BB7">
      <w:pPr>
        <w:pStyle w:val="Heading2"/>
        <w:ind w:right="-14"/>
        <w:rPr>
          <w:del w:id="14407" w:author="Mosi Adesina Ifatunji" w:date="2025-03-05T10:28:00Z" w16du:dateUtc="2025-03-05T16:28:00Z"/>
        </w:rPr>
        <w:pPrChange w:id="14408" w:author="Mosi Adesina Ifatunji" w:date="2025-10-21T19:50:00Z" w16du:dateUtc="2025-10-22T00:50:00Z">
          <w:pPr/>
        </w:pPrChange>
      </w:pPr>
      <w:del w:id="14409" w:author="Mosi Adesina Ifatunji" w:date="2025-03-05T10:28:00Z" w16du:dateUtc="2025-03-05T16:28:00Z">
        <w:r w:rsidRPr="00B92532">
          <w:delText>Nishii, Lisa Hisae, Anne Gotte and Jana L Raver. 2007. "Upper Echelon Theory Revisited: The Relationship between Upper Echelon Diversity, the Adoption of Diversity Practices, and Organizational Performance."</w:delText>
        </w:r>
      </w:del>
    </w:p>
    <w:p w14:paraId="00000271" w14:textId="04DD060A" w:rsidR="00374CE3" w:rsidRPr="00B92532" w:rsidRDefault="00374CE3">
      <w:pPr>
        <w:pStyle w:val="Heading2"/>
        <w:ind w:right="-14"/>
        <w:rPr>
          <w:del w:id="14410" w:author="Mosi Adesina Ifatunji" w:date="2025-03-05T10:28:00Z" w16du:dateUtc="2025-03-05T16:28:00Z"/>
        </w:rPr>
        <w:pPrChange w:id="14411" w:author="Mosi Adesina Ifatunji" w:date="2025-10-21T19:50:00Z" w16du:dateUtc="2025-10-22T00:50:00Z">
          <w:pPr/>
        </w:pPrChange>
      </w:pPr>
    </w:p>
    <w:p w14:paraId="00000272" w14:textId="223CF9E8" w:rsidR="00374CE3" w:rsidRPr="00B92532" w:rsidRDefault="00851BB7">
      <w:pPr>
        <w:pStyle w:val="Heading2"/>
        <w:ind w:right="-14"/>
        <w:rPr>
          <w:del w:id="14412" w:author="Mosi Adesina Ifatunji" w:date="2025-03-05T10:28:00Z" w16du:dateUtc="2025-03-05T16:28:00Z"/>
        </w:rPr>
        <w:pPrChange w:id="14413" w:author="Mosi Adesina Ifatunji" w:date="2025-10-21T19:50:00Z" w16du:dateUtc="2025-10-22T00:50:00Z">
          <w:pPr/>
        </w:pPrChange>
      </w:pPr>
      <w:del w:id="14414" w:author="Mosi Adesina Ifatunji" w:date="2025-03-05T10:28:00Z" w16du:dateUtc="2025-03-05T16:28:00Z">
        <w:r w:rsidRPr="00B92532">
          <w:delText>Omi, Michael and Howard Winant. 1986 [2015]-a. Racial Formation in the United States. New York, NY: Routledge.</w:delText>
        </w:r>
      </w:del>
    </w:p>
    <w:p w14:paraId="00000273" w14:textId="184BF3BA" w:rsidR="00374CE3" w:rsidRPr="00B92532" w:rsidRDefault="00374CE3">
      <w:pPr>
        <w:pStyle w:val="Heading2"/>
        <w:ind w:right="-14"/>
        <w:rPr>
          <w:del w:id="14415" w:author="Mosi Adesina Ifatunji" w:date="2025-03-05T10:28:00Z" w16du:dateUtc="2025-03-05T16:28:00Z"/>
        </w:rPr>
        <w:pPrChange w:id="14416" w:author="Mosi Adesina Ifatunji" w:date="2025-10-21T19:50:00Z" w16du:dateUtc="2025-10-22T00:50:00Z">
          <w:pPr/>
        </w:pPrChange>
      </w:pPr>
    </w:p>
    <w:p w14:paraId="00000274" w14:textId="1440E47A" w:rsidR="00374CE3" w:rsidRPr="00B92532" w:rsidRDefault="00851BB7">
      <w:pPr>
        <w:pStyle w:val="Heading2"/>
        <w:ind w:right="-14"/>
        <w:rPr>
          <w:del w:id="14417" w:author="Mosi Adesina Ifatunji" w:date="2025-03-05T10:28:00Z" w16du:dateUtc="2025-03-05T16:28:00Z"/>
        </w:rPr>
        <w:pPrChange w:id="14418" w:author="Mosi Adesina Ifatunji" w:date="2025-10-21T19:50:00Z" w16du:dateUtc="2025-10-22T00:50:00Z">
          <w:pPr/>
        </w:pPrChange>
      </w:pPr>
      <w:del w:id="14419" w:author="Mosi Adesina Ifatunji" w:date="2025-03-05T10:28:00Z" w16du:dateUtc="2025-03-05T16:28:00Z">
        <w:r w:rsidRPr="00B92532">
          <w:delText>Omi, Michael and Howard Winant. 1986 [2015]-b. Racial Formation in the United States: From the 1960s to the 1990s. New York, New York: Rutledge.</w:delText>
        </w:r>
      </w:del>
    </w:p>
    <w:p w14:paraId="00000275" w14:textId="1889CAC7" w:rsidR="00374CE3" w:rsidRPr="00B92532" w:rsidRDefault="00374CE3">
      <w:pPr>
        <w:pStyle w:val="Heading2"/>
        <w:ind w:right="-14"/>
        <w:rPr>
          <w:del w:id="14420" w:author="Mosi Adesina Ifatunji" w:date="2025-03-05T10:28:00Z" w16du:dateUtc="2025-03-05T16:28:00Z"/>
        </w:rPr>
        <w:pPrChange w:id="14421" w:author="Mosi Adesina Ifatunji" w:date="2025-10-21T19:50:00Z" w16du:dateUtc="2025-10-22T00:50:00Z">
          <w:pPr/>
        </w:pPrChange>
      </w:pPr>
    </w:p>
    <w:p w14:paraId="00000276" w14:textId="5F6FADAB" w:rsidR="00374CE3" w:rsidRPr="00B92532" w:rsidRDefault="00851BB7">
      <w:pPr>
        <w:pStyle w:val="Heading2"/>
        <w:ind w:right="-14"/>
        <w:rPr>
          <w:del w:id="14422" w:author="Mosi Adesina Ifatunji" w:date="2025-03-05T10:28:00Z" w16du:dateUtc="2025-03-05T16:28:00Z"/>
        </w:rPr>
        <w:pPrChange w:id="14423" w:author="Mosi Adesina Ifatunji" w:date="2025-10-21T19:50:00Z" w16du:dateUtc="2025-10-22T00:50:00Z">
          <w:pPr/>
        </w:pPrChange>
      </w:pPr>
      <w:del w:id="14424" w:author="Mosi Adesina Ifatunji" w:date="2025-03-05T10:28:00Z" w16du:dateUtc="2025-03-05T16:28:00Z">
        <w:r w:rsidRPr="00B92532">
          <w:delText>Pager, Devah. 2003. "The Mark of a Criminal Record." American Journal of Sociology 108(5):937-75.</w:delText>
        </w:r>
      </w:del>
    </w:p>
    <w:p w14:paraId="00000277" w14:textId="5A6674E7" w:rsidR="00374CE3" w:rsidRPr="00B92532" w:rsidRDefault="00374CE3">
      <w:pPr>
        <w:pStyle w:val="Heading2"/>
        <w:ind w:right="-14"/>
        <w:rPr>
          <w:del w:id="14425" w:author="Mosi Adesina Ifatunji" w:date="2025-03-05T10:28:00Z" w16du:dateUtc="2025-03-05T16:28:00Z"/>
        </w:rPr>
        <w:pPrChange w:id="14426" w:author="Mosi Adesina Ifatunji" w:date="2025-10-21T19:50:00Z" w16du:dateUtc="2025-10-22T00:50:00Z">
          <w:pPr/>
        </w:pPrChange>
      </w:pPr>
    </w:p>
    <w:p w14:paraId="00000278" w14:textId="3D9C1DB0" w:rsidR="00374CE3" w:rsidRPr="00B92532" w:rsidRDefault="00851BB7">
      <w:pPr>
        <w:pStyle w:val="Heading2"/>
        <w:ind w:right="-14"/>
        <w:rPr>
          <w:del w:id="14427" w:author="Mosi Adesina Ifatunji" w:date="2025-03-05T10:28:00Z" w16du:dateUtc="2025-03-05T16:28:00Z"/>
        </w:rPr>
        <w:pPrChange w:id="14428" w:author="Mosi Adesina Ifatunji" w:date="2025-10-21T19:50:00Z" w16du:dateUtc="2025-10-22T00:50:00Z">
          <w:pPr/>
        </w:pPrChange>
      </w:pPr>
      <w:del w:id="14429" w:author="Mosi Adesina Ifatunji" w:date="2025-03-05T10:28:00Z" w16du:dateUtc="2025-03-05T16:28:00Z">
        <w:r w:rsidRPr="00B92532">
          <w:delText>Pager, Devah. 2007. "The Use of Field Experiments for Studies of Employment Discrimination: Contributions, Critiques, and Directions for the Future." The ANNALS of the American Academy of Political and Social Science 609(1):104-33. doi: 10.1177/0002716206294796.</w:delText>
        </w:r>
      </w:del>
    </w:p>
    <w:p w14:paraId="00000279" w14:textId="292BCF5E" w:rsidR="00374CE3" w:rsidRPr="00B92532" w:rsidRDefault="00374CE3">
      <w:pPr>
        <w:pStyle w:val="Heading2"/>
        <w:ind w:right="-14"/>
        <w:rPr>
          <w:del w:id="14430" w:author="Mosi Adesina Ifatunji" w:date="2025-03-05T10:28:00Z" w16du:dateUtc="2025-03-05T16:28:00Z"/>
        </w:rPr>
        <w:pPrChange w:id="14431" w:author="Mosi Adesina Ifatunji" w:date="2025-10-21T19:50:00Z" w16du:dateUtc="2025-10-22T00:50:00Z">
          <w:pPr/>
        </w:pPrChange>
      </w:pPr>
    </w:p>
    <w:p w14:paraId="0000027A" w14:textId="1659BA28" w:rsidR="00374CE3" w:rsidRPr="00B92532" w:rsidRDefault="00851BB7">
      <w:pPr>
        <w:pStyle w:val="Heading2"/>
        <w:ind w:right="-14"/>
        <w:rPr>
          <w:del w:id="14432" w:author="Mosi Adesina Ifatunji" w:date="2025-03-05T10:28:00Z" w16du:dateUtc="2025-03-05T16:28:00Z"/>
        </w:rPr>
        <w:pPrChange w:id="14433" w:author="Mosi Adesina Ifatunji" w:date="2025-10-21T19:50:00Z" w16du:dateUtc="2025-10-22T00:50:00Z">
          <w:pPr/>
        </w:pPrChange>
      </w:pPr>
      <w:del w:id="14434" w:author="Mosi Adesina Ifatunji" w:date="2025-03-05T10:28:00Z" w16du:dateUtc="2025-03-05T16:28:00Z">
        <w:r w:rsidRPr="00B92532">
          <w:delText>Payne, B. Keith, Heidi A. Vuletich and Kristjen B. Lundberg. 2017. "The Bias of Crowds: How Implicit Bias Bridges Personal and Systemic Prejudice." Psychological Inquiry 28(4):233-48. doi: 10.1080/1047840X.2017.1335568.</w:delText>
        </w:r>
      </w:del>
    </w:p>
    <w:p w14:paraId="0000027B" w14:textId="0B475385" w:rsidR="00374CE3" w:rsidRPr="00B92532" w:rsidRDefault="00374CE3">
      <w:pPr>
        <w:pStyle w:val="Heading2"/>
        <w:ind w:right="-14"/>
        <w:rPr>
          <w:del w:id="14435" w:author="Mosi Adesina Ifatunji" w:date="2025-03-05T10:28:00Z" w16du:dateUtc="2025-03-05T16:28:00Z"/>
        </w:rPr>
        <w:pPrChange w:id="14436" w:author="Mosi Adesina Ifatunji" w:date="2025-10-21T19:50:00Z" w16du:dateUtc="2025-10-22T00:50:00Z">
          <w:pPr/>
        </w:pPrChange>
      </w:pPr>
    </w:p>
    <w:p w14:paraId="0000027C" w14:textId="0F2DC7B7" w:rsidR="00374CE3" w:rsidRPr="00B92532" w:rsidRDefault="00851BB7">
      <w:pPr>
        <w:pStyle w:val="Heading2"/>
        <w:ind w:right="-14"/>
        <w:rPr>
          <w:del w:id="14437" w:author="Mosi Adesina Ifatunji" w:date="2025-03-05T10:28:00Z" w16du:dateUtc="2025-03-05T16:28:00Z"/>
        </w:rPr>
        <w:pPrChange w:id="14438" w:author="Mosi Adesina Ifatunji" w:date="2025-10-21T19:50:00Z" w16du:dateUtc="2025-10-22T00:50:00Z">
          <w:pPr/>
        </w:pPrChange>
      </w:pPr>
      <w:del w:id="14439" w:author="Mosi Adesina Ifatunji" w:date="2025-03-05T10:28:00Z" w16du:dateUtc="2025-03-05T16:28:00Z">
        <w:r w:rsidRPr="00B92532">
          <w:delText>Payne, B. Keith, Heidi A. Vuletich and Jazmin L. Brown-Iannuzzi. 2019. "Historical Roots of Implicit Bias in Slavery." Proceedings of the National Academy of Sciences 116(24):11693-98. doi: 10.1073/pnas.1818816116.</w:delText>
        </w:r>
      </w:del>
    </w:p>
    <w:p w14:paraId="0000027D" w14:textId="6A537C7D" w:rsidR="00374CE3" w:rsidRPr="00B92532" w:rsidRDefault="00374CE3">
      <w:pPr>
        <w:pStyle w:val="Heading2"/>
        <w:ind w:right="-14"/>
        <w:rPr>
          <w:del w:id="14440" w:author="Mosi Adesina Ifatunji" w:date="2025-03-05T10:28:00Z" w16du:dateUtc="2025-03-05T16:28:00Z"/>
        </w:rPr>
        <w:pPrChange w:id="14441" w:author="Mosi Adesina Ifatunji" w:date="2025-10-21T19:50:00Z" w16du:dateUtc="2025-10-22T00:50:00Z">
          <w:pPr/>
        </w:pPrChange>
      </w:pPr>
    </w:p>
    <w:p w14:paraId="0000027E" w14:textId="5E9C1010" w:rsidR="00374CE3" w:rsidRPr="00B92532" w:rsidRDefault="00851BB7">
      <w:pPr>
        <w:pStyle w:val="Heading2"/>
        <w:ind w:right="-14"/>
        <w:rPr>
          <w:del w:id="14442" w:author="Mosi Adesina Ifatunji" w:date="2025-03-05T10:28:00Z" w16du:dateUtc="2025-03-05T16:28:00Z"/>
        </w:rPr>
        <w:pPrChange w:id="14443" w:author="Mosi Adesina Ifatunji" w:date="2025-10-21T19:50:00Z" w16du:dateUtc="2025-10-22T00:50:00Z">
          <w:pPr/>
        </w:pPrChange>
      </w:pPr>
      <w:del w:id="14444" w:author="Mosi Adesina Ifatunji" w:date="2025-03-05T10:28:00Z" w16du:dateUtc="2025-03-05T16:28:00Z">
        <w:r w:rsidRPr="00B92532">
          <w:delText>Perry, Elissa L., Alison Davis-Blake and Carol T. Kulik. 1994. "Explaining Gender-Based Selection Decisions: A Synthesis of Contextual and Cognitive Approaches." Academy of Management Review 19(4):786-820. doi: 10.5465/amr.1994.9412190219.</w:delText>
        </w:r>
      </w:del>
    </w:p>
    <w:p w14:paraId="0000027F" w14:textId="24210DEE" w:rsidR="00374CE3" w:rsidRPr="00B92532" w:rsidRDefault="00374CE3">
      <w:pPr>
        <w:pStyle w:val="Heading2"/>
        <w:ind w:right="-14"/>
        <w:rPr>
          <w:del w:id="14445" w:author="Mosi Adesina Ifatunji" w:date="2025-03-05T10:28:00Z" w16du:dateUtc="2025-03-05T16:28:00Z"/>
        </w:rPr>
        <w:pPrChange w:id="14446" w:author="Mosi Adesina Ifatunji" w:date="2025-10-21T19:50:00Z" w16du:dateUtc="2025-10-22T00:50:00Z">
          <w:pPr/>
        </w:pPrChange>
      </w:pPr>
    </w:p>
    <w:p w14:paraId="00000280" w14:textId="448AED8D" w:rsidR="00374CE3" w:rsidRPr="00B92532" w:rsidRDefault="00851BB7">
      <w:pPr>
        <w:pStyle w:val="Heading2"/>
        <w:ind w:right="-14"/>
        <w:rPr>
          <w:del w:id="14447" w:author="Mosi Adesina Ifatunji" w:date="2025-03-05T10:28:00Z" w16du:dateUtc="2025-03-05T16:28:00Z"/>
        </w:rPr>
        <w:pPrChange w:id="14448" w:author="Mosi Adesina Ifatunji" w:date="2025-10-21T19:50:00Z" w16du:dateUtc="2025-10-22T00:50:00Z">
          <w:pPr/>
        </w:pPrChange>
      </w:pPr>
      <w:del w:id="14449" w:author="Mosi Adesina Ifatunji" w:date="2025-03-05T10:28:00Z" w16du:dateUtc="2025-03-05T16:28:00Z">
        <w:r w:rsidRPr="00B92532">
          <w:delText>Pierre, Jemima. 2004. "Black Immigrants in the United States and the "Cultural Narratives" of Ethnicity." Identities 11(2):141-70.</w:delText>
        </w:r>
      </w:del>
    </w:p>
    <w:p w14:paraId="00000281" w14:textId="20C813C4" w:rsidR="00374CE3" w:rsidRPr="00B92532" w:rsidRDefault="00374CE3">
      <w:pPr>
        <w:pStyle w:val="Heading2"/>
        <w:ind w:right="-14"/>
        <w:rPr>
          <w:del w:id="14450" w:author="Mosi Adesina Ifatunji" w:date="2025-03-05T10:28:00Z" w16du:dateUtc="2025-03-05T16:28:00Z"/>
        </w:rPr>
        <w:pPrChange w:id="14451" w:author="Mosi Adesina Ifatunji" w:date="2025-10-21T19:50:00Z" w16du:dateUtc="2025-10-22T00:50:00Z">
          <w:pPr/>
        </w:pPrChange>
      </w:pPr>
    </w:p>
    <w:p w14:paraId="00000282" w14:textId="533BC249" w:rsidR="00374CE3" w:rsidRPr="00B92532" w:rsidRDefault="00851BB7">
      <w:pPr>
        <w:pStyle w:val="Heading2"/>
        <w:ind w:right="-14"/>
        <w:rPr>
          <w:del w:id="14452" w:author="Mosi Adesina Ifatunji" w:date="2025-03-05T10:28:00Z" w16du:dateUtc="2025-03-05T16:28:00Z"/>
        </w:rPr>
        <w:pPrChange w:id="14453" w:author="Mosi Adesina Ifatunji" w:date="2025-10-21T19:50:00Z" w16du:dateUtc="2025-10-22T00:50:00Z">
          <w:pPr/>
        </w:pPrChange>
      </w:pPr>
      <w:del w:id="14454" w:author="Mosi Adesina Ifatunji" w:date="2025-03-05T10:28:00Z" w16du:dateUtc="2025-03-05T16:28:00Z">
        <w:r w:rsidRPr="00B92532">
          <w:delText>Quillian, Lincoln, Devah Pager, Ole Hexel and Arnfinn H. Midtbøen. 2017. "Meta-Analysis of Field Experiments Shows No Change in Racial Discrimination in Hiring over Time." Proceedings of the National Academy of Sciences 114(41):10870. doi: 10.1073/pnas.1706255114.</w:delText>
        </w:r>
      </w:del>
    </w:p>
    <w:p w14:paraId="00000283" w14:textId="36993C31" w:rsidR="00374CE3" w:rsidRPr="00B92532" w:rsidRDefault="00374CE3">
      <w:pPr>
        <w:pStyle w:val="Heading2"/>
        <w:ind w:right="-14"/>
        <w:rPr>
          <w:del w:id="14455" w:author="Mosi Adesina Ifatunji" w:date="2025-03-05T10:28:00Z" w16du:dateUtc="2025-03-05T16:28:00Z"/>
        </w:rPr>
        <w:pPrChange w:id="14456" w:author="Mosi Adesina Ifatunji" w:date="2025-10-21T19:50:00Z" w16du:dateUtc="2025-10-22T00:50:00Z">
          <w:pPr/>
        </w:pPrChange>
      </w:pPr>
    </w:p>
    <w:p w14:paraId="00000284" w14:textId="64FA6E96" w:rsidR="00374CE3" w:rsidRPr="00B92532" w:rsidRDefault="00851BB7">
      <w:pPr>
        <w:pStyle w:val="Heading2"/>
        <w:ind w:right="-14"/>
        <w:rPr>
          <w:del w:id="14457" w:author="Mosi Adesina Ifatunji" w:date="2025-03-05T10:28:00Z" w16du:dateUtc="2025-03-05T16:28:00Z"/>
        </w:rPr>
        <w:pPrChange w:id="14458" w:author="Mosi Adesina Ifatunji" w:date="2025-10-21T19:50:00Z" w16du:dateUtc="2025-10-22T00:50:00Z">
          <w:pPr/>
        </w:pPrChange>
      </w:pPr>
      <w:del w:id="14459" w:author="Mosi Adesina Ifatunji" w:date="2025-03-05T10:28:00Z" w16du:dateUtc="2025-03-05T16:28:00Z">
        <w:r w:rsidRPr="00B92532">
          <w:delText>Ray, Victor. 2019. "A Theory of Racialized Organizations." American sociological review 84(1):26-53. doi: 10.1177/0003122418822335.</w:delText>
        </w:r>
      </w:del>
    </w:p>
    <w:p w14:paraId="00000285" w14:textId="7671515F" w:rsidR="00374CE3" w:rsidRPr="00B92532" w:rsidRDefault="00374CE3">
      <w:pPr>
        <w:pStyle w:val="Heading2"/>
        <w:ind w:right="-14"/>
        <w:rPr>
          <w:del w:id="14460" w:author="Mosi Adesina Ifatunji" w:date="2025-03-05T10:28:00Z" w16du:dateUtc="2025-03-05T16:28:00Z"/>
        </w:rPr>
        <w:pPrChange w:id="14461" w:author="Mosi Adesina Ifatunji" w:date="2025-10-21T19:50:00Z" w16du:dateUtc="2025-10-22T00:50:00Z">
          <w:pPr/>
        </w:pPrChange>
      </w:pPr>
    </w:p>
    <w:p w14:paraId="00000286" w14:textId="43EC25A6" w:rsidR="00374CE3" w:rsidRPr="00B92532" w:rsidRDefault="00851BB7">
      <w:pPr>
        <w:pStyle w:val="Heading2"/>
        <w:ind w:right="-14"/>
        <w:rPr>
          <w:del w:id="14462" w:author="Mosi Adesina Ifatunji" w:date="2025-03-05T10:28:00Z" w16du:dateUtc="2025-03-05T16:28:00Z"/>
        </w:rPr>
        <w:pPrChange w:id="14463" w:author="Mosi Adesina Ifatunji" w:date="2025-10-21T19:50:00Z" w16du:dateUtc="2025-10-22T00:50:00Z">
          <w:pPr/>
        </w:pPrChange>
      </w:pPr>
      <w:del w:id="14464" w:author="Mosi Adesina Ifatunji" w:date="2025-03-05T10:28:00Z" w16du:dateUtc="2025-03-05T16:28:00Z">
        <w:r w:rsidRPr="00B92532">
          <w:delText>Reyes, Daisy Verduzco. 2017. "Disparate Lessons: Racial Climates and Identity-Formation Processes among Latino Students." Du Bois Review: Social Science Research on Race 14(2):447-70.</w:delText>
        </w:r>
      </w:del>
    </w:p>
    <w:p w14:paraId="00000287" w14:textId="556D2CCB" w:rsidR="00374CE3" w:rsidRPr="00B92532" w:rsidRDefault="00374CE3">
      <w:pPr>
        <w:pStyle w:val="Heading2"/>
        <w:ind w:right="-14"/>
        <w:rPr>
          <w:del w:id="14465" w:author="Mosi Adesina Ifatunji" w:date="2025-03-05T10:28:00Z" w16du:dateUtc="2025-03-05T16:28:00Z"/>
        </w:rPr>
        <w:pPrChange w:id="14466" w:author="Mosi Adesina Ifatunji" w:date="2025-10-21T19:50:00Z" w16du:dateUtc="2025-10-22T00:50:00Z">
          <w:pPr/>
        </w:pPrChange>
      </w:pPr>
    </w:p>
    <w:p w14:paraId="00000288" w14:textId="4BC2ED06" w:rsidR="00374CE3" w:rsidRPr="00B92532" w:rsidRDefault="00851BB7">
      <w:pPr>
        <w:pStyle w:val="Heading2"/>
        <w:ind w:right="-14"/>
        <w:rPr>
          <w:del w:id="14467" w:author="Mosi Adesina Ifatunji" w:date="2025-03-05T10:28:00Z" w16du:dateUtc="2025-03-05T16:28:00Z"/>
        </w:rPr>
        <w:pPrChange w:id="14468" w:author="Mosi Adesina Ifatunji" w:date="2025-10-21T19:50:00Z" w16du:dateUtc="2025-10-22T00:50:00Z">
          <w:pPr/>
        </w:pPrChange>
      </w:pPr>
      <w:del w:id="14469" w:author="Mosi Adesina Ifatunji" w:date="2025-03-05T10:28:00Z" w16du:dateUtc="2025-03-05T16:28:00Z">
        <w:r w:rsidRPr="00B92532">
          <w:delText>Ridgeway, Cecilia L., Elizabeth Heger Boyle, Kathy J. Kuipers and Dawn T. Robinson. 1998. "How Do Status Beliefs Develop? The Role of Resources and Interactional Experience." American sociological review 63(3):331-50. doi: 10.2307/2657553.</w:delText>
        </w:r>
      </w:del>
    </w:p>
    <w:p w14:paraId="00000289" w14:textId="100BD234" w:rsidR="00374CE3" w:rsidRPr="00B92532" w:rsidRDefault="00374CE3">
      <w:pPr>
        <w:pStyle w:val="Heading2"/>
        <w:ind w:right="-14"/>
        <w:rPr>
          <w:del w:id="14470" w:author="Mosi Adesina Ifatunji" w:date="2025-03-05T10:28:00Z" w16du:dateUtc="2025-03-05T16:28:00Z"/>
        </w:rPr>
        <w:pPrChange w:id="14471" w:author="Mosi Adesina Ifatunji" w:date="2025-10-21T19:50:00Z" w16du:dateUtc="2025-10-22T00:50:00Z">
          <w:pPr/>
        </w:pPrChange>
      </w:pPr>
    </w:p>
    <w:p w14:paraId="0000028A" w14:textId="3E44F047" w:rsidR="00374CE3" w:rsidRPr="00B92532" w:rsidRDefault="00851BB7">
      <w:pPr>
        <w:pStyle w:val="Heading2"/>
        <w:ind w:right="-14"/>
        <w:rPr>
          <w:del w:id="14472" w:author="Mosi Adesina Ifatunji" w:date="2025-03-05T10:28:00Z" w16du:dateUtc="2025-03-05T16:28:00Z"/>
        </w:rPr>
        <w:pPrChange w:id="14473" w:author="Mosi Adesina Ifatunji" w:date="2025-10-21T19:50:00Z" w16du:dateUtc="2025-10-22T00:50:00Z">
          <w:pPr/>
        </w:pPrChange>
      </w:pPr>
      <w:del w:id="14474" w:author="Mosi Adesina Ifatunji" w:date="2025-03-05T10:28:00Z" w16du:dateUtc="2025-03-05T16:28:00Z">
        <w:r w:rsidRPr="00B92532">
          <w:delText>Rivera, Lauren A. 2015. "Go with Your Gut: Emotion and Evaluation in Job Interviews." American Journal of Sociology 120(5):1339-89.</w:delText>
        </w:r>
      </w:del>
    </w:p>
    <w:p w14:paraId="0000028B" w14:textId="75C2A204" w:rsidR="00374CE3" w:rsidRPr="00B92532" w:rsidRDefault="00374CE3">
      <w:pPr>
        <w:pStyle w:val="Heading2"/>
        <w:ind w:right="-14"/>
        <w:rPr>
          <w:del w:id="14475" w:author="Mosi Adesina Ifatunji" w:date="2025-03-05T10:28:00Z" w16du:dateUtc="2025-03-05T16:28:00Z"/>
        </w:rPr>
        <w:pPrChange w:id="14476" w:author="Mosi Adesina Ifatunji" w:date="2025-10-21T19:50:00Z" w16du:dateUtc="2025-10-22T00:50:00Z">
          <w:pPr/>
        </w:pPrChange>
      </w:pPr>
    </w:p>
    <w:p w14:paraId="0000028C" w14:textId="384441A7" w:rsidR="00374CE3" w:rsidRPr="00B92532" w:rsidRDefault="00851BB7">
      <w:pPr>
        <w:pStyle w:val="Heading2"/>
        <w:ind w:right="-14"/>
        <w:rPr>
          <w:del w:id="14477" w:author="Mosi Adesina Ifatunji" w:date="2025-03-05T10:28:00Z" w16du:dateUtc="2025-03-05T16:28:00Z"/>
        </w:rPr>
        <w:pPrChange w:id="14478" w:author="Mosi Adesina Ifatunji" w:date="2025-10-21T19:50:00Z" w16du:dateUtc="2025-10-22T00:50:00Z">
          <w:pPr/>
        </w:pPrChange>
      </w:pPr>
      <w:del w:id="14479" w:author="Mosi Adesina Ifatunji" w:date="2025-03-05T10:28:00Z" w16du:dateUtc="2025-03-05T16:28:00Z">
        <w:r w:rsidRPr="00B92532">
          <w:delText>Rosette, Ashleigh Shelby, Geoffrey J Leonardelli and Katherine W Phillips. 2008. "The White Standard: Racial Bias in Leader Categorization." Journal of Applied Psychology 93(4):758.</w:delText>
        </w:r>
      </w:del>
    </w:p>
    <w:p w14:paraId="0000028D" w14:textId="2D9779C3" w:rsidR="00374CE3" w:rsidRPr="00B92532" w:rsidRDefault="00374CE3">
      <w:pPr>
        <w:pStyle w:val="Heading2"/>
        <w:ind w:right="-14"/>
        <w:rPr>
          <w:del w:id="14480" w:author="Mosi Adesina Ifatunji" w:date="2025-03-05T10:28:00Z" w16du:dateUtc="2025-03-05T16:28:00Z"/>
        </w:rPr>
        <w:pPrChange w:id="14481" w:author="Mosi Adesina Ifatunji" w:date="2025-10-21T19:50:00Z" w16du:dateUtc="2025-10-22T00:50:00Z">
          <w:pPr/>
        </w:pPrChange>
      </w:pPr>
    </w:p>
    <w:p w14:paraId="0000028E" w14:textId="7F298D1B" w:rsidR="00374CE3" w:rsidRPr="00B92532" w:rsidRDefault="00851BB7">
      <w:pPr>
        <w:pStyle w:val="Heading2"/>
        <w:ind w:right="-14"/>
        <w:rPr>
          <w:del w:id="14482" w:author="Mosi Adesina Ifatunji" w:date="2025-03-05T10:28:00Z" w16du:dateUtc="2025-03-05T16:28:00Z"/>
        </w:rPr>
        <w:pPrChange w:id="14483" w:author="Mosi Adesina Ifatunji" w:date="2025-10-21T19:50:00Z" w16du:dateUtc="2025-10-22T00:50:00Z">
          <w:pPr/>
        </w:pPrChange>
      </w:pPr>
      <w:del w:id="14484" w:author="Mosi Adesina Ifatunji" w:date="2025-03-05T10:28:00Z" w16du:dateUtc="2025-03-05T16:28:00Z">
        <w:r w:rsidRPr="00B92532">
          <w:delText>Ruiz Castro, Mayra and Evangelina Holvino. 2016. "Applying Intersectionality in Organizations: Inequality Markers, Cultural Scripts and Advancement Practices in a Professional Service Firm." Gender, Work &amp; Organization 23(3):328-47. doi: 10.1111/gwao.12129.</w:delText>
        </w:r>
      </w:del>
    </w:p>
    <w:p w14:paraId="0000028F" w14:textId="78174216" w:rsidR="00374CE3" w:rsidRPr="00B92532" w:rsidRDefault="00374CE3">
      <w:pPr>
        <w:pStyle w:val="Heading2"/>
        <w:ind w:right="-14"/>
        <w:rPr>
          <w:del w:id="14485" w:author="Mosi Adesina Ifatunji" w:date="2025-03-05T10:28:00Z" w16du:dateUtc="2025-03-05T16:28:00Z"/>
        </w:rPr>
        <w:pPrChange w:id="14486" w:author="Mosi Adesina Ifatunji" w:date="2025-10-21T19:50:00Z" w16du:dateUtc="2025-10-22T00:50:00Z">
          <w:pPr/>
        </w:pPrChange>
      </w:pPr>
    </w:p>
    <w:p w14:paraId="00000290" w14:textId="5DBD75A5" w:rsidR="00374CE3" w:rsidRPr="00B92532" w:rsidRDefault="00851BB7">
      <w:pPr>
        <w:pStyle w:val="Heading2"/>
        <w:ind w:right="-14"/>
        <w:rPr>
          <w:del w:id="14487" w:author="Mosi Adesina Ifatunji" w:date="2025-03-05T10:28:00Z" w16du:dateUtc="2025-03-05T16:28:00Z"/>
        </w:rPr>
        <w:pPrChange w:id="14488" w:author="Mosi Adesina Ifatunji" w:date="2025-10-21T19:50:00Z" w16du:dateUtc="2025-10-22T00:50:00Z">
          <w:pPr/>
        </w:pPrChange>
      </w:pPr>
      <w:del w:id="14489" w:author="Mosi Adesina Ifatunji" w:date="2025-03-05T10:28:00Z" w16du:dateUtc="2025-03-05T16:28:00Z">
        <w:r w:rsidRPr="00B92532">
          <w:delText>Sakamoto, Arthur, Christopher R. Tamborini and ChangHwan Kim. 2018. "Long-Term Earnings Differentials between African American and White Men by Educational Level." Population Research and Policy Review 37(1):91-116. doi: 10.1007/s11113-017-9453-1.</w:delText>
        </w:r>
      </w:del>
    </w:p>
    <w:p w14:paraId="00000291" w14:textId="48572BA2" w:rsidR="00374CE3" w:rsidRPr="00B92532" w:rsidRDefault="00374CE3">
      <w:pPr>
        <w:pStyle w:val="Heading2"/>
        <w:ind w:right="-14"/>
        <w:rPr>
          <w:del w:id="14490" w:author="Mosi Adesina Ifatunji" w:date="2025-03-05T10:28:00Z" w16du:dateUtc="2025-03-05T16:28:00Z"/>
        </w:rPr>
        <w:pPrChange w:id="14491" w:author="Mosi Adesina Ifatunji" w:date="2025-10-21T19:50:00Z" w16du:dateUtc="2025-10-22T00:50:00Z">
          <w:pPr/>
        </w:pPrChange>
      </w:pPr>
    </w:p>
    <w:p w14:paraId="00000292" w14:textId="5B695585" w:rsidR="00374CE3" w:rsidRPr="00B92532" w:rsidRDefault="00851BB7">
      <w:pPr>
        <w:pStyle w:val="Heading2"/>
        <w:ind w:right="-14"/>
        <w:rPr>
          <w:del w:id="14492" w:author="Mosi Adesina Ifatunji" w:date="2025-03-05T10:28:00Z" w16du:dateUtc="2025-03-05T16:28:00Z"/>
        </w:rPr>
        <w:pPrChange w:id="14493" w:author="Mosi Adesina Ifatunji" w:date="2025-10-21T19:50:00Z" w16du:dateUtc="2025-10-22T00:50:00Z">
          <w:pPr/>
        </w:pPrChange>
      </w:pPr>
      <w:del w:id="14494" w:author="Mosi Adesina Ifatunji" w:date="2025-03-05T10:28:00Z" w16du:dateUtc="2025-03-05T16:28:00Z">
        <w:r w:rsidRPr="00B92532">
          <w:delText>Saperstein, Aliya, Andrew M. Penner and Ryan Light. 2013. "Racial Formation in Perspective: Connecting Individuals, Institutions, and Power Relations." Annual Review of Sociology 39:359-78. doi: 10.1146/annurev-soc-071312-145639.</w:delText>
        </w:r>
      </w:del>
    </w:p>
    <w:p w14:paraId="00000293" w14:textId="7302C89F" w:rsidR="00374CE3" w:rsidRPr="00B92532" w:rsidRDefault="00374CE3">
      <w:pPr>
        <w:pStyle w:val="Heading2"/>
        <w:ind w:right="-14"/>
        <w:rPr>
          <w:del w:id="14495" w:author="Mosi Adesina Ifatunji" w:date="2025-03-05T10:28:00Z" w16du:dateUtc="2025-03-05T16:28:00Z"/>
        </w:rPr>
        <w:pPrChange w:id="14496" w:author="Mosi Adesina Ifatunji" w:date="2025-10-21T19:50:00Z" w16du:dateUtc="2025-10-22T00:50:00Z">
          <w:pPr/>
        </w:pPrChange>
      </w:pPr>
    </w:p>
    <w:p w14:paraId="00000294" w14:textId="7070D755" w:rsidR="00374CE3" w:rsidRPr="00B92532" w:rsidRDefault="00851BB7">
      <w:pPr>
        <w:pStyle w:val="Heading2"/>
        <w:ind w:right="-14"/>
        <w:rPr>
          <w:del w:id="14497" w:author="Mosi Adesina Ifatunji" w:date="2025-03-05T10:28:00Z" w16du:dateUtc="2025-03-05T16:28:00Z"/>
        </w:rPr>
        <w:pPrChange w:id="14498" w:author="Mosi Adesina Ifatunji" w:date="2025-10-21T19:50:00Z" w16du:dateUtc="2025-10-22T00:50:00Z">
          <w:pPr/>
        </w:pPrChange>
      </w:pPr>
      <w:del w:id="14499" w:author="Mosi Adesina Ifatunji" w:date="2025-03-05T10:28:00Z" w16du:dateUtc="2025-03-05T16:28:00Z">
        <w:r w:rsidRPr="00B92532">
          <w:delText>Sewell, Abigail A. 2016. "The Racism-Race Reification Process: A Mesolevel Political Economic Framework for Understanding Racial Health Disparities." Sociology of Race and Ethnicity 2(4):402-32. doi: 10.1177/2332649215626936.</w:delText>
        </w:r>
      </w:del>
    </w:p>
    <w:p w14:paraId="00000295" w14:textId="3401CABF" w:rsidR="00374CE3" w:rsidRPr="00B92532" w:rsidRDefault="00374CE3">
      <w:pPr>
        <w:pStyle w:val="Heading2"/>
        <w:ind w:right="-14"/>
        <w:rPr>
          <w:del w:id="14500" w:author="Mosi Adesina Ifatunji" w:date="2025-03-05T10:28:00Z" w16du:dateUtc="2025-03-05T16:28:00Z"/>
        </w:rPr>
        <w:pPrChange w:id="14501" w:author="Mosi Adesina Ifatunji" w:date="2025-10-21T19:50:00Z" w16du:dateUtc="2025-10-22T00:50:00Z">
          <w:pPr/>
        </w:pPrChange>
      </w:pPr>
    </w:p>
    <w:p w14:paraId="00000296" w14:textId="405CBB70" w:rsidR="00374CE3" w:rsidRPr="00B92532" w:rsidRDefault="00851BB7">
      <w:pPr>
        <w:pStyle w:val="Heading2"/>
        <w:ind w:right="-14"/>
        <w:rPr>
          <w:del w:id="14502" w:author="Mosi Adesina Ifatunji" w:date="2025-03-05T10:28:00Z" w16du:dateUtc="2025-03-05T16:28:00Z"/>
        </w:rPr>
        <w:pPrChange w:id="14503" w:author="Mosi Adesina Ifatunji" w:date="2025-10-21T19:50:00Z" w16du:dateUtc="2025-10-22T00:50:00Z">
          <w:pPr/>
        </w:pPrChange>
      </w:pPr>
      <w:del w:id="14504" w:author="Mosi Adesina Ifatunji" w:date="2025-03-05T10:28:00Z" w16du:dateUtc="2025-03-05T16:28:00Z">
        <w:r w:rsidRPr="00B92532">
          <w:delText>Stojmenovska, Dragana. 2019. "Management Gender Composition and the Gender Pay Gap: Evidence from British Panel Data." Gender, Work &amp; Organization 26(5):738-64. doi: 10.1111/gwao.12264.</w:delText>
        </w:r>
      </w:del>
    </w:p>
    <w:p w14:paraId="00000297" w14:textId="408F9E57" w:rsidR="00374CE3" w:rsidRPr="00B92532" w:rsidRDefault="00374CE3">
      <w:pPr>
        <w:pStyle w:val="Heading2"/>
        <w:ind w:right="-14"/>
        <w:rPr>
          <w:del w:id="14505" w:author="Mosi Adesina Ifatunji" w:date="2025-03-05T10:28:00Z" w16du:dateUtc="2025-03-05T16:28:00Z"/>
        </w:rPr>
        <w:pPrChange w:id="14506" w:author="Mosi Adesina Ifatunji" w:date="2025-10-21T19:50:00Z" w16du:dateUtc="2025-10-22T00:50:00Z">
          <w:pPr/>
        </w:pPrChange>
      </w:pPr>
    </w:p>
    <w:p w14:paraId="00000298" w14:textId="04CD821F" w:rsidR="00374CE3" w:rsidRPr="00B92532" w:rsidRDefault="00851BB7">
      <w:pPr>
        <w:pStyle w:val="Heading2"/>
        <w:ind w:right="-14"/>
        <w:rPr>
          <w:del w:id="14507" w:author="Mosi Adesina Ifatunji" w:date="2025-03-05T10:28:00Z" w16du:dateUtc="2025-03-05T16:28:00Z"/>
        </w:rPr>
        <w:pPrChange w:id="14508" w:author="Mosi Adesina Ifatunji" w:date="2025-10-21T19:50:00Z" w16du:dateUtc="2025-10-22T00:50:00Z">
          <w:pPr/>
        </w:pPrChange>
      </w:pPr>
      <w:del w:id="14509" w:author="Mosi Adesina Ifatunji" w:date="2025-03-05T10:28:00Z" w16du:dateUtc="2025-03-05T16:28:00Z">
        <w:r w:rsidRPr="00B92532">
          <w:delText xml:space="preserve">Thomas, Melvin E., Cedric Herring and Hayward Derrick Horton. 1994. "Discrimination over the Life Course: A Synthetic Cohort Analysis of Earnings Differences between Black and White Males, 1940-1990." Social Problems 41(4):608-28. doi: </w:delText>
        </w:r>
        <w:r w:rsidR="00374CE3" w:rsidRPr="00B92532">
          <w:rPr>
            <w:b w:val="0"/>
          </w:rPr>
          <w:fldChar w:fldCharType="begin"/>
        </w:r>
        <w:r w:rsidR="00374CE3" w:rsidRPr="00B92532">
          <w:delInstrText>HYPERLINK "https://doi-org.ezproxy.library.wisc.edu/10.2307/3096991" \h</w:delInstrText>
        </w:r>
        <w:r w:rsidR="00374CE3" w:rsidRPr="00B92532">
          <w:rPr>
            <w:b w:val="0"/>
          </w:rPr>
        </w:r>
        <w:r w:rsidR="00374CE3" w:rsidRPr="00B92532">
          <w:rPr>
            <w:b w:val="0"/>
          </w:rPr>
          <w:fldChar w:fldCharType="separate"/>
        </w:r>
        <w:r w:rsidR="00374CE3" w:rsidRPr="00B92532">
          <w:rPr>
            <w:color w:val="0563C1"/>
            <w:u w:val="single"/>
          </w:rPr>
          <w:delText>https://doi-org.ezproxy.library.wisc.edu/10.2307/3096991</w:delText>
        </w:r>
        <w:r w:rsidR="00374CE3" w:rsidRPr="00B92532">
          <w:rPr>
            <w:b w:val="0"/>
          </w:rPr>
          <w:fldChar w:fldCharType="end"/>
        </w:r>
        <w:r w:rsidRPr="00B92532">
          <w:delText>.</w:delText>
        </w:r>
      </w:del>
    </w:p>
    <w:p w14:paraId="00000299" w14:textId="5B058014" w:rsidR="00374CE3" w:rsidRPr="00B92532" w:rsidRDefault="00374CE3">
      <w:pPr>
        <w:pStyle w:val="Heading2"/>
        <w:ind w:right="-14"/>
        <w:rPr>
          <w:del w:id="14510" w:author="Mosi Adesina Ifatunji" w:date="2025-03-05T10:28:00Z" w16du:dateUtc="2025-03-05T16:28:00Z"/>
        </w:rPr>
        <w:pPrChange w:id="14511" w:author="Mosi Adesina Ifatunji" w:date="2025-10-21T19:50:00Z" w16du:dateUtc="2025-10-22T00:50:00Z">
          <w:pPr/>
        </w:pPrChange>
      </w:pPr>
    </w:p>
    <w:p w14:paraId="0000029A" w14:textId="2999AB1F" w:rsidR="00374CE3" w:rsidRPr="00B92532" w:rsidRDefault="00851BB7">
      <w:pPr>
        <w:pStyle w:val="Heading2"/>
        <w:ind w:right="-14"/>
        <w:rPr>
          <w:del w:id="14512" w:author="Mosi Adesina Ifatunji" w:date="2025-03-05T10:28:00Z" w16du:dateUtc="2025-03-05T16:28:00Z"/>
        </w:rPr>
        <w:pPrChange w:id="14513" w:author="Mosi Adesina Ifatunji" w:date="2025-10-21T19:50:00Z" w16du:dateUtc="2025-10-22T00:50:00Z">
          <w:pPr/>
        </w:pPrChange>
      </w:pPr>
      <w:del w:id="14514" w:author="Mosi Adesina Ifatunji" w:date="2025-03-05T10:28:00Z" w16du:dateUtc="2025-03-05T16:28:00Z">
        <w:r w:rsidRPr="00B92532">
          <w:delText>Tilly, Charles. 1998. Durable Inequality. Berkeley and Los Angeles, California: University of California Press.</w:delText>
        </w:r>
      </w:del>
    </w:p>
    <w:p w14:paraId="0000029B" w14:textId="07468647" w:rsidR="00374CE3" w:rsidRPr="00B92532" w:rsidRDefault="00374CE3">
      <w:pPr>
        <w:pStyle w:val="Heading2"/>
        <w:ind w:right="-14"/>
        <w:rPr>
          <w:del w:id="14515" w:author="Mosi Adesina Ifatunji" w:date="2025-03-05T10:28:00Z" w16du:dateUtc="2025-03-05T16:28:00Z"/>
        </w:rPr>
        <w:pPrChange w:id="14516" w:author="Mosi Adesina Ifatunji" w:date="2025-10-21T19:50:00Z" w16du:dateUtc="2025-10-22T00:50:00Z">
          <w:pPr/>
        </w:pPrChange>
      </w:pPr>
    </w:p>
    <w:p w14:paraId="0000029C" w14:textId="7F0C5095" w:rsidR="00374CE3" w:rsidRPr="00B92532" w:rsidRDefault="00851BB7">
      <w:pPr>
        <w:pStyle w:val="Heading2"/>
        <w:ind w:right="-14"/>
        <w:rPr>
          <w:del w:id="14517" w:author="Mosi Adesina Ifatunji" w:date="2025-03-05T10:28:00Z" w16du:dateUtc="2025-03-05T16:28:00Z"/>
        </w:rPr>
        <w:pPrChange w:id="14518" w:author="Mosi Adesina Ifatunji" w:date="2025-10-21T19:50:00Z" w16du:dateUtc="2025-10-22T00:50:00Z">
          <w:pPr/>
        </w:pPrChange>
      </w:pPr>
      <w:del w:id="14519" w:author="Mosi Adesina Ifatunji" w:date="2025-03-05T10:28:00Z" w16du:dateUtc="2025-03-05T16:28:00Z">
        <w:r w:rsidRPr="00B92532">
          <w:delText>Tomaskovic-Devey, Donald. 1993. Gender &amp; Racial Inequality at Work: The Sources and Consequences of Job Segregation: Cornell University Press.</w:delText>
        </w:r>
      </w:del>
    </w:p>
    <w:p w14:paraId="0000029D" w14:textId="167C4ED4" w:rsidR="00374CE3" w:rsidRPr="00B92532" w:rsidRDefault="00374CE3">
      <w:pPr>
        <w:pStyle w:val="Heading2"/>
        <w:ind w:right="-14"/>
        <w:rPr>
          <w:del w:id="14520" w:author="Mosi Adesina Ifatunji" w:date="2025-03-05T10:28:00Z" w16du:dateUtc="2025-03-05T16:28:00Z"/>
        </w:rPr>
        <w:pPrChange w:id="14521" w:author="Mosi Adesina Ifatunji" w:date="2025-10-21T19:50:00Z" w16du:dateUtc="2025-10-22T00:50:00Z">
          <w:pPr/>
        </w:pPrChange>
      </w:pPr>
    </w:p>
    <w:p w14:paraId="0000029E" w14:textId="470EF831" w:rsidR="00374CE3" w:rsidRPr="00B92532" w:rsidRDefault="00851BB7">
      <w:pPr>
        <w:pStyle w:val="Heading2"/>
        <w:ind w:right="-14"/>
        <w:rPr>
          <w:del w:id="14522" w:author="Mosi Adesina Ifatunji" w:date="2025-03-05T10:28:00Z" w16du:dateUtc="2025-03-05T16:28:00Z"/>
        </w:rPr>
        <w:pPrChange w:id="14523" w:author="Mosi Adesina Ifatunji" w:date="2025-10-21T19:50:00Z" w16du:dateUtc="2025-10-22T00:50:00Z">
          <w:pPr/>
        </w:pPrChange>
      </w:pPr>
      <w:del w:id="14524" w:author="Mosi Adesina Ifatunji" w:date="2025-03-05T10:28:00Z" w16du:dateUtc="2025-03-05T16:28:00Z">
        <w:r w:rsidRPr="00B92532">
          <w:delText>Tomaskovic-Devey, Donald and Dustin Avent-Holt. 2019. Relational Inequalities: An Organizational Approach. New York, New York: Oxford University Press.</w:delText>
        </w:r>
      </w:del>
    </w:p>
    <w:p w14:paraId="0000029F" w14:textId="2454418D" w:rsidR="00374CE3" w:rsidRPr="00B92532" w:rsidRDefault="00374CE3">
      <w:pPr>
        <w:pStyle w:val="Heading2"/>
        <w:ind w:right="-14"/>
        <w:rPr>
          <w:del w:id="14525" w:author="Mosi Adesina Ifatunji" w:date="2025-03-05T10:28:00Z" w16du:dateUtc="2025-03-05T16:28:00Z"/>
        </w:rPr>
        <w:pPrChange w:id="14526" w:author="Mosi Adesina Ifatunji" w:date="2025-10-21T19:50:00Z" w16du:dateUtc="2025-10-22T00:50:00Z">
          <w:pPr/>
        </w:pPrChange>
      </w:pPr>
    </w:p>
    <w:p w14:paraId="000002A0" w14:textId="3607C673" w:rsidR="00374CE3" w:rsidRPr="00B92532" w:rsidRDefault="00851BB7">
      <w:pPr>
        <w:pStyle w:val="Heading2"/>
        <w:ind w:right="-14"/>
        <w:rPr>
          <w:del w:id="14527" w:author="Mosi Adesina Ifatunji" w:date="2025-03-05T10:28:00Z" w16du:dateUtc="2025-03-05T16:28:00Z"/>
        </w:rPr>
        <w:pPrChange w:id="14528" w:author="Mosi Adesina Ifatunji" w:date="2025-10-21T19:50:00Z" w16du:dateUtc="2025-10-22T00:50:00Z">
          <w:pPr/>
        </w:pPrChange>
      </w:pPr>
      <w:del w:id="14529" w:author="Mosi Adesina Ifatunji" w:date="2025-03-05T10:28:00Z" w16du:dateUtc="2025-03-05T16:28:00Z">
        <w:r w:rsidRPr="00B92532">
          <w:delText>Vilhuber, Lars and Kevin McKinney. 2014. "Lehd Infrastructure Files in the Census Rdc-Overview." Vol.  Washington, DC: U.S. Census Bureau.</w:delText>
        </w:r>
      </w:del>
    </w:p>
    <w:p w14:paraId="000002A1" w14:textId="6354F5E7" w:rsidR="00374CE3" w:rsidRPr="00B92532" w:rsidRDefault="00374CE3">
      <w:pPr>
        <w:pStyle w:val="Heading2"/>
        <w:ind w:right="-14"/>
        <w:rPr>
          <w:del w:id="14530" w:author="Mosi Adesina Ifatunji" w:date="2025-03-05T10:28:00Z" w16du:dateUtc="2025-03-05T16:28:00Z"/>
        </w:rPr>
        <w:pPrChange w:id="14531" w:author="Mosi Adesina Ifatunji" w:date="2025-10-21T19:50:00Z" w16du:dateUtc="2025-10-22T00:50:00Z">
          <w:pPr/>
        </w:pPrChange>
      </w:pPr>
    </w:p>
    <w:p w14:paraId="000002A2" w14:textId="44837E3A" w:rsidR="00374CE3" w:rsidRPr="00B92532" w:rsidRDefault="00851BB7">
      <w:pPr>
        <w:pStyle w:val="Heading2"/>
        <w:ind w:right="-14"/>
        <w:rPr>
          <w:del w:id="14532" w:author="Mosi Adesina Ifatunji" w:date="2025-03-05T10:28:00Z" w16du:dateUtc="2025-03-05T16:28:00Z"/>
        </w:rPr>
        <w:pPrChange w:id="14533" w:author="Mosi Adesina Ifatunji" w:date="2025-10-21T19:50:00Z" w16du:dateUtc="2025-10-22T00:50:00Z">
          <w:pPr/>
        </w:pPrChange>
      </w:pPr>
      <w:del w:id="14534" w:author="Mosi Adesina Ifatunji" w:date="2025-03-05T10:28:00Z" w16du:dateUtc="2025-03-05T16:28:00Z">
        <w:r w:rsidRPr="00B92532">
          <w:delText xml:space="preserve">Vuletich, Heidi A and B Keith Payne. 2019. "Stability and Change in Implicit Bias." Psychological Science 30(6):854-62. doi: </w:delText>
        </w:r>
        <w:r w:rsidR="00374CE3" w:rsidRPr="00B92532">
          <w:rPr>
            <w:b w:val="0"/>
          </w:rPr>
          <w:fldChar w:fldCharType="begin"/>
        </w:r>
        <w:r w:rsidR="00374CE3" w:rsidRPr="00B92532">
          <w:delInstrText>HYPERLINK "https://doi-org.ezproxy.library.wisc.edu/10.1177/0956797619844270" \h</w:delInstrText>
        </w:r>
        <w:r w:rsidR="00374CE3" w:rsidRPr="00B92532">
          <w:rPr>
            <w:b w:val="0"/>
          </w:rPr>
        </w:r>
        <w:r w:rsidR="00374CE3" w:rsidRPr="00B92532">
          <w:rPr>
            <w:b w:val="0"/>
          </w:rPr>
          <w:fldChar w:fldCharType="separate"/>
        </w:r>
        <w:r w:rsidR="00374CE3" w:rsidRPr="00B92532">
          <w:rPr>
            <w:color w:val="0563C1"/>
            <w:u w:val="single"/>
          </w:rPr>
          <w:delText>https://doi-org.ezproxy.library.wisc.edu/10.1177/0956797619844270</w:delText>
        </w:r>
        <w:r w:rsidR="00374CE3" w:rsidRPr="00B92532">
          <w:rPr>
            <w:b w:val="0"/>
          </w:rPr>
          <w:fldChar w:fldCharType="end"/>
        </w:r>
        <w:r w:rsidRPr="00B92532">
          <w:delText>.</w:delText>
        </w:r>
      </w:del>
    </w:p>
    <w:p w14:paraId="000002A3" w14:textId="038E406E" w:rsidR="00374CE3" w:rsidRPr="00B92532" w:rsidRDefault="00374CE3">
      <w:pPr>
        <w:pStyle w:val="Heading2"/>
        <w:ind w:right="-14"/>
        <w:rPr>
          <w:del w:id="14535" w:author="Mosi Adesina Ifatunji" w:date="2025-03-05T10:28:00Z" w16du:dateUtc="2025-03-05T16:28:00Z"/>
        </w:rPr>
        <w:pPrChange w:id="14536" w:author="Mosi Adesina Ifatunji" w:date="2025-10-21T19:50:00Z" w16du:dateUtc="2025-10-22T00:50:00Z">
          <w:pPr/>
        </w:pPrChange>
      </w:pPr>
    </w:p>
    <w:p w14:paraId="000002A4" w14:textId="01791DC0" w:rsidR="00374CE3" w:rsidRPr="00B92532" w:rsidRDefault="00851BB7">
      <w:pPr>
        <w:pStyle w:val="Heading2"/>
        <w:ind w:right="-14"/>
        <w:rPr>
          <w:del w:id="14537" w:author="Mosi Adesina Ifatunji" w:date="2025-03-05T10:28:00Z" w16du:dateUtc="2025-03-05T16:28:00Z"/>
        </w:rPr>
        <w:pPrChange w:id="14538" w:author="Mosi Adesina Ifatunji" w:date="2025-10-21T19:50:00Z" w16du:dateUtc="2025-10-22T00:50:00Z">
          <w:pPr/>
        </w:pPrChange>
      </w:pPr>
      <w:del w:id="14539" w:author="Mosi Adesina Ifatunji" w:date="2025-03-05T10:28:00Z" w16du:dateUtc="2025-03-05T16:28:00Z">
        <w:r w:rsidRPr="00B92532">
          <w:delText>Waters, Mary C. 1999. Black Identities: West Indian Immigrant Dreams and American Realities. Cambridge, MA: Harvard University Press.</w:delText>
        </w:r>
      </w:del>
    </w:p>
    <w:p w14:paraId="000002A5" w14:textId="1E76F198" w:rsidR="00374CE3" w:rsidRPr="00B92532" w:rsidRDefault="00374CE3">
      <w:pPr>
        <w:pStyle w:val="Heading2"/>
        <w:ind w:right="-14"/>
        <w:rPr>
          <w:del w:id="14540" w:author="Mosi Adesina Ifatunji" w:date="2025-03-05T10:28:00Z" w16du:dateUtc="2025-03-05T16:28:00Z"/>
        </w:rPr>
        <w:pPrChange w:id="14541" w:author="Mosi Adesina Ifatunji" w:date="2025-10-21T19:50:00Z" w16du:dateUtc="2025-10-22T00:50:00Z">
          <w:pPr/>
        </w:pPrChange>
      </w:pPr>
    </w:p>
    <w:p w14:paraId="000002A6" w14:textId="1561A04A" w:rsidR="00374CE3" w:rsidRPr="00B92532" w:rsidRDefault="00851BB7">
      <w:pPr>
        <w:pStyle w:val="Heading2"/>
        <w:ind w:right="-14"/>
        <w:rPr>
          <w:del w:id="14542" w:author="Mosi Adesina Ifatunji" w:date="2025-03-05T10:28:00Z" w16du:dateUtc="2025-03-05T16:28:00Z"/>
        </w:rPr>
        <w:pPrChange w:id="14543" w:author="Mosi Adesina Ifatunji" w:date="2025-10-21T19:50:00Z" w16du:dateUtc="2025-10-22T00:50:00Z">
          <w:pPr/>
        </w:pPrChange>
      </w:pPr>
      <w:del w:id="14544" w:author="Mosi Adesina Ifatunji" w:date="2025-03-05T10:28:00Z" w16du:dateUtc="2025-03-05T16:28:00Z">
        <w:r w:rsidRPr="00B92532">
          <w:delText>Whysall, Zara. 2018. "Cognitive Biases in Recruitment, Selection, and Promotion: The Risk of Subconscious Discrimination." Pp. 215-43 in Hidden Inequalities in the Workplace: Springer.</w:delText>
        </w:r>
      </w:del>
    </w:p>
    <w:p w14:paraId="000002A7" w14:textId="5D4EE38A" w:rsidR="00374CE3" w:rsidRPr="00B92532" w:rsidRDefault="00374CE3">
      <w:pPr>
        <w:pStyle w:val="Heading2"/>
        <w:ind w:right="-14"/>
        <w:rPr>
          <w:del w:id="14545" w:author="Mosi Adesina Ifatunji" w:date="2025-03-05T10:28:00Z" w16du:dateUtc="2025-03-05T16:28:00Z"/>
        </w:rPr>
        <w:pPrChange w:id="14546" w:author="Mosi Adesina Ifatunji" w:date="2025-10-21T19:50:00Z" w16du:dateUtc="2025-10-22T00:50:00Z">
          <w:pPr/>
        </w:pPrChange>
      </w:pPr>
    </w:p>
    <w:p w14:paraId="000002A8" w14:textId="4C60193A" w:rsidR="00374CE3" w:rsidRPr="00B92532" w:rsidRDefault="00851BB7">
      <w:pPr>
        <w:pStyle w:val="Heading2"/>
        <w:ind w:right="-14"/>
        <w:rPr>
          <w:del w:id="14547" w:author="Mosi Adesina Ifatunji" w:date="2025-03-05T10:28:00Z" w16du:dateUtc="2025-03-05T16:28:00Z"/>
        </w:rPr>
        <w:pPrChange w:id="14548" w:author="Mosi Adesina Ifatunji" w:date="2025-10-21T19:50:00Z" w16du:dateUtc="2025-10-22T00:50:00Z">
          <w:pPr/>
        </w:pPrChange>
      </w:pPr>
      <w:del w:id="14549" w:author="Mosi Adesina Ifatunji" w:date="2025-03-05T10:28:00Z" w16du:dateUtc="2025-03-05T16:28:00Z">
        <w:r w:rsidRPr="00B92532">
          <w:delText>Wingfield, Adia Harvey and Renée Skeete Alston. 2014. "Maintaining Hierarchies in Predominantly White Organizations: A Theory of Racial Tasks." American Behavioral Scientist 58(2):274-87.</w:delText>
        </w:r>
      </w:del>
    </w:p>
    <w:p w14:paraId="000002A9" w14:textId="1DB4B3B1" w:rsidR="00374CE3" w:rsidRPr="00B92532" w:rsidRDefault="00374CE3">
      <w:pPr>
        <w:pStyle w:val="Heading2"/>
        <w:ind w:right="-14"/>
        <w:rPr>
          <w:del w:id="14550" w:author="Mosi Adesina Ifatunji" w:date="2025-03-05T10:28:00Z" w16du:dateUtc="2025-03-05T16:28:00Z"/>
        </w:rPr>
        <w:pPrChange w:id="14551" w:author="Mosi Adesina Ifatunji" w:date="2025-10-21T19:50:00Z" w16du:dateUtc="2025-10-22T00:50:00Z">
          <w:pPr/>
        </w:pPrChange>
      </w:pPr>
    </w:p>
    <w:p w14:paraId="000002AA" w14:textId="71696316" w:rsidR="00374CE3" w:rsidRPr="00B92532" w:rsidRDefault="00851BB7">
      <w:pPr>
        <w:pStyle w:val="Heading2"/>
        <w:ind w:right="-14"/>
        <w:rPr>
          <w:del w:id="14552" w:author="Mosi Adesina Ifatunji" w:date="2025-03-05T10:28:00Z" w16du:dateUtc="2025-03-05T16:28:00Z"/>
        </w:rPr>
        <w:pPrChange w:id="14553" w:author="Mosi Adesina Ifatunji" w:date="2025-10-21T19:50:00Z" w16du:dateUtc="2025-10-22T00:50:00Z">
          <w:pPr/>
        </w:pPrChange>
      </w:pPr>
      <w:del w:id="14554" w:author="Mosi Adesina Ifatunji" w:date="2025-03-05T10:28:00Z" w16du:dateUtc="2025-03-05T16:28:00Z">
        <w:r w:rsidRPr="00B92532">
          <w:delText xml:space="preserve">Wingfield, Adia Harvey and Koji Chavez. 2020. "Getting in, Getting Hired, Getting Sideways Looks: Organizational Hierarchy and Perceptions of Racial Discrimination." American sociological review 85(1):31-57. doi: </w:delText>
        </w:r>
        <w:r w:rsidR="00374CE3" w:rsidRPr="00B92532">
          <w:rPr>
            <w:b w:val="0"/>
          </w:rPr>
          <w:fldChar w:fldCharType="begin"/>
        </w:r>
        <w:r w:rsidR="00374CE3" w:rsidRPr="00B92532">
          <w:delInstrText>HYPERLINK "https://doi.org/10.1177/0003122419894335" \h</w:delInstrText>
        </w:r>
        <w:r w:rsidR="00374CE3" w:rsidRPr="00B92532">
          <w:rPr>
            <w:b w:val="0"/>
          </w:rPr>
        </w:r>
        <w:r w:rsidR="00374CE3" w:rsidRPr="00B92532">
          <w:rPr>
            <w:b w:val="0"/>
          </w:rPr>
          <w:fldChar w:fldCharType="separate"/>
        </w:r>
        <w:r w:rsidR="00374CE3" w:rsidRPr="00B92532">
          <w:rPr>
            <w:color w:val="0563C1"/>
            <w:u w:val="single"/>
          </w:rPr>
          <w:delText>https://doi.org/10.1177/0003122419894335</w:delText>
        </w:r>
        <w:r w:rsidR="00374CE3" w:rsidRPr="00B92532">
          <w:rPr>
            <w:b w:val="0"/>
          </w:rPr>
          <w:fldChar w:fldCharType="end"/>
        </w:r>
        <w:r w:rsidRPr="00B92532">
          <w:delText>.</w:delText>
        </w:r>
      </w:del>
    </w:p>
    <w:p w14:paraId="000002AB" w14:textId="730B407F" w:rsidR="00374CE3" w:rsidRPr="00B92532" w:rsidRDefault="00374CE3">
      <w:pPr>
        <w:pStyle w:val="Heading2"/>
        <w:ind w:right="-14"/>
        <w:rPr>
          <w:del w:id="14555" w:author="Mosi Adesina Ifatunji" w:date="2025-03-05T10:28:00Z" w16du:dateUtc="2025-03-05T16:28:00Z"/>
        </w:rPr>
        <w:pPrChange w:id="14556" w:author="Mosi Adesina Ifatunji" w:date="2025-10-21T19:50:00Z" w16du:dateUtc="2025-10-22T00:50:00Z">
          <w:pPr/>
        </w:pPrChange>
      </w:pPr>
    </w:p>
    <w:p w14:paraId="000002AC" w14:textId="46C3B954" w:rsidR="00374CE3" w:rsidRPr="00B92532" w:rsidRDefault="00851BB7">
      <w:pPr>
        <w:pStyle w:val="Heading2"/>
        <w:ind w:right="-14"/>
        <w:rPr>
          <w:del w:id="14557" w:author="Mosi Adesina Ifatunji" w:date="2025-03-05T10:28:00Z" w16du:dateUtc="2025-03-05T16:28:00Z"/>
        </w:rPr>
        <w:pPrChange w:id="14558" w:author="Mosi Adesina Ifatunji" w:date="2025-10-21T19:50:00Z" w16du:dateUtc="2025-10-22T00:50:00Z">
          <w:pPr/>
        </w:pPrChange>
      </w:pPr>
      <w:del w:id="14559" w:author="Mosi Adesina Ifatunji" w:date="2025-03-05T10:28:00Z" w16du:dateUtc="2025-03-05T16:28:00Z">
        <w:r w:rsidRPr="00B92532">
          <w:delText>Wooten, Melissa E. 2015. In the Face of Inequality: How Black Colleges Adapt. New York, New York: State University of New York Press.</w:delText>
        </w:r>
      </w:del>
    </w:p>
    <w:p w14:paraId="000002AD" w14:textId="5DA9A13B" w:rsidR="00374CE3" w:rsidRPr="00B92532" w:rsidRDefault="00374CE3">
      <w:pPr>
        <w:pStyle w:val="Heading2"/>
        <w:ind w:right="-14"/>
        <w:rPr>
          <w:del w:id="14560" w:author="Mosi Adesina Ifatunji" w:date="2025-03-05T10:28:00Z" w16du:dateUtc="2025-03-05T16:28:00Z"/>
        </w:rPr>
        <w:pPrChange w:id="14561" w:author="Mosi Adesina Ifatunji" w:date="2025-10-21T19:50:00Z" w16du:dateUtc="2025-10-22T00:50:00Z">
          <w:pPr/>
        </w:pPrChange>
      </w:pPr>
    </w:p>
    <w:p w14:paraId="000002AE" w14:textId="4DADA5B2" w:rsidR="00374CE3" w:rsidRPr="00B92532" w:rsidRDefault="00851BB7">
      <w:pPr>
        <w:pStyle w:val="Heading2"/>
        <w:ind w:right="-14"/>
        <w:rPr>
          <w:del w:id="14562" w:author="Mosi Adesina Ifatunji" w:date="2025-03-05T10:28:00Z" w16du:dateUtc="2025-03-05T16:28:00Z"/>
        </w:rPr>
        <w:pPrChange w:id="14563" w:author="Mosi Adesina Ifatunji" w:date="2025-10-21T19:50:00Z" w16du:dateUtc="2025-10-22T00:50:00Z">
          <w:pPr/>
        </w:pPrChange>
      </w:pPr>
      <w:del w:id="14564" w:author="Mosi Adesina Ifatunji" w:date="2025-03-05T10:28:00Z" w16du:dateUtc="2025-03-05T16:28:00Z">
        <w:r w:rsidRPr="00B92532">
          <w:delText>Wooten, Melissa E and Lucius Couloute. 2017. "The Production of Racial Inequality within and among Organizations." Sociology Compass 11(1):e12446.</w:delText>
        </w:r>
      </w:del>
    </w:p>
    <w:p w14:paraId="000002AF" w14:textId="548EEFAD" w:rsidR="00374CE3" w:rsidRPr="00B92532" w:rsidRDefault="00374CE3">
      <w:pPr>
        <w:pStyle w:val="Heading2"/>
        <w:ind w:right="-14"/>
        <w:rPr>
          <w:del w:id="14565" w:author="Mosi Adesina Ifatunji" w:date="2025-03-05T10:28:00Z" w16du:dateUtc="2025-03-05T16:28:00Z"/>
        </w:rPr>
        <w:pPrChange w:id="14566" w:author="Mosi Adesina Ifatunji" w:date="2025-10-21T19:50:00Z" w16du:dateUtc="2025-10-22T00:50:00Z">
          <w:pPr/>
        </w:pPrChange>
      </w:pPr>
    </w:p>
    <w:p w14:paraId="5B28E0E4" w14:textId="0AFEE44C" w:rsidR="005202FA" w:rsidRPr="00B92532" w:rsidRDefault="00B260A1">
      <w:pPr>
        <w:pStyle w:val="Heading2"/>
        <w:ind w:right="-14"/>
        <w:pPrChange w:id="14567" w:author="Mosi Adesina Ifatunji" w:date="2025-10-21T19:50:00Z" w16du:dateUtc="2025-10-22T00:50:00Z">
          <w:pPr>
            <w:pStyle w:val="Heading2"/>
          </w:pPr>
        </w:pPrChange>
      </w:pPr>
      <w:ins w:id="14568" w:author="Mosi Adesina Ifatunji" w:date="2025-02-16T15:19:00Z" w16du:dateUtc="2025-02-16T21:19:00Z">
        <w:r w:rsidRPr="00B92532">
          <w:t>REFERENCES</w:t>
        </w:r>
      </w:ins>
    </w:p>
    <w:p w14:paraId="57D1B434" w14:textId="77777777" w:rsidR="005202FA" w:rsidRPr="00B92532" w:rsidRDefault="005202FA">
      <w:pPr>
        <w:ind w:right="-14"/>
        <w:pPrChange w:id="14569" w:author="Mosi Adesina Ifatunji" w:date="2025-10-21T19:50:00Z" w16du:dateUtc="2025-10-22T00:50:00Z">
          <w:pPr/>
        </w:pPrChange>
      </w:pPr>
    </w:p>
    <w:sdt>
      <w:sdtPr>
        <w:tag w:val="EndNote.ReferenceList"/>
        <w:id w:val="946586227"/>
        <w:placeholder>
          <w:docPart w:val="DefaultPlaceholder_-1854013440"/>
        </w:placeholder>
      </w:sdtPr>
      <w:sdtContent>
        <w:p w14:paraId="58C051BB" w14:textId="460414F1" w:rsidR="00417DDA" w:rsidRPr="00417DDA" w:rsidRDefault="00417DDA" w:rsidP="00417DDA">
          <w:pPr>
            <w:pStyle w:val="EndNoteBibliography"/>
            <w:spacing w:after="240"/>
            <w:rPr>
              <w:noProof/>
            </w:rPr>
          </w:pPr>
          <w:r w:rsidRPr="00417DDA">
            <w:rPr>
              <w:noProof/>
            </w:rPr>
            <w:t xml:space="preserve">Abbott, Andrew. 1993. "The Sociology of Work and Occupations." </w:t>
          </w:r>
          <w:r w:rsidRPr="00417DDA">
            <w:rPr>
              <w:i/>
              <w:noProof/>
            </w:rPr>
            <w:t>Annual Review of Sociology</w:t>
          </w:r>
          <w:r w:rsidRPr="00417DDA">
            <w:rPr>
              <w:noProof/>
            </w:rPr>
            <w:t xml:space="preserve"> 19:187–209. doi: </w:t>
          </w:r>
          <w:r>
            <w:rPr>
              <w:noProof/>
            </w:rPr>
            <w:fldChar w:fldCharType="begin"/>
          </w:r>
          <w:r>
            <w:rPr>
              <w:noProof/>
            </w:rPr>
            <w:instrText>HYPERLINK "https://doi.org/10.1146/annurev.so.19.080193.001155"</w:instrText>
          </w:r>
          <w:r>
            <w:rPr>
              <w:noProof/>
            </w:rPr>
          </w:r>
          <w:r>
            <w:rPr>
              <w:noProof/>
            </w:rPr>
            <w:fldChar w:fldCharType="separate"/>
          </w:r>
          <w:r w:rsidRPr="00417DDA">
            <w:rPr>
              <w:rStyle w:val="Hyperlink"/>
              <w:noProof/>
            </w:rPr>
            <w:t>https://doi.org/10.1146/annurev.so.19.080193.001155</w:t>
          </w:r>
          <w:r>
            <w:rPr>
              <w:noProof/>
            </w:rPr>
            <w:fldChar w:fldCharType="end"/>
          </w:r>
          <w:r w:rsidRPr="00417DDA">
            <w:rPr>
              <w:noProof/>
            </w:rPr>
            <w:t>.</w:t>
          </w:r>
        </w:p>
        <w:p w14:paraId="477DD875" w14:textId="77777777" w:rsidR="00417DDA" w:rsidRPr="00417DDA" w:rsidRDefault="00417DDA" w:rsidP="00417DDA">
          <w:pPr>
            <w:pStyle w:val="EndNoteBibliography"/>
            <w:spacing w:after="240"/>
            <w:rPr>
              <w:noProof/>
            </w:rPr>
          </w:pPr>
          <w:r w:rsidRPr="00417DDA">
            <w:rPr>
              <w:noProof/>
            </w:rPr>
            <w:t xml:space="preserve">Abowd, John M., Bryce E. Stephens, Lars Vilhuber, Fredrik Andersson, Kevin L. McKinney, Marc Roemer and Simon Woodcock. 2009. "The Lehd Infrastructure Files and the Creation of the Quarterly Workforce Indicators." Pp. 149–234 in </w:t>
          </w:r>
          <w:r w:rsidRPr="00417DDA">
            <w:rPr>
              <w:i/>
              <w:noProof/>
            </w:rPr>
            <w:t>Producer Dynamics: New Evidence from Micro Data</w:t>
          </w:r>
          <w:r w:rsidRPr="00417DDA">
            <w:rPr>
              <w:noProof/>
            </w:rPr>
            <w:t>. Chicago, Illinois: University of Chicago Press.</w:t>
          </w:r>
        </w:p>
        <w:p w14:paraId="1055CD8D" w14:textId="3C81D3F4" w:rsidR="00417DDA" w:rsidRPr="00417DDA" w:rsidRDefault="00417DDA" w:rsidP="00417DDA">
          <w:pPr>
            <w:pStyle w:val="EndNoteBibliography"/>
            <w:spacing w:after="240"/>
            <w:rPr>
              <w:noProof/>
            </w:rPr>
          </w:pPr>
          <w:r w:rsidRPr="00417DDA">
            <w:rPr>
              <w:noProof/>
            </w:rPr>
            <w:t xml:space="preserve">Acker, Joan. 2006. "Inequality Regimes: Gender, Class, and Race in Organizations." </w:t>
          </w:r>
          <w:r w:rsidRPr="00417DDA">
            <w:rPr>
              <w:i/>
              <w:noProof/>
            </w:rPr>
            <w:t>Gender and Society</w:t>
          </w:r>
          <w:r w:rsidRPr="00417DDA">
            <w:rPr>
              <w:noProof/>
            </w:rPr>
            <w:t xml:space="preserve"> 20(4):441–64. doi: </w:t>
          </w:r>
          <w:r>
            <w:rPr>
              <w:noProof/>
            </w:rPr>
            <w:fldChar w:fldCharType="begin"/>
          </w:r>
          <w:r>
            <w:rPr>
              <w:noProof/>
            </w:rPr>
            <w:instrText>HYPERLINK "https://doi-org.ezproxy.library.wisc.edu/10.1177/0891243206289499"</w:instrText>
          </w:r>
          <w:r>
            <w:rPr>
              <w:noProof/>
            </w:rPr>
          </w:r>
          <w:r>
            <w:rPr>
              <w:noProof/>
            </w:rPr>
            <w:fldChar w:fldCharType="separate"/>
          </w:r>
          <w:r w:rsidRPr="00417DDA">
            <w:rPr>
              <w:rStyle w:val="Hyperlink"/>
              <w:noProof/>
            </w:rPr>
            <w:t>https://doi-org.ezproxy.library.wisc.edu/10.1177/0891243206289499</w:t>
          </w:r>
          <w:r>
            <w:rPr>
              <w:noProof/>
            </w:rPr>
            <w:fldChar w:fldCharType="end"/>
          </w:r>
          <w:r w:rsidRPr="00417DDA">
            <w:rPr>
              <w:noProof/>
            </w:rPr>
            <w:t>.</w:t>
          </w:r>
        </w:p>
        <w:p w14:paraId="3211D845" w14:textId="2DF1042A" w:rsidR="00417DDA" w:rsidRPr="00417DDA" w:rsidRDefault="00417DDA" w:rsidP="00417DDA">
          <w:pPr>
            <w:pStyle w:val="EndNoteBibliography"/>
            <w:spacing w:after="240"/>
            <w:rPr>
              <w:noProof/>
            </w:rPr>
          </w:pPr>
          <w:r w:rsidRPr="00417DDA">
            <w:rPr>
              <w:noProof/>
            </w:rPr>
            <w:t xml:space="preserve">Aigner, Dennis J and Glen G Cain. 1977. "Statistical Theories of Discrimination in Labor Markets." </w:t>
          </w:r>
          <w:r w:rsidRPr="00417DDA">
            <w:rPr>
              <w:i/>
              <w:noProof/>
            </w:rPr>
            <w:t>Industrial and Labor Relations Review</w:t>
          </w:r>
          <w:r w:rsidRPr="00417DDA">
            <w:rPr>
              <w:noProof/>
            </w:rPr>
            <w:t xml:space="preserve"> 30(2):175–87. doi: </w:t>
          </w:r>
          <w:r>
            <w:rPr>
              <w:noProof/>
            </w:rPr>
            <w:fldChar w:fldCharType="begin"/>
          </w:r>
          <w:r>
            <w:rPr>
              <w:noProof/>
            </w:rPr>
            <w:instrText>HYPERLINK "https://doi-org.ezproxy.library.wisc.edu/10.1177/00197939770300"</w:instrText>
          </w:r>
          <w:r>
            <w:rPr>
              <w:noProof/>
            </w:rPr>
          </w:r>
          <w:r>
            <w:rPr>
              <w:noProof/>
            </w:rPr>
            <w:fldChar w:fldCharType="separate"/>
          </w:r>
          <w:r w:rsidRPr="00417DDA">
            <w:rPr>
              <w:rStyle w:val="Hyperlink"/>
              <w:noProof/>
            </w:rPr>
            <w:t>https://doi-org.ezproxy.library.wisc.edu/10.1177/00197939770300</w:t>
          </w:r>
          <w:r>
            <w:rPr>
              <w:noProof/>
            </w:rPr>
            <w:fldChar w:fldCharType="end"/>
          </w:r>
          <w:r w:rsidRPr="00417DDA">
            <w:rPr>
              <w:noProof/>
            </w:rPr>
            <w:t>.</w:t>
          </w:r>
        </w:p>
        <w:p w14:paraId="345C7447" w14:textId="4289403D" w:rsidR="00417DDA" w:rsidRPr="00417DDA" w:rsidRDefault="00417DDA" w:rsidP="00417DDA">
          <w:pPr>
            <w:pStyle w:val="EndNoteBibliography"/>
            <w:spacing w:after="240"/>
            <w:rPr>
              <w:noProof/>
            </w:rPr>
          </w:pPr>
          <w:r w:rsidRPr="00417DDA">
            <w:rPr>
              <w:noProof/>
            </w:rPr>
            <w:t xml:space="preserve">Alston, Mackenzie, William A. Darity, Catherine C. Eckel, Lawrence McNeil and Rhonda Sharpe. 2022. "The Effect of Stereotypes on Black College Test Scores at a Historically Black University." </w:t>
          </w:r>
          <w:r w:rsidRPr="00417DDA">
            <w:rPr>
              <w:i/>
              <w:noProof/>
            </w:rPr>
            <w:t>Journal of Economic Behavior &amp; Organization</w:t>
          </w:r>
          <w:r w:rsidRPr="00417DDA">
            <w:rPr>
              <w:noProof/>
            </w:rPr>
            <w:t xml:space="preserve"> 194:408–24. doi: </w:t>
          </w:r>
          <w:r>
            <w:rPr>
              <w:noProof/>
            </w:rPr>
            <w:fldChar w:fldCharType="begin"/>
          </w:r>
          <w:r>
            <w:rPr>
              <w:noProof/>
            </w:rPr>
            <w:instrText>HYPERLINK "https://doi.org/10.1016/j.jebo.2021.12.005"</w:instrText>
          </w:r>
          <w:r>
            <w:rPr>
              <w:noProof/>
            </w:rPr>
          </w:r>
          <w:r>
            <w:rPr>
              <w:noProof/>
            </w:rPr>
            <w:fldChar w:fldCharType="separate"/>
          </w:r>
          <w:r w:rsidRPr="00417DDA">
            <w:rPr>
              <w:rStyle w:val="Hyperlink"/>
              <w:noProof/>
            </w:rPr>
            <w:t>https://doi.org/10.1016/j.jebo.2021.12.005</w:t>
          </w:r>
          <w:r>
            <w:rPr>
              <w:noProof/>
            </w:rPr>
            <w:fldChar w:fldCharType="end"/>
          </w:r>
          <w:r w:rsidRPr="00417DDA">
            <w:rPr>
              <w:noProof/>
            </w:rPr>
            <w:t>.</w:t>
          </w:r>
        </w:p>
        <w:p w14:paraId="0A636FB5" w14:textId="77777777" w:rsidR="00417DDA" w:rsidRPr="00417DDA" w:rsidRDefault="00417DDA" w:rsidP="00417DDA">
          <w:pPr>
            <w:pStyle w:val="EndNoteBibliography"/>
            <w:spacing w:after="240"/>
            <w:rPr>
              <w:noProof/>
            </w:rPr>
          </w:pPr>
          <w:r w:rsidRPr="00417DDA">
            <w:rPr>
              <w:noProof/>
            </w:rPr>
            <w:t xml:space="preserve">Althusser, Louis. 1971. "Ideology and Ideological State Apparatuses." Pp. 127–86 in </w:t>
          </w:r>
          <w:r w:rsidRPr="00417DDA">
            <w:rPr>
              <w:i/>
              <w:noProof/>
            </w:rPr>
            <w:t>Lenin and Philosophy and Other Essays</w:t>
          </w:r>
          <w:r w:rsidRPr="00417DDA">
            <w:rPr>
              <w:noProof/>
            </w:rPr>
            <w:t>, edited by L. Althusser, F. Jameson and B. Brewster. New York, New York: Monthly Review Press.</w:t>
          </w:r>
        </w:p>
        <w:p w14:paraId="42074C93" w14:textId="77777777" w:rsidR="00417DDA" w:rsidRPr="00417DDA" w:rsidRDefault="00417DDA" w:rsidP="00417DDA">
          <w:pPr>
            <w:pStyle w:val="EndNoteBibliography"/>
            <w:spacing w:after="240"/>
            <w:rPr>
              <w:noProof/>
            </w:rPr>
          </w:pPr>
          <w:r w:rsidRPr="00417DDA">
            <w:rPr>
              <w:i/>
              <w:noProof/>
            </w:rPr>
            <w:t xml:space="preserve">Institutions and Economic Inequality, </w:t>
          </w:r>
          <w:r w:rsidRPr="00417DDA">
            <w:rPr>
              <w:noProof/>
            </w:rPr>
            <w:t xml:space="preserve"> 706–34 (SAGE Publications 2017).</w:t>
          </w:r>
        </w:p>
        <w:p w14:paraId="27FA9A9D" w14:textId="0AD180C5" w:rsidR="00417DDA" w:rsidRPr="00417DDA" w:rsidRDefault="00417DDA" w:rsidP="00417DDA">
          <w:pPr>
            <w:pStyle w:val="EndNoteBibliography"/>
            <w:spacing w:after="240"/>
            <w:rPr>
              <w:noProof/>
            </w:rPr>
          </w:pPr>
          <w:r w:rsidRPr="00417DDA">
            <w:rPr>
              <w:noProof/>
            </w:rPr>
            <w:t xml:space="preserve">Amis, John M, Johanna Mair and Kamal A Munir. 2020. "The Organizational Reproduction of Inequality." </w:t>
          </w:r>
          <w:r w:rsidRPr="00417DDA">
            <w:rPr>
              <w:i/>
              <w:noProof/>
            </w:rPr>
            <w:t>Academy of Management Annals</w:t>
          </w:r>
          <w:r w:rsidRPr="00417DDA">
            <w:rPr>
              <w:noProof/>
            </w:rPr>
            <w:t xml:space="preserve"> 14(1):195–230. doi: </w:t>
          </w:r>
          <w:r>
            <w:rPr>
              <w:noProof/>
            </w:rPr>
            <w:fldChar w:fldCharType="begin"/>
          </w:r>
          <w:r>
            <w:rPr>
              <w:noProof/>
            </w:rPr>
            <w:instrText>HYPERLINK "https://doi.org/10.5465/annals.2017.0033"</w:instrText>
          </w:r>
          <w:r>
            <w:rPr>
              <w:noProof/>
            </w:rPr>
          </w:r>
          <w:r>
            <w:rPr>
              <w:noProof/>
            </w:rPr>
            <w:fldChar w:fldCharType="separate"/>
          </w:r>
          <w:r w:rsidRPr="00417DDA">
            <w:rPr>
              <w:rStyle w:val="Hyperlink"/>
              <w:noProof/>
            </w:rPr>
            <w:t>https://doi.org/10.5465/annals.2017.0033</w:t>
          </w:r>
          <w:r>
            <w:rPr>
              <w:noProof/>
            </w:rPr>
            <w:fldChar w:fldCharType="end"/>
          </w:r>
          <w:r w:rsidRPr="00417DDA">
            <w:rPr>
              <w:noProof/>
            </w:rPr>
            <w:t>.</w:t>
          </w:r>
        </w:p>
        <w:p w14:paraId="47EA6403" w14:textId="77777777" w:rsidR="00417DDA" w:rsidRPr="00417DDA" w:rsidRDefault="00417DDA" w:rsidP="00417DDA">
          <w:pPr>
            <w:pStyle w:val="EndNoteBibliography"/>
            <w:spacing w:after="240"/>
            <w:rPr>
              <w:noProof/>
            </w:rPr>
          </w:pPr>
          <w:r w:rsidRPr="00417DDA">
            <w:rPr>
              <w:noProof/>
            </w:rPr>
            <w:t xml:space="preserve">Argyris, Chris. 1978. </w:t>
          </w:r>
          <w:r w:rsidRPr="00417DDA">
            <w:rPr>
              <w:i/>
              <w:noProof/>
            </w:rPr>
            <w:t>Organizational Learning: A Theory of Action Perspective</w:t>
          </w:r>
          <w:r w:rsidRPr="00417DDA">
            <w:rPr>
              <w:noProof/>
            </w:rPr>
            <w:t>. Reading, Massachusetts: Addison-Wesley Publishing Company.</w:t>
          </w:r>
        </w:p>
        <w:p w14:paraId="05637092" w14:textId="77777777" w:rsidR="00417DDA" w:rsidRPr="00417DDA" w:rsidRDefault="00417DDA" w:rsidP="00417DDA">
          <w:pPr>
            <w:pStyle w:val="EndNoteBibliography"/>
            <w:spacing w:after="240"/>
            <w:rPr>
              <w:noProof/>
            </w:rPr>
          </w:pPr>
          <w:r w:rsidRPr="00417DDA">
            <w:rPr>
              <w:noProof/>
            </w:rPr>
            <w:t xml:space="preserve">Arrow, Kennith J. 1973. "The Theory of Discrimination." in </w:t>
          </w:r>
          <w:r w:rsidRPr="00417DDA">
            <w:rPr>
              <w:i/>
              <w:noProof/>
            </w:rPr>
            <w:t>Discrimination in Labor Markets</w:t>
          </w:r>
          <w:r w:rsidRPr="00417DDA">
            <w:rPr>
              <w:noProof/>
            </w:rPr>
            <w:t>, edited by O. Ashenfelter and A. Rees. Princeton, New Jersey: University of Princeton Press.</w:t>
          </w:r>
        </w:p>
        <w:p w14:paraId="0B0D86B4" w14:textId="77777777" w:rsidR="00417DDA" w:rsidRPr="00417DDA" w:rsidRDefault="00417DDA" w:rsidP="00417DDA">
          <w:pPr>
            <w:pStyle w:val="EndNoteBibliography"/>
            <w:spacing w:after="240"/>
            <w:rPr>
              <w:noProof/>
            </w:rPr>
          </w:pPr>
          <w:r w:rsidRPr="00417DDA">
            <w:rPr>
              <w:noProof/>
            </w:rPr>
            <w:t xml:space="preserve">Auerhahn, Kathleen. 2018. "The Split Labor Market and the Origins of Antidrug Legislation in the United States." </w:t>
          </w:r>
          <w:r w:rsidRPr="00417DDA">
            <w:rPr>
              <w:i/>
              <w:noProof/>
            </w:rPr>
            <w:t>Law and Social Inquiry</w:t>
          </w:r>
          <w:r w:rsidRPr="00417DDA">
            <w:rPr>
              <w:noProof/>
            </w:rPr>
            <w:t xml:space="preserve"> 24(02):411–40. doi: 10.1111/j.1747-4469.1999.tb00135.x.</w:t>
          </w:r>
        </w:p>
        <w:p w14:paraId="028E8716" w14:textId="77777777" w:rsidR="00417DDA" w:rsidRPr="00417DDA" w:rsidRDefault="00417DDA" w:rsidP="00417DDA">
          <w:pPr>
            <w:pStyle w:val="EndNoteBibliography"/>
            <w:spacing w:after="240"/>
            <w:rPr>
              <w:noProof/>
            </w:rPr>
          </w:pPr>
          <w:r w:rsidRPr="00417DDA">
            <w:rPr>
              <w:noProof/>
            </w:rPr>
            <w:lastRenderedPageBreak/>
            <w:t>Avent-Holt, Dustin and Donald Tomaskovic-Devey. 2010. "A Relational Theory of Wage Inequality."</w:t>
          </w:r>
        </w:p>
        <w:p w14:paraId="026B1CC7" w14:textId="77777777" w:rsidR="00417DDA" w:rsidRPr="00417DDA" w:rsidRDefault="00417DDA" w:rsidP="00417DDA">
          <w:pPr>
            <w:pStyle w:val="EndNoteBibliography"/>
            <w:spacing w:after="240"/>
            <w:rPr>
              <w:noProof/>
            </w:rPr>
          </w:pPr>
          <w:r w:rsidRPr="00417DDA">
            <w:rPr>
              <w:noProof/>
            </w:rPr>
            <w:t xml:space="preserve">Avery, Derek R., Sabrina D. Volpone and Oscar Holmes Iv. 2015. "Racial Discrimination in Organizations." Pp. 89–109 in </w:t>
          </w:r>
          <w:r w:rsidRPr="00417DDA">
            <w:rPr>
              <w:i/>
              <w:noProof/>
            </w:rPr>
            <w:t>The Oxford Handbook of Workplace Discrimination</w:t>
          </w:r>
          <w:r w:rsidRPr="00417DDA">
            <w:rPr>
              <w:noProof/>
            </w:rPr>
            <w:t>. New York, New York: Oxford University Press.</w:t>
          </w:r>
        </w:p>
        <w:p w14:paraId="115C021C" w14:textId="77777777" w:rsidR="00417DDA" w:rsidRPr="00417DDA" w:rsidRDefault="00417DDA" w:rsidP="00417DDA">
          <w:pPr>
            <w:pStyle w:val="EndNoteBibliography"/>
            <w:spacing w:after="240"/>
            <w:rPr>
              <w:noProof/>
            </w:rPr>
          </w:pPr>
          <w:r w:rsidRPr="00417DDA">
            <w:rPr>
              <w:noProof/>
            </w:rPr>
            <w:t xml:space="preserve">Baron, James N. and William T. Bielby. 1980. "Bringing the Firms Back In: Stratification, Segmentation, and the Organization of Work." </w:t>
          </w:r>
          <w:r w:rsidRPr="00417DDA">
            <w:rPr>
              <w:i/>
              <w:noProof/>
            </w:rPr>
            <w:t>American Sociological Review</w:t>
          </w:r>
          <w:r w:rsidRPr="00417DDA">
            <w:rPr>
              <w:noProof/>
            </w:rPr>
            <w:t xml:space="preserve"> 45(5):737–65. doi: 10.2307/2094893.</w:t>
          </w:r>
        </w:p>
        <w:p w14:paraId="55494223" w14:textId="77777777" w:rsidR="00417DDA" w:rsidRPr="00417DDA" w:rsidRDefault="00417DDA" w:rsidP="00417DDA">
          <w:pPr>
            <w:pStyle w:val="EndNoteBibliography"/>
            <w:spacing w:after="240"/>
            <w:rPr>
              <w:noProof/>
            </w:rPr>
          </w:pPr>
          <w:r w:rsidRPr="00417DDA">
            <w:rPr>
              <w:noProof/>
            </w:rPr>
            <w:t xml:space="preserve">Baron, James N. and Jeffrey Pfeffer. 1994. "The Social Psychology of Organizations and Inequality." </w:t>
          </w:r>
          <w:r w:rsidRPr="00417DDA">
            <w:rPr>
              <w:i/>
              <w:noProof/>
            </w:rPr>
            <w:t>Social Psychology Quarterly</w:t>
          </w:r>
          <w:r w:rsidRPr="00417DDA">
            <w:rPr>
              <w:noProof/>
            </w:rPr>
            <w:t xml:space="preserve"> 57(3):190–209. doi: 10.2307/2786876.</w:t>
          </w:r>
        </w:p>
        <w:p w14:paraId="6B4725ED" w14:textId="77777777" w:rsidR="00417DDA" w:rsidRPr="00417DDA" w:rsidRDefault="00417DDA" w:rsidP="00417DDA">
          <w:pPr>
            <w:pStyle w:val="EndNoteBibliography"/>
            <w:spacing w:after="240"/>
            <w:rPr>
              <w:noProof/>
            </w:rPr>
          </w:pPr>
          <w:r w:rsidRPr="00417DDA">
            <w:rPr>
              <w:noProof/>
            </w:rPr>
            <w:t xml:space="preserve">Bartlett, Frederic C. 1932 [1995]. </w:t>
          </w:r>
          <w:r w:rsidRPr="00417DDA">
            <w:rPr>
              <w:i/>
              <w:noProof/>
            </w:rPr>
            <w:t>Remembering: A Study in Experimental and Social Psychology</w:t>
          </w:r>
          <w:r w:rsidRPr="00417DDA">
            <w:rPr>
              <w:noProof/>
            </w:rPr>
            <w:t>. Cambridge, Massachusetts: Cambridge University Press.</w:t>
          </w:r>
        </w:p>
        <w:p w14:paraId="71A40480" w14:textId="77777777" w:rsidR="00417DDA" w:rsidRPr="00417DDA" w:rsidRDefault="00417DDA" w:rsidP="00417DDA">
          <w:pPr>
            <w:pStyle w:val="EndNoteBibliography"/>
            <w:spacing w:after="240"/>
            <w:rPr>
              <w:noProof/>
            </w:rPr>
          </w:pPr>
          <w:r w:rsidRPr="00417DDA">
            <w:rPr>
              <w:noProof/>
            </w:rPr>
            <w:t xml:space="preserve">Bayer, Patrick, Kerwin Kofi Charles and Ellora Derenoncourt. 2025. "Racial Inequality in the Labor Market." </w:t>
          </w:r>
          <w:r w:rsidRPr="00417DDA">
            <w:rPr>
              <w:i/>
              <w:noProof/>
            </w:rPr>
            <w:t>National Bureau of Economic Research Working Paper Series</w:t>
          </w:r>
          <w:r w:rsidRPr="00417DDA">
            <w:rPr>
              <w:noProof/>
            </w:rPr>
            <w:t xml:space="preserve"> No. 33372. doi: 10.3386/w33372.</w:t>
          </w:r>
        </w:p>
        <w:p w14:paraId="605D459A" w14:textId="77777777" w:rsidR="00417DDA" w:rsidRPr="00417DDA" w:rsidRDefault="00417DDA" w:rsidP="00417DDA">
          <w:pPr>
            <w:pStyle w:val="EndNoteBibliography"/>
            <w:spacing w:after="240"/>
            <w:rPr>
              <w:noProof/>
            </w:rPr>
          </w:pPr>
          <w:r w:rsidRPr="00417DDA">
            <w:rPr>
              <w:noProof/>
            </w:rPr>
            <w:t xml:space="preserve">Becker, Gary Stanley. 1957 [2010]. </w:t>
          </w:r>
          <w:r w:rsidRPr="00417DDA">
            <w:rPr>
              <w:i/>
              <w:noProof/>
            </w:rPr>
            <w:t>The Economics of Discrimination</w:t>
          </w:r>
          <w:r w:rsidRPr="00417DDA">
            <w:rPr>
              <w:noProof/>
            </w:rPr>
            <w:t>. Chicago, Illinois: University of Chicago Press.</w:t>
          </w:r>
        </w:p>
        <w:p w14:paraId="4F2D18B0" w14:textId="77777777" w:rsidR="00417DDA" w:rsidRPr="00417DDA" w:rsidRDefault="00417DDA" w:rsidP="00417DDA">
          <w:pPr>
            <w:pStyle w:val="EndNoteBibliography"/>
            <w:spacing w:after="240"/>
            <w:rPr>
              <w:noProof/>
            </w:rPr>
          </w:pPr>
          <w:r w:rsidRPr="00417DDA">
            <w:rPr>
              <w:i/>
              <w:noProof/>
            </w:rPr>
            <w:t xml:space="preserve">Field Experiments on Discrimination, </w:t>
          </w:r>
          <w:r w:rsidRPr="00417DDA">
            <w:rPr>
              <w:noProof/>
            </w:rPr>
            <w:t>1 309–93 (North-Holland 2017).</w:t>
          </w:r>
        </w:p>
        <w:p w14:paraId="4FBD5D67" w14:textId="77777777" w:rsidR="00417DDA" w:rsidRPr="00417DDA" w:rsidRDefault="00417DDA" w:rsidP="00417DDA">
          <w:pPr>
            <w:pStyle w:val="EndNoteBibliography"/>
            <w:spacing w:after="240"/>
            <w:rPr>
              <w:noProof/>
            </w:rPr>
          </w:pPr>
          <w:r w:rsidRPr="00417DDA">
            <w:rPr>
              <w:noProof/>
            </w:rPr>
            <w:t xml:space="preserve">Bertrand, Marianne and Sendhil Mullainathan. 2004. "Are Emily and Greg More Employable Than Lakisha and Jamal? A Field Experiment on Labor Market Discrimination." </w:t>
          </w:r>
          <w:r w:rsidRPr="00417DDA">
            <w:rPr>
              <w:i/>
              <w:noProof/>
            </w:rPr>
            <w:t>American Economic Review</w:t>
          </w:r>
          <w:r w:rsidRPr="00417DDA">
            <w:rPr>
              <w:noProof/>
            </w:rPr>
            <w:t xml:space="preserve"> 94(4):991–1013. doi: doi: 10.1257/0002828042002561.</w:t>
          </w:r>
        </w:p>
        <w:p w14:paraId="73B55DB5" w14:textId="77777777" w:rsidR="00417DDA" w:rsidRPr="00417DDA" w:rsidRDefault="00417DDA" w:rsidP="00417DDA">
          <w:pPr>
            <w:pStyle w:val="EndNoteBibliography"/>
            <w:spacing w:after="240"/>
            <w:rPr>
              <w:noProof/>
            </w:rPr>
          </w:pPr>
          <w:r w:rsidRPr="00417DDA">
            <w:rPr>
              <w:noProof/>
            </w:rPr>
            <w:t xml:space="preserve">Bielby, William T. 2011. "Minority Vulnerability in Privileged Occupations." </w:t>
          </w:r>
          <w:r w:rsidRPr="00417DDA">
            <w:rPr>
              <w:i/>
              <w:noProof/>
            </w:rPr>
            <w:t>The ANNALS of the American Academy of Political and Social Science</w:t>
          </w:r>
          <w:r w:rsidRPr="00417DDA">
            <w:rPr>
              <w:noProof/>
            </w:rPr>
            <w:t xml:space="preserve"> 639(1):13–32. doi: 10.1177/0002716211422338.</w:t>
          </w:r>
        </w:p>
        <w:p w14:paraId="192D631E" w14:textId="77777777" w:rsidR="00417DDA" w:rsidRPr="00417DDA" w:rsidRDefault="00417DDA" w:rsidP="00417DDA">
          <w:pPr>
            <w:pStyle w:val="EndNoteBibliography"/>
            <w:spacing w:after="240"/>
            <w:rPr>
              <w:noProof/>
            </w:rPr>
          </w:pPr>
          <w:r w:rsidRPr="00417DDA">
            <w:rPr>
              <w:noProof/>
            </w:rPr>
            <w:t xml:space="preserve">Blauner, Robert. 1969. "Internal Colonialism and Ghetto Revolt." </w:t>
          </w:r>
          <w:r w:rsidRPr="00417DDA">
            <w:rPr>
              <w:i/>
              <w:noProof/>
            </w:rPr>
            <w:t>Social Problems</w:t>
          </w:r>
          <w:r w:rsidRPr="00417DDA">
            <w:rPr>
              <w:noProof/>
            </w:rPr>
            <w:t xml:space="preserve"> 16(4):393–408.</w:t>
          </w:r>
        </w:p>
        <w:p w14:paraId="24D8B302" w14:textId="77777777" w:rsidR="00417DDA" w:rsidRPr="00417DDA" w:rsidRDefault="00417DDA" w:rsidP="00417DDA">
          <w:pPr>
            <w:pStyle w:val="EndNoteBibliography"/>
            <w:spacing w:after="240"/>
            <w:rPr>
              <w:noProof/>
            </w:rPr>
          </w:pPr>
          <w:r w:rsidRPr="00417DDA">
            <w:rPr>
              <w:noProof/>
            </w:rPr>
            <w:t xml:space="preserve">Blumer, Herbert. 1958. "Race Prejudice as a Sense of Group Position." </w:t>
          </w:r>
          <w:r w:rsidRPr="00417DDA">
            <w:rPr>
              <w:i/>
              <w:noProof/>
            </w:rPr>
            <w:t>The Pacific Sociological Review</w:t>
          </w:r>
          <w:r w:rsidRPr="00417DDA">
            <w:rPr>
              <w:noProof/>
            </w:rPr>
            <w:t xml:space="preserve"> 1(1):3–7. doi: 10.2307/1388607.</w:t>
          </w:r>
        </w:p>
        <w:p w14:paraId="45966A09" w14:textId="77777777" w:rsidR="00417DDA" w:rsidRPr="00417DDA" w:rsidRDefault="00417DDA" w:rsidP="00417DDA">
          <w:pPr>
            <w:pStyle w:val="EndNoteBibliography"/>
            <w:spacing w:after="240"/>
            <w:rPr>
              <w:noProof/>
            </w:rPr>
          </w:pPr>
          <w:r w:rsidRPr="00417DDA">
            <w:rPr>
              <w:noProof/>
            </w:rPr>
            <w:t xml:space="preserve">Blumer, Herbert. 1965. "Industrialization and Race Relations." Pp. 220–53 in </w:t>
          </w:r>
          <w:r w:rsidRPr="00417DDA">
            <w:rPr>
              <w:i/>
              <w:noProof/>
            </w:rPr>
            <w:t>Industrialization and Race Relations</w:t>
          </w:r>
          <w:r w:rsidRPr="00417DDA">
            <w:rPr>
              <w:noProof/>
            </w:rPr>
            <w:t>. London, England: Oxford University Press.</w:t>
          </w:r>
        </w:p>
        <w:p w14:paraId="5D377D5D" w14:textId="77777777" w:rsidR="00417DDA" w:rsidRPr="00417DDA" w:rsidRDefault="00417DDA" w:rsidP="00417DDA">
          <w:pPr>
            <w:pStyle w:val="EndNoteBibliography"/>
            <w:spacing w:after="240"/>
            <w:rPr>
              <w:noProof/>
            </w:rPr>
          </w:pPr>
          <w:r w:rsidRPr="00417DDA">
            <w:rPr>
              <w:noProof/>
            </w:rPr>
            <w:t xml:space="preserve">Bohren, J. Aislinn, Alex Imas and Michael Rosenberg. 2019. "The Dynamics of Discrimination: Theory and Evidence." </w:t>
          </w:r>
          <w:r w:rsidRPr="00417DDA">
            <w:rPr>
              <w:i/>
              <w:noProof/>
            </w:rPr>
            <w:t>American Economic Review</w:t>
          </w:r>
          <w:r w:rsidRPr="00417DDA">
            <w:rPr>
              <w:noProof/>
            </w:rPr>
            <w:t xml:space="preserve"> 109(10):3395–436. doi: 10.1257/aer.20171829.</w:t>
          </w:r>
        </w:p>
        <w:p w14:paraId="5BFF8E39" w14:textId="77777777" w:rsidR="00417DDA" w:rsidRPr="00417DDA" w:rsidRDefault="00417DDA" w:rsidP="00417DDA">
          <w:pPr>
            <w:pStyle w:val="EndNoteBibliography"/>
            <w:spacing w:after="240"/>
            <w:rPr>
              <w:noProof/>
            </w:rPr>
          </w:pPr>
          <w:r w:rsidRPr="00417DDA">
            <w:rPr>
              <w:noProof/>
            </w:rPr>
            <w:lastRenderedPageBreak/>
            <w:t xml:space="preserve">Bonacich, Edna. 1972. "A Theory of Ethnic Antagonism: The Split Labor Market." </w:t>
          </w:r>
          <w:r w:rsidRPr="00417DDA">
            <w:rPr>
              <w:i/>
              <w:noProof/>
            </w:rPr>
            <w:t>Am Sociol Rev</w:t>
          </w:r>
          <w:r w:rsidRPr="00417DDA">
            <w:rPr>
              <w:noProof/>
            </w:rPr>
            <w:t xml:space="preserve"> 37(5):547–59.</w:t>
          </w:r>
        </w:p>
        <w:p w14:paraId="7ABE723B" w14:textId="77777777" w:rsidR="00417DDA" w:rsidRPr="00417DDA" w:rsidRDefault="00417DDA" w:rsidP="00417DDA">
          <w:pPr>
            <w:pStyle w:val="EndNoteBibliography"/>
            <w:spacing w:after="240"/>
            <w:rPr>
              <w:noProof/>
            </w:rPr>
          </w:pPr>
          <w:r w:rsidRPr="00417DDA">
            <w:rPr>
              <w:noProof/>
            </w:rPr>
            <w:t xml:space="preserve">Bonilla-Silva, Eduardo. 1997. "Rethinking Racism: Toward a Structural Interpretation." </w:t>
          </w:r>
          <w:r w:rsidRPr="00417DDA">
            <w:rPr>
              <w:i/>
              <w:noProof/>
            </w:rPr>
            <w:t>American Sociological Review</w:t>
          </w:r>
          <w:r w:rsidRPr="00417DDA">
            <w:rPr>
              <w:noProof/>
            </w:rPr>
            <w:t xml:space="preserve"> 62(3):465–80.</w:t>
          </w:r>
        </w:p>
        <w:p w14:paraId="39538915" w14:textId="77777777" w:rsidR="00417DDA" w:rsidRPr="00417DDA" w:rsidRDefault="00417DDA" w:rsidP="00417DDA">
          <w:pPr>
            <w:pStyle w:val="EndNoteBibliography"/>
            <w:spacing w:after="240"/>
            <w:rPr>
              <w:noProof/>
            </w:rPr>
          </w:pPr>
          <w:r w:rsidRPr="00417DDA">
            <w:rPr>
              <w:noProof/>
            </w:rPr>
            <w:t xml:space="preserve">Bonilla-Silva, Eduardo. 2001. </w:t>
          </w:r>
          <w:r w:rsidRPr="00417DDA">
            <w:rPr>
              <w:i/>
              <w:noProof/>
            </w:rPr>
            <w:t>White Supremacy and Racism in the Post-Civil Rights Era</w:t>
          </w:r>
          <w:r w:rsidRPr="00417DDA">
            <w:rPr>
              <w:noProof/>
            </w:rPr>
            <w:t>, Edited by E. Bonilla-Silva. Boulder, Colorado: Lynne Rienner Publishers.</w:t>
          </w:r>
        </w:p>
        <w:p w14:paraId="482107BD" w14:textId="77777777" w:rsidR="00417DDA" w:rsidRPr="00417DDA" w:rsidRDefault="00417DDA" w:rsidP="00417DDA">
          <w:pPr>
            <w:pStyle w:val="EndNoteBibliography"/>
            <w:spacing w:after="240"/>
            <w:rPr>
              <w:noProof/>
            </w:rPr>
          </w:pPr>
          <w:r w:rsidRPr="00417DDA">
            <w:rPr>
              <w:noProof/>
            </w:rPr>
            <w:t xml:space="preserve">Bonilla-Silva, Eduardo. 2003 [2018]. </w:t>
          </w:r>
          <w:r w:rsidRPr="00417DDA">
            <w:rPr>
              <w:i/>
              <w:noProof/>
            </w:rPr>
            <w:t>Racism without Racists: Color-Blind Racism and the Persistence of Racial Inequality in the United States</w:t>
          </w:r>
          <w:r w:rsidRPr="00417DDA">
            <w:rPr>
              <w:noProof/>
            </w:rPr>
            <w:t>. Lanham, Maryland: Rowman &amp; Littlefield Publishers, Inc.</w:t>
          </w:r>
        </w:p>
        <w:p w14:paraId="53277E9C" w14:textId="77777777" w:rsidR="00417DDA" w:rsidRPr="00417DDA" w:rsidRDefault="00417DDA" w:rsidP="00417DDA">
          <w:pPr>
            <w:pStyle w:val="EndNoteBibliography"/>
            <w:spacing w:after="240"/>
            <w:rPr>
              <w:noProof/>
            </w:rPr>
          </w:pPr>
          <w:r w:rsidRPr="00417DDA">
            <w:rPr>
              <w:noProof/>
            </w:rPr>
            <w:t xml:space="preserve">Bonilla-Silva, Eduardo. 2015. "More Than Prejudice: Restatement, Reflections, and New Directions in Critical Race Theory." </w:t>
          </w:r>
          <w:r w:rsidRPr="00417DDA">
            <w:rPr>
              <w:i/>
              <w:noProof/>
            </w:rPr>
            <w:t>Sociology of Race and Ethnicity</w:t>
          </w:r>
          <w:r w:rsidRPr="00417DDA">
            <w:rPr>
              <w:noProof/>
            </w:rPr>
            <w:t xml:space="preserve"> 1(1):73–87. doi: 10.1177/2332649214557042.</w:t>
          </w:r>
        </w:p>
        <w:p w14:paraId="166E64DD" w14:textId="77777777" w:rsidR="00417DDA" w:rsidRPr="00417DDA" w:rsidRDefault="00417DDA" w:rsidP="00417DDA">
          <w:pPr>
            <w:pStyle w:val="EndNoteBibliography"/>
            <w:spacing w:after="240"/>
            <w:rPr>
              <w:noProof/>
            </w:rPr>
          </w:pPr>
          <w:r w:rsidRPr="00417DDA">
            <w:rPr>
              <w:noProof/>
            </w:rPr>
            <w:t xml:space="preserve">Boutyline, Andrei and Laura K. Soter. 2021. "Cultural Schemas: What They Are, How to Find Them, and What to Do Once You’ve Caught One." </w:t>
          </w:r>
          <w:r w:rsidRPr="00417DDA">
            <w:rPr>
              <w:i/>
              <w:noProof/>
            </w:rPr>
            <w:t>American Sociological Review</w:t>
          </w:r>
          <w:r w:rsidRPr="00417DDA">
            <w:rPr>
              <w:noProof/>
            </w:rPr>
            <w:t xml:space="preserve"> 86(4):728–58. doi: 10.1177/00031224211024525.</w:t>
          </w:r>
        </w:p>
        <w:p w14:paraId="0412B073" w14:textId="77777777" w:rsidR="00417DDA" w:rsidRPr="00417DDA" w:rsidRDefault="00417DDA" w:rsidP="00417DDA">
          <w:pPr>
            <w:pStyle w:val="EndNoteBibliography"/>
            <w:spacing w:after="240"/>
            <w:rPr>
              <w:noProof/>
            </w:rPr>
          </w:pPr>
          <w:r w:rsidRPr="00417DDA">
            <w:rPr>
              <w:noProof/>
            </w:rPr>
            <w:t xml:space="preserve">Brown, Cliff. 2000. "The Role of Employers in Split Labor Markets: An Event-Structure Analysis of Racial Conflict and Afl Organizing, 1917-1919." </w:t>
          </w:r>
          <w:r w:rsidRPr="00417DDA">
            <w:rPr>
              <w:i/>
              <w:noProof/>
            </w:rPr>
            <w:t>Social Forces</w:t>
          </w:r>
          <w:r w:rsidRPr="00417DDA">
            <w:rPr>
              <w:noProof/>
            </w:rPr>
            <w:t xml:space="preserve"> 79(2):653–81. doi: 10.2307/2675512.</w:t>
          </w:r>
        </w:p>
        <w:p w14:paraId="0EDCBDC7" w14:textId="77777777" w:rsidR="00417DDA" w:rsidRPr="00417DDA" w:rsidRDefault="00417DDA" w:rsidP="00417DDA">
          <w:pPr>
            <w:pStyle w:val="EndNoteBibliography"/>
            <w:spacing w:after="240"/>
            <w:rPr>
              <w:noProof/>
            </w:rPr>
          </w:pPr>
          <w:r w:rsidRPr="00417DDA">
            <w:rPr>
              <w:noProof/>
            </w:rPr>
            <w:t xml:space="preserve">Brubaker, Rogers, Mara Loveman and Peter Stamatov. 2004. "Ethnicity as Cognition." </w:t>
          </w:r>
          <w:r w:rsidRPr="00417DDA">
            <w:rPr>
              <w:i/>
              <w:noProof/>
            </w:rPr>
            <w:t>Theory and Society</w:t>
          </w:r>
          <w:r w:rsidRPr="00417DDA">
            <w:rPr>
              <w:noProof/>
            </w:rPr>
            <w:t xml:space="preserve"> 33(1):31–64. doi: 10.1023/B:RYSO.0000021405.18890.63.</w:t>
          </w:r>
        </w:p>
        <w:p w14:paraId="7C1E62CB" w14:textId="38CAC0D1" w:rsidR="00417DDA" w:rsidRPr="00417DDA" w:rsidRDefault="00417DDA" w:rsidP="00417DDA">
          <w:pPr>
            <w:pStyle w:val="EndNoteBibliography"/>
            <w:spacing w:after="240"/>
            <w:rPr>
              <w:noProof/>
            </w:rPr>
          </w:pPr>
          <w:r w:rsidRPr="00417DDA">
            <w:rPr>
              <w:noProof/>
            </w:rPr>
            <w:t xml:space="preserve">Brusa, Alessandra, Giorgia Bordone and Alice Mado Proverbio. 2021. "Measuring Implicit Mental Representations Related to Ethnic Stereotypes with Erps: An Exploratory Study." </w:t>
          </w:r>
          <w:r w:rsidRPr="00417DDA">
            <w:rPr>
              <w:i/>
              <w:noProof/>
            </w:rPr>
            <w:t>Neuropsychologia</w:t>
          </w:r>
          <w:r w:rsidRPr="00417DDA">
            <w:rPr>
              <w:noProof/>
            </w:rPr>
            <w:t xml:space="preserve"> 155. doi: </w:t>
          </w:r>
          <w:r>
            <w:rPr>
              <w:noProof/>
            </w:rPr>
            <w:fldChar w:fldCharType="begin"/>
          </w:r>
          <w:r>
            <w:rPr>
              <w:noProof/>
            </w:rPr>
            <w:instrText>HYPERLINK "https://doi.org/10.1016/j.neuropsychologia.2021.107808"</w:instrText>
          </w:r>
          <w:r>
            <w:rPr>
              <w:noProof/>
            </w:rPr>
          </w:r>
          <w:r>
            <w:rPr>
              <w:noProof/>
            </w:rPr>
            <w:fldChar w:fldCharType="separate"/>
          </w:r>
          <w:r w:rsidRPr="00417DDA">
            <w:rPr>
              <w:rStyle w:val="Hyperlink"/>
              <w:noProof/>
            </w:rPr>
            <w:t>https://doi.org/10.1016/j.neuropsychologia.2021.107808</w:t>
          </w:r>
          <w:r>
            <w:rPr>
              <w:noProof/>
            </w:rPr>
            <w:fldChar w:fldCharType="end"/>
          </w:r>
          <w:r w:rsidRPr="00417DDA">
            <w:rPr>
              <w:noProof/>
            </w:rPr>
            <w:t>.</w:t>
          </w:r>
        </w:p>
        <w:p w14:paraId="69C96725" w14:textId="77777777" w:rsidR="00417DDA" w:rsidRPr="00417DDA" w:rsidRDefault="00417DDA" w:rsidP="00417DDA">
          <w:pPr>
            <w:pStyle w:val="EndNoteBibliography"/>
            <w:spacing w:after="240"/>
            <w:rPr>
              <w:noProof/>
            </w:rPr>
          </w:pPr>
          <w:r w:rsidRPr="00417DDA">
            <w:rPr>
              <w:noProof/>
            </w:rPr>
            <w:t xml:space="preserve">Burns, Tom and G.M. Stalker. 1961. </w:t>
          </w:r>
          <w:r w:rsidRPr="00417DDA">
            <w:rPr>
              <w:i/>
              <w:noProof/>
            </w:rPr>
            <w:t>The Management of Innovation</w:t>
          </w:r>
          <w:r w:rsidRPr="00417DDA">
            <w:rPr>
              <w:noProof/>
            </w:rPr>
            <w:t>. London, England: Tavistock Publications.</w:t>
          </w:r>
        </w:p>
        <w:p w14:paraId="23914ED4" w14:textId="77777777" w:rsidR="00417DDA" w:rsidRPr="00417DDA" w:rsidRDefault="00417DDA" w:rsidP="00417DDA">
          <w:pPr>
            <w:pStyle w:val="EndNoteBibliography"/>
            <w:spacing w:after="240"/>
            <w:rPr>
              <w:noProof/>
            </w:rPr>
          </w:pPr>
          <w:r w:rsidRPr="00417DDA">
            <w:rPr>
              <w:noProof/>
            </w:rPr>
            <w:t xml:space="preserve">Card, David, Ana Rute Cardoso, Joerg Heining and Patrick Kline. 2018. "Firms and Labor Market Inequality: Evidence and Some Theory." </w:t>
          </w:r>
          <w:r w:rsidRPr="00417DDA">
            <w:rPr>
              <w:i/>
              <w:noProof/>
            </w:rPr>
            <w:t>Journal of Labor Economics</w:t>
          </w:r>
          <w:r w:rsidRPr="00417DDA">
            <w:rPr>
              <w:noProof/>
            </w:rPr>
            <w:t xml:space="preserve"> 36(S1):S13–S70.</w:t>
          </w:r>
        </w:p>
        <w:p w14:paraId="671E453A" w14:textId="77777777" w:rsidR="00417DDA" w:rsidRPr="00417DDA" w:rsidRDefault="00417DDA" w:rsidP="00417DDA">
          <w:pPr>
            <w:pStyle w:val="EndNoteBibliography"/>
            <w:spacing w:after="240"/>
            <w:rPr>
              <w:noProof/>
            </w:rPr>
          </w:pPr>
          <w:r w:rsidRPr="00417DDA">
            <w:rPr>
              <w:noProof/>
            </w:rPr>
            <w:t xml:space="preserve">Carmichael, Stokely and Charles V. Hamilton. 1967. </w:t>
          </w:r>
          <w:r w:rsidRPr="00417DDA">
            <w:rPr>
              <w:i/>
              <w:noProof/>
            </w:rPr>
            <w:t>Black Power: The Politics of Liberation in America</w:t>
          </w:r>
          <w:r w:rsidRPr="00417DDA">
            <w:rPr>
              <w:noProof/>
            </w:rPr>
            <w:t>. New York, New York: Random House.</w:t>
          </w:r>
        </w:p>
        <w:p w14:paraId="73EB54FF" w14:textId="77777777" w:rsidR="00417DDA" w:rsidRPr="00417DDA" w:rsidRDefault="00417DDA" w:rsidP="00417DDA">
          <w:pPr>
            <w:pStyle w:val="EndNoteBibliography"/>
            <w:spacing w:after="240"/>
            <w:rPr>
              <w:noProof/>
            </w:rPr>
          </w:pPr>
          <w:r w:rsidRPr="00417DDA">
            <w:rPr>
              <w:noProof/>
            </w:rPr>
            <w:t xml:space="preserve">Carnoy, M. 2020. "Race Earnings Differentials." Pp. 133–47 in </w:t>
          </w:r>
          <w:r w:rsidRPr="00417DDA">
            <w:rPr>
              <w:i/>
              <w:noProof/>
            </w:rPr>
            <w:t>The Economics of Education (Second Edition)</w:t>
          </w:r>
          <w:r w:rsidRPr="00417DDA">
            <w:rPr>
              <w:noProof/>
            </w:rPr>
            <w:t>, edited by S. Bradley and C. Green: Academic Press.</w:t>
          </w:r>
        </w:p>
        <w:p w14:paraId="09048DC6" w14:textId="77777777" w:rsidR="00417DDA" w:rsidRPr="00417DDA" w:rsidRDefault="00417DDA" w:rsidP="00417DDA">
          <w:pPr>
            <w:pStyle w:val="EndNoteBibliography"/>
            <w:spacing w:after="240"/>
            <w:rPr>
              <w:noProof/>
            </w:rPr>
          </w:pPr>
          <w:r w:rsidRPr="00417DDA">
            <w:rPr>
              <w:noProof/>
            </w:rPr>
            <w:lastRenderedPageBreak/>
            <w:t xml:space="preserve">Carpenter, Mason A., Marta A. Geletkanycz and Wm Gerard Sanders. 2004. "Upper Echelons Research Revisited: Antecedents, Elements, and Consequences of Top Management Team Composition." </w:t>
          </w:r>
          <w:r w:rsidRPr="00417DDA">
            <w:rPr>
              <w:i/>
              <w:noProof/>
            </w:rPr>
            <w:t>Journal of Management</w:t>
          </w:r>
          <w:r w:rsidRPr="00417DDA">
            <w:rPr>
              <w:noProof/>
            </w:rPr>
            <w:t xml:space="preserve"> 30(6):749–78. doi: 10.1016/j.jm.2004.06.001.</w:t>
          </w:r>
        </w:p>
        <w:p w14:paraId="0F1E85EB" w14:textId="77777777" w:rsidR="00417DDA" w:rsidRPr="00417DDA" w:rsidRDefault="00417DDA" w:rsidP="00417DDA">
          <w:pPr>
            <w:pStyle w:val="EndNoteBibliography"/>
            <w:spacing w:after="240"/>
            <w:rPr>
              <w:noProof/>
            </w:rPr>
          </w:pPr>
          <w:r w:rsidRPr="00417DDA">
            <w:rPr>
              <w:noProof/>
            </w:rPr>
            <w:t xml:space="preserve">Collins, Randall. 1979 [2019]. </w:t>
          </w:r>
          <w:r w:rsidRPr="00417DDA">
            <w:rPr>
              <w:i/>
              <w:noProof/>
            </w:rPr>
            <w:t>The Credential Society: An Historical Sociology of Education and Stratification</w:t>
          </w:r>
          <w:r w:rsidRPr="00417DDA">
            <w:rPr>
              <w:noProof/>
            </w:rPr>
            <w:t>: Columbia University Press.</w:t>
          </w:r>
        </w:p>
        <w:p w14:paraId="3A5EE6AB" w14:textId="77777777" w:rsidR="00417DDA" w:rsidRPr="00417DDA" w:rsidRDefault="00417DDA" w:rsidP="00417DDA">
          <w:pPr>
            <w:pStyle w:val="EndNoteBibliography"/>
            <w:spacing w:after="240"/>
            <w:rPr>
              <w:noProof/>
            </w:rPr>
          </w:pPr>
          <w:r w:rsidRPr="00417DDA">
            <w:rPr>
              <w:noProof/>
            </w:rPr>
            <w:t xml:space="preserve">Collins, Sharon. 1997. </w:t>
          </w:r>
          <w:r w:rsidRPr="00417DDA">
            <w:rPr>
              <w:i/>
              <w:noProof/>
            </w:rPr>
            <w:t>Black Corporate Executives: The Making and Breaking of the Black Middle-Class</w:t>
          </w:r>
          <w:r w:rsidRPr="00417DDA">
            <w:rPr>
              <w:noProof/>
            </w:rPr>
            <w:t>. Philadelphia, Pennsylvania: Temple University Press.</w:t>
          </w:r>
        </w:p>
        <w:p w14:paraId="4CD5E789" w14:textId="77777777" w:rsidR="00417DDA" w:rsidRPr="00417DDA" w:rsidRDefault="00417DDA" w:rsidP="00417DDA">
          <w:pPr>
            <w:pStyle w:val="EndNoteBibliography"/>
            <w:spacing w:after="240"/>
            <w:rPr>
              <w:noProof/>
            </w:rPr>
          </w:pPr>
          <w:r w:rsidRPr="00417DDA">
            <w:rPr>
              <w:noProof/>
            </w:rPr>
            <w:t xml:space="preserve">Cook, Alison and Christy Glass. 2014. "The Power of One or Power in Numbers?". </w:t>
          </w:r>
          <w:r w:rsidRPr="00417DDA">
            <w:rPr>
              <w:i/>
              <w:noProof/>
            </w:rPr>
            <w:t>Work and Occupations</w:t>
          </w:r>
          <w:r w:rsidRPr="00417DDA">
            <w:rPr>
              <w:noProof/>
            </w:rPr>
            <w:t xml:space="preserve"> 42(2):183–215. doi: 10.1177/0730888414557292.</w:t>
          </w:r>
        </w:p>
        <w:p w14:paraId="67B3F8E6" w14:textId="77777777" w:rsidR="00417DDA" w:rsidRPr="00417DDA" w:rsidRDefault="00417DDA" w:rsidP="00417DDA">
          <w:pPr>
            <w:pStyle w:val="EndNoteBibliography"/>
            <w:spacing w:after="240"/>
            <w:rPr>
              <w:noProof/>
            </w:rPr>
          </w:pPr>
          <w:r w:rsidRPr="00417DDA">
            <w:rPr>
              <w:noProof/>
            </w:rPr>
            <w:t xml:space="preserve">Cook, Alison and Christy Glass. 2015. "Diversity Begets Diversity? The Effects of Board Composition on the Appointment and Success of Women Ceos." </w:t>
          </w:r>
          <w:r w:rsidRPr="00417DDA">
            <w:rPr>
              <w:i/>
              <w:noProof/>
            </w:rPr>
            <w:t>Social Science Research</w:t>
          </w:r>
          <w:r w:rsidRPr="00417DDA">
            <w:rPr>
              <w:noProof/>
            </w:rPr>
            <w:t xml:space="preserve"> 53:137–47. doi: 10.1016/j.ssresearch.2015.05.009.</w:t>
          </w:r>
        </w:p>
        <w:p w14:paraId="5411355A" w14:textId="77777777" w:rsidR="00417DDA" w:rsidRPr="00417DDA" w:rsidRDefault="00417DDA" w:rsidP="00417DDA">
          <w:pPr>
            <w:pStyle w:val="EndNoteBibliography"/>
            <w:spacing w:after="240"/>
            <w:rPr>
              <w:noProof/>
            </w:rPr>
          </w:pPr>
          <w:r w:rsidRPr="00417DDA">
            <w:rPr>
              <w:noProof/>
            </w:rPr>
            <w:t xml:space="preserve">Cooley, Erin and B Keith Payne. 2017. "Using Groups to Measure Intergroup Prejudice." </w:t>
          </w:r>
          <w:r w:rsidRPr="00417DDA">
            <w:rPr>
              <w:i/>
              <w:noProof/>
            </w:rPr>
            <w:t>Personality and Social Psychology Bulletin</w:t>
          </w:r>
          <w:r w:rsidRPr="00417DDA">
            <w:rPr>
              <w:noProof/>
            </w:rPr>
            <w:t xml:space="preserve"> 43(1):46–59.</w:t>
          </w:r>
        </w:p>
        <w:p w14:paraId="2A527B7C" w14:textId="77777777" w:rsidR="00417DDA" w:rsidRPr="00417DDA" w:rsidRDefault="00417DDA" w:rsidP="00417DDA">
          <w:pPr>
            <w:pStyle w:val="EndNoteBibliography"/>
            <w:spacing w:after="240"/>
            <w:rPr>
              <w:noProof/>
            </w:rPr>
          </w:pPr>
          <w:r w:rsidRPr="00417DDA">
            <w:rPr>
              <w:noProof/>
            </w:rPr>
            <w:t xml:space="preserve">Correll, Shelley J. and Cecilia L. Ridgeway. 2003. "Expectation States Theory." Pp. 29–51 in </w:t>
          </w:r>
          <w:r w:rsidRPr="00417DDA">
            <w:rPr>
              <w:i/>
              <w:noProof/>
            </w:rPr>
            <w:t>Handbook of Social Psychology</w:t>
          </w:r>
          <w:r w:rsidRPr="00417DDA">
            <w:rPr>
              <w:noProof/>
            </w:rPr>
            <w:t>, edited by J. Delamater. New York, New York: Kluwer Academic/Plenum Publishers.</w:t>
          </w:r>
        </w:p>
        <w:p w14:paraId="372B3137" w14:textId="77777777" w:rsidR="00417DDA" w:rsidRPr="00417DDA" w:rsidRDefault="00417DDA" w:rsidP="00417DDA">
          <w:pPr>
            <w:pStyle w:val="EndNoteBibliography"/>
            <w:spacing w:after="240"/>
            <w:rPr>
              <w:noProof/>
            </w:rPr>
          </w:pPr>
          <w:r w:rsidRPr="00417DDA">
            <w:rPr>
              <w:noProof/>
            </w:rPr>
            <w:t xml:space="preserve">Cyert, Richard M and James G March. 1963. </w:t>
          </w:r>
          <w:r w:rsidRPr="00417DDA">
            <w:rPr>
              <w:i/>
              <w:noProof/>
            </w:rPr>
            <w:t>A Behavioral Theory of the Firm</w:t>
          </w:r>
          <w:r w:rsidRPr="00417DDA">
            <w:rPr>
              <w:noProof/>
            </w:rPr>
            <w:t>, Vol. 2, Edited by J. B. Miner. Armonk, N.Y.: M.E. Sharpe.</w:t>
          </w:r>
        </w:p>
        <w:p w14:paraId="54C61140" w14:textId="77777777" w:rsidR="00417DDA" w:rsidRPr="00417DDA" w:rsidRDefault="00417DDA" w:rsidP="00417DDA">
          <w:pPr>
            <w:pStyle w:val="EndNoteBibliography"/>
            <w:spacing w:after="240"/>
            <w:rPr>
              <w:noProof/>
            </w:rPr>
          </w:pPr>
          <w:r w:rsidRPr="00417DDA">
            <w:rPr>
              <w:noProof/>
            </w:rPr>
            <w:t xml:space="preserve">Daniels, Shanna and LaDonna M. Thornton. 2020. "Race and Workplace Discrimination: The Mediating Role of Cyber Incivility and Interpersonal Incivility." </w:t>
          </w:r>
          <w:r w:rsidRPr="00417DDA">
            <w:rPr>
              <w:i/>
              <w:noProof/>
            </w:rPr>
            <w:t>Equality, Diversity and Inclusion: An International Journal</w:t>
          </w:r>
          <w:r w:rsidRPr="00417DDA">
            <w:rPr>
              <w:noProof/>
            </w:rPr>
            <w:t xml:space="preserve"> 39(3):319–35. doi: 10.1108/EDI-06-2018-0105EDI.</w:t>
          </w:r>
        </w:p>
        <w:p w14:paraId="203B3264" w14:textId="77777777" w:rsidR="00417DDA" w:rsidRPr="00417DDA" w:rsidRDefault="00417DDA" w:rsidP="00417DDA">
          <w:pPr>
            <w:pStyle w:val="EndNoteBibliography"/>
            <w:spacing w:after="240"/>
            <w:rPr>
              <w:noProof/>
            </w:rPr>
          </w:pPr>
          <w:r w:rsidRPr="00417DDA">
            <w:rPr>
              <w:noProof/>
            </w:rPr>
            <w:t xml:space="preserve">Darity, William A. 1989. "What's Left of the Economic Theory of Discrimination?" Pp. 335–74 in </w:t>
          </w:r>
          <w:r w:rsidRPr="00417DDA">
            <w:rPr>
              <w:i/>
              <w:noProof/>
            </w:rPr>
            <w:t>The Question of Discrimination: Racial Inequality in the U.S. Labor Market</w:t>
          </w:r>
          <w:r w:rsidRPr="00417DDA">
            <w:rPr>
              <w:noProof/>
            </w:rPr>
            <w:t>, edited by S. Shulman and W. Darity. Middletown, Connecticut: Wesleyan University Press.</w:t>
          </w:r>
        </w:p>
        <w:p w14:paraId="62BAACEF" w14:textId="77777777" w:rsidR="00417DDA" w:rsidRPr="00417DDA" w:rsidRDefault="00417DDA" w:rsidP="00417DDA">
          <w:pPr>
            <w:pStyle w:val="EndNoteBibliography"/>
            <w:spacing w:after="240"/>
            <w:rPr>
              <w:noProof/>
            </w:rPr>
          </w:pPr>
          <w:r w:rsidRPr="00417DDA">
            <w:rPr>
              <w:i/>
              <w:noProof/>
            </w:rPr>
            <w:t xml:space="preserve">How Institutions Create Income Inequality, </w:t>
          </w:r>
          <w:r w:rsidRPr="00417DDA">
            <w:rPr>
              <w:noProof/>
            </w:rPr>
            <w:t xml:space="preserve"> 689–704 (2017).</w:t>
          </w:r>
        </w:p>
        <w:p w14:paraId="4D4FD9FC" w14:textId="77777777" w:rsidR="00417DDA" w:rsidRPr="00417DDA" w:rsidRDefault="00417DDA" w:rsidP="00417DDA">
          <w:pPr>
            <w:pStyle w:val="EndNoteBibliography"/>
            <w:spacing w:after="240"/>
            <w:rPr>
              <w:noProof/>
            </w:rPr>
          </w:pPr>
          <w:r w:rsidRPr="00417DDA">
            <w:rPr>
              <w:noProof/>
            </w:rPr>
            <w:t xml:space="preserve">De Raedt, Rudi. 2006. "Activation of Implicit Self-Schemas and a Difficulty to Disengage from Negative Cognitions in Depression: An Experimental Psychopathology Approach." </w:t>
          </w:r>
          <w:r w:rsidRPr="00417DDA">
            <w:rPr>
              <w:i/>
              <w:noProof/>
            </w:rPr>
            <w:t>Psychologica Belgica</w:t>
          </w:r>
          <w:r w:rsidRPr="00417DDA">
            <w:rPr>
              <w:noProof/>
            </w:rPr>
            <w:t xml:space="preserve"> 46(1-2):117–30.</w:t>
          </w:r>
        </w:p>
        <w:p w14:paraId="5282F4B1" w14:textId="77777777" w:rsidR="00417DDA" w:rsidRPr="00417DDA" w:rsidRDefault="00417DDA" w:rsidP="00417DDA">
          <w:pPr>
            <w:pStyle w:val="EndNoteBibliography"/>
            <w:spacing w:after="240"/>
            <w:rPr>
              <w:noProof/>
            </w:rPr>
          </w:pPr>
          <w:r w:rsidRPr="00417DDA">
            <w:rPr>
              <w:noProof/>
            </w:rPr>
            <w:t xml:space="preserve">del Río, Coral and Olga Alonso-Villar. 2015. "The Evolution of Occupational Segregation in the United States, 1940-2010: Gains and Losses of Gender-Race/Ethnicity Groups." </w:t>
          </w:r>
          <w:r w:rsidRPr="00417DDA">
            <w:rPr>
              <w:i/>
              <w:noProof/>
            </w:rPr>
            <w:t>Demography</w:t>
          </w:r>
          <w:r w:rsidRPr="00417DDA">
            <w:rPr>
              <w:noProof/>
            </w:rPr>
            <w:t xml:space="preserve"> 52(3):967–88. doi: 10.1007/s13524-015-0390-5.</w:t>
          </w:r>
        </w:p>
        <w:p w14:paraId="1D6F3980" w14:textId="77777777" w:rsidR="00417DDA" w:rsidRPr="00417DDA" w:rsidRDefault="00417DDA" w:rsidP="00417DDA">
          <w:pPr>
            <w:pStyle w:val="EndNoteBibliography"/>
            <w:spacing w:after="240"/>
            <w:rPr>
              <w:noProof/>
            </w:rPr>
          </w:pPr>
          <w:r w:rsidRPr="00417DDA">
            <w:rPr>
              <w:noProof/>
            </w:rPr>
            <w:lastRenderedPageBreak/>
            <w:t xml:space="preserve">Devine, Patricia G, Patrick S Forscher, Anthony J Austin and William TL Cox. 2012. "Long-Term Reduction in Implicit Race Bias: A Prejudice Habit-Breaking Intervention." </w:t>
          </w:r>
          <w:r w:rsidRPr="00417DDA">
            <w:rPr>
              <w:i/>
              <w:noProof/>
            </w:rPr>
            <w:t>Journal of Experimental Social Psychology</w:t>
          </w:r>
          <w:r w:rsidRPr="00417DDA">
            <w:rPr>
              <w:noProof/>
            </w:rPr>
            <w:t xml:space="preserve"> 48(6):1267–78.</w:t>
          </w:r>
        </w:p>
        <w:p w14:paraId="70E66E61" w14:textId="77777777" w:rsidR="00417DDA" w:rsidRPr="00417DDA" w:rsidRDefault="00417DDA" w:rsidP="00417DDA">
          <w:pPr>
            <w:pStyle w:val="EndNoteBibliography"/>
            <w:spacing w:after="240"/>
            <w:rPr>
              <w:noProof/>
            </w:rPr>
          </w:pPr>
          <w:r w:rsidRPr="00417DDA">
            <w:rPr>
              <w:noProof/>
            </w:rPr>
            <w:t xml:space="preserve">Devine, Patricia G. 2001. "Implicit Prejudice and Stereotyping: How Automatic Are They? Introduction to the Special Section." </w:t>
          </w:r>
          <w:r w:rsidRPr="00417DDA">
            <w:rPr>
              <w:i/>
              <w:noProof/>
            </w:rPr>
            <w:t>Journal of Personality and Social Psychology</w:t>
          </w:r>
          <w:r w:rsidRPr="00417DDA">
            <w:rPr>
              <w:noProof/>
            </w:rPr>
            <w:t xml:space="preserve"> 81(5):757–59.</w:t>
          </w:r>
        </w:p>
        <w:p w14:paraId="5D07D54A" w14:textId="77777777" w:rsidR="00417DDA" w:rsidRPr="00417DDA" w:rsidRDefault="00417DDA" w:rsidP="00417DDA">
          <w:pPr>
            <w:pStyle w:val="EndNoteBibliography"/>
            <w:spacing w:after="240"/>
            <w:rPr>
              <w:noProof/>
            </w:rPr>
          </w:pPr>
          <w:r w:rsidRPr="00417DDA">
            <w:rPr>
              <w:noProof/>
            </w:rPr>
            <w:t xml:space="preserve">DiMaggio, Paul. 1997. "Culture and Cognition." </w:t>
          </w:r>
          <w:r w:rsidRPr="00417DDA">
            <w:rPr>
              <w:i/>
              <w:noProof/>
            </w:rPr>
            <w:t>Annual Review of Sociology</w:t>
          </w:r>
          <w:r w:rsidRPr="00417DDA">
            <w:rPr>
              <w:noProof/>
            </w:rPr>
            <w:t xml:space="preserve"> 23:263–87. doi: 10.1146/annurev.soc.23.1.263.</w:t>
          </w:r>
        </w:p>
        <w:p w14:paraId="3A98819B" w14:textId="77777777" w:rsidR="00417DDA" w:rsidRPr="00417DDA" w:rsidRDefault="00417DDA" w:rsidP="00417DDA">
          <w:pPr>
            <w:pStyle w:val="EndNoteBibliography"/>
            <w:spacing w:after="240"/>
            <w:rPr>
              <w:noProof/>
            </w:rPr>
          </w:pPr>
          <w:r w:rsidRPr="00417DDA">
            <w:rPr>
              <w:noProof/>
            </w:rPr>
            <w:t xml:space="preserve">DiTomaso, Nancy, Corinne Post and Rochelle Parks-Yancy. 2007. "Workforce Diversity and Inequality: Power, Status, and Numbers." </w:t>
          </w:r>
          <w:r w:rsidRPr="00417DDA">
            <w:rPr>
              <w:i/>
              <w:noProof/>
            </w:rPr>
            <w:t>Annual Review of Sociology</w:t>
          </w:r>
          <w:r w:rsidRPr="00417DDA">
            <w:rPr>
              <w:noProof/>
            </w:rPr>
            <w:t xml:space="preserve"> 33(1):473–501. doi: 10.1146/annurev.soc.33.040406.131805.</w:t>
          </w:r>
        </w:p>
        <w:p w14:paraId="2873C3BF" w14:textId="77777777" w:rsidR="00417DDA" w:rsidRPr="00417DDA" w:rsidRDefault="00417DDA" w:rsidP="00417DDA">
          <w:pPr>
            <w:pStyle w:val="EndNoteBibliography"/>
            <w:spacing w:after="240"/>
            <w:rPr>
              <w:noProof/>
            </w:rPr>
          </w:pPr>
          <w:r w:rsidRPr="00417DDA">
            <w:rPr>
              <w:noProof/>
            </w:rPr>
            <w:t xml:space="preserve">DiTomaso, Nancy. 2015. "Racism and Discrimination Versus Advantage and Favoritism: Bias for Versus Bias Against." </w:t>
          </w:r>
          <w:r w:rsidRPr="00417DDA">
            <w:rPr>
              <w:i/>
              <w:noProof/>
            </w:rPr>
            <w:t>Research in Organizational Behavior</w:t>
          </w:r>
          <w:r w:rsidRPr="00417DDA">
            <w:rPr>
              <w:noProof/>
            </w:rPr>
            <w:t xml:space="preserve"> 35:57–77. doi: 10.1016/j.riob.2015.10.001.</w:t>
          </w:r>
        </w:p>
        <w:p w14:paraId="04F21ED2" w14:textId="77777777" w:rsidR="00417DDA" w:rsidRPr="00417DDA" w:rsidRDefault="00417DDA" w:rsidP="00417DDA">
          <w:pPr>
            <w:pStyle w:val="EndNoteBibliography"/>
            <w:spacing w:after="240"/>
            <w:rPr>
              <w:noProof/>
            </w:rPr>
          </w:pPr>
          <w:r w:rsidRPr="00417DDA">
            <w:rPr>
              <w:noProof/>
            </w:rPr>
            <w:t xml:space="preserve">Du Bois, William Edward Burghardt. 1935. </w:t>
          </w:r>
          <w:r w:rsidRPr="00417DDA">
            <w:rPr>
              <w:i/>
              <w:noProof/>
            </w:rPr>
            <w:t>Black Reconstruction in America: Toward a History of the Part Which Black Folk Played in the Attempt to Reconstruct Democracy in America, 1860-1880</w:t>
          </w:r>
          <w:r w:rsidRPr="00417DDA">
            <w:rPr>
              <w:noProof/>
            </w:rPr>
            <w:t>. New York, New York: Harcourt, Brace and Company.</w:t>
          </w:r>
        </w:p>
        <w:p w14:paraId="120B5A30" w14:textId="77777777" w:rsidR="00417DDA" w:rsidRPr="00417DDA" w:rsidRDefault="00417DDA" w:rsidP="00417DDA">
          <w:pPr>
            <w:pStyle w:val="EndNoteBibliography"/>
            <w:spacing w:after="240"/>
            <w:rPr>
              <w:noProof/>
            </w:rPr>
          </w:pPr>
          <w:r w:rsidRPr="00417DDA">
            <w:rPr>
              <w:noProof/>
            </w:rPr>
            <w:t xml:space="preserve">Eagle, David and Collin Mueller. 2022. "Reproducing Inequality in a Formally Antiracist Organization: The Case of Racialized Career Pathways in the United Methodist Church." </w:t>
          </w:r>
          <w:r w:rsidRPr="00417DDA">
            <w:rPr>
              <w:i/>
              <w:noProof/>
            </w:rPr>
            <w:t>American Journal of Sociology</w:t>
          </w:r>
          <w:r w:rsidRPr="00417DDA">
            <w:rPr>
              <w:noProof/>
            </w:rPr>
            <w:t xml:space="preserve"> 127(5):1507–50. doi: 10.1086/719391.</w:t>
          </w:r>
        </w:p>
        <w:p w14:paraId="7BDF37A9" w14:textId="77777777" w:rsidR="00417DDA" w:rsidRPr="00417DDA" w:rsidRDefault="00417DDA" w:rsidP="00417DDA">
          <w:pPr>
            <w:pStyle w:val="EndNoteBibliography"/>
            <w:spacing w:after="240"/>
            <w:rPr>
              <w:noProof/>
            </w:rPr>
          </w:pPr>
          <w:r w:rsidRPr="00417DDA">
            <w:rPr>
              <w:noProof/>
            </w:rPr>
            <w:t xml:space="preserve">Ely, Robin J. 1995. "The Power in Demography: Women’s Social Constructions of Gender Identity at Work." </w:t>
          </w:r>
          <w:r w:rsidRPr="00417DDA">
            <w:rPr>
              <w:i/>
              <w:noProof/>
            </w:rPr>
            <w:t>Academy of Management Journal</w:t>
          </w:r>
          <w:r w:rsidRPr="00417DDA">
            <w:rPr>
              <w:noProof/>
            </w:rPr>
            <w:t xml:space="preserve"> 38(3):589–634. doi: 10.5465/256740.</w:t>
          </w:r>
        </w:p>
        <w:p w14:paraId="5EFB3241" w14:textId="77777777" w:rsidR="00417DDA" w:rsidRPr="00417DDA" w:rsidRDefault="00417DDA" w:rsidP="00417DDA">
          <w:pPr>
            <w:pStyle w:val="EndNoteBibliography"/>
            <w:spacing w:after="240"/>
            <w:rPr>
              <w:noProof/>
            </w:rPr>
          </w:pPr>
          <w:r w:rsidRPr="00417DDA">
            <w:rPr>
              <w:noProof/>
            </w:rPr>
            <w:t xml:space="preserve">Embrick, David G. 2011. "The Diversity Ideology in the Business World: A New Oppression for a New Age." </w:t>
          </w:r>
          <w:r w:rsidRPr="00417DDA">
            <w:rPr>
              <w:i/>
              <w:noProof/>
            </w:rPr>
            <w:t>Critical Sociology</w:t>
          </w:r>
          <w:r w:rsidRPr="00417DDA">
            <w:rPr>
              <w:noProof/>
            </w:rPr>
            <w:t xml:space="preserve"> 37(5):541–56. doi: 10.1177/0896920510380076.</w:t>
          </w:r>
        </w:p>
        <w:p w14:paraId="2692DAC2" w14:textId="77777777" w:rsidR="00417DDA" w:rsidRPr="00417DDA" w:rsidRDefault="00417DDA" w:rsidP="00417DDA">
          <w:pPr>
            <w:pStyle w:val="EndNoteBibliography"/>
            <w:spacing w:after="240"/>
            <w:rPr>
              <w:noProof/>
            </w:rPr>
          </w:pPr>
          <w:r w:rsidRPr="00417DDA">
            <w:rPr>
              <w:noProof/>
            </w:rPr>
            <w:t xml:space="preserve">Embrick, David G. and Wendy Leo Moore. 2020. "White Space(S) and the Reproduction of White Supremacy." </w:t>
          </w:r>
          <w:r w:rsidRPr="00417DDA">
            <w:rPr>
              <w:i/>
              <w:noProof/>
            </w:rPr>
            <w:t>American Behavioral Scientist</w:t>
          </w:r>
          <w:r w:rsidRPr="00417DDA">
            <w:rPr>
              <w:noProof/>
            </w:rPr>
            <w:t xml:space="preserve"> 64(14):1935–45. doi: 10.1177/0002764220975053.</w:t>
          </w:r>
        </w:p>
        <w:p w14:paraId="131A92A5" w14:textId="77777777" w:rsidR="00417DDA" w:rsidRPr="00417DDA" w:rsidRDefault="00417DDA" w:rsidP="00417DDA">
          <w:pPr>
            <w:pStyle w:val="EndNoteBibliography"/>
            <w:spacing w:after="240"/>
            <w:rPr>
              <w:noProof/>
            </w:rPr>
          </w:pPr>
          <w:r w:rsidRPr="00417DDA">
            <w:rPr>
              <w:noProof/>
            </w:rPr>
            <w:t xml:space="preserve">Evans, Louwanda and Wendy Leo Moore. 2015. "Impossible Burdens: White Institutions, Emotional Labor, and Micro-Resistance." </w:t>
          </w:r>
          <w:r w:rsidRPr="00417DDA">
            <w:rPr>
              <w:i/>
              <w:noProof/>
            </w:rPr>
            <w:t>Social Problems</w:t>
          </w:r>
          <w:r w:rsidRPr="00417DDA">
            <w:rPr>
              <w:noProof/>
            </w:rPr>
            <w:t xml:space="preserve"> 62(3):439–54. doi: 10.1093/socpro/spv009.</w:t>
          </w:r>
        </w:p>
        <w:p w14:paraId="794A31DA" w14:textId="77777777" w:rsidR="00417DDA" w:rsidRPr="00417DDA" w:rsidRDefault="00417DDA" w:rsidP="00417DDA">
          <w:pPr>
            <w:pStyle w:val="EndNoteBibliography"/>
            <w:spacing w:after="240"/>
            <w:rPr>
              <w:noProof/>
            </w:rPr>
          </w:pPr>
          <w:r w:rsidRPr="00417DDA">
            <w:rPr>
              <w:noProof/>
            </w:rPr>
            <w:t xml:space="preserve">Fang, Hanming and Andrea Moro. 2011. "Theories of Statistical Discrimination and Affirmative Action: A Survey." Pp. 133–200 in </w:t>
          </w:r>
          <w:r w:rsidRPr="00417DDA">
            <w:rPr>
              <w:i/>
              <w:noProof/>
            </w:rPr>
            <w:t>Handbook of Social Economics</w:t>
          </w:r>
          <w:r w:rsidRPr="00417DDA">
            <w:rPr>
              <w:noProof/>
            </w:rPr>
            <w:t xml:space="preserve">, Vol. 1, </w:t>
          </w:r>
          <w:r w:rsidRPr="00417DDA">
            <w:rPr>
              <w:i/>
              <w:noProof/>
            </w:rPr>
            <w:t>Handbook of Social Economics</w:t>
          </w:r>
          <w:r w:rsidRPr="00417DDA">
            <w:rPr>
              <w:noProof/>
            </w:rPr>
            <w:t>: Elsevier Publishers.</w:t>
          </w:r>
        </w:p>
        <w:p w14:paraId="4FB6F2EE" w14:textId="77777777" w:rsidR="00417DDA" w:rsidRPr="00417DDA" w:rsidRDefault="00417DDA" w:rsidP="00417DDA">
          <w:pPr>
            <w:pStyle w:val="EndNoteBibliography"/>
            <w:spacing w:after="240"/>
            <w:rPr>
              <w:noProof/>
            </w:rPr>
          </w:pPr>
          <w:r w:rsidRPr="00417DDA">
            <w:rPr>
              <w:noProof/>
            </w:rPr>
            <w:lastRenderedPageBreak/>
            <w:t xml:space="preserve">Feagin, Joe R. 2001 [2010]. </w:t>
          </w:r>
          <w:r w:rsidRPr="00417DDA">
            <w:rPr>
              <w:i/>
              <w:noProof/>
            </w:rPr>
            <w:t>Racist America: Roots, Current Realities and Future Reparations</w:t>
          </w:r>
          <w:r w:rsidRPr="00417DDA">
            <w:rPr>
              <w:noProof/>
            </w:rPr>
            <w:t>. New York, New York: Rutledge.</w:t>
          </w:r>
        </w:p>
        <w:p w14:paraId="018D2918" w14:textId="77777777" w:rsidR="00417DDA" w:rsidRPr="00417DDA" w:rsidRDefault="00417DDA" w:rsidP="00417DDA">
          <w:pPr>
            <w:pStyle w:val="EndNoteBibliography"/>
            <w:spacing w:after="240"/>
            <w:rPr>
              <w:noProof/>
            </w:rPr>
          </w:pPr>
          <w:r w:rsidRPr="00417DDA">
            <w:rPr>
              <w:noProof/>
            </w:rPr>
            <w:t xml:space="preserve">Ferguson, John-Paul and Rembrand Koning. 2018. "Firm Turnover and the Return of Racial Establishment Segregation." </w:t>
          </w:r>
          <w:r w:rsidRPr="00417DDA">
            <w:rPr>
              <w:i/>
              <w:noProof/>
            </w:rPr>
            <w:t>American Sociological Review</w:t>
          </w:r>
          <w:r w:rsidRPr="00417DDA">
            <w:rPr>
              <w:noProof/>
            </w:rPr>
            <w:t xml:space="preserve"> 83(3):445–74. doi: 10.1177/0003122418767438.</w:t>
          </w:r>
        </w:p>
        <w:p w14:paraId="1D55616D" w14:textId="77777777" w:rsidR="00417DDA" w:rsidRPr="00417DDA" w:rsidRDefault="00417DDA" w:rsidP="00417DDA">
          <w:pPr>
            <w:pStyle w:val="EndNoteBibliography"/>
            <w:spacing w:after="240"/>
            <w:rPr>
              <w:noProof/>
            </w:rPr>
          </w:pPr>
          <w:r w:rsidRPr="00417DDA">
            <w:rPr>
              <w:noProof/>
            </w:rPr>
            <w:t xml:space="preserve">Fox, Suzy and Lamont E. Stallworth. 2006. "How Effective Is an Apology in Resolving Workplace Bullying Disputes?". </w:t>
          </w:r>
          <w:r w:rsidRPr="00417DDA">
            <w:rPr>
              <w:i/>
              <w:noProof/>
            </w:rPr>
            <w:t>Dispute Resolution Journal</w:t>
          </w:r>
          <w:r w:rsidRPr="00417DDA">
            <w:rPr>
              <w:noProof/>
            </w:rPr>
            <w:t xml:space="preserve"> 61(2):54–63.</w:t>
          </w:r>
        </w:p>
        <w:p w14:paraId="3372BA42" w14:textId="77777777" w:rsidR="00417DDA" w:rsidRPr="00417DDA" w:rsidRDefault="00417DDA" w:rsidP="00417DDA">
          <w:pPr>
            <w:pStyle w:val="EndNoteBibliography"/>
            <w:spacing w:after="240"/>
            <w:rPr>
              <w:noProof/>
            </w:rPr>
          </w:pPr>
          <w:r w:rsidRPr="00417DDA">
            <w:rPr>
              <w:noProof/>
            </w:rPr>
            <w:t xml:space="preserve">Gaddis, S. Michael. 2015. "Discrimination in the Credential Society: An Audit Study of Race and College Selectivity in the Labor Market." </w:t>
          </w:r>
          <w:r w:rsidRPr="00417DDA">
            <w:rPr>
              <w:i/>
              <w:noProof/>
            </w:rPr>
            <w:t>Social Forces</w:t>
          </w:r>
          <w:r w:rsidRPr="00417DDA">
            <w:rPr>
              <w:noProof/>
            </w:rPr>
            <w:t xml:space="preserve"> 93(4):1451–79. doi: 10.1093/sf/sou111.</w:t>
          </w:r>
        </w:p>
        <w:p w14:paraId="46F1A34E" w14:textId="77777777" w:rsidR="00417DDA" w:rsidRPr="00417DDA" w:rsidRDefault="00417DDA" w:rsidP="00417DDA">
          <w:pPr>
            <w:pStyle w:val="EndNoteBibliography"/>
            <w:spacing w:after="240"/>
            <w:rPr>
              <w:noProof/>
            </w:rPr>
          </w:pPr>
          <w:r w:rsidRPr="00417DDA">
            <w:rPr>
              <w:noProof/>
            </w:rPr>
            <w:t xml:space="preserve">Gawronski, Bertram, Mike Morrison, Curtis E. Phills and Silvia Galdi. 2017. "Temporal Stability of Implicit and Explicit Measures:A Longitudinal Analysis." </w:t>
          </w:r>
          <w:r w:rsidRPr="00417DDA">
            <w:rPr>
              <w:i/>
              <w:noProof/>
            </w:rPr>
            <w:t>Personality and Social Psychology Bulletin</w:t>
          </w:r>
          <w:r w:rsidRPr="00417DDA">
            <w:rPr>
              <w:noProof/>
            </w:rPr>
            <w:t xml:space="preserve"> 43(3):300–12. doi: 10.1177/0146167216684131.</w:t>
          </w:r>
        </w:p>
        <w:p w14:paraId="4BC344DF" w14:textId="77777777" w:rsidR="00417DDA" w:rsidRPr="00417DDA" w:rsidRDefault="00417DDA" w:rsidP="00417DDA">
          <w:pPr>
            <w:pStyle w:val="EndNoteBibliography"/>
            <w:spacing w:after="240"/>
            <w:rPr>
              <w:noProof/>
            </w:rPr>
          </w:pPr>
          <w:r w:rsidRPr="00417DDA">
            <w:rPr>
              <w:noProof/>
            </w:rPr>
            <w:t xml:space="preserve">Gelfand, Michele J., Jana L. Raver, Lisa H. Nishii and Benjamin Schneider, eds. 2005. </w:t>
          </w:r>
          <w:r w:rsidRPr="00417DDA">
            <w:rPr>
              <w:i/>
              <w:noProof/>
            </w:rPr>
            <w:t>Discrimination in Organizations: An Organizational-Level Systems Perspective</w:t>
          </w:r>
          <w:r w:rsidRPr="00417DDA">
            <w:rPr>
              <w:noProof/>
            </w:rPr>
            <w:t>, Edited by R. L. Dipboye and A. Colella. Ithaca, New York: Imprint Psychology Press.</w:t>
          </w:r>
        </w:p>
        <w:p w14:paraId="4DAC7259" w14:textId="77777777" w:rsidR="00417DDA" w:rsidRPr="00417DDA" w:rsidRDefault="00417DDA" w:rsidP="00417DDA">
          <w:pPr>
            <w:pStyle w:val="EndNoteBibliography"/>
            <w:spacing w:after="240"/>
            <w:rPr>
              <w:noProof/>
            </w:rPr>
          </w:pPr>
          <w:r w:rsidRPr="00417DDA">
            <w:rPr>
              <w:noProof/>
            </w:rPr>
            <w:t xml:space="preserve">Gerard, François, Lorenzo Lagos, Edson Severnini and David Card. 2021. "Assortative Matching or Exclusionary Hiring? The Impact of Employment and Pay Policies on Racial Wage Differences in Brazil." </w:t>
          </w:r>
          <w:r w:rsidRPr="00417DDA">
            <w:rPr>
              <w:i/>
              <w:noProof/>
            </w:rPr>
            <w:t>American Economic Review</w:t>
          </w:r>
          <w:r w:rsidRPr="00417DDA">
            <w:rPr>
              <w:noProof/>
            </w:rPr>
            <w:t xml:space="preserve"> 111(10):3418–57. doi: 10.1257/aer.20181596.</w:t>
          </w:r>
        </w:p>
        <w:p w14:paraId="0AE39204" w14:textId="77777777" w:rsidR="00417DDA" w:rsidRPr="00417DDA" w:rsidRDefault="00417DDA" w:rsidP="00417DDA">
          <w:pPr>
            <w:pStyle w:val="EndNoteBibliography"/>
            <w:spacing w:after="240"/>
            <w:rPr>
              <w:noProof/>
            </w:rPr>
          </w:pPr>
          <w:r w:rsidRPr="00417DDA">
            <w:rPr>
              <w:noProof/>
            </w:rPr>
            <w:t xml:space="preserve">Gidden, Anthony. 1979. </w:t>
          </w:r>
          <w:r w:rsidRPr="00417DDA">
            <w:rPr>
              <w:i/>
              <w:noProof/>
            </w:rPr>
            <w:t>Central Problems in Social Theory: Action, Structure, and Contradiction in Social Analysis</w:t>
          </w:r>
          <w:r w:rsidRPr="00417DDA">
            <w:rPr>
              <w:noProof/>
            </w:rPr>
            <w:t>. Berkeley, California: University of California Press.</w:t>
          </w:r>
        </w:p>
        <w:p w14:paraId="08764D19" w14:textId="77777777" w:rsidR="00417DDA" w:rsidRPr="00417DDA" w:rsidRDefault="00417DDA" w:rsidP="00417DDA">
          <w:pPr>
            <w:pStyle w:val="EndNoteBibliography"/>
            <w:spacing w:after="240"/>
            <w:rPr>
              <w:noProof/>
            </w:rPr>
          </w:pPr>
          <w:r w:rsidRPr="00417DDA">
            <w:rPr>
              <w:noProof/>
            </w:rPr>
            <w:t xml:space="preserve">Giuliano, Laura, David I Levine and Jonathan Leonard. 2009. "Manager Race and the Race of New Hires." </w:t>
          </w:r>
          <w:r w:rsidRPr="00417DDA">
            <w:rPr>
              <w:i/>
              <w:noProof/>
            </w:rPr>
            <w:t>Journal of Labor Economics</w:t>
          </w:r>
          <w:r w:rsidRPr="00417DDA">
            <w:rPr>
              <w:noProof/>
            </w:rPr>
            <w:t xml:space="preserve"> 27(4):589–631. doi: 10.1086/605946.</w:t>
          </w:r>
        </w:p>
        <w:p w14:paraId="4F9520B1" w14:textId="77777777" w:rsidR="00417DDA" w:rsidRPr="00417DDA" w:rsidRDefault="00417DDA" w:rsidP="00417DDA">
          <w:pPr>
            <w:pStyle w:val="EndNoteBibliography"/>
            <w:spacing w:after="240"/>
            <w:rPr>
              <w:noProof/>
            </w:rPr>
          </w:pPr>
          <w:r w:rsidRPr="00417DDA">
            <w:rPr>
              <w:noProof/>
            </w:rPr>
            <w:t xml:space="preserve">Goffman, Erving. 1974. </w:t>
          </w:r>
          <w:r w:rsidRPr="00417DDA">
            <w:rPr>
              <w:i/>
              <w:noProof/>
            </w:rPr>
            <w:t>Frame Analysis: An Essay on the Organization of Experience</w:t>
          </w:r>
          <w:r w:rsidRPr="00417DDA">
            <w:rPr>
              <w:noProof/>
            </w:rPr>
            <w:t>. Cambridge, Massachusetts: Harvard University Press.</w:t>
          </w:r>
        </w:p>
        <w:p w14:paraId="7A3D3189" w14:textId="77777777" w:rsidR="00417DDA" w:rsidRPr="00417DDA" w:rsidRDefault="00417DDA" w:rsidP="00417DDA">
          <w:pPr>
            <w:pStyle w:val="EndNoteBibliography"/>
            <w:spacing w:after="240"/>
            <w:rPr>
              <w:noProof/>
            </w:rPr>
          </w:pPr>
          <w:r w:rsidRPr="00417DDA">
            <w:rPr>
              <w:noProof/>
            </w:rPr>
            <w:t xml:space="preserve">Golash-Boza, Tanya. 2016. "A Critical and Comprehensive Sociological Theory of Race and Racism." </w:t>
          </w:r>
          <w:r w:rsidRPr="00417DDA">
            <w:rPr>
              <w:i/>
              <w:noProof/>
            </w:rPr>
            <w:t>Sociology of Race and Ethnicity</w:t>
          </w:r>
          <w:r w:rsidRPr="00417DDA">
            <w:rPr>
              <w:noProof/>
            </w:rPr>
            <w:t xml:space="preserve"> 2(2):129–41. doi: 10.1177/2332649216632242.</w:t>
          </w:r>
        </w:p>
        <w:p w14:paraId="0B87525F" w14:textId="77777777" w:rsidR="00417DDA" w:rsidRPr="00417DDA" w:rsidRDefault="00417DDA" w:rsidP="00417DDA">
          <w:pPr>
            <w:pStyle w:val="EndNoteBibliography"/>
            <w:spacing w:after="240"/>
            <w:rPr>
              <w:noProof/>
            </w:rPr>
          </w:pPr>
          <w:r w:rsidRPr="00417DDA">
            <w:rPr>
              <w:noProof/>
            </w:rPr>
            <w:t xml:space="preserve">Goldsmith, Arthur H, Jonathan R Veum and William Darity. 2000. "Motivation and Labor Market Outcomes." Pp. 109–46 in </w:t>
          </w:r>
          <w:r w:rsidRPr="00417DDA">
            <w:rPr>
              <w:i/>
              <w:noProof/>
            </w:rPr>
            <w:t>Worker Well-Being</w:t>
          </w:r>
          <w:r w:rsidRPr="00417DDA">
            <w:rPr>
              <w:noProof/>
            </w:rPr>
            <w:t>, Vol. 19. Leeds: Emerald Group Publishing Limited.</w:t>
          </w:r>
        </w:p>
        <w:p w14:paraId="03D29565" w14:textId="520318FC" w:rsidR="00417DDA" w:rsidRPr="00417DDA" w:rsidRDefault="00417DDA" w:rsidP="00417DDA">
          <w:pPr>
            <w:pStyle w:val="EndNoteBibliography"/>
            <w:spacing w:after="240"/>
            <w:rPr>
              <w:noProof/>
            </w:rPr>
          </w:pPr>
          <w:r w:rsidRPr="00417DDA">
            <w:rPr>
              <w:noProof/>
            </w:rPr>
            <w:t xml:space="preserve">Greenwald, Anthony G, Mahzarin R Banaji and Brian A Nosek. 2015. "Statistically Small Effects of the Implicit Association Test Can Have Societally Large Effects." </w:t>
          </w:r>
          <w:r w:rsidRPr="00417DDA">
            <w:rPr>
              <w:i/>
              <w:noProof/>
            </w:rPr>
            <w:t xml:space="preserve">Journal of </w:t>
          </w:r>
          <w:r w:rsidRPr="00417DDA">
            <w:rPr>
              <w:i/>
              <w:noProof/>
            </w:rPr>
            <w:lastRenderedPageBreak/>
            <w:t>Personality and Social Psychology</w:t>
          </w:r>
          <w:r w:rsidRPr="00417DDA">
            <w:rPr>
              <w:noProof/>
            </w:rPr>
            <w:t xml:space="preserve"> 108(4):553–61. doi: </w:t>
          </w:r>
          <w:r>
            <w:rPr>
              <w:noProof/>
            </w:rPr>
            <w:fldChar w:fldCharType="begin"/>
          </w:r>
          <w:r>
            <w:rPr>
              <w:noProof/>
            </w:rPr>
            <w:instrText>HYPERLINK "http://dx.doi.org/10.1037/pspa0000016"</w:instrText>
          </w:r>
          <w:r>
            <w:rPr>
              <w:noProof/>
            </w:rPr>
          </w:r>
          <w:r>
            <w:rPr>
              <w:noProof/>
            </w:rPr>
            <w:fldChar w:fldCharType="separate"/>
          </w:r>
          <w:r w:rsidRPr="00417DDA">
            <w:rPr>
              <w:rStyle w:val="Hyperlink"/>
              <w:noProof/>
            </w:rPr>
            <w:t>http://dx.doi.org/10.1037/pspa0000016</w:t>
          </w:r>
          <w:r>
            <w:rPr>
              <w:noProof/>
            </w:rPr>
            <w:fldChar w:fldCharType="end"/>
          </w:r>
          <w:r w:rsidRPr="00417DDA">
            <w:rPr>
              <w:noProof/>
            </w:rPr>
            <w:t>.</w:t>
          </w:r>
        </w:p>
        <w:p w14:paraId="39435EAF" w14:textId="77777777" w:rsidR="00417DDA" w:rsidRPr="00417DDA" w:rsidRDefault="00417DDA" w:rsidP="00417DDA">
          <w:pPr>
            <w:pStyle w:val="EndNoteBibliography"/>
            <w:spacing w:after="240"/>
            <w:rPr>
              <w:noProof/>
            </w:rPr>
          </w:pPr>
          <w:r w:rsidRPr="00417DDA">
            <w:rPr>
              <w:noProof/>
            </w:rPr>
            <w:t xml:space="preserve">Greenwald, Anthony G. and Calvin K. Lai. 2020. "Implicit Social Cognition." </w:t>
          </w:r>
          <w:r w:rsidRPr="00417DDA">
            <w:rPr>
              <w:i/>
              <w:noProof/>
            </w:rPr>
            <w:t>Annual Review of Psychology</w:t>
          </w:r>
          <w:r w:rsidRPr="00417DDA">
            <w:rPr>
              <w:noProof/>
            </w:rPr>
            <w:t xml:space="preserve"> 71(1):419–45. doi: 10.1146/annurev-psych-010419-050837.</w:t>
          </w:r>
        </w:p>
        <w:p w14:paraId="3996DFB2" w14:textId="77777777" w:rsidR="00417DDA" w:rsidRPr="00417DDA" w:rsidRDefault="00417DDA" w:rsidP="00417DDA">
          <w:pPr>
            <w:pStyle w:val="EndNoteBibliography"/>
            <w:spacing w:after="240"/>
            <w:rPr>
              <w:noProof/>
            </w:rPr>
          </w:pPr>
          <w:r w:rsidRPr="00417DDA">
            <w:rPr>
              <w:noProof/>
            </w:rPr>
            <w:t xml:space="preserve">Hall, Stuart. 1980. "Race, Articulation and Societies Structured in Dominance." in </w:t>
          </w:r>
          <w:r w:rsidRPr="00417DDA">
            <w:rPr>
              <w:i/>
              <w:noProof/>
            </w:rPr>
            <w:t>Sociological Theories: Race and Colonialism</w:t>
          </w:r>
          <w:r w:rsidRPr="00417DDA">
            <w:rPr>
              <w:noProof/>
            </w:rPr>
            <w:t>. Paris: UNESCO.</w:t>
          </w:r>
        </w:p>
        <w:p w14:paraId="23C8B22A" w14:textId="77777777" w:rsidR="00417DDA" w:rsidRPr="00417DDA" w:rsidRDefault="00417DDA" w:rsidP="00417DDA">
          <w:pPr>
            <w:pStyle w:val="EndNoteBibliography"/>
            <w:spacing w:after="240"/>
            <w:rPr>
              <w:noProof/>
            </w:rPr>
          </w:pPr>
          <w:r w:rsidRPr="00417DDA">
            <w:rPr>
              <w:noProof/>
            </w:rPr>
            <w:t xml:space="preserve">Hallett, Tim and Marc J. Ventresca. 2006. "Inhabited Institutions: Social Interactions and Organizational Forms in Gouldner’s Patterns of Industrial Bureaucracy." </w:t>
          </w:r>
          <w:r w:rsidRPr="00417DDA">
            <w:rPr>
              <w:i/>
              <w:noProof/>
            </w:rPr>
            <w:t>Theory and Society</w:t>
          </w:r>
          <w:r w:rsidRPr="00417DDA">
            <w:rPr>
              <w:noProof/>
            </w:rPr>
            <w:t xml:space="preserve"> 35(2):213–36. doi: 10.1007/s11186-006-9003-z.</w:t>
          </w:r>
        </w:p>
        <w:p w14:paraId="77757174" w14:textId="77777777" w:rsidR="00417DDA" w:rsidRPr="00417DDA" w:rsidRDefault="00417DDA" w:rsidP="00417DDA">
          <w:pPr>
            <w:pStyle w:val="EndNoteBibliography"/>
            <w:spacing w:after="240"/>
            <w:rPr>
              <w:noProof/>
            </w:rPr>
          </w:pPr>
          <w:r w:rsidRPr="00417DDA">
            <w:rPr>
              <w:noProof/>
            </w:rPr>
            <w:t xml:space="preserve">Hambrick, 2Donald C. and Phyllis A. Mason. 1984. "Upper Echelons: The Organization as a Reflection of Its Top Managers." </w:t>
          </w:r>
          <w:r w:rsidRPr="00417DDA">
            <w:rPr>
              <w:i/>
              <w:noProof/>
            </w:rPr>
            <w:t>Academy of Management Review</w:t>
          </w:r>
          <w:r w:rsidRPr="00417DDA">
            <w:rPr>
              <w:noProof/>
            </w:rPr>
            <w:t xml:space="preserve"> 9(2):193–206. doi: Doi 10.2307/258434.</w:t>
          </w:r>
        </w:p>
        <w:p w14:paraId="4310BA38" w14:textId="77777777" w:rsidR="00417DDA" w:rsidRPr="00417DDA" w:rsidRDefault="00417DDA" w:rsidP="00417DDA">
          <w:pPr>
            <w:pStyle w:val="EndNoteBibliography"/>
            <w:spacing w:after="240"/>
            <w:rPr>
              <w:noProof/>
            </w:rPr>
          </w:pPr>
          <w:r w:rsidRPr="00417DDA">
            <w:rPr>
              <w:noProof/>
            </w:rPr>
            <w:t xml:space="preserve">Heckman, James J. 1998. "Detecting Discrimination." </w:t>
          </w:r>
          <w:r w:rsidRPr="00417DDA">
            <w:rPr>
              <w:i/>
              <w:noProof/>
            </w:rPr>
            <w:t>Journal of Economic Perspectives</w:t>
          </w:r>
          <w:r w:rsidRPr="00417DDA">
            <w:rPr>
              <w:noProof/>
            </w:rPr>
            <w:t xml:space="preserve"> 12(2):101–16. doi: DOI 10.1257/jep.12.2.101.</w:t>
          </w:r>
        </w:p>
        <w:p w14:paraId="48C85EA0" w14:textId="77777777" w:rsidR="00417DDA" w:rsidRPr="00417DDA" w:rsidRDefault="00417DDA" w:rsidP="00417DDA">
          <w:pPr>
            <w:pStyle w:val="EndNoteBibliography"/>
            <w:spacing w:after="240"/>
            <w:rPr>
              <w:noProof/>
            </w:rPr>
          </w:pPr>
          <w:r w:rsidRPr="00417DDA">
            <w:rPr>
              <w:noProof/>
            </w:rPr>
            <w:t xml:space="preserve">Hoffman, Saul. 1978. "Black-White Earnings Differences over the Life-Cycle." Pp. 247–71 in </w:t>
          </w:r>
          <w:r w:rsidRPr="00417DDA">
            <w:rPr>
              <w:i/>
              <w:noProof/>
            </w:rPr>
            <w:t>Five Thousand American Families: Patterns of Economic Progress</w:t>
          </w:r>
          <w:r w:rsidRPr="00417DDA">
            <w:rPr>
              <w:noProof/>
            </w:rPr>
            <w:t>, edited by G. Duncan and J. Morgan. Ann Arbor, Michigan: University of Michigan Institute for Social Research.</w:t>
          </w:r>
        </w:p>
        <w:p w14:paraId="74B496FC" w14:textId="77777777" w:rsidR="00417DDA" w:rsidRPr="00417DDA" w:rsidRDefault="00417DDA" w:rsidP="00417DDA">
          <w:pPr>
            <w:pStyle w:val="EndNoteBibliography"/>
            <w:spacing w:after="240"/>
            <w:rPr>
              <w:noProof/>
            </w:rPr>
          </w:pPr>
          <w:r w:rsidRPr="00417DDA">
            <w:rPr>
              <w:noProof/>
            </w:rPr>
            <w:t xml:space="preserve">hTomaskovic-Devey, Donald and Dustin Avent-Holt. 2019. "Generating Inequalities." Pp. 1–18 in </w:t>
          </w:r>
          <w:r w:rsidRPr="00417DDA">
            <w:rPr>
              <w:i/>
              <w:noProof/>
            </w:rPr>
            <w:t>Relational Inequalities: An Organizational Approach</w:t>
          </w:r>
          <w:r w:rsidRPr="00417DDA">
            <w:rPr>
              <w:noProof/>
            </w:rPr>
            <w:t>. New York, New York: Oxford University Press.</w:t>
          </w:r>
        </w:p>
        <w:p w14:paraId="5FFDE392" w14:textId="77777777" w:rsidR="00417DDA" w:rsidRPr="00417DDA" w:rsidRDefault="00417DDA" w:rsidP="00417DDA">
          <w:pPr>
            <w:pStyle w:val="EndNoteBibliography"/>
            <w:spacing w:after="240"/>
            <w:rPr>
              <w:noProof/>
            </w:rPr>
          </w:pPr>
          <w:r w:rsidRPr="00417DDA">
            <w:rPr>
              <w:noProof/>
            </w:rPr>
            <w:t xml:space="preserve">Hurst, Erik, Yona Rubinstein and Kazuatsu Shimizu. 2024. "Task-Based Discriminations." </w:t>
          </w:r>
          <w:r w:rsidRPr="00417DDA">
            <w:rPr>
              <w:i/>
              <w:noProof/>
            </w:rPr>
            <w:t>American Economic Review</w:t>
          </w:r>
          <w:r w:rsidRPr="00417DDA">
            <w:rPr>
              <w:noProof/>
            </w:rPr>
            <w:t xml:space="preserve"> 114(6):1723–68. doi: 10.1257/aer.20220234.</w:t>
          </w:r>
        </w:p>
        <w:p w14:paraId="4D795256" w14:textId="77777777" w:rsidR="00417DDA" w:rsidRPr="00417DDA" w:rsidRDefault="00417DDA" w:rsidP="00417DDA">
          <w:pPr>
            <w:pStyle w:val="EndNoteBibliography"/>
            <w:spacing w:after="240"/>
            <w:rPr>
              <w:noProof/>
            </w:rPr>
          </w:pPr>
          <w:r w:rsidRPr="00417DDA">
            <w:rPr>
              <w:noProof/>
            </w:rPr>
            <w:t xml:space="preserve">Ifatunji, Mosi Adesina. 2024. "Toward an Ethnoracial Ontology for the Study of Race and Ethnicity: The Case of African Americans and Black Immigrants in the United States." </w:t>
          </w:r>
          <w:r w:rsidRPr="00417DDA">
            <w:rPr>
              <w:i/>
              <w:noProof/>
            </w:rPr>
            <w:t>Sociology of Race and Ethnicity</w:t>
          </w:r>
          <w:r w:rsidRPr="00417DDA">
            <w:rPr>
              <w:noProof/>
            </w:rPr>
            <w:t xml:space="preserve"> 10(3):301–18. doi: 10.1177/23326492241252917.</w:t>
          </w:r>
        </w:p>
        <w:p w14:paraId="0A6FB24E" w14:textId="77777777" w:rsidR="00417DDA" w:rsidRPr="00417DDA" w:rsidRDefault="00417DDA" w:rsidP="00417DDA">
          <w:pPr>
            <w:pStyle w:val="EndNoteBibliography"/>
            <w:spacing w:after="240"/>
            <w:rPr>
              <w:noProof/>
            </w:rPr>
          </w:pPr>
          <w:r w:rsidRPr="00417DDA">
            <w:rPr>
              <w:noProof/>
            </w:rPr>
            <w:t xml:space="preserve">Jacobs, Jerry A and Ronald L Breiger. 2017. "Careers, Industries, and Occupations: Industrial Segmentation Reconsidered." Pp. 43–63 in </w:t>
          </w:r>
          <w:r w:rsidRPr="00417DDA">
            <w:rPr>
              <w:i/>
              <w:noProof/>
            </w:rPr>
            <w:t>Industries, Firms, and Jobs</w:t>
          </w:r>
          <w:r w:rsidRPr="00417DDA">
            <w:rPr>
              <w:noProof/>
            </w:rPr>
            <w:t>: Routledge.</w:t>
          </w:r>
        </w:p>
        <w:p w14:paraId="5CF9C0E6" w14:textId="77777777" w:rsidR="00417DDA" w:rsidRPr="00417DDA" w:rsidRDefault="00417DDA" w:rsidP="00417DDA">
          <w:pPr>
            <w:pStyle w:val="EndNoteBibliography"/>
            <w:spacing w:after="240"/>
            <w:rPr>
              <w:noProof/>
            </w:rPr>
          </w:pPr>
          <w:r w:rsidRPr="00417DDA">
            <w:rPr>
              <w:noProof/>
            </w:rPr>
            <w:t xml:space="preserve">James, Erika Hayes. 2000. "Race-Related Differences in Promotions and Support: Underlying Effects of Human and Social Capital." </w:t>
          </w:r>
          <w:r w:rsidRPr="00417DDA">
            <w:rPr>
              <w:i/>
              <w:noProof/>
            </w:rPr>
            <w:t>Organization Science</w:t>
          </w:r>
          <w:r w:rsidRPr="00417DDA">
            <w:rPr>
              <w:noProof/>
            </w:rPr>
            <w:t xml:space="preserve"> 11(5):493–508. doi: 10.1287/orsc.11.5.493.15202.</w:t>
          </w:r>
        </w:p>
        <w:p w14:paraId="0873E340" w14:textId="77777777" w:rsidR="00417DDA" w:rsidRPr="00417DDA" w:rsidRDefault="00417DDA" w:rsidP="00417DDA">
          <w:pPr>
            <w:pStyle w:val="EndNoteBibliography"/>
            <w:spacing w:after="240"/>
            <w:rPr>
              <w:noProof/>
            </w:rPr>
          </w:pPr>
          <w:r w:rsidRPr="00417DDA">
            <w:rPr>
              <w:noProof/>
            </w:rPr>
            <w:t xml:space="preserve">Johnson, Cathryn, Timothy J. Dowd and Cecilia L. Ridgeway. 2006. "Legitimacy as a Social Process." </w:t>
          </w:r>
          <w:r w:rsidRPr="00417DDA">
            <w:rPr>
              <w:i/>
              <w:noProof/>
            </w:rPr>
            <w:t>Annual Review of Sociology</w:t>
          </w:r>
          <w:r w:rsidRPr="00417DDA">
            <w:rPr>
              <w:noProof/>
            </w:rPr>
            <w:t xml:space="preserve"> 32:53–78. doi: 10.1146/annurev.soc.32.061604.123101.</w:t>
          </w:r>
        </w:p>
        <w:p w14:paraId="52EE0A6B" w14:textId="77777777" w:rsidR="00417DDA" w:rsidRPr="00417DDA" w:rsidRDefault="00417DDA" w:rsidP="00417DDA">
          <w:pPr>
            <w:pStyle w:val="EndNoteBibliography"/>
            <w:spacing w:after="240"/>
            <w:rPr>
              <w:noProof/>
            </w:rPr>
          </w:pPr>
          <w:r w:rsidRPr="00417DDA">
            <w:rPr>
              <w:noProof/>
            </w:rPr>
            <w:lastRenderedPageBreak/>
            <w:t xml:space="preserve">Jordan, Winthrop. 1968. </w:t>
          </w:r>
          <w:r w:rsidRPr="00417DDA">
            <w:rPr>
              <w:i/>
              <w:noProof/>
            </w:rPr>
            <w:t>White over Black: American Attitudes toward the Negro, 1550-1812</w:t>
          </w:r>
          <w:r w:rsidRPr="00417DDA">
            <w:rPr>
              <w:noProof/>
            </w:rPr>
            <w:t>. Chapel Hill, North Carolina: University of North Carolina Press.</w:t>
          </w:r>
        </w:p>
        <w:p w14:paraId="3DDE56C3" w14:textId="77777777" w:rsidR="00417DDA" w:rsidRPr="00417DDA" w:rsidRDefault="00417DDA" w:rsidP="00417DDA">
          <w:pPr>
            <w:pStyle w:val="EndNoteBibliography"/>
            <w:spacing w:after="240"/>
            <w:rPr>
              <w:noProof/>
            </w:rPr>
          </w:pPr>
          <w:r w:rsidRPr="00417DDA">
            <w:rPr>
              <w:noProof/>
            </w:rPr>
            <w:t xml:space="preserve">Jung, Moon-Kie. 2015. </w:t>
          </w:r>
          <w:r w:rsidRPr="00417DDA">
            <w:rPr>
              <w:i/>
              <w:noProof/>
            </w:rPr>
            <w:t>Beneath the Surface of White Supremacy: Denaturalizing Us Racisms Past and Present</w:t>
          </w:r>
          <w:r w:rsidRPr="00417DDA">
            <w:rPr>
              <w:noProof/>
            </w:rPr>
            <w:t>: Stanford University Press.</w:t>
          </w:r>
        </w:p>
        <w:p w14:paraId="1A5BFE32" w14:textId="77777777" w:rsidR="00417DDA" w:rsidRPr="00417DDA" w:rsidRDefault="00417DDA" w:rsidP="00417DDA">
          <w:pPr>
            <w:pStyle w:val="EndNoteBibliography"/>
            <w:spacing w:after="240"/>
            <w:rPr>
              <w:noProof/>
            </w:rPr>
          </w:pPr>
          <w:r w:rsidRPr="00417DDA">
            <w:rPr>
              <w:noProof/>
            </w:rPr>
            <w:t xml:space="preserve">Kant, Immanuel 1900–1904 [1998]. </w:t>
          </w:r>
          <w:r w:rsidRPr="00417DDA">
            <w:rPr>
              <w:i/>
              <w:noProof/>
            </w:rPr>
            <w:t>Critique of Pure Reason</w:t>
          </w:r>
          <w:r w:rsidRPr="00417DDA">
            <w:rPr>
              <w:noProof/>
            </w:rPr>
            <w:t>. New York and Cambridge: Cambridge University Press.</w:t>
          </w:r>
        </w:p>
        <w:p w14:paraId="5CB29C2F" w14:textId="77777777" w:rsidR="00417DDA" w:rsidRPr="00417DDA" w:rsidRDefault="00417DDA" w:rsidP="00417DDA">
          <w:pPr>
            <w:pStyle w:val="EndNoteBibliography"/>
            <w:spacing w:after="240"/>
            <w:rPr>
              <w:noProof/>
            </w:rPr>
          </w:pPr>
          <w:r w:rsidRPr="00417DDA">
            <w:rPr>
              <w:noProof/>
            </w:rPr>
            <w:t xml:space="preserve">Kanter, Rosabeth Moss. 1977. </w:t>
          </w:r>
          <w:r w:rsidRPr="00417DDA">
            <w:rPr>
              <w:i/>
              <w:noProof/>
            </w:rPr>
            <w:t>Men and Women of the Corporation</w:t>
          </w:r>
          <w:r w:rsidRPr="00417DDA">
            <w:rPr>
              <w:noProof/>
            </w:rPr>
            <w:t>. New York, New York: Basic Books.</w:t>
          </w:r>
        </w:p>
        <w:p w14:paraId="70733E1D" w14:textId="77777777" w:rsidR="00417DDA" w:rsidRPr="00417DDA" w:rsidRDefault="00417DDA" w:rsidP="00417DDA">
          <w:pPr>
            <w:pStyle w:val="EndNoteBibliography"/>
            <w:spacing w:after="240"/>
            <w:rPr>
              <w:noProof/>
            </w:rPr>
          </w:pPr>
          <w:r w:rsidRPr="00417DDA">
            <w:rPr>
              <w:noProof/>
            </w:rPr>
            <w:t xml:space="preserve">Kaufman, Robert L. 2001. "Race and Labor Market Segmentation." Pp. 645–68 in </w:t>
          </w:r>
          <w:r w:rsidRPr="00417DDA">
            <w:rPr>
              <w:i/>
              <w:noProof/>
            </w:rPr>
            <w:t>Sourcebook of Labor Markets</w:t>
          </w:r>
          <w:r w:rsidRPr="00417DDA">
            <w:rPr>
              <w:noProof/>
            </w:rPr>
            <w:t>, edited by I. Berg and A. L. Kalleberg. Boston, MA: Springer US.</w:t>
          </w:r>
        </w:p>
        <w:p w14:paraId="60BC8768" w14:textId="77777777" w:rsidR="00417DDA" w:rsidRPr="00417DDA" w:rsidRDefault="00417DDA" w:rsidP="00417DDA">
          <w:pPr>
            <w:pStyle w:val="EndNoteBibliography"/>
            <w:spacing w:after="240"/>
            <w:rPr>
              <w:noProof/>
            </w:rPr>
          </w:pPr>
          <w:r w:rsidRPr="00417DDA">
            <w:rPr>
              <w:noProof/>
            </w:rPr>
            <w:t xml:space="preserve">Keith, Verna M. and Cedric Herring. 1991. "Skin Tone and Stratification in the Black Community." </w:t>
          </w:r>
          <w:r w:rsidRPr="00417DDA">
            <w:rPr>
              <w:i/>
              <w:noProof/>
            </w:rPr>
            <w:t>American Journal of Sociology</w:t>
          </w:r>
          <w:r w:rsidRPr="00417DDA">
            <w:rPr>
              <w:noProof/>
            </w:rPr>
            <w:t xml:space="preserve"> 97(3):760–78.</w:t>
          </w:r>
        </w:p>
        <w:p w14:paraId="0B02A7A9" w14:textId="77777777" w:rsidR="00417DDA" w:rsidRPr="00417DDA" w:rsidRDefault="00417DDA" w:rsidP="00417DDA">
          <w:pPr>
            <w:pStyle w:val="EndNoteBibliography"/>
            <w:spacing w:after="240"/>
            <w:rPr>
              <w:noProof/>
            </w:rPr>
          </w:pPr>
          <w:r w:rsidRPr="00417DDA">
            <w:rPr>
              <w:noProof/>
            </w:rPr>
            <w:t xml:space="preserve">Kerswell, Timothy, Leong Sin Hang and William Chan. 2023. "Macao’s Split Labour Market." </w:t>
          </w:r>
          <w:r w:rsidRPr="00417DDA">
            <w:rPr>
              <w:i/>
              <w:noProof/>
            </w:rPr>
            <w:t>Journal of Labor and Society</w:t>
          </w:r>
          <w:r w:rsidRPr="00417DDA">
            <w:rPr>
              <w:noProof/>
            </w:rPr>
            <w:t xml:space="preserve"> 26(2):133–55. doi: 10.1163/24714607-bja10100.</w:t>
          </w:r>
        </w:p>
        <w:p w14:paraId="4B280686" w14:textId="77777777" w:rsidR="00417DDA" w:rsidRPr="00417DDA" w:rsidRDefault="00417DDA" w:rsidP="00417DDA">
          <w:pPr>
            <w:pStyle w:val="EndNoteBibliography"/>
            <w:spacing w:after="240"/>
            <w:rPr>
              <w:noProof/>
            </w:rPr>
          </w:pPr>
          <w:r w:rsidRPr="00417DDA">
            <w:rPr>
              <w:noProof/>
            </w:rPr>
            <w:t xml:space="preserve">Kline, Patrick, Evan K. Rose and Christopher R. Walters. 2022. "Systemic Discrimination among Large U.S. Employers." </w:t>
          </w:r>
          <w:r w:rsidRPr="00417DDA">
            <w:rPr>
              <w:i/>
              <w:noProof/>
            </w:rPr>
            <w:t>The Quarterly Journal of Economics</w:t>
          </w:r>
          <w:r w:rsidRPr="00417DDA">
            <w:rPr>
              <w:noProof/>
            </w:rPr>
            <w:t xml:space="preserve"> 137(4):1963–2036. doi: 10.1093/qje/qjac024.</w:t>
          </w:r>
        </w:p>
        <w:p w14:paraId="3D28B611" w14:textId="77777777" w:rsidR="00417DDA" w:rsidRPr="00417DDA" w:rsidRDefault="00417DDA" w:rsidP="00417DDA">
          <w:pPr>
            <w:pStyle w:val="EndNoteBibliography"/>
            <w:spacing w:after="240"/>
            <w:rPr>
              <w:noProof/>
            </w:rPr>
          </w:pPr>
          <w:r w:rsidRPr="00417DDA">
            <w:rPr>
              <w:noProof/>
            </w:rPr>
            <w:t xml:space="preserve">Lamont, Michèle, Stefan Beljean and Matthew Clair. 2014. "What Is Missing? Cultural Processes and Causal Pathways to Inequality." </w:t>
          </w:r>
          <w:r w:rsidRPr="00417DDA">
            <w:rPr>
              <w:i/>
              <w:noProof/>
            </w:rPr>
            <w:t>Socio-Economic Review</w:t>
          </w:r>
          <w:r w:rsidRPr="00417DDA">
            <w:rPr>
              <w:noProof/>
            </w:rPr>
            <w:t xml:space="preserve"> 12(3):573–608. doi: 10.1093/ser/mwu011.</w:t>
          </w:r>
        </w:p>
        <w:p w14:paraId="25F5EDCD" w14:textId="77777777" w:rsidR="00417DDA" w:rsidRPr="00417DDA" w:rsidRDefault="00417DDA" w:rsidP="00417DDA">
          <w:pPr>
            <w:pStyle w:val="EndNoteBibliography"/>
            <w:spacing w:after="240"/>
            <w:rPr>
              <w:noProof/>
            </w:rPr>
          </w:pPr>
          <w:r w:rsidRPr="00417DDA">
            <w:rPr>
              <w:noProof/>
            </w:rPr>
            <w:t xml:space="preserve">Lang, Kevin and Ariella Kahn-Lang Spitzer. 2020. "Race Discrimination: An Economic Perspective." </w:t>
          </w:r>
          <w:r w:rsidRPr="00417DDA">
            <w:rPr>
              <w:i/>
              <w:noProof/>
            </w:rPr>
            <w:t>Journal of Economic Perspectives</w:t>
          </w:r>
          <w:r w:rsidRPr="00417DDA">
            <w:rPr>
              <w:noProof/>
            </w:rPr>
            <w:t xml:space="preserve"> 34(2):68–89. doi: 10.1257/jep.34.2.68.</w:t>
          </w:r>
        </w:p>
        <w:p w14:paraId="22780FEF" w14:textId="77777777" w:rsidR="00417DDA" w:rsidRPr="00417DDA" w:rsidRDefault="00417DDA" w:rsidP="00417DDA">
          <w:pPr>
            <w:pStyle w:val="EndNoteBibliography"/>
            <w:spacing w:after="240"/>
            <w:rPr>
              <w:noProof/>
            </w:rPr>
          </w:pPr>
          <w:r w:rsidRPr="00417DDA">
            <w:rPr>
              <w:noProof/>
            </w:rPr>
            <w:t xml:space="preserve">Lausi, Giulia. 2024. "How Cognitive Processes Shape Implicit Stereotypes: A Literature Review." </w:t>
          </w:r>
          <w:r w:rsidRPr="00417DDA">
            <w:rPr>
              <w:i/>
              <w:noProof/>
            </w:rPr>
            <w:t>Open Research Europe</w:t>
          </w:r>
          <w:r w:rsidRPr="00417DDA">
            <w:rPr>
              <w:noProof/>
            </w:rPr>
            <w:t xml:space="preserve"> 4:263.</w:t>
          </w:r>
        </w:p>
        <w:p w14:paraId="2CCF0DD0" w14:textId="77777777" w:rsidR="00417DDA" w:rsidRPr="00417DDA" w:rsidRDefault="00417DDA" w:rsidP="00417DDA">
          <w:pPr>
            <w:pStyle w:val="EndNoteBibliography"/>
            <w:spacing w:after="240"/>
            <w:rPr>
              <w:noProof/>
            </w:rPr>
          </w:pPr>
          <w:r w:rsidRPr="00417DDA">
            <w:rPr>
              <w:noProof/>
            </w:rPr>
            <w:t xml:space="preserve">Lopez, Steven Henry. 2010. "Workers, Managers, and Customers: Triangles of Power in Work Communities." </w:t>
          </w:r>
          <w:r w:rsidRPr="00417DDA">
            <w:rPr>
              <w:i/>
              <w:noProof/>
            </w:rPr>
            <w:t>Work and Occupations</w:t>
          </w:r>
          <w:r w:rsidRPr="00417DDA">
            <w:rPr>
              <w:noProof/>
            </w:rPr>
            <w:t xml:space="preserve"> 37(3):251–71. doi: 10.1177/0730888410375683.</w:t>
          </w:r>
        </w:p>
        <w:p w14:paraId="4A8DBF7A" w14:textId="77777777" w:rsidR="00417DDA" w:rsidRPr="00417DDA" w:rsidRDefault="00417DDA" w:rsidP="00417DDA">
          <w:pPr>
            <w:pStyle w:val="EndNoteBibliography"/>
            <w:spacing w:after="240"/>
            <w:rPr>
              <w:noProof/>
            </w:rPr>
          </w:pPr>
          <w:r w:rsidRPr="00417DDA">
            <w:rPr>
              <w:noProof/>
            </w:rPr>
            <w:t xml:space="preserve">Mandel, Hadas and Moshe Semyonov. 2016. "Going Back in Time? Gender Differences in Trends and Sources of the Racial Pay Gap, 1970 to 2010." </w:t>
          </w:r>
          <w:r w:rsidRPr="00417DDA">
            <w:rPr>
              <w:i/>
              <w:noProof/>
            </w:rPr>
            <w:t>American Sociological Review</w:t>
          </w:r>
          <w:r w:rsidRPr="00417DDA">
            <w:rPr>
              <w:noProof/>
            </w:rPr>
            <w:t xml:space="preserve"> 81(5):1039–68. doi: 10.1177/0003122416662958.</w:t>
          </w:r>
        </w:p>
        <w:p w14:paraId="47572990" w14:textId="77777777" w:rsidR="00417DDA" w:rsidRPr="00417DDA" w:rsidRDefault="00417DDA" w:rsidP="00417DDA">
          <w:pPr>
            <w:pStyle w:val="EndNoteBibliography"/>
            <w:spacing w:after="240"/>
            <w:rPr>
              <w:noProof/>
            </w:rPr>
          </w:pPr>
          <w:r w:rsidRPr="00417DDA">
            <w:rPr>
              <w:noProof/>
            </w:rPr>
            <w:t xml:space="preserve">Marx, Karl and Friedrich Engels. 1978. "The German Ideology." Pp. 146–200 in </w:t>
          </w:r>
          <w:r w:rsidRPr="00417DDA">
            <w:rPr>
              <w:i/>
              <w:noProof/>
            </w:rPr>
            <w:t>The Marx-Engels Reader</w:t>
          </w:r>
          <w:r w:rsidRPr="00417DDA">
            <w:rPr>
              <w:noProof/>
            </w:rPr>
            <w:t>. New York: Norton.</w:t>
          </w:r>
        </w:p>
        <w:p w14:paraId="6E5EB1C6" w14:textId="77777777" w:rsidR="00417DDA" w:rsidRPr="00417DDA" w:rsidRDefault="00417DDA" w:rsidP="00417DDA">
          <w:pPr>
            <w:pStyle w:val="EndNoteBibliography"/>
            <w:spacing w:after="240"/>
            <w:rPr>
              <w:noProof/>
            </w:rPr>
          </w:pPr>
          <w:r w:rsidRPr="00417DDA">
            <w:rPr>
              <w:noProof/>
            </w:rPr>
            <w:lastRenderedPageBreak/>
            <w:t xml:space="preserve">Maume, David. 2011. "Minorities in Management: Effects on Income Inequality, Working Conditions, and Subordinate Career Prospects among Men." </w:t>
          </w:r>
          <w:r w:rsidRPr="00417DDA">
            <w:rPr>
              <w:i/>
              <w:noProof/>
            </w:rPr>
            <w:t>The ANNALS of the American Academy of Political and Social Science</w:t>
          </w:r>
          <w:r w:rsidRPr="00417DDA">
            <w:rPr>
              <w:noProof/>
            </w:rPr>
            <w:t xml:space="preserve"> 639(1):198–216. doi: 10.1177/0002716211420230.</w:t>
          </w:r>
        </w:p>
        <w:p w14:paraId="3E0A76EE" w14:textId="77777777" w:rsidR="00417DDA" w:rsidRPr="00417DDA" w:rsidRDefault="00417DDA" w:rsidP="00417DDA">
          <w:pPr>
            <w:pStyle w:val="EndNoteBibliography"/>
            <w:spacing w:after="240"/>
            <w:rPr>
              <w:noProof/>
            </w:rPr>
          </w:pPr>
          <w:r w:rsidRPr="00417DDA">
            <w:rPr>
              <w:noProof/>
            </w:rPr>
            <w:t xml:space="preserve">Mayo, Elton. 1933 [2005]. </w:t>
          </w:r>
          <w:r w:rsidRPr="00417DDA">
            <w:rPr>
              <w:i/>
              <w:noProof/>
            </w:rPr>
            <w:t>The Human Problems of an Industrial Civilization</w:t>
          </w:r>
          <w:r w:rsidRPr="00417DDA">
            <w:rPr>
              <w:noProof/>
            </w:rPr>
            <w:t>, Edited by K. Thompson. London and New York: Routledge and the Taylor-Francis Group.</w:t>
          </w:r>
        </w:p>
        <w:p w14:paraId="656F7D13" w14:textId="77777777" w:rsidR="00417DDA" w:rsidRPr="00417DDA" w:rsidRDefault="00417DDA" w:rsidP="00417DDA">
          <w:pPr>
            <w:pStyle w:val="EndNoteBibliography"/>
            <w:spacing w:after="240"/>
            <w:rPr>
              <w:noProof/>
            </w:rPr>
          </w:pPr>
          <w:r w:rsidRPr="00417DDA">
            <w:rPr>
              <w:noProof/>
            </w:rPr>
            <w:t>McKinney, Kevin L. and Lars Vilhuber. C. f. E. Studies. 2011. "Lehd Infrastructure Files in the Census Rdc: Overview of S2004 Snapshot." Vol.  Paper No. CES-WP 11-13. Washington, DC: U.S. Census Bureau.</w:t>
          </w:r>
        </w:p>
        <w:p w14:paraId="005F3D0C" w14:textId="77777777" w:rsidR="00417DDA" w:rsidRPr="00417DDA" w:rsidRDefault="00417DDA" w:rsidP="00417DDA">
          <w:pPr>
            <w:pStyle w:val="EndNoteBibliography"/>
            <w:spacing w:after="240"/>
            <w:rPr>
              <w:noProof/>
            </w:rPr>
          </w:pPr>
          <w:r w:rsidRPr="00417DDA">
            <w:rPr>
              <w:noProof/>
            </w:rPr>
            <w:t xml:space="preserve">Mills, Charles W. 1997 [2022]. </w:t>
          </w:r>
          <w:r w:rsidRPr="00417DDA">
            <w:rPr>
              <w:i/>
              <w:noProof/>
            </w:rPr>
            <w:t>The Racial Contract</w:t>
          </w:r>
          <w:r w:rsidRPr="00417DDA">
            <w:rPr>
              <w:noProof/>
            </w:rPr>
            <w:t>. Ithaca and London: Cornell University Press.</w:t>
          </w:r>
        </w:p>
        <w:p w14:paraId="74361EE7" w14:textId="77777777" w:rsidR="00417DDA" w:rsidRPr="00417DDA" w:rsidRDefault="00417DDA" w:rsidP="00417DDA">
          <w:pPr>
            <w:pStyle w:val="EndNoteBibliography"/>
            <w:spacing w:after="240"/>
            <w:rPr>
              <w:noProof/>
            </w:rPr>
          </w:pPr>
          <w:r w:rsidRPr="00417DDA">
            <w:rPr>
              <w:noProof/>
            </w:rPr>
            <w:t xml:space="preserve">Mong, Sherry N. and Vincent J. Roscigno. 2010. "African American Men and the Experience of Employment Discrimination." </w:t>
          </w:r>
          <w:r w:rsidRPr="00417DDA">
            <w:rPr>
              <w:i/>
              <w:noProof/>
            </w:rPr>
            <w:t>Qualitative Sociology</w:t>
          </w:r>
          <w:r w:rsidRPr="00417DDA">
            <w:rPr>
              <w:noProof/>
            </w:rPr>
            <w:t xml:space="preserve"> 33(1):1–21. doi: 10.1007/s11133-009-9142-4.</w:t>
          </w:r>
        </w:p>
        <w:p w14:paraId="1E702DB9" w14:textId="29B1D4FB" w:rsidR="00417DDA" w:rsidRPr="00417DDA" w:rsidRDefault="00417DDA" w:rsidP="00417DDA">
          <w:pPr>
            <w:pStyle w:val="EndNoteBibliography"/>
            <w:spacing w:after="240"/>
            <w:rPr>
              <w:noProof/>
            </w:rPr>
          </w:pPr>
          <w:r w:rsidRPr="00417DDA">
            <w:rPr>
              <w:noProof/>
            </w:rPr>
            <w:t xml:space="preserve">Monk, Ellis P. 2014. "Skin Tone Stratification among Black Americans, 2001–2003." </w:t>
          </w:r>
          <w:r w:rsidRPr="00417DDA">
            <w:rPr>
              <w:i/>
              <w:noProof/>
            </w:rPr>
            <w:t>Social Forces</w:t>
          </w:r>
          <w:r w:rsidRPr="00417DDA">
            <w:rPr>
              <w:noProof/>
            </w:rPr>
            <w:t xml:space="preserve"> 92(1):1313–37. doi: </w:t>
          </w:r>
          <w:r>
            <w:rPr>
              <w:noProof/>
            </w:rPr>
            <w:fldChar w:fldCharType="begin"/>
          </w:r>
          <w:r>
            <w:rPr>
              <w:noProof/>
            </w:rPr>
            <w:instrText>HYPERLINK "https://doi.org/10.1093/sf/sou007"</w:instrText>
          </w:r>
          <w:r>
            <w:rPr>
              <w:noProof/>
            </w:rPr>
          </w:r>
          <w:r>
            <w:rPr>
              <w:noProof/>
            </w:rPr>
            <w:fldChar w:fldCharType="separate"/>
          </w:r>
          <w:r w:rsidRPr="00417DDA">
            <w:rPr>
              <w:rStyle w:val="Hyperlink"/>
              <w:noProof/>
            </w:rPr>
            <w:t>https://doi.org/10.1093/sf/sou007</w:t>
          </w:r>
          <w:r>
            <w:rPr>
              <w:noProof/>
            </w:rPr>
            <w:fldChar w:fldCharType="end"/>
          </w:r>
          <w:r w:rsidRPr="00417DDA">
            <w:rPr>
              <w:noProof/>
            </w:rPr>
            <w:t>.</w:t>
          </w:r>
        </w:p>
        <w:p w14:paraId="775256BE" w14:textId="77777777" w:rsidR="00417DDA" w:rsidRPr="00417DDA" w:rsidRDefault="00417DDA" w:rsidP="00417DDA">
          <w:pPr>
            <w:pStyle w:val="EndNoteBibliography"/>
            <w:spacing w:after="240"/>
            <w:rPr>
              <w:noProof/>
            </w:rPr>
          </w:pPr>
          <w:r w:rsidRPr="00417DDA">
            <w:rPr>
              <w:noProof/>
            </w:rPr>
            <w:t xml:space="preserve">Moore, Wendy Leo. 2007. </w:t>
          </w:r>
          <w:r w:rsidRPr="00417DDA">
            <w:rPr>
              <w:i/>
              <w:noProof/>
            </w:rPr>
            <w:t>Reproducing Racism: White Space, Elite Law Schools and Racial Inequality</w:t>
          </w:r>
          <w:r w:rsidRPr="00417DDA">
            <w:rPr>
              <w:noProof/>
            </w:rPr>
            <w:t>. New York, New York: Rowman &amp; Littlefield Publishers.</w:t>
          </w:r>
        </w:p>
        <w:p w14:paraId="44F235CD" w14:textId="77777777" w:rsidR="00417DDA" w:rsidRPr="00417DDA" w:rsidRDefault="00417DDA" w:rsidP="00417DDA">
          <w:pPr>
            <w:pStyle w:val="EndNoteBibliography"/>
            <w:spacing w:after="240"/>
            <w:rPr>
              <w:noProof/>
            </w:rPr>
          </w:pPr>
          <w:r w:rsidRPr="00417DDA">
            <w:rPr>
              <w:noProof/>
            </w:rPr>
            <w:t xml:space="preserve">Moore, Wendy Leo. 2020. "The Mechanisms of White Space(S)." </w:t>
          </w:r>
          <w:r w:rsidRPr="00417DDA">
            <w:rPr>
              <w:i/>
              <w:noProof/>
            </w:rPr>
            <w:t>American Behavioral Scientist</w:t>
          </w:r>
          <w:r w:rsidRPr="00417DDA">
            <w:rPr>
              <w:noProof/>
            </w:rPr>
            <w:t xml:space="preserve"> 64(14):1946–60. doi: 10.1177/0002764220975080.</w:t>
          </w:r>
        </w:p>
        <w:p w14:paraId="31D8B422" w14:textId="77777777" w:rsidR="00417DDA" w:rsidRPr="00417DDA" w:rsidRDefault="00417DDA" w:rsidP="00417DDA">
          <w:pPr>
            <w:pStyle w:val="EndNoteBibliography"/>
            <w:spacing w:after="240"/>
            <w:rPr>
              <w:noProof/>
            </w:rPr>
          </w:pPr>
          <w:r w:rsidRPr="00417DDA">
            <w:rPr>
              <w:noProof/>
            </w:rPr>
            <w:t xml:space="preserve">Moss, Philip and Chris Tilly. 1995. "Skills and Race in Hiring: Quantitative Findings from Face-to-Face Interviews." </w:t>
          </w:r>
          <w:r w:rsidRPr="00417DDA">
            <w:rPr>
              <w:i/>
              <w:noProof/>
            </w:rPr>
            <w:t>Eastern Economic Journal</w:t>
          </w:r>
          <w:r w:rsidRPr="00417DDA">
            <w:rPr>
              <w:noProof/>
            </w:rPr>
            <w:t xml:space="preserve"> 21(3):357–74.</w:t>
          </w:r>
        </w:p>
        <w:p w14:paraId="59F8BC8D" w14:textId="77777777" w:rsidR="00417DDA" w:rsidRPr="00417DDA" w:rsidRDefault="00417DDA" w:rsidP="00417DDA">
          <w:pPr>
            <w:pStyle w:val="EndNoteBibliography"/>
            <w:spacing w:after="240"/>
            <w:rPr>
              <w:noProof/>
            </w:rPr>
          </w:pPr>
          <w:r w:rsidRPr="00417DDA">
            <w:rPr>
              <w:noProof/>
            </w:rPr>
            <w:t xml:space="preserve">Moss, Philip and Chris Tilly. 1996. "“Soft” Skills and Race: An Investigation of Black Men's Employment Problems." </w:t>
          </w:r>
          <w:r w:rsidRPr="00417DDA">
            <w:rPr>
              <w:i/>
              <w:noProof/>
            </w:rPr>
            <w:t>Work and Occupations</w:t>
          </w:r>
          <w:r w:rsidRPr="00417DDA">
            <w:rPr>
              <w:noProof/>
            </w:rPr>
            <w:t xml:space="preserve"> 23(3):252–76.</w:t>
          </w:r>
        </w:p>
        <w:p w14:paraId="0C56BE47" w14:textId="77777777" w:rsidR="00417DDA" w:rsidRPr="00417DDA" w:rsidRDefault="00417DDA" w:rsidP="00417DDA">
          <w:pPr>
            <w:pStyle w:val="EndNoteBibliography"/>
            <w:spacing w:after="240"/>
            <w:rPr>
              <w:noProof/>
            </w:rPr>
          </w:pPr>
          <w:r w:rsidRPr="00417DDA">
            <w:rPr>
              <w:noProof/>
            </w:rPr>
            <w:t xml:space="preserve">Moss, Philip and Chris Tilly. 2001. </w:t>
          </w:r>
          <w:r w:rsidRPr="00417DDA">
            <w:rPr>
              <w:i/>
              <w:noProof/>
            </w:rPr>
            <w:t>Stories Employers Tell: Race, Skill and Hiring in America</w:t>
          </w:r>
          <w:r w:rsidRPr="00417DDA">
            <w:rPr>
              <w:noProof/>
            </w:rPr>
            <w:t>. New York, New York: Russell Sage Foundation.</w:t>
          </w:r>
        </w:p>
        <w:p w14:paraId="19B0D05C" w14:textId="77777777" w:rsidR="00417DDA" w:rsidRPr="00417DDA" w:rsidRDefault="00417DDA" w:rsidP="00417DDA">
          <w:pPr>
            <w:pStyle w:val="EndNoteBibliography"/>
            <w:spacing w:after="240"/>
            <w:rPr>
              <w:noProof/>
            </w:rPr>
          </w:pPr>
          <w:r w:rsidRPr="00417DDA">
            <w:rPr>
              <w:noProof/>
            </w:rPr>
            <w:t xml:space="preserve">Neumark, David. 1988. "Employers' Discriminatory Behavior and the Estimation of Wage Discriminaiton." </w:t>
          </w:r>
          <w:r w:rsidRPr="00417DDA">
            <w:rPr>
              <w:i/>
              <w:noProof/>
            </w:rPr>
            <w:t>Journal of Human Resources</w:t>
          </w:r>
          <w:r w:rsidRPr="00417DDA">
            <w:rPr>
              <w:noProof/>
            </w:rPr>
            <w:t xml:space="preserve"> 23(3):279–95.</w:t>
          </w:r>
        </w:p>
        <w:p w14:paraId="497F6F5F" w14:textId="77777777" w:rsidR="00417DDA" w:rsidRPr="00417DDA" w:rsidRDefault="00417DDA" w:rsidP="00417DDA">
          <w:pPr>
            <w:pStyle w:val="EndNoteBibliography"/>
            <w:spacing w:after="240"/>
            <w:rPr>
              <w:noProof/>
            </w:rPr>
          </w:pPr>
          <w:r w:rsidRPr="00417DDA">
            <w:rPr>
              <w:noProof/>
            </w:rPr>
            <w:t xml:space="preserve">Neumark, David. 2012. "Detecting Discrimination in Audit and Correspondence Studies." </w:t>
          </w:r>
          <w:r w:rsidRPr="00417DDA">
            <w:rPr>
              <w:i/>
              <w:noProof/>
            </w:rPr>
            <w:t>Journal of Human Resources</w:t>
          </w:r>
          <w:r w:rsidRPr="00417DDA">
            <w:rPr>
              <w:noProof/>
            </w:rPr>
            <w:t xml:space="preserve"> 47(4):1128–57. doi: 10.3368/jhr.47.4.1128.</w:t>
          </w:r>
        </w:p>
        <w:p w14:paraId="6A938DD4" w14:textId="77777777" w:rsidR="00417DDA" w:rsidRPr="00417DDA" w:rsidRDefault="00417DDA" w:rsidP="00417DDA">
          <w:pPr>
            <w:pStyle w:val="EndNoteBibliography"/>
            <w:spacing w:after="240"/>
            <w:rPr>
              <w:noProof/>
            </w:rPr>
          </w:pPr>
          <w:r w:rsidRPr="00417DDA">
            <w:rPr>
              <w:noProof/>
            </w:rPr>
            <w:t xml:space="preserve">Nielsen, Sabina. 2010. "Top Management Team Diversity: A Review of Theories and Methodologies." </w:t>
          </w:r>
          <w:r w:rsidRPr="00417DDA">
            <w:rPr>
              <w:i/>
              <w:noProof/>
            </w:rPr>
            <w:t>International Journal of Management Reviews</w:t>
          </w:r>
          <w:r w:rsidRPr="00417DDA">
            <w:rPr>
              <w:noProof/>
            </w:rPr>
            <w:t xml:space="preserve"> 12(3):301–16. doi: 10.1111/j.1468-2370.2009.00263.x.</w:t>
          </w:r>
        </w:p>
        <w:p w14:paraId="3DB35E47" w14:textId="77777777" w:rsidR="00417DDA" w:rsidRPr="00417DDA" w:rsidRDefault="00417DDA" w:rsidP="00417DDA">
          <w:pPr>
            <w:pStyle w:val="EndNoteBibliography"/>
            <w:spacing w:after="240"/>
            <w:rPr>
              <w:noProof/>
            </w:rPr>
          </w:pPr>
          <w:r w:rsidRPr="00417DDA">
            <w:rPr>
              <w:noProof/>
            </w:rPr>
            <w:lastRenderedPageBreak/>
            <w:t>Nishii, Lisa Hisae, Anne Gotte and Jana L Raver. 2007. “Upper Echelon Theory Revisited: The Relationship between Upper Echelon Diversity, the Adoption of Diversity Practices, and Organizational Performance.” Center for Advanced Human Resource Studies (CAHRS), Unpublished CAHRS Working Paper Series.</w:t>
          </w:r>
        </w:p>
        <w:p w14:paraId="69C91319" w14:textId="77777777" w:rsidR="00417DDA" w:rsidRPr="00417DDA" w:rsidRDefault="00417DDA" w:rsidP="00417DDA">
          <w:pPr>
            <w:pStyle w:val="EndNoteBibliography"/>
            <w:spacing w:after="240"/>
            <w:rPr>
              <w:noProof/>
            </w:rPr>
          </w:pPr>
          <w:r w:rsidRPr="00417DDA">
            <w:rPr>
              <w:noProof/>
            </w:rPr>
            <w:t xml:space="preserve">Nosek, Brian A., Anthony G. Greenwald and Mahzarin R. Banaji. 2007. "The Implicit Association Test at Age 7: A Methodological and Conceptual Review." Pp. 265–92 in </w:t>
          </w:r>
          <w:r w:rsidRPr="00417DDA">
            <w:rPr>
              <w:i/>
              <w:noProof/>
            </w:rPr>
            <w:t>Autonomic Processes in Social Thinking and Behavior</w:t>
          </w:r>
          <w:r w:rsidRPr="00417DDA">
            <w:rPr>
              <w:noProof/>
            </w:rPr>
            <w:t>: Psychology Press.</w:t>
          </w:r>
        </w:p>
        <w:p w14:paraId="56D58830" w14:textId="77777777" w:rsidR="00417DDA" w:rsidRPr="00417DDA" w:rsidRDefault="00417DDA" w:rsidP="00417DDA">
          <w:pPr>
            <w:pStyle w:val="EndNoteBibliography"/>
            <w:spacing w:after="240"/>
            <w:rPr>
              <w:noProof/>
            </w:rPr>
          </w:pPr>
          <w:r w:rsidRPr="00417DDA">
            <w:rPr>
              <w:noProof/>
            </w:rPr>
            <w:t xml:space="preserve">Omi, Michael and Howard Winant. 1986 [2015]. </w:t>
          </w:r>
          <w:r w:rsidRPr="00417DDA">
            <w:rPr>
              <w:i/>
              <w:noProof/>
            </w:rPr>
            <w:t>Racial Formation in the United States: From the 1960s to the 1990s</w:t>
          </w:r>
          <w:r w:rsidRPr="00417DDA">
            <w:rPr>
              <w:noProof/>
            </w:rPr>
            <w:t>. New York, New York: Rutledge.</w:t>
          </w:r>
        </w:p>
        <w:p w14:paraId="3E76C893" w14:textId="77777777" w:rsidR="00417DDA" w:rsidRPr="00417DDA" w:rsidRDefault="00417DDA" w:rsidP="00417DDA">
          <w:pPr>
            <w:pStyle w:val="EndNoteBibliography"/>
            <w:spacing w:after="240"/>
            <w:rPr>
              <w:noProof/>
            </w:rPr>
          </w:pPr>
          <w:r w:rsidRPr="00417DDA">
            <w:rPr>
              <w:noProof/>
            </w:rPr>
            <w:t xml:space="preserve">Pager, Devah. 2007. "The Use of Field Experiments for Studies of Employment Discrimination: Contributions, Critiques, and Directions for the Future." </w:t>
          </w:r>
          <w:r w:rsidRPr="00417DDA">
            <w:rPr>
              <w:i/>
              <w:noProof/>
            </w:rPr>
            <w:t>Annals of the American Academy of Political and Social Science</w:t>
          </w:r>
          <w:r w:rsidRPr="00417DDA">
            <w:rPr>
              <w:noProof/>
            </w:rPr>
            <w:t xml:space="preserve"> 609(1):104–33. doi: 10.1177/0002716206294796.</w:t>
          </w:r>
        </w:p>
        <w:p w14:paraId="19691D51" w14:textId="77777777" w:rsidR="00417DDA" w:rsidRPr="00417DDA" w:rsidRDefault="00417DDA" w:rsidP="00417DDA">
          <w:pPr>
            <w:pStyle w:val="EndNoteBibliography"/>
            <w:spacing w:after="240"/>
            <w:rPr>
              <w:noProof/>
            </w:rPr>
          </w:pPr>
          <w:r w:rsidRPr="00417DDA">
            <w:rPr>
              <w:noProof/>
            </w:rPr>
            <w:t xml:space="preserve">Pager, Devah, Bruce Western and Bart Bonikowski. 2009. "Discrimination in a Low-Wage Labor Market: A Field Experiment." </w:t>
          </w:r>
          <w:r w:rsidRPr="00417DDA">
            <w:rPr>
              <w:i/>
              <w:noProof/>
            </w:rPr>
            <w:t>American Sociological Review</w:t>
          </w:r>
          <w:r w:rsidRPr="00417DDA">
            <w:rPr>
              <w:noProof/>
            </w:rPr>
            <w:t xml:space="preserve"> 74(5):777–99. doi: 10.1177/000312240907400505.</w:t>
          </w:r>
        </w:p>
        <w:p w14:paraId="2CDE8963" w14:textId="77777777" w:rsidR="00417DDA" w:rsidRPr="00417DDA" w:rsidRDefault="00417DDA" w:rsidP="00417DDA">
          <w:pPr>
            <w:pStyle w:val="EndNoteBibliography"/>
            <w:spacing w:after="240"/>
            <w:rPr>
              <w:noProof/>
            </w:rPr>
          </w:pPr>
          <w:r w:rsidRPr="00417DDA">
            <w:rPr>
              <w:noProof/>
            </w:rPr>
            <w:t xml:space="preserve">Payne, B Keith, Clara Michelle Cheng, Olesya Govorun and Brandon D Stewart. 2005. "An Inkblot for Attitudes: Affect Misattribution as Implicit Measurement." </w:t>
          </w:r>
          <w:r w:rsidRPr="00417DDA">
            <w:rPr>
              <w:i/>
              <w:noProof/>
            </w:rPr>
            <w:t>Journal of Personality and Social Psychology</w:t>
          </w:r>
          <w:r w:rsidRPr="00417DDA">
            <w:rPr>
              <w:noProof/>
            </w:rPr>
            <w:t xml:space="preserve"> 89(3):277.</w:t>
          </w:r>
        </w:p>
        <w:p w14:paraId="3998D543" w14:textId="77777777" w:rsidR="00417DDA" w:rsidRPr="00417DDA" w:rsidRDefault="00417DDA" w:rsidP="00417DDA">
          <w:pPr>
            <w:pStyle w:val="EndNoteBibliography"/>
            <w:spacing w:after="240"/>
            <w:rPr>
              <w:noProof/>
            </w:rPr>
          </w:pPr>
          <w:r w:rsidRPr="00417DDA">
            <w:rPr>
              <w:noProof/>
            </w:rPr>
            <w:t xml:space="preserve">Payne, B. Keith, Heidi A. Vuletich and Kristjen B. Lundberg. 2017. "The Bias of Crowds: How Implicit Bias Bridges Personal and Systemic Prejudice." </w:t>
          </w:r>
          <w:r w:rsidRPr="00417DDA">
            <w:rPr>
              <w:i/>
              <w:noProof/>
            </w:rPr>
            <w:t>Psychological Inquiry</w:t>
          </w:r>
          <w:r w:rsidRPr="00417DDA">
            <w:rPr>
              <w:noProof/>
            </w:rPr>
            <w:t xml:space="preserve"> 28(4):233–48. doi: 10.1080/1047840x.2017.1335568.</w:t>
          </w:r>
        </w:p>
        <w:p w14:paraId="3F632DA7" w14:textId="77777777" w:rsidR="00417DDA" w:rsidRPr="00417DDA" w:rsidRDefault="00417DDA" w:rsidP="00417DDA">
          <w:pPr>
            <w:pStyle w:val="EndNoteBibliography"/>
            <w:spacing w:after="240"/>
            <w:rPr>
              <w:noProof/>
            </w:rPr>
          </w:pPr>
          <w:r w:rsidRPr="00417DDA">
            <w:rPr>
              <w:noProof/>
            </w:rPr>
            <w:t xml:space="preserve">Payne, B. Keith, Heidi A. Vuletich and Jazmin L. Brown-Iannuzzi. 2019. "Historical Roots of Implicit Bias in Slavery." </w:t>
          </w:r>
          <w:r w:rsidRPr="00417DDA">
            <w:rPr>
              <w:i/>
              <w:noProof/>
            </w:rPr>
            <w:t>Proceedings of the National Academy of Sciences</w:t>
          </w:r>
          <w:r w:rsidRPr="00417DDA">
            <w:rPr>
              <w:noProof/>
            </w:rPr>
            <w:t xml:space="preserve"> 116(24):11693–98. doi: 10.1073/pnas.1818816116.</w:t>
          </w:r>
        </w:p>
        <w:p w14:paraId="6F4FA942" w14:textId="6BB42945" w:rsidR="00417DDA" w:rsidRPr="00417DDA" w:rsidRDefault="00417DDA" w:rsidP="00417DDA">
          <w:pPr>
            <w:pStyle w:val="EndNoteBibliography"/>
            <w:spacing w:after="240"/>
            <w:rPr>
              <w:noProof/>
            </w:rPr>
          </w:pPr>
          <w:r w:rsidRPr="00417DDA">
            <w:rPr>
              <w:noProof/>
            </w:rPr>
            <w:t xml:space="preserve">Payne, B. Keith and Jason W. Hannay. 2021. "Implicit Bias Reflects Systemic Racism." </w:t>
          </w:r>
          <w:r w:rsidRPr="00417DDA">
            <w:rPr>
              <w:i/>
              <w:noProof/>
            </w:rPr>
            <w:t>Trends in Cognitive Sciences</w:t>
          </w:r>
          <w:r w:rsidRPr="00417DDA">
            <w:rPr>
              <w:noProof/>
            </w:rPr>
            <w:t xml:space="preserve"> 25(11):927–36. doi: </w:t>
          </w:r>
          <w:r>
            <w:rPr>
              <w:noProof/>
            </w:rPr>
            <w:fldChar w:fldCharType="begin"/>
          </w:r>
          <w:r>
            <w:rPr>
              <w:noProof/>
            </w:rPr>
            <w:instrText>HYPERLINK "https://doi.org/10.1016/j.tics.2021.08.001"</w:instrText>
          </w:r>
          <w:r>
            <w:rPr>
              <w:noProof/>
            </w:rPr>
          </w:r>
          <w:r>
            <w:rPr>
              <w:noProof/>
            </w:rPr>
            <w:fldChar w:fldCharType="separate"/>
          </w:r>
          <w:r w:rsidRPr="00417DDA">
            <w:rPr>
              <w:rStyle w:val="Hyperlink"/>
              <w:noProof/>
            </w:rPr>
            <w:t>https://doi.org/10.1016/j.tics.2021.08.001</w:t>
          </w:r>
          <w:r>
            <w:rPr>
              <w:noProof/>
            </w:rPr>
            <w:fldChar w:fldCharType="end"/>
          </w:r>
          <w:r w:rsidRPr="00417DDA">
            <w:rPr>
              <w:noProof/>
            </w:rPr>
            <w:t>.</w:t>
          </w:r>
        </w:p>
        <w:p w14:paraId="5F3DFB80" w14:textId="77777777" w:rsidR="00417DDA" w:rsidRPr="00417DDA" w:rsidRDefault="00417DDA" w:rsidP="00417DDA">
          <w:pPr>
            <w:pStyle w:val="EndNoteBibliography"/>
            <w:spacing w:after="240"/>
            <w:rPr>
              <w:noProof/>
            </w:rPr>
          </w:pPr>
          <w:r w:rsidRPr="00417DDA">
            <w:rPr>
              <w:noProof/>
            </w:rPr>
            <w:t xml:space="preserve">Peled, Yoav and Gershon Shafir. 1987. "Split Labor Market and the State: The Effect of Modernization on Jewish Industrial Workers in Tsarist Russia." </w:t>
          </w:r>
          <w:r w:rsidRPr="00417DDA">
            <w:rPr>
              <w:i/>
              <w:noProof/>
            </w:rPr>
            <w:t>American Journal of Sociology</w:t>
          </w:r>
          <w:r w:rsidRPr="00417DDA">
            <w:rPr>
              <w:noProof/>
            </w:rPr>
            <w:t xml:space="preserve"> 92(6):1435–60. doi: 10.1086/228671.</w:t>
          </w:r>
        </w:p>
        <w:p w14:paraId="0AC55E27" w14:textId="77777777" w:rsidR="00417DDA" w:rsidRPr="00417DDA" w:rsidRDefault="00417DDA" w:rsidP="00417DDA">
          <w:pPr>
            <w:pStyle w:val="EndNoteBibliography"/>
            <w:spacing w:after="240"/>
            <w:rPr>
              <w:noProof/>
            </w:rPr>
          </w:pPr>
          <w:r w:rsidRPr="00417DDA">
            <w:rPr>
              <w:noProof/>
            </w:rPr>
            <w:t xml:space="preserve">Perrow, Charles author. 2014. </w:t>
          </w:r>
          <w:r w:rsidRPr="00417DDA">
            <w:rPr>
              <w:i/>
              <w:noProof/>
            </w:rPr>
            <w:t>Complex Organizations : A Critical Essay</w:t>
          </w:r>
          <w:r w:rsidRPr="00417DDA">
            <w:rPr>
              <w:noProof/>
            </w:rPr>
            <w:t>: Third edition. Brattleboro, Vermont : Echo Point Books &amp; Media, [2014]. 2014.</w:t>
          </w:r>
        </w:p>
        <w:p w14:paraId="0E989BDF" w14:textId="77777777" w:rsidR="00417DDA" w:rsidRPr="00417DDA" w:rsidRDefault="00417DDA" w:rsidP="00417DDA">
          <w:pPr>
            <w:pStyle w:val="EndNoteBibliography"/>
            <w:spacing w:after="240"/>
            <w:rPr>
              <w:noProof/>
            </w:rPr>
          </w:pPr>
          <w:r w:rsidRPr="00417DDA">
            <w:rPr>
              <w:noProof/>
            </w:rPr>
            <w:t xml:space="preserve">Perry, Elissa L., Alison Davis-Blake and Carol T. Kulik. 1994. "Explaining Gender-Based Selection Decisions: A Synthesis of Contextual and Cognitive Approaches." </w:t>
          </w:r>
          <w:r w:rsidRPr="00417DDA">
            <w:rPr>
              <w:i/>
              <w:noProof/>
            </w:rPr>
            <w:t>Academy of Management Review</w:t>
          </w:r>
          <w:r w:rsidRPr="00417DDA">
            <w:rPr>
              <w:noProof/>
            </w:rPr>
            <w:t xml:space="preserve"> 19(4):786–820. doi: 10.5465/amr.1994.9412190219.</w:t>
          </w:r>
        </w:p>
        <w:p w14:paraId="47B2F551" w14:textId="77777777" w:rsidR="00417DDA" w:rsidRPr="00417DDA" w:rsidRDefault="00417DDA" w:rsidP="00417DDA">
          <w:pPr>
            <w:pStyle w:val="EndNoteBibliography"/>
            <w:spacing w:after="240"/>
            <w:rPr>
              <w:noProof/>
            </w:rPr>
          </w:pPr>
          <w:r w:rsidRPr="00417DDA">
            <w:rPr>
              <w:noProof/>
            </w:rPr>
            <w:lastRenderedPageBreak/>
            <w:t xml:space="preserve">Phelps, Edmund S. 1972. "The Statistical Theory of Racism and Sexism." </w:t>
          </w:r>
          <w:r w:rsidRPr="00417DDA">
            <w:rPr>
              <w:i/>
              <w:noProof/>
            </w:rPr>
            <w:t>American Economic Review</w:t>
          </w:r>
          <w:r w:rsidRPr="00417DDA">
            <w:rPr>
              <w:noProof/>
            </w:rPr>
            <w:t xml:space="preserve"> 62(4):659–61.</w:t>
          </w:r>
        </w:p>
        <w:p w14:paraId="6042BFA5" w14:textId="77777777" w:rsidR="00417DDA" w:rsidRPr="00417DDA" w:rsidRDefault="00417DDA" w:rsidP="00417DDA">
          <w:pPr>
            <w:pStyle w:val="EndNoteBibliography"/>
            <w:spacing w:after="240"/>
            <w:rPr>
              <w:noProof/>
            </w:rPr>
          </w:pPr>
          <w:r w:rsidRPr="00417DDA">
            <w:rPr>
              <w:noProof/>
            </w:rPr>
            <w:t xml:space="preserve">Powell, Gary N. and D. Anthony Butterfield. 2002. "Exploring the Influence of Decision Makers' Race and Gender on Actual Promotions to Top Management." </w:t>
          </w:r>
          <w:r w:rsidRPr="00417DDA">
            <w:rPr>
              <w:i/>
              <w:noProof/>
            </w:rPr>
            <w:t>Personnel Psychology</w:t>
          </w:r>
          <w:r w:rsidRPr="00417DDA">
            <w:rPr>
              <w:noProof/>
            </w:rPr>
            <w:t xml:space="preserve"> 55(2):397–428. doi: 10.1111/j.1744-6570.2002.tb00115.x.</w:t>
          </w:r>
        </w:p>
        <w:p w14:paraId="01B1837B" w14:textId="77777777" w:rsidR="00417DDA" w:rsidRPr="00417DDA" w:rsidRDefault="00417DDA" w:rsidP="00417DDA">
          <w:pPr>
            <w:pStyle w:val="EndNoteBibliography"/>
            <w:spacing w:after="240"/>
            <w:rPr>
              <w:noProof/>
            </w:rPr>
          </w:pPr>
          <w:r w:rsidRPr="00417DDA">
            <w:rPr>
              <w:noProof/>
            </w:rPr>
            <w:t xml:space="preserve">Quillian, Lincoln, John J Lee and Mariana Oliver. 2020. "Evidence from Field Experiments in Hiring Shows Substantial Additional Racial Discrimination after the Callback." </w:t>
          </w:r>
          <w:r w:rsidRPr="00417DDA">
            <w:rPr>
              <w:i/>
              <w:noProof/>
            </w:rPr>
            <w:t>Social Forces</w:t>
          </w:r>
          <w:r w:rsidRPr="00417DDA">
            <w:rPr>
              <w:noProof/>
            </w:rPr>
            <w:t xml:space="preserve"> 99(2):732–59. doi: 10.1093/sf/soaa026.</w:t>
          </w:r>
        </w:p>
        <w:p w14:paraId="2473C0BB" w14:textId="77777777" w:rsidR="00417DDA" w:rsidRPr="00417DDA" w:rsidRDefault="00417DDA" w:rsidP="00417DDA">
          <w:pPr>
            <w:pStyle w:val="EndNoteBibliography"/>
            <w:spacing w:after="240"/>
            <w:rPr>
              <w:noProof/>
            </w:rPr>
          </w:pPr>
          <w:r w:rsidRPr="00417DDA">
            <w:rPr>
              <w:noProof/>
            </w:rPr>
            <w:t xml:space="preserve">Ray, Victor. 2019. "A Theory of Racialized Organizations." </w:t>
          </w:r>
          <w:r w:rsidRPr="00417DDA">
            <w:rPr>
              <w:i/>
              <w:noProof/>
            </w:rPr>
            <w:t>American Sociological Review</w:t>
          </w:r>
          <w:r w:rsidRPr="00417DDA">
            <w:rPr>
              <w:noProof/>
            </w:rPr>
            <w:t xml:space="preserve"> 84(1):26–53. doi: 10.1177/0003122418822335.</w:t>
          </w:r>
        </w:p>
        <w:p w14:paraId="5BBF979F" w14:textId="77777777" w:rsidR="00417DDA" w:rsidRPr="00417DDA" w:rsidRDefault="00417DDA" w:rsidP="00417DDA">
          <w:pPr>
            <w:pStyle w:val="EndNoteBibliography"/>
            <w:spacing w:after="240"/>
            <w:rPr>
              <w:noProof/>
            </w:rPr>
          </w:pPr>
          <w:r w:rsidRPr="00417DDA">
            <w:rPr>
              <w:noProof/>
            </w:rPr>
            <w:t xml:space="preserve">Reskin, Barbara F. 2012. "The Race Discrimination System." </w:t>
          </w:r>
          <w:r w:rsidRPr="00417DDA">
            <w:rPr>
              <w:i/>
              <w:noProof/>
            </w:rPr>
            <w:t>Annual Review of Sociology</w:t>
          </w:r>
          <w:r w:rsidRPr="00417DDA">
            <w:rPr>
              <w:noProof/>
            </w:rPr>
            <w:t xml:space="preserve"> 38:17–35. doi: 10.1146/annurev-soc-071811-145508.</w:t>
          </w:r>
        </w:p>
        <w:p w14:paraId="4ECEA9AA" w14:textId="77777777" w:rsidR="00417DDA" w:rsidRPr="00417DDA" w:rsidRDefault="00417DDA" w:rsidP="00417DDA">
          <w:pPr>
            <w:pStyle w:val="EndNoteBibliography"/>
            <w:spacing w:after="240"/>
            <w:rPr>
              <w:noProof/>
            </w:rPr>
          </w:pPr>
          <w:r w:rsidRPr="00417DDA">
            <w:rPr>
              <w:noProof/>
            </w:rPr>
            <w:t xml:space="preserve">Reyes, Daisy Verduzco. 2017. "Disparate Lessons: Racial Climates and Identity-Formation Processes among Latino Students." </w:t>
          </w:r>
          <w:r w:rsidRPr="00417DDA">
            <w:rPr>
              <w:i/>
              <w:noProof/>
            </w:rPr>
            <w:t>Du Bois Review: Social Science Research on Race</w:t>
          </w:r>
          <w:r w:rsidRPr="00417DDA">
            <w:rPr>
              <w:noProof/>
            </w:rPr>
            <w:t xml:space="preserve"> 14(2):447–70. doi: 10.1017/S1742058x17000054.</w:t>
          </w:r>
        </w:p>
        <w:p w14:paraId="703E2655" w14:textId="77777777" w:rsidR="00417DDA" w:rsidRPr="00417DDA" w:rsidRDefault="00417DDA" w:rsidP="00417DDA">
          <w:pPr>
            <w:pStyle w:val="EndNoteBibliography"/>
            <w:spacing w:after="240"/>
            <w:rPr>
              <w:noProof/>
            </w:rPr>
          </w:pPr>
          <w:r w:rsidRPr="00417DDA">
            <w:rPr>
              <w:noProof/>
            </w:rPr>
            <w:t xml:space="preserve">Ridgeway, Cecilia L., Elizabeth Heger Boyle, Kathy J. Kuipers and Dawn T. Robinson. 1998. "How Do Status Beliefs Develop? The Role of Resources and Interactional Experience." </w:t>
          </w:r>
          <w:r w:rsidRPr="00417DDA">
            <w:rPr>
              <w:i/>
              <w:noProof/>
            </w:rPr>
            <w:t>American Sociological Review</w:t>
          </w:r>
          <w:r w:rsidRPr="00417DDA">
            <w:rPr>
              <w:noProof/>
            </w:rPr>
            <w:t xml:space="preserve"> 63(3):331–50. doi: 10.2307/2657553.</w:t>
          </w:r>
        </w:p>
        <w:p w14:paraId="12A9C1D4" w14:textId="77777777" w:rsidR="00417DDA" w:rsidRPr="00417DDA" w:rsidRDefault="00417DDA" w:rsidP="00417DDA">
          <w:pPr>
            <w:pStyle w:val="EndNoteBibliography"/>
            <w:spacing w:after="240"/>
            <w:rPr>
              <w:noProof/>
            </w:rPr>
          </w:pPr>
          <w:r w:rsidRPr="00417DDA">
            <w:rPr>
              <w:noProof/>
            </w:rPr>
            <w:t xml:space="preserve">Ridgeway, Cecilia L. 2006. "Linking Social Structure and Interpersonal Behavior: A Theoretical Perspective on Cultural Schemas and Social Relations." </w:t>
          </w:r>
          <w:r w:rsidRPr="00417DDA">
            <w:rPr>
              <w:i/>
              <w:noProof/>
            </w:rPr>
            <w:t>Social Psychology Quarterly</w:t>
          </w:r>
          <w:r w:rsidRPr="00417DDA">
            <w:rPr>
              <w:noProof/>
            </w:rPr>
            <w:t xml:space="preserve"> 69(1):5–16. doi: 10.1177/019027250606900102.</w:t>
          </w:r>
        </w:p>
        <w:p w14:paraId="0D1D00BF" w14:textId="77777777" w:rsidR="00417DDA" w:rsidRPr="00417DDA" w:rsidRDefault="00417DDA" w:rsidP="00417DDA">
          <w:pPr>
            <w:pStyle w:val="EndNoteBibliography"/>
            <w:spacing w:after="240"/>
            <w:rPr>
              <w:noProof/>
            </w:rPr>
          </w:pPr>
          <w:r w:rsidRPr="00417DDA">
            <w:rPr>
              <w:noProof/>
            </w:rPr>
            <w:t xml:space="preserve">Rivera, Lauren A. 2012. "Hiring as Cultural Matching: The Case of Elite Professional Service Firms." </w:t>
          </w:r>
          <w:r w:rsidRPr="00417DDA">
            <w:rPr>
              <w:i/>
              <w:noProof/>
            </w:rPr>
            <w:t>American Sociological Review</w:t>
          </w:r>
          <w:r w:rsidRPr="00417DDA">
            <w:rPr>
              <w:noProof/>
            </w:rPr>
            <w:t xml:space="preserve"> 77(6):999–1022. doi: 10.1177/0003122412463213.</w:t>
          </w:r>
        </w:p>
        <w:p w14:paraId="538E7283" w14:textId="77777777" w:rsidR="00417DDA" w:rsidRPr="00417DDA" w:rsidRDefault="00417DDA" w:rsidP="00417DDA">
          <w:pPr>
            <w:pStyle w:val="EndNoteBibliography"/>
            <w:spacing w:after="240"/>
            <w:rPr>
              <w:noProof/>
            </w:rPr>
          </w:pPr>
          <w:r w:rsidRPr="00417DDA">
            <w:rPr>
              <w:noProof/>
            </w:rPr>
            <w:t xml:space="preserve">Rivera, Lauren A. 2015. "Go with Your Gut: Emotion and Evaluation in Job Interviews." </w:t>
          </w:r>
          <w:r w:rsidRPr="00417DDA">
            <w:rPr>
              <w:i/>
              <w:noProof/>
            </w:rPr>
            <w:t>American Journal of Sociology</w:t>
          </w:r>
          <w:r w:rsidRPr="00417DDA">
            <w:rPr>
              <w:noProof/>
            </w:rPr>
            <w:t xml:space="preserve"> 120(5):1339–89. doi: 10.1086/681214.</w:t>
          </w:r>
        </w:p>
        <w:p w14:paraId="450177AB" w14:textId="77777777" w:rsidR="00417DDA" w:rsidRPr="00417DDA" w:rsidRDefault="00417DDA" w:rsidP="00417DDA">
          <w:pPr>
            <w:pStyle w:val="EndNoteBibliography"/>
            <w:spacing w:after="240"/>
            <w:rPr>
              <w:noProof/>
            </w:rPr>
          </w:pPr>
          <w:r w:rsidRPr="00417DDA">
            <w:rPr>
              <w:noProof/>
            </w:rPr>
            <w:t xml:space="preserve">Rivera, Lauren A. 2020. "Employer Decision Making." </w:t>
          </w:r>
          <w:r w:rsidRPr="00417DDA">
            <w:rPr>
              <w:i/>
              <w:noProof/>
            </w:rPr>
            <w:t>Annual Review of Sociology</w:t>
          </w:r>
          <w:r w:rsidRPr="00417DDA">
            <w:rPr>
              <w:noProof/>
            </w:rPr>
            <w:t xml:space="preserve"> 46(1):215–32. doi: 10.1146/annurev-soc-121919-054633.</w:t>
          </w:r>
        </w:p>
        <w:p w14:paraId="391A9EF0" w14:textId="77777777" w:rsidR="00417DDA" w:rsidRPr="00417DDA" w:rsidRDefault="00417DDA" w:rsidP="00417DDA">
          <w:pPr>
            <w:pStyle w:val="EndNoteBibliography"/>
            <w:spacing w:after="240"/>
            <w:rPr>
              <w:noProof/>
            </w:rPr>
          </w:pPr>
          <w:r w:rsidRPr="00417DDA">
            <w:rPr>
              <w:noProof/>
            </w:rPr>
            <w:t xml:space="preserve">Rojas, Fabio. 2017. "Race and Institutionalism." Pp. 786–807 in </w:t>
          </w:r>
          <w:r w:rsidRPr="00417DDA">
            <w:rPr>
              <w:i/>
              <w:noProof/>
            </w:rPr>
            <w:t>The Sage Handbook of Organizational Institutionalism</w:t>
          </w:r>
          <w:r w:rsidRPr="00417DDA">
            <w:rPr>
              <w:noProof/>
            </w:rPr>
            <w:t>.</w:t>
          </w:r>
        </w:p>
        <w:p w14:paraId="05819F97" w14:textId="77777777" w:rsidR="00417DDA" w:rsidRPr="00417DDA" w:rsidRDefault="00417DDA" w:rsidP="00417DDA">
          <w:pPr>
            <w:pStyle w:val="EndNoteBibliography"/>
            <w:spacing w:after="240"/>
            <w:rPr>
              <w:noProof/>
            </w:rPr>
          </w:pPr>
          <w:r w:rsidRPr="00417DDA">
            <w:rPr>
              <w:noProof/>
            </w:rPr>
            <w:t xml:space="preserve">Rosette, Ashleigh Shelby, Geoffrey J Leonardelli and Katherine W Phillips. 2008. "The White Standard: Racial Bias in Leader Categorization." </w:t>
          </w:r>
          <w:r w:rsidRPr="00417DDA">
            <w:rPr>
              <w:i/>
              <w:noProof/>
            </w:rPr>
            <w:t>Journal of Applied Psychology</w:t>
          </w:r>
          <w:r w:rsidRPr="00417DDA">
            <w:rPr>
              <w:noProof/>
            </w:rPr>
            <w:t xml:space="preserve"> 93(4):758.</w:t>
          </w:r>
        </w:p>
        <w:p w14:paraId="5C6CCAA9" w14:textId="77777777" w:rsidR="00417DDA" w:rsidRPr="00417DDA" w:rsidRDefault="00417DDA" w:rsidP="00417DDA">
          <w:pPr>
            <w:pStyle w:val="EndNoteBibliography"/>
            <w:spacing w:after="240"/>
            <w:rPr>
              <w:noProof/>
            </w:rPr>
          </w:pPr>
          <w:r w:rsidRPr="00417DDA">
            <w:rPr>
              <w:noProof/>
            </w:rPr>
            <w:lastRenderedPageBreak/>
            <w:t xml:space="preserve">Sakamoto, Arthur, Christopher R. Tamborini and ChangHwan Kim. 2018. "Long-Term Earnings Differentials between African American and White Men by Educational Level." </w:t>
          </w:r>
          <w:r w:rsidRPr="00417DDA">
            <w:rPr>
              <w:i/>
              <w:noProof/>
            </w:rPr>
            <w:t>Population Research and Policy Review</w:t>
          </w:r>
          <w:r w:rsidRPr="00417DDA">
            <w:rPr>
              <w:noProof/>
            </w:rPr>
            <w:t xml:space="preserve"> 37(1):91–116. doi: 10.1007/s11113-017-9453-1.</w:t>
          </w:r>
        </w:p>
        <w:p w14:paraId="6E67092B" w14:textId="77777777" w:rsidR="00417DDA" w:rsidRPr="00417DDA" w:rsidRDefault="00417DDA" w:rsidP="00417DDA">
          <w:pPr>
            <w:pStyle w:val="EndNoteBibliography"/>
            <w:spacing w:after="240"/>
            <w:rPr>
              <w:noProof/>
            </w:rPr>
          </w:pPr>
          <w:r w:rsidRPr="00417DDA">
            <w:rPr>
              <w:noProof/>
            </w:rPr>
            <w:t xml:space="preserve">Saperstein, Aliya, Andrew M. Penner and Ryan Light. 2013. "Racial Formation in Perspective: Connecting Individuals, Institutions, and Power Relations." </w:t>
          </w:r>
          <w:r w:rsidRPr="00417DDA">
            <w:rPr>
              <w:i/>
              <w:noProof/>
            </w:rPr>
            <w:t>Annual Review of Sociology</w:t>
          </w:r>
          <w:r w:rsidRPr="00417DDA">
            <w:rPr>
              <w:noProof/>
            </w:rPr>
            <w:t xml:space="preserve"> 39:359–78. doi: 10.1146/annurev-soc-071312-145639.</w:t>
          </w:r>
        </w:p>
        <w:p w14:paraId="48B08F4D" w14:textId="77777777" w:rsidR="00417DDA" w:rsidRPr="00417DDA" w:rsidRDefault="00417DDA" w:rsidP="00417DDA">
          <w:pPr>
            <w:pStyle w:val="EndNoteBibliography"/>
            <w:spacing w:after="240"/>
            <w:rPr>
              <w:noProof/>
            </w:rPr>
          </w:pPr>
          <w:r w:rsidRPr="00417DDA">
            <w:rPr>
              <w:noProof/>
            </w:rPr>
            <w:t xml:space="preserve">Sears, David O. and P.J. Henry. 2003. "The Origins of Symbolic Racism." </w:t>
          </w:r>
          <w:r w:rsidRPr="00417DDA">
            <w:rPr>
              <w:i/>
              <w:noProof/>
            </w:rPr>
            <w:t>Journal of Personality &amp; Social Psychology</w:t>
          </w:r>
          <w:r w:rsidRPr="00417DDA">
            <w:rPr>
              <w:noProof/>
            </w:rPr>
            <w:t xml:space="preserve"> 85(2):259–75.</w:t>
          </w:r>
        </w:p>
        <w:p w14:paraId="611B6729" w14:textId="77777777" w:rsidR="00417DDA" w:rsidRPr="00417DDA" w:rsidRDefault="00417DDA" w:rsidP="00417DDA">
          <w:pPr>
            <w:pStyle w:val="EndNoteBibliography"/>
            <w:spacing w:after="240"/>
            <w:rPr>
              <w:noProof/>
            </w:rPr>
          </w:pPr>
          <w:r w:rsidRPr="00417DDA">
            <w:rPr>
              <w:noProof/>
            </w:rPr>
            <w:t xml:space="preserve">Sewell, Alyasah Ali. 2016. "The Racism-Race Reification Process: A Mesolevel Political Economic Framework for Understanding Racial Health Disparities." </w:t>
          </w:r>
          <w:r w:rsidRPr="00417DDA">
            <w:rPr>
              <w:i/>
              <w:noProof/>
            </w:rPr>
            <w:t>Sociology of Race and Ethnicity</w:t>
          </w:r>
          <w:r w:rsidRPr="00417DDA">
            <w:rPr>
              <w:noProof/>
            </w:rPr>
            <w:t xml:space="preserve"> 2(4). doi: 10.1177/2332649215626936.</w:t>
          </w:r>
        </w:p>
        <w:p w14:paraId="74D250AD" w14:textId="77777777" w:rsidR="00417DDA" w:rsidRPr="00417DDA" w:rsidRDefault="00417DDA" w:rsidP="00417DDA">
          <w:pPr>
            <w:pStyle w:val="EndNoteBibliography"/>
            <w:spacing w:after="240"/>
            <w:rPr>
              <w:noProof/>
            </w:rPr>
          </w:pPr>
          <w:r w:rsidRPr="00417DDA">
            <w:rPr>
              <w:noProof/>
            </w:rPr>
            <w:t xml:space="preserve">Sewell, Alyasah Ali and Kevin A Jefferson. 2016. "Collateral Damage: The Health Effects of Invasive Police Encounters in New York City." </w:t>
          </w:r>
          <w:r w:rsidRPr="00417DDA">
            <w:rPr>
              <w:i/>
              <w:noProof/>
            </w:rPr>
            <w:t>Journal of Urban Health</w:t>
          </w:r>
          <w:r w:rsidRPr="00417DDA">
            <w:rPr>
              <w:noProof/>
            </w:rPr>
            <w:t xml:space="preserve"> 93:42–67. doi: 10.1007/s11524-015-0016-7.</w:t>
          </w:r>
        </w:p>
        <w:p w14:paraId="3DE29769" w14:textId="77777777" w:rsidR="00417DDA" w:rsidRPr="00417DDA" w:rsidRDefault="00417DDA" w:rsidP="00417DDA">
          <w:pPr>
            <w:pStyle w:val="EndNoteBibliography"/>
            <w:spacing w:after="240"/>
            <w:rPr>
              <w:noProof/>
            </w:rPr>
          </w:pPr>
          <w:r w:rsidRPr="00417DDA">
            <w:rPr>
              <w:noProof/>
            </w:rPr>
            <w:t xml:space="preserve">Sewell, William H. 1992. "A Theory of Structure: Duality, Agency, and Transformation." </w:t>
          </w:r>
          <w:r w:rsidRPr="00417DDA">
            <w:rPr>
              <w:i/>
              <w:noProof/>
            </w:rPr>
            <w:t>American Journal of Sociology</w:t>
          </w:r>
          <w:r w:rsidRPr="00417DDA">
            <w:rPr>
              <w:noProof/>
            </w:rPr>
            <w:t xml:space="preserve"> 98(1):1–29. doi: 10.1086/229967.</w:t>
          </w:r>
        </w:p>
        <w:p w14:paraId="3A2D9B34" w14:textId="77777777" w:rsidR="00417DDA" w:rsidRPr="00417DDA" w:rsidRDefault="00417DDA" w:rsidP="00417DDA">
          <w:pPr>
            <w:pStyle w:val="EndNoteBibliography"/>
            <w:spacing w:after="240"/>
            <w:rPr>
              <w:noProof/>
            </w:rPr>
          </w:pPr>
          <w:r w:rsidRPr="00417DDA">
            <w:rPr>
              <w:noProof/>
            </w:rPr>
            <w:t xml:space="preserve">Sørensen, Jesper B. 2004. "The Organizational Demography of Racial Employment Segregation." </w:t>
          </w:r>
          <w:r w:rsidRPr="00417DDA">
            <w:rPr>
              <w:i/>
              <w:noProof/>
            </w:rPr>
            <w:t>American Journal of Sociology</w:t>
          </w:r>
          <w:r w:rsidRPr="00417DDA">
            <w:rPr>
              <w:noProof/>
            </w:rPr>
            <w:t xml:space="preserve"> 110(3):626–71. doi: 10.1086/426464.</w:t>
          </w:r>
        </w:p>
        <w:p w14:paraId="0D5DEBB5" w14:textId="77777777" w:rsidR="00417DDA" w:rsidRPr="00417DDA" w:rsidRDefault="00417DDA" w:rsidP="00417DDA">
          <w:pPr>
            <w:pStyle w:val="EndNoteBibliography"/>
            <w:spacing w:after="240"/>
            <w:rPr>
              <w:noProof/>
            </w:rPr>
          </w:pPr>
          <w:r w:rsidRPr="00417DDA">
            <w:rPr>
              <w:noProof/>
            </w:rPr>
            <w:t xml:space="preserve">Stainback, Kevin, Donald Tomaskovic-Devey and Sheryl Skaggs. 2010. "Organizational Approaches to Inequality: Inertia, Relative Power, and Environments." </w:t>
          </w:r>
          <w:r w:rsidRPr="00417DDA">
            <w:rPr>
              <w:i/>
              <w:noProof/>
            </w:rPr>
            <w:t>Annual Review of Sociology</w:t>
          </w:r>
          <w:r w:rsidRPr="00417DDA">
            <w:rPr>
              <w:noProof/>
            </w:rPr>
            <w:t xml:space="preserve"> 36(1):225–47. doi: 10.1146/annurev-soc-070308-120014.</w:t>
          </w:r>
        </w:p>
        <w:p w14:paraId="389E24F1" w14:textId="77777777" w:rsidR="00417DDA" w:rsidRPr="00417DDA" w:rsidRDefault="00417DDA" w:rsidP="00417DDA">
          <w:pPr>
            <w:pStyle w:val="EndNoteBibliography"/>
            <w:spacing w:after="240"/>
            <w:rPr>
              <w:noProof/>
            </w:rPr>
          </w:pPr>
          <w:r w:rsidRPr="00417DDA">
            <w:rPr>
              <w:noProof/>
            </w:rPr>
            <w:t xml:space="preserve">Stampp, Kenneth Milton. 1957. </w:t>
          </w:r>
          <w:r w:rsidRPr="00417DDA">
            <w:rPr>
              <w:i/>
              <w:noProof/>
            </w:rPr>
            <w:t>The Peculiar Institution: Slavery in the Ante-Bellum South</w:t>
          </w:r>
          <w:r w:rsidRPr="00417DDA">
            <w:rPr>
              <w:noProof/>
            </w:rPr>
            <w:t>. New York, New York: Random House and Vintage Books.</w:t>
          </w:r>
        </w:p>
        <w:p w14:paraId="4D5FBA43" w14:textId="77777777" w:rsidR="00417DDA" w:rsidRPr="00417DDA" w:rsidRDefault="00417DDA" w:rsidP="00417DDA">
          <w:pPr>
            <w:pStyle w:val="EndNoteBibliography"/>
            <w:spacing w:after="240"/>
            <w:rPr>
              <w:noProof/>
            </w:rPr>
          </w:pPr>
          <w:r w:rsidRPr="00417DDA">
            <w:rPr>
              <w:noProof/>
            </w:rPr>
            <w:t>Stojmenovska, Dragana. 2016. "Management Gender Composition and the Gender Pay Gap: Evidence from British Panel Data." Masters, Social Sciences, University of Amsterdam, Amsterdam, 10064567.</w:t>
          </w:r>
        </w:p>
        <w:p w14:paraId="7A486430" w14:textId="77777777" w:rsidR="00417DDA" w:rsidRPr="00417DDA" w:rsidRDefault="00417DDA" w:rsidP="00417DDA">
          <w:pPr>
            <w:pStyle w:val="EndNoteBibliography"/>
            <w:spacing w:after="240"/>
            <w:rPr>
              <w:noProof/>
            </w:rPr>
          </w:pPr>
          <w:r w:rsidRPr="00417DDA">
            <w:rPr>
              <w:noProof/>
            </w:rPr>
            <w:t xml:space="preserve">Stone, John. 1985. </w:t>
          </w:r>
          <w:r w:rsidRPr="00417DDA">
            <w:rPr>
              <w:i/>
              <w:noProof/>
            </w:rPr>
            <w:t>Racial Conflict in Contemporary Society</w:t>
          </w:r>
          <w:r w:rsidRPr="00417DDA">
            <w:rPr>
              <w:noProof/>
            </w:rPr>
            <w:t>. Cambridge, Massachusetts: Harvard University Press.</w:t>
          </w:r>
        </w:p>
        <w:p w14:paraId="7F46AEF3" w14:textId="77777777" w:rsidR="00417DDA" w:rsidRPr="00417DDA" w:rsidRDefault="00417DDA" w:rsidP="00417DDA">
          <w:pPr>
            <w:pStyle w:val="EndNoteBibliography"/>
            <w:spacing w:after="240"/>
            <w:rPr>
              <w:noProof/>
            </w:rPr>
          </w:pPr>
          <w:r w:rsidRPr="00417DDA">
            <w:rPr>
              <w:noProof/>
            </w:rPr>
            <w:t xml:space="preserve">Swidler, Ann. 1986. "Culture in Action: Symbols and Strategies Ann Swidler." </w:t>
          </w:r>
          <w:r w:rsidRPr="00417DDA">
            <w:rPr>
              <w:i/>
              <w:noProof/>
            </w:rPr>
            <w:t>American Sociological Review</w:t>
          </w:r>
          <w:r w:rsidRPr="00417DDA">
            <w:rPr>
              <w:noProof/>
            </w:rPr>
            <w:t xml:space="preserve"> 51(2):273–86. doi: doi.org/10.2307/2095521.</w:t>
          </w:r>
        </w:p>
        <w:p w14:paraId="26BDB61D" w14:textId="77777777" w:rsidR="00417DDA" w:rsidRPr="00417DDA" w:rsidRDefault="00417DDA" w:rsidP="00417DDA">
          <w:pPr>
            <w:pStyle w:val="EndNoteBibliography"/>
            <w:spacing w:after="240"/>
            <w:rPr>
              <w:noProof/>
            </w:rPr>
          </w:pPr>
          <w:r w:rsidRPr="00417DDA">
            <w:rPr>
              <w:noProof/>
            </w:rPr>
            <w:t xml:space="preserve">Tatum, Dale Craig. 2017. "Donald Trump and the Legacy of Bacon’s Rebellion." </w:t>
          </w:r>
          <w:r w:rsidRPr="00417DDA">
            <w:rPr>
              <w:i/>
              <w:noProof/>
            </w:rPr>
            <w:t>Journal of Black Studies</w:t>
          </w:r>
          <w:r w:rsidRPr="00417DDA">
            <w:rPr>
              <w:noProof/>
            </w:rPr>
            <w:t xml:space="preserve"> 48(7):651–74. doi: 10.1177/0021934717713758.</w:t>
          </w:r>
        </w:p>
        <w:p w14:paraId="231EBB8C" w14:textId="77777777" w:rsidR="00417DDA" w:rsidRPr="00417DDA" w:rsidRDefault="00417DDA" w:rsidP="00417DDA">
          <w:pPr>
            <w:pStyle w:val="EndNoteBibliography"/>
            <w:spacing w:after="240"/>
            <w:rPr>
              <w:noProof/>
            </w:rPr>
          </w:pPr>
          <w:r w:rsidRPr="00417DDA">
            <w:rPr>
              <w:noProof/>
            </w:rPr>
            <w:lastRenderedPageBreak/>
            <w:t xml:space="preserve">Taylor, Frederick Winslow. 1911 [2010]. </w:t>
          </w:r>
          <w:r w:rsidRPr="00417DDA">
            <w:rPr>
              <w:i/>
              <w:noProof/>
            </w:rPr>
            <w:t>The Principles of Scientific Management</w:t>
          </w:r>
          <w:r w:rsidRPr="00417DDA">
            <w:rPr>
              <w:noProof/>
            </w:rPr>
            <w:t>. New York and London: Noton &amp; Company.</w:t>
          </w:r>
        </w:p>
        <w:p w14:paraId="26BD5F02" w14:textId="77777777" w:rsidR="00417DDA" w:rsidRPr="00417DDA" w:rsidRDefault="00417DDA" w:rsidP="00417DDA">
          <w:pPr>
            <w:pStyle w:val="EndNoteBibliography"/>
            <w:spacing w:after="240"/>
            <w:rPr>
              <w:noProof/>
            </w:rPr>
          </w:pPr>
          <w:r w:rsidRPr="00417DDA">
            <w:rPr>
              <w:noProof/>
            </w:rPr>
            <w:t xml:space="preserve">Thomas, Melvin E., Cedric Herring and Hayward Derrick Horton. 1994. "Discrimination over the Life-Course - a Synthetic Cohort Analysis of Earnings Differences between Black-and-White Males, 1940-1990." </w:t>
          </w:r>
          <w:r w:rsidRPr="00417DDA">
            <w:rPr>
              <w:i/>
              <w:noProof/>
            </w:rPr>
            <w:t>Social Problems</w:t>
          </w:r>
          <w:r w:rsidRPr="00417DDA">
            <w:rPr>
              <w:noProof/>
            </w:rPr>
            <w:t xml:space="preserve"> 41(4):608–28. doi: 10.1525/sp.1994.41.4.03x0274n.</w:t>
          </w:r>
        </w:p>
        <w:p w14:paraId="4E072910" w14:textId="77777777" w:rsidR="00417DDA" w:rsidRPr="00417DDA" w:rsidRDefault="00417DDA" w:rsidP="00417DDA">
          <w:pPr>
            <w:pStyle w:val="EndNoteBibliography"/>
            <w:spacing w:after="240"/>
            <w:rPr>
              <w:noProof/>
            </w:rPr>
          </w:pPr>
          <w:r w:rsidRPr="00417DDA">
            <w:rPr>
              <w:noProof/>
            </w:rPr>
            <w:t xml:space="preserve">Thornton, Patricia H. and William Ocasio. 1999. "Institutional Logics and the Historical Contingency of Power in Organizations: Executive Succession in the Higher Education Publishing Industry, 1958– 1990." </w:t>
          </w:r>
          <w:r w:rsidRPr="00417DDA">
            <w:rPr>
              <w:i/>
              <w:noProof/>
            </w:rPr>
            <w:t>American Journal of Sociology</w:t>
          </w:r>
          <w:r w:rsidRPr="00417DDA">
            <w:rPr>
              <w:noProof/>
            </w:rPr>
            <w:t xml:space="preserve"> 105(3):801–43. doi: 10.1086/210361.</w:t>
          </w:r>
        </w:p>
        <w:p w14:paraId="5607F6AF" w14:textId="77777777" w:rsidR="00417DDA" w:rsidRPr="00417DDA" w:rsidRDefault="00417DDA" w:rsidP="00417DDA">
          <w:pPr>
            <w:pStyle w:val="EndNoteBibliography"/>
            <w:spacing w:after="240"/>
            <w:rPr>
              <w:noProof/>
            </w:rPr>
          </w:pPr>
          <w:r w:rsidRPr="00417DDA">
            <w:rPr>
              <w:noProof/>
            </w:rPr>
            <w:t xml:space="preserve">Tilly, Charles. 1998. </w:t>
          </w:r>
          <w:r w:rsidRPr="00417DDA">
            <w:rPr>
              <w:i/>
              <w:noProof/>
            </w:rPr>
            <w:t>Durable Inequality</w:t>
          </w:r>
          <w:r w:rsidRPr="00417DDA">
            <w:rPr>
              <w:noProof/>
            </w:rPr>
            <w:t>. Berkeley and Los Angeles, California: University of California Press.</w:t>
          </w:r>
        </w:p>
        <w:p w14:paraId="153D1E85" w14:textId="77777777" w:rsidR="00417DDA" w:rsidRPr="00417DDA" w:rsidRDefault="00417DDA" w:rsidP="00417DDA">
          <w:pPr>
            <w:pStyle w:val="EndNoteBibliography"/>
            <w:spacing w:after="240"/>
            <w:rPr>
              <w:noProof/>
            </w:rPr>
          </w:pPr>
          <w:r w:rsidRPr="00417DDA">
            <w:rPr>
              <w:noProof/>
            </w:rPr>
            <w:t xml:space="preserve">Tomaskovic-Devey, Donald. 1993. </w:t>
          </w:r>
          <w:r w:rsidRPr="00417DDA">
            <w:rPr>
              <w:i/>
              <w:noProof/>
            </w:rPr>
            <w:t>Gender &amp; Racial Inequality at Work: The Sources and Consequences of Job Segregation</w:t>
          </w:r>
          <w:r w:rsidRPr="00417DDA">
            <w:rPr>
              <w:noProof/>
            </w:rPr>
            <w:t>: Cornell University Press.</w:t>
          </w:r>
        </w:p>
        <w:p w14:paraId="7F8C4032" w14:textId="77777777" w:rsidR="00417DDA" w:rsidRPr="00417DDA" w:rsidRDefault="00417DDA" w:rsidP="00417DDA">
          <w:pPr>
            <w:pStyle w:val="EndNoteBibliography"/>
            <w:spacing w:after="240"/>
            <w:rPr>
              <w:noProof/>
            </w:rPr>
          </w:pPr>
          <w:r w:rsidRPr="00417DDA">
            <w:rPr>
              <w:noProof/>
            </w:rPr>
            <w:t xml:space="preserve">Tomaskovic-Devey, Donald. 2014. "The Relational Generation of Workplace Inequalities." </w:t>
          </w:r>
          <w:r w:rsidRPr="00417DDA">
            <w:rPr>
              <w:i/>
              <w:noProof/>
            </w:rPr>
            <w:t>Social Currents</w:t>
          </w:r>
          <w:r w:rsidRPr="00417DDA">
            <w:rPr>
              <w:noProof/>
            </w:rPr>
            <w:t xml:space="preserve"> 1(1):51–73. doi: 10.1177/2329496513514032.</w:t>
          </w:r>
        </w:p>
        <w:p w14:paraId="0AF37C31" w14:textId="77777777" w:rsidR="00417DDA" w:rsidRPr="00417DDA" w:rsidRDefault="00417DDA" w:rsidP="00417DDA">
          <w:pPr>
            <w:pStyle w:val="EndNoteBibliography"/>
            <w:spacing w:after="240"/>
            <w:rPr>
              <w:noProof/>
            </w:rPr>
          </w:pPr>
          <w:r w:rsidRPr="00417DDA">
            <w:rPr>
              <w:noProof/>
            </w:rPr>
            <w:t xml:space="preserve">Tomaskovic-Devey, Donald and Dustin Avent-Holt. 2019. </w:t>
          </w:r>
          <w:r w:rsidRPr="00417DDA">
            <w:rPr>
              <w:i/>
              <w:noProof/>
            </w:rPr>
            <w:t>Relational Inequalities: An Organizational Approach</w:t>
          </w:r>
          <w:r w:rsidRPr="00417DDA">
            <w:rPr>
              <w:noProof/>
            </w:rPr>
            <w:t>. New York, New York: Oxford University Press.</w:t>
          </w:r>
        </w:p>
        <w:p w14:paraId="18D60925" w14:textId="77777777" w:rsidR="00417DDA" w:rsidRPr="00417DDA" w:rsidRDefault="00417DDA" w:rsidP="00417DDA">
          <w:pPr>
            <w:pStyle w:val="EndNoteBibliography"/>
            <w:spacing w:after="240"/>
            <w:rPr>
              <w:noProof/>
            </w:rPr>
          </w:pPr>
          <w:r w:rsidRPr="00417DDA">
            <w:rPr>
              <w:noProof/>
            </w:rPr>
            <w:t xml:space="preserve">Vallas, Steven P. 2003. "Rediscovering the Color Line within Work Organizations: Theknitting of Racial Groups' Revisited." </w:t>
          </w:r>
          <w:r w:rsidRPr="00417DDA">
            <w:rPr>
              <w:i/>
              <w:noProof/>
            </w:rPr>
            <w:t>Work and Occupations</w:t>
          </w:r>
          <w:r w:rsidRPr="00417DDA">
            <w:rPr>
              <w:noProof/>
            </w:rPr>
            <w:t xml:space="preserve"> 30(4):379–400. doi: 10.1177/0730888403256454.</w:t>
          </w:r>
        </w:p>
        <w:p w14:paraId="65A792A6" w14:textId="77777777" w:rsidR="00417DDA" w:rsidRPr="00417DDA" w:rsidRDefault="00417DDA" w:rsidP="00417DDA">
          <w:pPr>
            <w:pStyle w:val="EndNoteBibliography"/>
            <w:spacing w:after="240"/>
            <w:rPr>
              <w:noProof/>
            </w:rPr>
          </w:pPr>
          <w:r w:rsidRPr="00417DDA">
            <w:rPr>
              <w:noProof/>
            </w:rPr>
            <w:t>Vilhuber, Lars and Kevin McKinney. C. f. E. Studies. 2014. "Lehd Infrastructure Files in the Census Rdc-Overview." Vol.  Working Papers 14-26. Washington, DC: U.S. Census Bureau.</w:t>
          </w:r>
        </w:p>
        <w:p w14:paraId="4DB3D912" w14:textId="77777777" w:rsidR="00417DDA" w:rsidRPr="00417DDA" w:rsidRDefault="00417DDA" w:rsidP="00417DDA">
          <w:pPr>
            <w:pStyle w:val="EndNoteBibliography"/>
            <w:spacing w:after="240"/>
            <w:rPr>
              <w:noProof/>
            </w:rPr>
          </w:pPr>
          <w:r w:rsidRPr="00417DDA">
            <w:rPr>
              <w:noProof/>
            </w:rPr>
            <w:t xml:space="preserve">Vroom, Victor H. 1964. </w:t>
          </w:r>
          <w:r w:rsidRPr="00417DDA">
            <w:rPr>
              <w:i/>
              <w:noProof/>
            </w:rPr>
            <w:t>Work and Motivation</w:t>
          </w:r>
          <w:r w:rsidRPr="00417DDA">
            <w:rPr>
              <w:noProof/>
            </w:rPr>
            <w:t>. New York, New York: John Willey &amp; Sons.</w:t>
          </w:r>
        </w:p>
        <w:p w14:paraId="6F9A5068" w14:textId="77777777" w:rsidR="00417DDA" w:rsidRPr="00417DDA" w:rsidRDefault="00417DDA" w:rsidP="00417DDA">
          <w:pPr>
            <w:pStyle w:val="EndNoteBibliography"/>
            <w:spacing w:after="240"/>
            <w:rPr>
              <w:noProof/>
            </w:rPr>
          </w:pPr>
          <w:r w:rsidRPr="00417DDA">
            <w:rPr>
              <w:noProof/>
            </w:rPr>
            <w:t xml:space="preserve">Vuletich, Heidi A and B Keith Payne. 2019. "Stability and Change in Implicit Bias." </w:t>
          </w:r>
          <w:r w:rsidRPr="00417DDA">
            <w:rPr>
              <w:i/>
              <w:noProof/>
            </w:rPr>
            <w:t>Psychological Science</w:t>
          </w:r>
          <w:r w:rsidRPr="00417DDA">
            <w:rPr>
              <w:noProof/>
            </w:rPr>
            <w:t xml:space="preserve"> 30(6):854–62. doi: 10.1177/0956797619844270.</w:t>
          </w:r>
        </w:p>
        <w:p w14:paraId="4F708129" w14:textId="77777777" w:rsidR="00417DDA" w:rsidRPr="00417DDA" w:rsidRDefault="00417DDA" w:rsidP="00417DDA">
          <w:pPr>
            <w:pStyle w:val="EndNoteBibliography"/>
            <w:spacing w:after="240"/>
            <w:rPr>
              <w:noProof/>
            </w:rPr>
          </w:pPr>
          <w:r w:rsidRPr="00417DDA">
            <w:rPr>
              <w:noProof/>
            </w:rPr>
            <w:t xml:space="preserve">Weber, Marx. 1922 [1978]. </w:t>
          </w:r>
          <w:r w:rsidRPr="00417DDA">
            <w:rPr>
              <w:i/>
              <w:noProof/>
            </w:rPr>
            <w:t>Economy and Society: An Outline of Interpretive Sociology</w:t>
          </w:r>
          <w:r w:rsidRPr="00417DDA">
            <w:rPr>
              <w:noProof/>
            </w:rPr>
            <w:t>. Berkeley and Los Angeles, California: University of California Press.</w:t>
          </w:r>
        </w:p>
        <w:p w14:paraId="728333E0" w14:textId="77777777" w:rsidR="00417DDA" w:rsidRPr="00417DDA" w:rsidRDefault="00417DDA" w:rsidP="00417DDA">
          <w:pPr>
            <w:pStyle w:val="EndNoteBibliography"/>
            <w:spacing w:after="240"/>
            <w:rPr>
              <w:noProof/>
            </w:rPr>
          </w:pPr>
          <w:r w:rsidRPr="00417DDA">
            <w:rPr>
              <w:noProof/>
            </w:rPr>
            <w:t xml:space="preserve">Wells-Barnett, Ida Bell. 1892 [2014]. </w:t>
          </w:r>
          <w:r w:rsidRPr="00417DDA">
            <w:rPr>
              <w:i/>
              <w:noProof/>
            </w:rPr>
            <w:t>Southern Horrors: Lynch Law in All Its Phases</w:t>
          </w:r>
          <w:r w:rsidRPr="00417DDA">
            <w:rPr>
              <w:noProof/>
            </w:rPr>
            <w:t>. New York, New York: Black Women Writers: New York Age Print.</w:t>
          </w:r>
        </w:p>
        <w:p w14:paraId="129D6CA4" w14:textId="77777777" w:rsidR="00417DDA" w:rsidRPr="00417DDA" w:rsidRDefault="00417DDA" w:rsidP="00417DDA">
          <w:pPr>
            <w:pStyle w:val="EndNoteBibliography"/>
            <w:spacing w:after="240"/>
            <w:rPr>
              <w:noProof/>
            </w:rPr>
          </w:pPr>
          <w:r w:rsidRPr="00417DDA">
            <w:rPr>
              <w:noProof/>
            </w:rPr>
            <w:t xml:space="preserve">Whysall, Zara. 2018. "Cognitive Biases in Recruitment, Selection, and Promotion: The Risk of Subconscious Discrimination." Pp. 215–43 in </w:t>
          </w:r>
          <w:r w:rsidRPr="00417DDA">
            <w:rPr>
              <w:i/>
              <w:noProof/>
            </w:rPr>
            <w:t>Hidden Inequalities in the Workplace</w:t>
          </w:r>
          <w:r w:rsidRPr="00417DDA">
            <w:rPr>
              <w:noProof/>
            </w:rPr>
            <w:t>: Springer.</w:t>
          </w:r>
        </w:p>
        <w:p w14:paraId="0D361A48" w14:textId="77777777" w:rsidR="00417DDA" w:rsidRPr="00417DDA" w:rsidRDefault="00417DDA" w:rsidP="00417DDA">
          <w:pPr>
            <w:pStyle w:val="EndNoteBibliography"/>
            <w:spacing w:after="240"/>
            <w:rPr>
              <w:noProof/>
            </w:rPr>
          </w:pPr>
          <w:r w:rsidRPr="00417DDA">
            <w:rPr>
              <w:noProof/>
            </w:rPr>
            <w:lastRenderedPageBreak/>
            <w:t xml:space="preserve">Williams, David R., Yan Yu and James S. Jackson. 1997. "Racial Differences in Physical and Mental Health: Socioeconomic Status, Stress and Discrimiantion." </w:t>
          </w:r>
          <w:r w:rsidRPr="00417DDA">
            <w:rPr>
              <w:i/>
              <w:noProof/>
            </w:rPr>
            <w:t>Journal of Health Psychology</w:t>
          </w:r>
          <w:r w:rsidRPr="00417DDA">
            <w:rPr>
              <w:noProof/>
            </w:rPr>
            <w:t xml:space="preserve"> 2(3):1359–053.</w:t>
          </w:r>
        </w:p>
        <w:p w14:paraId="0FDF68F4" w14:textId="77777777" w:rsidR="00417DDA" w:rsidRPr="00417DDA" w:rsidRDefault="00417DDA" w:rsidP="00417DDA">
          <w:pPr>
            <w:pStyle w:val="EndNoteBibliography"/>
            <w:spacing w:after="240"/>
            <w:rPr>
              <w:noProof/>
            </w:rPr>
          </w:pPr>
          <w:r w:rsidRPr="00417DDA">
            <w:rPr>
              <w:noProof/>
            </w:rPr>
            <w:t xml:space="preserve">Wilmers, Nathan, Di Tong and Victoria Y. Zhang. 2025. "Between-Firm Inequality and Informal Social Relations." </w:t>
          </w:r>
          <w:r w:rsidRPr="00417DDA">
            <w:rPr>
              <w:i/>
              <w:noProof/>
            </w:rPr>
            <w:t>American Journal of Sociology</w:t>
          </w:r>
          <w:r w:rsidRPr="00417DDA">
            <w:rPr>
              <w:noProof/>
            </w:rPr>
            <w:t xml:space="preserve"> 130(5):1217–62. doi: 10.1086/734909.</w:t>
          </w:r>
        </w:p>
        <w:p w14:paraId="4D16EBDA" w14:textId="77777777" w:rsidR="00417DDA" w:rsidRPr="00417DDA" w:rsidRDefault="00417DDA" w:rsidP="00417DDA">
          <w:pPr>
            <w:pStyle w:val="EndNoteBibliography"/>
            <w:spacing w:after="240"/>
            <w:rPr>
              <w:noProof/>
            </w:rPr>
          </w:pPr>
          <w:r w:rsidRPr="00417DDA">
            <w:rPr>
              <w:noProof/>
            </w:rPr>
            <w:t xml:space="preserve">Wingfield, Adia Harvey and Renée Skeete Alston. 2014. "Maintaining Hierarchies in Predominantly White Organizations: A Theory of Racial Tasks." </w:t>
          </w:r>
          <w:r w:rsidRPr="00417DDA">
            <w:rPr>
              <w:i/>
              <w:noProof/>
            </w:rPr>
            <w:t>American Behavioral Scientist</w:t>
          </w:r>
          <w:r w:rsidRPr="00417DDA">
            <w:rPr>
              <w:noProof/>
            </w:rPr>
            <w:t xml:space="preserve"> 58(2):274–87. doi: 10.1177/0002764213503329.</w:t>
          </w:r>
        </w:p>
        <w:p w14:paraId="07DD1D8D" w14:textId="77777777" w:rsidR="00417DDA" w:rsidRPr="00417DDA" w:rsidRDefault="00417DDA" w:rsidP="00417DDA">
          <w:pPr>
            <w:pStyle w:val="EndNoteBibliography"/>
            <w:spacing w:after="240"/>
            <w:rPr>
              <w:noProof/>
            </w:rPr>
          </w:pPr>
          <w:r w:rsidRPr="00417DDA">
            <w:rPr>
              <w:noProof/>
            </w:rPr>
            <w:t xml:space="preserve">Wingfield, Adia Harvey and Koji Chavez. 2020. "Getting in, Getting Hired, Getting Sideways Looks: Organizational Hierarchy and Perceptions of Racial Discrimination." </w:t>
          </w:r>
          <w:r w:rsidRPr="00417DDA">
            <w:rPr>
              <w:i/>
              <w:noProof/>
            </w:rPr>
            <w:t>American Sociological Review</w:t>
          </w:r>
          <w:r w:rsidRPr="00417DDA">
            <w:rPr>
              <w:noProof/>
            </w:rPr>
            <w:t xml:space="preserve"> 85(1):31–57. doi: 10.1177/0003122419894335.</w:t>
          </w:r>
        </w:p>
        <w:p w14:paraId="7B306FB2" w14:textId="77777777" w:rsidR="00417DDA" w:rsidRPr="00417DDA" w:rsidRDefault="00417DDA" w:rsidP="00417DDA">
          <w:pPr>
            <w:pStyle w:val="EndNoteBibliography"/>
            <w:spacing w:after="240"/>
            <w:rPr>
              <w:noProof/>
            </w:rPr>
          </w:pPr>
          <w:r w:rsidRPr="00417DDA">
            <w:rPr>
              <w:noProof/>
            </w:rPr>
            <w:t xml:space="preserve">Wingfield, Adia Harvey author. 2019. </w:t>
          </w:r>
          <w:r w:rsidRPr="00417DDA">
            <w:rPr>
              <w:i/>
              <w:noProof/>
            </w:rPr>
            <w:t>Flatlining: Race, Work, and Health Care in the New Economy</w:t>
          </w:r>
          <w:r w:rsidRPr="00417DDA">
            <w:rPr>
              <w:noProof/>
            </w:rPr>
            <w:t>. Oakland, California: University of California Press.</w:t>
          </w:r>
        </w:p>
        <w:p w14:paraId="24BB6032" w14:textId="77777777" w:rsidR="00417DDA" w:rsidRPr="00417DDA" w:rsidRDefault="00417DDA" w:rsidP="00417DDA">
          <w:pPr>
            <w:pStyle w:val="EndNoteBibliography"/>
            <w:spacing w:after="240"/>
            <w:rPr>
              <w:noProof/>
            </w:rPr>
          </w:pPr>
          <w:r w:rsidRPr="00417DDA">
            <w:rPr>
              <w:noProof/>
            </w:rPr>
            <w:t xml:space="preserve">Wooten, Melissa E. 2015. </w:t>
          </w:r>
          <w:r w:rsidRPr="00417DDA">
            <w:rPr>
              <w:i/>
              <w:noProof/>
            </w:rPr>
            <w:t>In the Face of Inequality: How Black Colleges Adapt</w:t>
          </w:r>
          <w:r w:rsidRPr="00417DDA">
            <w:rPr>
              <w:noProof/>
            </w:rPr>
            <w:t>. New York, New York: State University of New York Press.</w:t>
          </w:r>
        </w:p>
        <w:p w14:paraId="6B307271" w14:textId="77777777" w:rsidR="00417DDA" w:rsidRPr="00417DDA" w:rsidRDefault="00417DDA" w:rsidP="00417DDA">
          <w:pPr>
            <w:pStyle w:val="EndNoteBibliography"/>
            <w:spacing w:after="240"/>
            <w:rPr>
              <w:noProof/>
            </w:rPr>
          </w:pPr>
          <w:r w:rsidRPr="00417DDA">
            <w:rPr>
              <w:noProof/>
            </w:rPr>
            <w:t xml:space="preserve">Wooten, Melissa E and Lucius Couloute. 2017. "The Production of Racial Inequality within and among Organizations." </w:t>
          </w:r>
          <w:r w:rsidRPr="00417DDA">
            <w:rPr>
              <w:i/>
              <w:noProof/>
            </w:rPr>
            <w:t>Sociology Compass</w:t>
          </w:r>
          <w:r w:rsidRPr="00417DDA">
            <w:rPr>
              <w:noProof/>
            </w:rPr>
            <w:t xml:space="preserve"> 11(1):1–10. doi: 10.1111/soc4.12446.</w:t>
          </w:r>
        </w:p>
        <w:p w14:paraId="4260A7B6" w14:textId="77777777" w:rsidR="00417DDA" w:rsidRPr="00417DDA" w:rsidRDefault="00417DDA" w:rsidP="00417DDA">
          <w:pPr>
            <w:pStyle w:val="EndNoteBibliography"/>
            <w:spacing w:after="240"/>
            <w:rPr>
              <w:noProof/>
            </w:rPr>
          </w:pPr>
          <w:r w:rsidRPr="00417DDA">
            <w:rPr>
              <w:noProof/>
            </w:rPr>
            <w:t xml:space="preserve">Wooten, Melissa E. 2006. "Race and Strategic Organization." </w:t>
          </w:r>
          <w:r w:rsidRPr="00417DDA">
            <w:rPr>
              <w:i/>
              <w:noProof/>
            </w:rPr>
            <w:t>Strategic Organization</w:t>
          </w:r>
          <w:r w:rsidRPr="00417DDA">
            <w:rPr>
              <w:noProof/>
            </w:rPr>
            <w:t xml:space="preserve"> 4(2):191–99. doi: 10.1177/1476127006064068.</w:t>
          </w:r>
        </w:p>
        <w:p w14:paraId="7F7BAB73" w14:textId="466D4CE5" w:rsidR="00417DDA" w:rsidRPr="00417DDA" w:rsidRDefault="00417DDA" w:rsidP="00417DDA">
          <w:pPr>
            <w:pStyle w:val="EndNoteBibliography"/>
          </w:pPr>
          <w:r w:rsidRPr="00417DDA">
            <w:rPr>
              <w:noProof/>
            </w:rPr>
            <w:t xml:space="preserve">Zhang, Letian. 2023. "Racial Inequality in Work Environments." </w:t>
          </w:r>
          <w:r w:rsidRPr="00417DDA">
            <w:rPr>
              <w:i/>
              <w:noProof/>
            </w:rPr>
            <w:t>American Sociological Review</w:t>
          </w:r>
          <w:r w:rsidRPr="00417DDA">
            <w:rPr>
              <w:noProof/>
            </w:rPr>
            <w:t xml:space="preserve"> 88(2):252–83. doi: 10.1177/00031224231157303.</w:t>
          </w:r>
        </w:p>
      </w:sdtContent>
    </w:sdt>
    <w:p w14:paraId="75C27418" w14:textId="110ECA83" w:rsidR="00374CE3" w:rsidRDefault="00374CE3" w:rsidP="007B100A">
      <w:pPr>
        <w:pStyle w:val="EndNoteBibliography"/>
        <w:ind w:right="-14"/>
        <w:rPr>
          <w:ins w:id="14570" w:author="Mosi Adesina Ifatunji" w:date="2025-10-11T08:52:00Z" w16du:dateUtc="2025-10-11T13:52:00Z"/>
        </w:rPr>
      </w:pPr>
    </w:p>
    <w:p w14:paraId="44260F88" w14:textId="77777777" w:rsidR="00CB43F6" w:rsidRDefault="00CB43F6" w:rsidP="007B100A">
      <w:pPr>
        <w:pStyle w:val="EndNoteBibliography"/>
        <w:ind w:right="-14"/>
        <w:rPr>
          <w:ins w:id="14571" w:author="Mosi Adesina Ifatunji" w:date="2025-10-11T08:52:00Z" w16du:dateUtc="2025-10-11T13:52:00Z"/>
        </w:rPr>
      </w:pPr>
    </w:p>
    <w:p w14:paraId="3107B6C0" w14:textId="77777777" w:rsidR="00CB43F6" w:rsidRDefault="00CB43F6" w:rsidP="007B100A">
      <w:pPr>
        <w:pStyle w:val="EndNoteBibliography"/>
        <w:ind w:right="-14"/>
        <w:rPr>
          <w:ins w:id="14572" w:author="Mosi Adesina Ifatunji" w:date="2025-10-11T08:52:00Z" w16du:dateUtc="2025-10-11T13:52:00Z"/>
        </w:rPr>
      </w:pPr>
    </w:p>
    <w:p w14:paraId="48C7A4C7" w14:textId="7DDD2708" w:rsidR="00CB43F6" w:rsidRPr="00B92532" w:rsidRDefault="00314EA8">
      <w:pPr>
        <w:pStyle w:val="EndNoteBibliography"/>
        <w:ind w:right="-14"/>
        <w:pPrChange w:id="14573" w:author="Mosi Adesina Ifatunji" w:date="2025-10-21T19:50:00Z" w16du:dateUtc="2025-10-22T00:50:00Z">
          <w:pPr>
            <w:pStyle w:val="EndNoteBibliography"/>
          </w:pPr>
        </w:pPrChange>
      </w:pPr>
      <w:ins w:id="14574" w:author="Mosi Adesina Ifatunji" w:date="2025-10-11T08:52:00Z" w16du:dateUtc="2025-10-11T13:52:00Z">
        <w:r>
          <w:t>FOR THE CONCLUSION</w:t>
        </w:r>
      </w:ins>
    </w:p>
    <w:sectPr w:rsidR="00CB43F6" w:rsidRPr="00B92532" w:rsidSect="004D1727">
      <w:footerReference w:type="even" r:id="rId14"/>
      <w:footerReference w:type="default" r:id="rId15"/>
      <w:pgSz w:w="12226" w:h="15840"/>
      <w:pgMar w:top="1440" w:right="1584" w:bottom="1440" w:left="1584" w:header="720" w:footer="720" w:gutter="0"/>
      <w:pgNumType w:start="0"/>
      <w:cols w:space="720"/>
      <w:titlePg/>
      <w:docGrid w:linePitch="326"/>
      <w:sectPrChange w:id="14594" w:author="Mosi Adesina Ifatunji" w:date="2025-08-12T07:09:00Z" w16du:dateUtc="2025-08-12T12:09:00Z">
        <w:sectPr w:rsidR="00CB43F6" w:rsidRPr="00B92532" w:rsidSect="004D1727">
          <w:pgMar w:top="1440" w:right="1800" w:bottom="1440" w:left="180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858EE" w14:textId="77777777" w:rsidR="001155FE" w:rsidRDefault="001155FE" w:rsidP="00D82754">
      <w:r>
        <w:separator/>
      </w:r>
    </w:p>
  </w:endnote>
  <w:endnote w:type="continuationSeparator" w:id="0">
    <w:p w14:paraId="4DBC30B2" w14:textId="77777777" w:rsidR="001155FE" w:rsidRDefault="001155FE" w:rsidP="00D82754">
      <w:r>
        <w:continuationSeparator/>
      </w:r>
    </w:p>
  </w:endnote>
  <w:endnote w:type="continuationNotice" w:id="1">
    <w:p w14:paraId="217CE2EA" w14:textId="77777777" w:rsidR="001155FE" w:rsidRDefault="001155FE" w:rsidP="00D827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Open Sans">
    <w:panose1 w:val="020B0606030504020204"/>
    <w:charset w:val="00"/>
    <w:family w:val="swiss"/>
    <w:pitch w:val="variable"/>
    <w:sig w:usb0="E00002EF" w:usb1="4000205B" w:usb2="00000028" w:usb3="00000000" w:csb0="0000019F" w:csb1="00000000"/>
  </w:font>
  <w:font w:name="Andale Mono">
    <w:panose1 w:val="020B0509000000000004"/>
    <w:charset w:val="00"/>
    <w:family w:val="modern"/>
    <w:pitch w:val="fixed"/>
    <w:sig w:usb0="00000287" w:usb1="00000000" w:usb2="00000000" w:usb3="00000000" w:csb0="0000009F" w:csb1="00000000"/>
  </w:font>
  <w:font w:name="Times-Italic">
    <w:altName w:val="Times New Roman"/>
    <w:panose1 w:val="020B0604020202020204"/>
    <w:charset w:val="00"/>
    <w:family w:val="roman"/>
    <w:pitch w:val="default"/>
    <w:sig w:usb0="00000003" w:usb1="00000000" w:usb2="00000000" w:usb3="00000000" w:csb0="00000001" w:csb1="00000000"/>
  </w:font>
  <w:font w:name=".AppleSystemUIFont">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4575" w:author="Mosi Adesina Ifatunji" w:date="2025-08-12T07:07:00Z"/>
  <w:sdt>
    <w:sdtPr>
      <w:rPr>
        <w:rStyle w:val="PageNumber"/>
      </w:rPr>
      <w:id w:val="994384198"/>
      <w:docPartObj>
        <w:docPartGallery w:val="Page Numbers (Bottom of Page)"/>
        <w:docPartUnique/>
      </w:docPartObj>
    </w:sdtPr>
    <w:sdtContent>
      <w:customXmlInsRangeEnd w:id="14575"/>
      <w:p w14:paraId="3D9FB947" w14:textId="427856B3" w:rsidR="006E48EE" w:rsidRDefault="006E48EE" w:rsidP="00DC2CDB">
        <w:pPr>
          <w:pStyle w:val="Footer"/>
          <w:framePr w:wrap="none" w:vAnchor="text" w:hAnchor="margin" w:xAlign="right" w:y="1"/>
          <w:rPr>
            <w:ins w:id="14576" w:author="Mosi Adesina Ifatunji" w:date="2025-08-12T07:07:00Z" w16du:dateUtc="2025-08-12T12:07:00Z"/>
            <w:rStyle w:val="PageNumber"/>
          </w:rPr>
        </w:pPr>
        <w:ins w:id="14577" w:author="Mosi Adesina Ifatunji" w:date="2025-08-12T07:07:00Z" w16du:dateUtc="2025-08-12T12:07:00Z">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ins>
      </w:p>
      <w:customXmlInsRangeStart w:id="14578" w:author="Mosi Adesina Ifatunji" w:date="2025-08-12T07:07:00Z"/>
    </w:sdtContent>
  </w:sdt>
  <w:customXmlInsRangeEnd w:id="14578"/>
  <w:p w14:paraId="34627DBA" w14:textId="2E63695D" w:rsidR="000C7E8C" w:rsidRDefault="000C7E8C">
    <w:pPr>
      <w:pStyle w:val="Footer"/>
      <w:ind w:right="360"/>
      <w:rPr>
        <w:ins w:id="14579" w:author="Mosi Adesina Ifatunji" w:date="2025-06-14T15:00:00Z" w16du:dateUtc="2025-06-14T20:00:00Z"/>
        <w:rStyle w:val="PageNumber"/>
      </w:rPr>
      <w:pPrChange w:id="14580" w:author="Mosi Adesina Ifatunji" w:date="2025-08-12T07:07:00Z" w16du:dateUtc="2025-08-12T12:07:00Z">
        <w:pPr>
          <w:pStyle w:val="Footer"/>
        </w:pPr>
      </w:pPrChange>
    </w:pPr>
  </w:p>
  <w:p w14:paraId="6E6B58E0" w14:textId="6596B23C" w:rsidR="00A9337F" w:rsidRDefault="00A9337F" w:rsidP="00D82754">
    <w:pPr>
      <w:pStyle w:val="Footer"/>
      <w:rPr>
        <w:ins w:id="14581" w:author="Mosi Adesina Ifatunji" w:date="2025-05-29T16:22:00Z" w16du:dateUtc="2025-05-29T21:22:00Z"/>
        <w:rStyle w:val="PageNumber"/>
      </w:rPr>
    </w:pPr>
  </w:p>
  <w:p w14:paraId="000002BF" w14:textId="0950737E" w:rsidR="00374CE3" w:rsidRDefault="00374CE3" w:rsidP="00D82754"/>
  <w:p w14:paraId="000002C0" w14:textId="77777777" w:rsidR="00374CE3" w:rsidRDefault="00374CE3" w:rsidP="00D82754"/>
  <w:p w14:paraId="000002C1" w14:textId="77777777" w:rsidR="00374CE3" w:rsidRDefault="00374CE3" w:rsidP="00D8275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4582" w:author="Mosi Adesina Ifatunji" w:date="2025-08-12T07:07:00Z"/>
  <w:sdt>
    <w:sdtPr>
      <w:rPr>
        <w:rStyle w:val="PageNumber"/>
      </w:rPr>
      <w:id w:val="-564488253"/>
      <w:docPartObj>
        <w:docPartGallery w:val="Page Numbers (Bottom of Page)"/>
        <w:docPartUnique/>
      </w:docPartObj>
    </w:sdtPr>
    <w:sdtContent>
      <w:customXmlInsRangeEnd w:id="14582"/>
      <w:p w14:paraId="4D0F2B85" w14:textId="1E5EC6C3" w:rsidR="006E48EE" w:rsidRDefault="006E48EE" w:rsidP="00DC2CDB">
        <w:pPr>
          <w:pStyle w:val="Footer"/>
          <w:framePr w:wrap="none" w:vAnchor="text" w:hAnchor="margin" w:xAlign="right" w:y="1"/>
          <w:rPr>
            <w:ins w:id="14583" w:author="Mosi Adesina Ifatunji" w:date="2025-08-12T07:07:00Z" w16du:dateUtc="2025-08-12T12:07:00Z"/>
            <w:rStyle w:val="PageNumber"/>
          </w:rPr>
        </w:pPr>
        <w:ins w:id="14584" w:author="Mosi Adesina Ifatunji" w:date="2025-08-12T07:07:00Z" w16du:dateUtc="2025-08-12T12:07:00Z">
          <w:r>
            <w:rPr>
              <w:rStyle w:val="PageNumber"/>
            </w:rPr>
            <w:fldChar w:fldCharType="begin"/>
          </w:r>
          <w:r>
            <w:rPr>
              <w:rStyle w:val="PageNumber"/>
            </w:rPr>
            <w:instrText xml:space="preserve"> PAGE </w:instrText>
          </w:r>
          <w:r>
            <w:rPr>
              <w:rStyle w:val="PageNumber"/>
            </w:rPr>
            <w:fldChar w:fldCharType="separate"/>
          </w:r>
        </w:ins>
        <w:r>
          <w:rPr>
            <w:rStyle w:val="PageNumber"/>
            <w:noProof/>
          </w:rPr>
          <w:t>3</w:t>
        </w:r>
        <w:ins w:id="14585" w:author="Mosi Adesina Ifatunji" w:date="2025-08-12T07:07:00Z" w16du:dateUtc="2025-08-12T12:07:00Z">
          <w:r>
            <w:rPr>
              <w:rStyle w:val="PageNumber"/>
            </w:rPr>
            <w:fldChar w:fldCharType="end"/>
          </w:r>
        </w:ins>
      </w:p>
      <w:customXmlInsRangeStart w:id="14586" w:author="Mosi Adesina Ifatunji" w:date="2025-08-12T07:07:00Z"/>
    </w:sdtContent>
  </w:sdt>
  <w:customXmlInsRangeEnd w:id="14586"/>
  <w:p w14:paraId="603B228E" w14:textId="77777777" w:rsidR="006E48EE" w:rsidRPr="00E04E59" w:rsidRDefault="006E48EE">
    <w:pPr>
      <w:pStyle w:val="Footer"/>
      <w:ind w:right="360"/>
      <w:rPr>
        <w:ins w:id="14587" w:author="Mosi Adesina Ifatunji" w:date="2025-06-14T15:00:00Z" w16du:dateUtc="2025-06-14T20:00:00Z"/>
        <w:rStyle w:val="PageNumber"/>
        <w:sz w:val="20"/>
        <w:szCs w:val="20"/>
        <w:rPrChange w:id="14588" w:author="Mosi Adesina Ifatunji" w:date="2025-06-14T15:00:00Z" w16du:dateUtc="2025-06-14T20:00:00Z">
          <w:rPr>
            <w:ins w:id="14589" w:author="Mosi Adesina Ifatunji" w:date="2025-06-14T15:00:00Z" w16du:dateUtc="2025-06-14T20:00:00Z"/>
            <w:rStyle w:val="PageNumber"/>
            <w:color w:val="auto"/>
          </w:rPr>
        </w:rPrChange>
      </w:rPr>
      <w:pPrChange w:id="14590" w:author="Mosi Adesina Ifatunji" w:date="2025-08-12T07:07:00Z" w16du:dateUtc="2025-08-12T12:07:00Z">
        <w:pPr>
          <w:pStyle w:val="Footer"/>
        </w:pPr>
      </w:pPrChange>
    </w:pPr>
  </w:p>
  <w:p w14:paraId="007E1AEB" w14:textId="75179C4B" w:rsidR="00A9337F" w:rsidRPr="00EA3E7B" w:rsidRDefault="00A9337F" w:rsidP="00D82754">
    <w:pPr>
      <w:pStyle w:val="Footer"/>
      <w:rPr>
        <w:ins w:id="14591" w:author="Mosi Adesina Ifatunji" w:date="2025-05-29T16:22:00Z" w16du:dateUtc="2025-05-29T21:22:00Z"/>
        <w:rStyle w:val="PageNumber"/>
        <w:sz w:val="20"/>
        <w:szCs w:val="20"/>
        <w:rPrChange w:id="14592" w:author="Mosi Adesina Ifatunji" w:date="2025-05-29T16:22:00Z" w16du:dateUtc="2025-05-29T21:22:00Z">
          <w:rPr>
            <w:ins w:id="14593" w:author="Mosi Adesina Ifatunji" w:date="2025-05-29T16:22:00Z" w16du:dateUtc="2025-05-29T21:22:00Z"/>
            <w:rStyle w:val="PageNumber"/>
          </w:rPr>
        </w:rPrChange>
      </w:rPr>
    </w:pPr>
  </w:p>
  <w:p w14:paraId="000002C2" w14:textId="2B51E9AB" w:rsidR="00374CE3" w:rsidRDefault="00374CE3" w:rsidP="00D82754"/>
  <w:p w14:paraId="000002C3" w14:textId="77777777" w:rsidR="00374CE3" w:rsidRDefault="00374CE3" w:rsidP="00D82754"/>
  <w:p w14:paraId="000002C4" w14:textId="77777777" w:rsidR="00374CE3" w:rsidRDefault="00374CE3" w:rsidP="00D827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32955" w14:textId="77777777" w:rsidR="001155FE" w:rsidRDefault="001155FE" w:rsidP="00D82754">
      <w:r>
        <w:separator/>
      </w:r>
    </w:p>
  </w:footnote>
  <w:footnote w:type="continuationSeparator" w:id="0">
    <w:p w14:paraId="7ED952BC" w14:textId="77777777" w:rsidR="001155FE" w:rsidRDefault="001155FE" w:rsidP="00D82754">
      <w:r>
        <w:continuationSeparator/>
      </w:r>
    </w:p>
  </w:footnote>
  <w:footnote w:type="continuationNotice" w:id="1">
    <w:p w14:paraId="4FC252E0" w14:textId="77777777" w:rsidR="001155FE" w:rsidRDefault="001155FE" w:rsidP="00D82754"/>
  </w:footnote>
  <w:footnote w:id="2">
    <w:p w14:paraId="1B5248A1" w14:textId="677CB317" w:rsidR="00474D56" w:rsidRPr="00A157AA" w:rsidRDefault="00474D56">
      <w:pPr>
        <w:pStyle w:val="FootnoteText"/>
      </w:pPr>
      <w:ins w:id="1672" w:author="Mosi Adesina Ifatunji [2]" w:date="2025-09-12T15:56:00Z" w16du:dateUtc="2025-09-12T20:56:00Z">
        <w:r w:rsidRPr="00A157AA">
          <w:rPr>
            <w:rStyle w:val="FootnoteReference"/>
          </w:rPr>
          <w:footnoteRef/>
        </w:r>
        <w:r w:rsidRPr="00A157AA">
          <w:t xml:space="preserve"> </w:t>
        </w:r>
        <w:r w:rsidR="00906D7E" w:rsidRPr="00A157AA">
          <w:t xml:space="preserve">We </w:t>
        </w:r>
      </w:ins>
      <w:ins w:id="1673" w:author="Mosi Adesina Ifatunji [2]" w:date="2025-09-12T15:58:00Z" w16du:dateUtc="2025-09-12T20:58:00Z">
        <w:r w:rsidR="00D65C0E" w:rsidRPr="00A157AA">
          <w:t xml:space="preserve">use the terms race and ethnicity when </w:t>
        </w:r>
        <w:r w:rsidR="00EF75F3" w:rsidRPr="00A157AA">
          <w:t xml:space="preserve">we are describing other studies that use such terminology. However, </w:t>
        </w:r>
        <w:r w:rsidR="00446D2C" w:rsidRPr="00A157AA">
          <w:t>we</w:t>
        </w:r>
      </w:ins>
      <w:ins w:id="1674" w:author="Mosi Adesina Ifatunji [2]" w:date="2025-09-12T15:59:00Z" w16du:dateUtc="2025-09-12T20:59:00Z">
        <w:r w:rsidR="00446D2C" w:rsidRPr="00A157AA">
          <w:t xml:space="preserve"> will otherwise use the term ethnoracial </w:t>
        </w:r>
        <w:r w:rsidR="007C6B9B" w:rsidRPr="00A157AA">
          <w:t>and provide a brief description of these</w:t>
        </w:r>
      </w:ins>
      <w:ins w:id="1675" w:author="Mosi Adesina Ifatunji [2]" w:date="2025-09-12T16:00:00Z" w16du:dateUtc="2025-09-12T21:00:00Z">
        <w:r w:rsidR="007C6B9B" w:rsidRPr="00A157AA">
          <w:t xml:space="preserve"> ontologies, concepts and operationalizations in the section on Materials and Methods </w:t>
        </w:r>
      </w:ins>
      <w:ins w:id="1676" w:author="Mosi Adesina Ifatunji [2]" w:date="2025-09-12T15:59:00Z" w16du:dateUtc="2025-09-12T20:59:00Z">
        <w:r w:rsidR="00446D2C" w:rsidRPr="00A157AA">
          <w:t>(</w:t>
        </w:r>
        <w:r w:rsidR="00446D2C" w:rsidRPr="00A157AA">
          <w:rPr>
            <w:i/>
            <w:iCs/>
          </w:rPr>
          <w:t>see</w:t>
        </w:r>
        <w:r w:rsidR="00446D2C" w:rsidRPr="00A157AA">
          <w:t xml:space="preserve"> Ifatunji 2024).</w:t>
        </w:r>
      </w:ins>
    </w:p>
  </w:footnote>
  <w:footnote w:id="3">
    <w:p w14:paraId="4F429BE0" w14:textId="5D33F4AF" w:rsidR="009243CE" w:rsidRPr="00A157AA" w:rsidRDefault="009243CE" w:rsidP="009243CE">
      <w:pPr>
        <w:pStyle w:val="FootnoteText"/>
        <w:rPr>
          <w:ins w:id="1693" w:author="Mosi Adesina Ifatunji" w:date="2025-08-30T15:57:00Z" w16du:dateUtc="2025-08-30T20:57:00Z"/>
        </w:rPr>
      </w:pPr>
      <w:ins w:id="1694" w:author="Mosi Adesina Ifatunji" w:date="2025-08-30T15:57:00Z" w16du:dateUtc="2025-08-30T20:57:00Z">
        <w:r w:rsidRPr="00A157AA">
          <w:rPr>
            <w:rStyle w:val="FootnoteReference"/>
          </w:rPr>
          <w:footnoteRef/>
        </w:r>
        <w:r w:rsidRPr="00A157AA">
          <w:t xml:space="preserve"> We will describe these models in more detail below, but we refer to cross-sectional and synthetic cohort models of Black/White wage differences as ‘individual-level models’ because they </w:t>
        </w:r>
      </w:ins>
      <w:ins w:id="1695" w:author="Mosi Adesina Ifatunji [2]" w:date="2025-09-12T15:52:00Z" w16du:dateUtc="2025-09-12T20:52:00Z">
        <w:r w:rsidR="004B7E9C" w:rsidRPr="00A157AA">
          <w:t xml:space="preserve">often </w:t>
        </w:r>
      </w:ins>
      <w:ins w:id="1696" w:author="Mosi Adesina Ifatunji" w:date="2025-08-30T15:57:00Z" w16du:dateUtc="2025-08-30T20:57:00Z">
        <w:del w:id="1697" w:author="Mosi Adesina Ifatunji [2]" w:date="2025-09-12T15:52:00Z" w16du:dateUtc="2025-09-12T20:52:00Z">
          <w:r w:rsidRPr="00A157AA" w:rsidDel="004B7E9C">
            <w:delText>generally rely</w:delText>
          </w:r>
        </w:del>
      </w:ins>
      <w:ins w:id="1698" w:author="Mosi Adesina Ifatunji [2]" w:date="2025-09-12T15:52:00Z" w16du:dateUtc="2025-09-12T20:52:00Z">
        <w:r w:rsidR="004B7E9C" w:rsidRPr="00A157AA">
          <w:t>rely</w:t>
        </w:r>
      </w:ins>
      <w:ins w:id="1699" w:author="Mosi Adesina Ifatunji" w:date="2025-08-30T15:57:00Z" w16du:dateUtc="2025-08-30T20:57:00Z">
        <w:r w:rsidRPr="00A157AA">
          <w:t xml:space="preserve"> on statistical methods that aggregate average differences between the measured characteristics of unrelated individuals.</w:t>
        </w:r>
      </w:ins>
    </w:p>
  </w:footnote>
  <w:footnote w:id="4">
    <w:p w14:paraId="02D79E89" w14:textId="136919A7" w:rsidR="00535A08" w:rsidRPr="00E24B9E" w:rsidRDefault="00535A08">
      <w:pPr>
        <w:pStyle w:val="NoSpacing"/>
        <w:pPrChange w:id="2351" w:author="Mosi Adesina Ifatunji" w:date="2025-10-26T17:05:00Z" w16du:dateUtc="2025-10-26T22:05:00Z">
          <w:pPr>
            <w:pStyle w:val="FootnoteText"/>
          </w:pPr>
        </w:pPrChange>
      </w:pPr>
      <w:ins w:id="2352" w:author="Mosi Adesina Ifatunji" w:date="2025-10-24T20:28:00Z" w16du:dateUtc="2025-10-25T01:28:00Z">
        <w:r w:rsidRPr="00535A08">
          <w:rPr>
            <w:rStyle w:val="FootnoteReference"/>
            <w:sz w:val="20"/>
            <w:szCs w:val="20"/>
            <w:rPrChange w:id="2353" w:author="Mosi Adesina Ifatunji" w:date="2025-10-24T20:29:00Z" w16du:dateUtc="2025-10-25T01:29:00Z">
              <w:rPr>
                <w:rStyle w:val="FootnoteReference"/>
              </w:rPr>
            </w:rPrChange>
          </w:rPr>
          <w:footnoteRef/>
        </w:r>
        <w:r w:rsidRPr="00417DDA">
          <w:t xml:space="preserve"> For example, when a schema aligns with cultural stereotypes (“White–Good”), responses are faster; when it conflicts (“Black–Good”), the mismatch creates cognitive interference, leading to slower responses.</w:t>
        </w:r>
      </w:ins>
    </w:p>
  </w:footnote>
  <w:footnote w:id="5">
    <w:p w14:paraId="551F24AD" w14:textId="7C61EF8D" w:rsidR="003A1DF5" w:rsidRPr="00535A08" w:rsidDel="005C2417" w:rsidRDefault="003A1DF5">
      <w:pPr>
        <w:pStyle w:val="FootnoteText"/>
        <w:rPr>
          <w:del w:id="3421" w:author="Mosi Adesina Ifatunji" w:date="2025-10-21T19:29:00Z" w16du:dateUtc="2025-10-22T00:29:00Z"/>
          <w:rStyle w:val="IntenseEmphasis"/>
          <w:szCs w:val="20"/>
          <w:rPrChange w:id="3422" w:author="Mosi Adesina Ifatunji" w:date="2025-10-24T20:29:00Z" w16du:dateUtc="2025-10-25T01:29:00Z">
            <w:rPr>
              <w:del w:id="3423" w:author="Mosi Adesina Ifatunji" w:date="2025-10-21T19:29:00Z" w16du:dateUtc="2025-10-22T00:29:00Z"/>
            </w:rPr>
          </w:rPrChange>
        </w:rPr>
      </w:pPr>
      <w:del w:id="3424" w:author="Mosi Adesina Ifatunji" w:date="2025-10-21T19:29:00Z" w16du:dateUtc="2025-10-22T00:29:00Z">
        <w:r w:rsidRPr="00535A08" w:rsidDel="005C2417">
          <w:rPr>
            <w:rStyle w:val="IntenseEmphasis"/>
            <w:szCs w:val="20"/>
            <w:rPrChange w:id="3425" w:author="Mosi Adesina Ifatunji" w:date="2025-10-24T20:29:00Z" w16du:dateUtc="2025-10-25T01:29:00Z">
              <w:rPr>
                <w:rStyle w:val="FootnoteReference"/>
              </w:rPr>
            </w:rPrChange>
          </w:rPr>
          <w:footnoteRef/>
        </w:r>
        <w:r w:rsidRPr="00535A08" w:rsidDel="005C2417">
          <w:rPr>
            <w:rStyle w:val="IntenseEmphasis"/>
            <w:szCs w:val="20"/>
            <w:rPrChange w:id="3426" w:author="Mosi Adesina Ifatunji" w:date="2025-10-24T20:29:00Z" w16du:dateUtc="2025-10-25T01:29:00Z">
              <w:rPr/>
            </w:rPrChange>
          </w:rPr>
          <w:delText xml:space="preserve"> Most studies are also unable to include </w:delText>
        </w:r>
        <w:r w:rsidR="00B66181" w:rsidRPr="00535A08" w:rsidDel="005C2417">
          <w:rPr>
            <w:rStyle w:val="IntenseEmphasis"/>
            <w:szCs w:val="20"/>
            <w:rPrChange w:id="3427" w:author="Mosi Adesina Ifatunji" w:date="2025-10-24T20:29:00Z" w16du:dateUtc="2025-10-25T01:29:00Z">
              <w:rPr/>
            </w:rPrChange>
          </w:rPr>
          <w:delText>experiences of ethnoracial discrimination</w:delText>
        </w:r>
        <w:r w:rsidR="00DA6C74" w:rsidRPr="00535A08" w:rsidDel="005C2417">
          <w:rPr>
            <w:rStyle w:val="IntenseEmphasis"/>
            <w:szCs w:val="20"/>
            <w:rPrChange w:id="3428" w:author="Mosi Adesina Ifatunji" w:date="2025-10-24T20:29:00Z" w16du:dateUtc="2025-10-25T01:29:00Z">
              <w:rPr/>
            </w:rPrChange>
          </w:rPr>
          <w:delText xml:space="preserve"> </w:delText>
        </w:r>
        <w:r w:rsidR="00B66181" w:rsidRPr="00535A08" w:rsidDel="005C2417">
          <w:rPr>
            <w:rStyle w:val="IntenseEmphasis"/>
            <w:szCs w:val="20"/>
            <w:rPrChange w:id="3429" w:author="Mosi Adesina Ifatunji" w:date="2025-10-24T20:29:00Z" w16du:dateUtc="2025-10-25T01:29:00Z">
              <w:rPr/>
            </w:rPrChange>
          </w:rPr>
          <w:delText>a</w:delText>
        </w:r>
        <w:r w:rsidR="00E63269" w:rsidRPr="00535A08" w:rsidDel="005C2417">
          <w:rPr>
            <w:rStyle w:val="IntenseEmphasis"/>
            <w:szCs w:val="20"/>
            <w:rPrChange w:id="3430" w:author="Mosi Adesina Ifatunji" w:date="2025-10-24T20:29:00Z" w16du:dateUtc="2025-10-25T01:29:00Z">
              <w:rPr/>
            </w:rPrChange>
          </w:rPr>
          <w:delText>mong</w:delText>
        </w:r>
        <w:r w:rsidR="009F451F" w:rsidRPr="00535A08" w:rsidDel="005C2417">
          <w:rPr>
            <w:rStyle w:val="IntenseEmphasis"/>
            <w:szCs w:val="20"/>
            <w:rPrChange w:id="3431" w:author="Mosi Adesina Ifatunji" w:date="2025-10-24T20:29:00Z" w16du:dateUtc="2025-10-25T01:29:00Z">
              <w:rPr/>
            </w:rPrChange>
          </w:rPr>
          <w:delText xml:space="preserve"> </w:delText>
        </w:r>
        <w:r w:rsidR="00E63269" w:rsidRPr="00535A08" w:rsidDel="005C2417">
          <w:rPr>
            <w:rStyle w:val="IntenseEmphasis"/>
            <w:szCs w:val="20"/>
            <w:rPrChange w:id="3432" w:author="Mosi Adesina Ifatunji" w:date="2025-10-24T20:29:00Z" w16du:dateUtc="2025-10-25T01:29:00Z">
              <w:rPr/>
            </w:rPrChange>
          </w:rPr>
          <w:delText>jobseekers</w:delText>
        </w:r>
        <w:r w:rsidR="00D66A90" w:rsidRPr="00535A08" w:rsidDel="005C2417">
          <w:rPr>
            <w:rStyle w:val="IntenseEmphasis"/>
            <w:szCs w:val="20"/>
            <w:rPrChange w:id="3433" w:author="Mosi Adesina Ifatunji" w:date="2025-10-24T20:29:00Z" w16du:dateUtc="2025-10-25T01:29:00Z">
              <w:rPr/>
            </w:rPrChange>
          </w:rPr>
          <w:delText xml:space="preserve"> </w:delText>
        </w:r>
        <w:r w:rsidR="00DA6C74" w:rsidRPr="00535A08" w:rsidDel="005C2417">
          <w:rPr>
            <w:rStyle w:val="IntenseEmphasis"/>
            <w:szCs w:val="20"/>
            <w:rPrChange w:id="3434" w:author="Mosi Adesina Ifatunji" w:date="2025-10-24T20:29:00Z" w16du:dateUtc="2025-10-25T01:29:00Z">
              <w:rPr/>
            </w:rPrChange>
          </w:rPr>
          <w:delText>because</w:delText>
        </w:r>
        <w:r w:rsidR="00E63269" w:rsidRPr="00535A08" w:rsidDel="005C2417">
          <w:rPr>
            <w:rStyle w:val="IntenseEmphasis"/>
            <w:szCs w:val="20"/>
            <w:rPrChange w:id="3435" w:author="Mosi Adesina Ifatunji" w:date="2025-10-24T20:29:00Z" w16du:dateUtc="2025-10-25T01:29:00Z">
              <w:rPr/>
            </w:rPrChange>
          </w:rPr>
          <w:delText xml:space="preserve"> surveyors</w:delText>
        </w:r>
        <w:r w:rsidR="00B22516" w:rsidRPr="00535A08" w:rsidDel="005C2417">
          <w:rPr>
            <w:rStyle w:val="IntenseEmphasis"/>
            <w:szCs w:val="20"/>
            <w:rPrChange w:id="3436" w:author="Mosi Adesina Ifatunji" w:date="2025-10-24T20:29:00Z" w16du:dateUtc="2025-10-25T01:29:00Z">
              <w:rPr/>
            </w:rPrChange>
          </w:rPr>
          <w:delText xml:space="preserve"> have</w:delText>
        </w:r>
        <w:r w:rsidR="00E63269" w:rsidRPr="00535A08" w:rsidDel="005C2417">
          <w:rPr>
            <w:rStyle w:val="IntenseEmphasis"/>
            <w:szCs w:val="20"/>
            <w:rPrChange w:id="3437" w:author="Mosi Adesina Ifatunji" w:date="2025-10-24T20:29:00Z" w16du:dateUtc="2025-10-25T01:29:00Z">
              <w:rPr/>
            </w:rPrChange>
          </w:rPr>
          <w:delText xml:space="preserve"> </w:delText>
        </w:r>
        <w:r w:rsidR="00B22516" w:rsidRPr="00535A08" w:rsidDel="005C2417">
          <w:rPr>
            <w:rStyle w:val="IntenseEmphasis"/>
            <w:szCs w:val="20"/>
            <w:rPrChange w:id="3438" w:author="Mosi Adesina Ifatunji" w:date="2025-10-24T20:29:00Z" w16du:dateUtc="2025-10-25T01:29:00Z">
              <w:rPr/>
            </w:rPrChange>
          </w:rPr>
          <w:delText xml:space="preserve">tended not </w:delText>
        </w:r>
        <w:r w:rsidR="00E63269" w:rsidRPr="00535A08" w:rsidDel="005C2417">
          <w:rPr>
            <w:rStyle w:val="IntenseEmphasis"/>
            <w:szCs w:val="20"/>
            <w:rPrChange w:id="3439" w:author="Mosi Adesina Ifatunji" w:date="2025-10-24T20:29:00Z" w16du:dateUtc="2025-10-25T01:29:00Z">
              <w:rPr/>
            </w:rPrChange>
          </w:rPr>
          <w:delText>not ask</w:delText>
        </w:r>
        <w:r w:rsidR="00D66A90" w:rsidRPr="00535A08" w:rsidDel="005C2417">
          <w:rPr>
            <w:rStyle w:val="IntenseEmphasis"/>
            <w:szCs w:val="20"/>
            <w:rPrChange w:id="3440" w:author="Mosi Adesina Ifatunji" w:date="2025-10-24T20:29:00Z" w16du:dateUtc="2025-10-25T01:29:00Z">
              <w:rPr/>
            </w:rPrChange>
          </w:rPr>
          <w:delText xml:space="preserve"> Whites</w:delText>
        </w:r>
        <w:r w:rsidR="00B22516" w:rsidRPr="00535A08" w:rsidDel="005C2417">
          <w:rPr>
            <w:rStyle w:val="IntenseEmphasis"/>
            <w:szCs w:val="20"/>
            <w:rPrChange w:id="3441" w:author="Mosi Adesina Ifatunji" w:date="2025-10-24T20:29:00Z" w16du:dateUtc="2025-10-25T01:29:00Z">
              <w:rPr/>
            </w:rPrChange>
          </w:rPr>
          <w:delText xml:space="preserve"> about these experiences and</w:delText>
        </w:r>
        <w:r w:rsidR="00E63269" w:rsidRPr="00535A08" w:rsidDel="005C2417">
          <w:rPr>
            <w:rStyle w:val="IntenseEmphasis"/>
            <w:szCs w:val="20"/>
            <w:rPrChange w:id="3442" w:author="Mosi Adesina Ifatunji" w:date="2025-10-24T20:29:00Z" w16du:dateUtc="2025-10-25T01:29:00Z">
              <w:rPr/>
            </w:rPrChange>
          </w:rPr>
          <w:delText xml:space="preserve"> </w:delText>
        </w:r>
        <w:r w:rsidR="008019B0" w:rsidRPr="00535A08" w:rsidDel="005C2417">
          <w:rPr>
            <w:rStyle w:val="IntenseEmphasis"/>
            <w:szCs w:val="20"/>
            <w:rPrChange w:id="3443" w:author="Mosi Adesina Ifatunji" w:date="2025-10-24T20:29:00Z" w16du:dateUtc="2025-10-25T01:29:00Z">
              <w:rPr/>
            </w:rPrChange>
          </w:rPr>
          <w:delText>emergent debates about the</w:delText>
        </w:r>
        <w:r w:rsidR="008139DD" w:rsidRPr="00535A08" w:rsidDel="005C2417">
          <w:rPr>
            <w:rStyle w:val="IntenseEmphasis"/>
            <w:szCs w:val="20"/>
            <w:rPrChange w:id="3444" w:author="Mosi Adesina Ifatunji" w:date="2025-10-24T20:29:00Z" w16du:dateUtc="2025-10-25T01:29:00Z">
              <w:rPr/>
            </w:rPrChange>
          </w:rPr>
          <w:delText xml:space="preserve"> underlying meanings or references</w:delText>
        </w:r>
        <w:r w:rsidR="0001302D" w:rsidRPr="00535A08" w:rsidDel="005C2417">
          <w:rPr>
            <w:rStyle w:val="IntenseEmphasis"/>
            <w:szCs w:val="20"/>
            <w:rPrChange w:id="3445" w:author="Mosi Adesina Ifatunji" w:date="2025-10-24T20:29:00Z" w16du:dateUtc="2025-10-25T01:29:00Z">
              <w:rPr/>
            </w:rPrChange>
          </w:rPr>
          <w:delText xml:space="preserve"> for Whites on such measures (XXXX).</w:delText>
        </w:r>
      </w:del>
    </w:p>
  </w:footnote>
  <w:footnote w:id="6">
    <w:p w14:paraId="77E325EA" w14:textId="77777777" w:rsidR="00353D54" w:rsidRPr="00535A08" w:rsidDel="00304E97" w:rsidRDefault="00353D54">
      <w:pPr>
        <w:pStyle w:val="FootnoteText"/>
        <w:rPr>
          <w:del w:id="4181" w:author="Mosi Adesina Ifatunji" w:date="2025-03-11T20:56:00Z" w16du:dateUtc="2025-03-12T01:56:00Z"/>
          <w:rStyle w:val="IntenseEmphasis"/>
          <w:szCs w:val="20"/>
          <w:rPrChange w:id="4182" w:author="Mosi Adesina Ifatunji" w:date="2025-10-24T20:29:00Z" w16du:dateUtc="2025-10-25T01:29:00Z">
            <w:rPr>
              <w:del w:id="4183" w:author="Mosi Adesina Ifatunji" w:date="2025-03-11T20:56:00Z" w16du:dateUtc="2025-03-12T01:56:00Z"/>
            </w:rPr>
          </w:rPrChange>
        </w:rPr>
      </w:pPr>
      <w:del w:id="4184" w:author="Mosi Adesina Ifatunji" w:date="2025-03-11T20:56:00Z" w16du:dateUtc="2025-03-12T01:56:00Z">
        <w:r w:rsidRPr="00535A08" w:rsidDel="00304E97">
          <w:rPr>
            <w:rStyle w:val="IntenseEmphasis"/>
            <w:szCs w:val="20"/>
            <w:highlight w:val="yellow"/>
            <w:rPrChange w:id="4185" w:author="Mosi Adesina Ifatunji" w:date="2025-10-24T20:29:00Z" w16du:dateUtc="2025-10-25T01:29:00Z">
              <w:rPr>
                <w:rStyle w:val="FootnoteReference"/>
                <w:sz w:val="18"/>
                <w:szCs w:val="18"/>
              </w:rPr>
            </w:rPrChange>
          </w:rPr>
          <w:footnoteRef/>
        </w:r>
        <w:r w:rsidRPr="00535A08" w:rsidDel="00304E97">
          <w:rPr>
            <w:rStyle w:val="IntenseEmphasis"/>
            <w:szCs w:val="20"/>
            <w:highlight w:val="yellow"/>
            <w:rPrChange w:id="4186" w:author="Mosi Adesina Ifatunji" w:date="2025-10-24T20:29:00Z" w16du:dateUtc="2025-10-25T01:29:00Z">
              <w:rPr>
                <w:sz w:val="18"/>
                <w:szCs w:val="18"/>
              </w:rPr>
            </w:rPrChange>
          </w:rPr>
          <w:delText xml:space="preserve"> </w:delText>
        </w:r>
        <w:r w:rsidRPr="00535A08" w:rsidDel="00304E97">
          <w:rPr>
            <w:rStyle w:val="IntenseEmphasis"/>
            <w:szCs w:val="20"/>
            <w:highlight w:val="yellow"/>
            <w:rPrChange w:id="4187" w:author="Mosi Adesina Ifatunji" w:date="2025-10-24T20:29:00Z" w16du:dateUtc="2025-10-25T01:29:00Z">
              <w:rPr>
                <w:sz w:val="18"/>
                <w:szCs w:val="18"/>
                <w:shd w:val="clear" w:color="auto" w:fill="FFF2CC"/>
              </w:rPr>
            </w:rPrChange>
          </w:rPr>
          <w:delText>This has then led to an interest in between country comparisons where determinative conclusions are confounded by the fact that the nature of ethnoraciality varies across nations; see Wimmer, Monk and others</w:delText>
        </w:r>
      </w:del>
    </w:p>
  </w:footnote>
  <w:footnote w:id="7">
    <w:p w14:paraId="580B36AC" w14:textId="112C0D71" w:rsidR="005B0569" w:rsidRPr="00535A08" w:rsidRDefault="005B0569" w:rsidP="00D82754">
      <w:pPr>
        <w:pStyle w:val="FootnoteText"/>
        <w:rPr>
          <w:rStyle w:val="IntenseEmphasis"/>
          <w:szCs w:val="20"/>
          <w:rPrChange w:id="5156" w:author="Mosi Adesina Ifatunji" w:date="2025-10-24T20:29:00Z" w16du:dateUtc="2025-10-25T01:29:00Z">
            <w:rPr/>
          </w:rPrChange>
        </w:rPr>
      </w:pPr>
      <w:ins w:id="5157" w:author="Mosi Adesina Ifatunji" w:date="2025-02-15T09:57:00Z" w16du:dateUtc="2025-02-15T15:57:00Z">
        <w:r w:rsidRPr="00535A08">
          <w:rPr>
            <w:rStyle w:val="IntenseEmphasis"/>
            <w:szCs w:val="20"/>
            <w:rPrChange w:id="5158" w:author="Mosi Adesina Ifatunji" w:date="2025-10-24T20:29:00Z" w16du:dateUtc="2025-10-25T01:29:00Z">
              <w:rPr>
                <w:rStyle w:val="FootnoteReference"/>
              </w:rPr>
            </w:rPrChange>
          </w:rPr>
          <w:footnoteRef/>
        </w:r>
        <w:r w:rsidR="001C18D8" w:rsidRPr="00535A08">
          <w:rPr>
            <w:rStyle w:val="IntenseEmphasis"/>
            <w:szCs w:val="20"/>
            <w:rPrChange w:id="5159" w:author="Mosi Adesina Ifatunji" w:date="2025-10-24T20:29:00Z" w16du:dateUtc="2025-10-25T01:29:00Z">
              <w:rPr/>
            </w:rPrChange>
          </w:rPr>
          <w:t>In the Social Sciences ‘models’ are frameworks that pair theory and methods.</w:t>
        </w:r>
      </w:ins>
    </w:p>
  </w:footnote>
  <w:footnote w:id="8">
    <w:p w14:paraId="000002C8" w14:textId="77777777" w:rsidR="00374CE3" w:rsidRPr="00535A08" w:rsidDel="00F97F3C" w:rsidRDefault="00851BB7">
      <w:pPr>
        <w:pStyle w:val="Subtitle"/>
        <w:rPr>
          <w:del w:id="8998" w:author="Mosi Adesina Ifatunji" w:date="2025-02-16T14:40:00Z" w16du:dateUtc="2025-02-16T20:40:00Z"/>
          <w:rStyle w:val="IntenseEmphasis"/>
          <w:szCs w:val="20"/>
          <w:rPrChange w:id="8999" w:author="Mosi Adesina Ifatunji" w:date="2025-10-24T20:29:00Z" w16du:dateUtc="2025-10-25T01:29:00Z">
            <w:rPr>
              <w:del w:id="9000" w:author="Mosi Adesina Ifatunji" w:date="2025-02-16T14:40:00Z" w16du:dateUtc="2025-02-16T20:40:00Z"/>
            </w:rPr>
          </w:rPrChange>
        </w:rPr>
      </w:pPr>
      <w:del w:id="9001" w:author="Mosi Adesina Ifatunji" w:date="2025-02-16T14:40:00Z" w16du:dateUtc="2025-02-16T20:40:00Z">
        <w:r w:rsidRPr="00535A08" w:rsidDel="00F97F3C">
          <w:rPr>
            <w:rStyle w:val="IntenseEmphasis"/>
            <w:szCs w:val="20"/>
            <w:rPrChange w:id="9002" w:author="Mosi Adesina Ifatunji" w:date="2025-10-24T20:29:00Z" w16du:dateUtc="2025-10-25T01:29:00Z">
              <w:rPr>
                <w:vertAlign w:val="superscript"/>
              </w:rPr>
            </w:rPrChange>
          </w:rPr>
          <w:footnoteRef/>
        </w:r>
        <w:r w:rsidRPr="00535A08" w:rsidDel="00F97F3C">
          <w:rPr>
            <w:rStyle w:val="IntenseEmphasis"/>
            <w:szCs w:val="20"/>
            <w:rPrChange w:id="9003" w:author="Mosi Adesina Ifatunji" w:date="2025-10-24T20:29:00Z" w16du:dateUtc="2025-10-25T01:29:00Z">
              <w:rPr/>
            </w:rPrChange>
          </w:rPr>
          <w:delText xml:space="preserve"> Firms also create new social categories and meanings that workers then distribute into the larger social discourse (Ray 2019). We will discuss this in more detail below.</w:delText>
        </w:r>
      </w:del>
    </w:p>
  </w:footnote>
  <w:footnote w:id="9">
    <w:p w14:paraId="000002B1" w14:textId="77777777" w:rsidR="00374CE3" w:rsidRPr="00535A08" w:rsidDel="00BA3D63" w:rsidRDefault="00851BB7" w:rsidP="00D82754">
      <w:pPr>
        <w:pStyle w:val="Subtitle"/>
        <w:rPr>
          <w:del w:id="13808" w:author="Mosi Adesina Ifatunji" w:date="2025-07-25T15:42:00Z" w16du:dateUtc="2025-07-25T20:42:00Z"/>
          <w:rStyle w:val="IntenseEmphasis"/>
          <w:szCs w:val="20"/>
          <w:rPrChange w:id="13809" w:author="Mosi Adesina Ifatunji" w:date="2025-10-24T20:29:00Z" w16du:dateUtc="2025-10-25T01:29:00Z">
            <w:rPr>
              <w:del w:id="13810" w:author="Mosi Adesina Ifatunji" w:date="2025-07-25T15:42:00Z" w16du:dateUtc="2025-07-25T20:42:00Z"/>
            </w:rPr>
          </w:rPrChange>
        </w:rPr>
      </w:pPr>
      <w:del w:id="13811" w:author="Mosi Adesina Ifatunji" w:date="2025-07-25T15:42:00Z" w16du:dateUtc="2025-07-25T20:42:00Z">
        <w:r w:rsidRPr="00535A08" w:rsidDel="00BA3D63">
          <w:rPr>
            <w:rStyle w:val="IntenseEmphasis"/>
            <w:szCs w:val="20"/>
            <w:rPrChange w:id="13812" w:author="Mosi Adesina Ifatunji" w:date="2025-10-24T20:29:00Z" w16du:dateUtc="2025-10-25T01:29:00Z">
              <w:rPr>
                <w:vertAlign w:val="superscript"/>
              </w:rPr>
            </w:rPrChange>
          </w:rPr>
          <w:footnoteRef/>
        </w:r>
        <w:r w:rsidRPr="00535A08" w:rsidDel="00BA3D63">
          <w:rPr>
            <w:rStyle w:val="IntenseEmphasis"/>
            <w:szCs w:val="20"/>
            <w:rPrChange w:id="13813" w:author="Mosi Adesina Ifatunji" w:date="2025-10-24T20:29:00Z" w16du:dateUtc="2025-10-25T01:29:00Z">
              <w:rPr/>
            </w:rPrChange>
          </w:rPr>
          <w:delText xml:space="preserve"> In some industries, there are seasonal effects in the reporting of quarterly earnings data, so a good practice with the data is to use the same quarter to measure changes over successive years rather than measure changes across successive quarters.  </w:delText>
        </w:r>
      </w:del>
    </w:p>
  </w:footnote>
  <w:footnote w:id="10">
    <w:p w14:paraId="000002B2" w14:textId="77777777" w:rsidR="00374CE3" w:rsidRPr="00535A08" w:rsidDel="00BA3D63" w:rsidRDefault="00851BB7" w:rsidP="00D82754">
      <w:pPr>
        <w:pStyle w:val="Subtitle"/>
        <w:rPr>
          <w:del w:id="13823" w:author="Mosi Adesina Ifatunji" w:date="2025-07-25T15:42:00Z" w16du:dateUtc="2025-07-25T20:42:00Z"/>
          <w:rStyle w:val="IntenseEmphasis"/>
          <w:szCs w:val="20"/>
          <w:rPrChange w:id="13824" w:author="Mosi Adesina Ifatunji" w:date="2025-10-24T20:29:00Z" w16du:dateUtc="2025-10-25T01:29:00Z">
            <w:rPr>
              <w:del w:id="13825" w:author="Mosi Adesina Ifatunji" w:date="2025-07-25T15:42:00Z" w16du:dateUtc="2025-07-25T20:42:00Z"/>
            </w:rPr>
          </w:rPrChange>
        </w:rPr>
      </w:pPr>
      <w:del w:id="13826" w:author="Mosi Adesina Ifatunji" w:date="2025-07-25T15:42:00Z" w16du:dateUtc="2025-07-25T20:42:00Z">
        <w:r w:rsidRPr="00535A08" w:rsidDel="00BA3D63">
          <w:rPr>
            <w:rStyle w:val="IntenseEmphasis"/>
            <w:szCs w:val="20"/>
            <w:rPrChange w:id="13827" w:author="Mosi Adesina Ifatunji" w:date="2025-10-24T20:29:00Z" w16du:dateUtc="2025-10-25T01:29:00Z">
              <w:rPr>
                <w:vertAlign w:val="superscript"/>
              </w:rPr>
            </w:rPrChange>
          </w:rPr>
          <w:footnoteRef/>
        </w:r>
        <w:r w:rsidRPr="00535A08" w:rsidDel="00BA3D63">
          <w:rPr>
            <w:rStyle w:val="IntenseEmphasis"/>
            <w:szCs w:val="20"/>
            <w:rPrChange w:id="13828" w:author="Mosi Adesina Ifatunji" w:date="2025-10-24T20:29:00Z" w16du:dateUtc="2025-10-25T01:29:00Z">
              <w:rPr/>
            </w:rPrChange>
          </w:rPr>
          <w:delText xml:space="preserve"> Below, in our supplemental analysis of data from the 1979 National Longitudinal Study we decompose the growth in racial inequality over the life course into components due to cross-firm job mobility and within-firm wage changes and find that the majority of the increase is the on the racial wage inequality is the result of within-firm wage changes.    </w:delText>
        </w:r>
      </w:del>
    </w:p>
  </w:footnote>
  <w:footnote w:id="11">
    <w:p w14:paraId="000002B3" w14:textId="77777777" w:rsidR="00374CE3" w:rsidRPr="00535A08" w:rsidDel="00BA3D63" w:rsidRDefault="00851BB7" w:rsidP="00D82754">
      <w:pPr>
        <w:pStyle w:val="Subtitle"/>
        <w:rPr>
          <w:del w:id="13832" w:author="Mosi Adesina Ifatunji" w:date="2025-07-25T15:42:00Z" w16du:dateUtc="2025-07-25T20:42:00Z"/>
          <w:rStyle w:val="IntenseEmphasis"/>
          <w:szCs w:val="20"/>
          <w:rPrChange w:id="13833" w:author="Mosi Adesina Ifatunji" w:date="2025-10-24T20:29:00Z" w16du:dateUtc="2025-10-25T01:29:00Z">
            <w:rPr>
              <w:del w:id="13834" w:author="Mosi Adesina Ifatunji" w:date="2025-07-25T15:42:00Z" w16du:dateUtc="2025-07-25T20:42:00Z"/>
            </w:rPr>
          </w:rPrChange>
        </w:rPr>
      </w:pPr>
      <w:del w:id="13835" w:author="Mosi Adesina Ifatunji" w:date="2025-07-25T15:42:00Z" w16du:dateUtc="2025-07-25T20:42:00Z">
        <w:r w:rsidRPr="00535A08" w:rsidDel="00BA3D63">
          <w:rPr>
            <w:rStyle w:val="IntenseEmphasis"/>
            <w:szCs w:val="20"/>
            <w:rPrChange w:id="13836" w:author="Mosi Adesina Ifatunji" w:date="2025-10-24T20:29:00Z" w16du:dateUtc="2025-10-25T01:29:00Z">
              <w:rPr>
                <w:vertAlign w:val="superscript"/>
              </w:rPr>
            </w:rPrChange>
          </w:rPr>
          <w:footnoteRef/>
        </w:r>
        <w:r w:rsidRPr="00535A08" w:rsidDel="00BA3D63">
          <w:rPr>
            <w:rStyle w:val="IntenseEmphasis"/>
            <w:szCs w:val="20"/>
            <w:rPrChange w:id="13837" w:author="Mosi Adesina Ifatunji" w:date="2025-10-24T20:29:00Z" w16du:dateUtc="2025-10-25T01:29:00Z">
              <w:rPr/>
            </w:rPrChange>
          </w:rPr>
          <w:delText xml:space="preserve">In other words, and individual who works at firm A in the first quarter of 2002 and 2003 will have a value for the (within-firm) change in log earnings for 2003. </w:delText>
        </w:r>
      </w:del>
    </w:p>
  </w:footnote>
  <w:footnote w:id="12">
    <w:p w14:paraId="000002B4" w14:textId="2A8EDF13" w:rsidR="00374CE3" w:rsidRPr="00535A08" w:rsidDel="00BA3D63" w:rsidRDefault="00851BB7" w:rsidP="00D82754">
      <w:pPr>
        <w:pStyle w:val="Subtitle"/>
        <w:rPr>
          <w:del w:id="13854" w:author="Mosi Adesina Ifatunji" w:date="2025-07-25T15:42:00Z" w16du:dateUtc="2025-07-25T20:42:00Z"/>
          <w:rStyle w:val="IntenseEmphasis"/>
          <w:szCs w:val="20"/>
          <w:rPrChange w:id="13855" w:author="Mosi Adesina Ifatunji" w:date="2025-10-24T20:29:00Z" w16du:dateUtc="2025-10-25T01:29:00Z">
            <w:rPr>
              <w:del w:id="13856" w:author="Mosi Adesina Ifatunji" w:date="2025-07-25T15:42:00Z" w16du:dateUtc="2025-07-25T20:42:00Z"/>
            </w:rPr>
          </w:rPrChange>
        </w:rPr>
      </w:pPr>
      <w:del w:id="13857" w:author="Mosi Adesina Ifatunji" w:date="2025-07-25T15:42:00Z" w16du:dateUtc="2025-07-25T20:42:00Z">
        <w:r w:rsidRPr="00535A08" w:rsidDel="00BA3D63">
          <w:rPr>
            <w:rStyle w:val="IntenseEmphasis"/>
            <w:szCs w:val="20"/>
            <w:rPrChange w:id="13858" w:author="Mosi Adesina Ifatunji" w:date="2025-10-24T20:29:00Z" w16du:dateUtc="2025-10-25T01:29:00Z">
              <w:rPr>
                <w:vertAlign w:val="superscript"/>
              </w:rPr>
            </w:rPrChange>
          </w:rPr>
          <w:footnoteRef/>
        </w:r>
        <w:r w:rsidRPr="00535A08" w:rsidDel="00BA3D63">
          <w:rPr>
            <w:rStyle w:val="IntenseEmphasis"/>
            <w:szCs w:val="20"/>
            <w:rPrChange w:id="13859" w:author="Mosi Adesina Ifatunji" w:date="2025-10-24T20:29:00Z" w16du:dateUtc="2025-10-25T01:29:00Z">
              <w:rPr/>
            </w:rPrChange>
          </w:rPr>
          <w:delText xml:space="preserve"> For ease of reference, we refer to these labor market areas as “metro areas” in the rest of the text even though they also include non-metro rural labor markets.</w:delText>
        </w:r>
      </w:del>
    </w:p>
    <w:p w14:paraId="000002B5" w14:textId="461099CB" w:rsidR="00374CE3" w:rsidRPr="00535A08" w:rsidDel="00BA3D63" w:rsidRDefault="00374CE3">
      <w:pPr>
        <w:pStyle w:val="Subtitle"/>
        <w:rPr>
          <w:del w:id="13860" w:author="Mosi Adesina Ifatunji" w:date="2025-07-25T15:42:00Z" w16du:dateUtc="2025-07-25T20:42:00Z"/>
          <w:rStyle w:val="IntenseEmphasis"/>
          <w:szCs w:val="20"/>
          <w:rPrChange w:id="13861" w:author="Mosi Adesina Ifatunji" w:date="2025-10-24T20:29:00Z" w16du:dateUtc="2025-10-25T01:29:00Z">
            <w:rPr>
              <w:del w:id="13862" w:author="Mosi Adesina Ifatunji" w:date="2025-07-25T15:42:00Z" w16du:dateUtc="2025-07-25T20:42:00Z"/>
            </w:rPr>
          </w:rPrChange>
        </w:rPr>
        <w:pPrChange w:id="13863" w:author="Mosi Adesina Ifatunji" w:date="2025-06-17T19:03:00Z" w16du:dateUtc="2025-06-18T00:03:00Z">
          <w:pPr/>
        </w:pPrChange>
      </w:pPr>
    </w:p>
    <w:p w14:paraId="000002B6" w14:textId="05E8DBF0" w:rsidR="00374CE3" w:rsidRPr="00535A08" w:rsidDel="00BA3D63" w:rsidRDefault="00374CE3" w:rsidP="00D82754">
      <w:pPr>
        <w:rPr>
          <w:del w:id="13864" w:author="Mosi Adesina Ifatunji" w:date="2025-07-25T15:42:00Z" w16du:dateUtc="2025-07-25T20:42:00Z"/>
          <w:rStyle w:val="IntenseEmphasis"/>
          <w:szCs w:val="20"/>
          <w:rPrChange w:id="13865" w:author="Mosi Adesina Ifatunji" w:date="2025-10-24T20:29:00Z" w16du:dateUtc="2025-10-25T01:29:00Z">
            <w:rPr>
              <w:del w:id="13866" w:author="Mosi Adesina Ifatunji" w:date="2025-07-25T15:42:00Z" w16du:dateUtc="2025-07-25T20:42:00Z"/>
            </w:rPr>
          </w:rPrChange>
        </w:rPr>
      </w:pPr>
    </w:p>
    <w:p w14:paraId="000002B7" w14:textId="1BEC0B91" w:rsidR="00374CE3" w:rsidRPr="00535A08" w:rsidDel="00BA3D63" w:rsidRDefault="00374CE3" w:rsidP="00D82754">
      <w:pPr>
        <w:rPr>
          <w:del w:id="13867" w:author="Mosi Adesina Ifatunji" w:date="2025-07-25T15:42:00Z" w16du:dateUtc="2025-07-25T20:42:00Z"/>
          <w:rStyle w:val="IntenseEmphasis"/>
          <w:szCs w:val="20"/>
          <w:rPrChange w:id="13868" w:author="Mosi Adesina Ifatunji" w:date="2025-10-24T20:29:00Z" w16du:dateUtc="2025-10-25T01:29:00Z">
            <w:rPr>
              <w:del w:id="13869" w:author="Mosi Adesina Ifatunji" w:date="2025-07-25T15:42:00Z" w16du:dateUtc="2025-07-25T20:42:00Z"/>
            </w:rPr>
          </w:rPrChange>
        </w:rPr>
      </w:pPr>
    </w:p>
    <w:p w14:paraId="000002B8" w14:textId="77777777" w:rsidR="00374CE3" w:rsidRPr="00535A08" w:rsidDel="00BA3D63" w:rsidRDefault="00374CE3" w:rsidP="00D82754">
      <w:pPr>
        <w:rPr>
          <w:del w:id="13870" w:author="Mosi Adesina Ifatunji" w:date="2025-07-25T15:42:00Z" w16du:dateUtc="2025-07-25T20:42:00Z"/>
          <w:rStyle w:val="IntenseEmphasis"/>
          <w:szCs w:val="20"/>
          <w:rPrChange w:id="13871" w:author="Mosi Adesina Ifatunji" w:date="2025-10-24T20:29:00Z" w16du:dateUtc="2025-10-25T01:29:00Z">
            <w:rPr>
              <w:del w:id="13872" w:author="Mosi Adesina Ifatunji" w:date="2025-07-25T15:42:00Z" w16du:dateUtc="2025-07-25T20:42:00Z"/>
            </w:rPr>
          </w:rPrChange>
        </w:rPr>
      </w:pPr>
    </w:p>
  </w:footnote>
</w:footnotes>
</file>

<file path=word/intelligence2.xml><?xml version="1.0" encoding="utf-8"?>
<int2:intelligence xmlns:int2="http://schemas.microsoft.com/office/intelligence/2020/intelligence" xmlns:oel="http://schemas.microsoft.com/office/2019/extlst">
  <int2:observations>
    <int2:bookmark int2:bookmarkName="_Int_n2rnq8wl" int2:invalidationBookmarkName="" int2:hashCode="mmY2NZLiW4HsMX" int2:id="rLSY2M9J">
      <int2:state int2:value="Rejected" int2:type="style"/>
    </int2:bookmark>
    <int2:bookmark int2:bookmarkName="_Int_U556ynA2" int2:invalidationBookmarkName="" int2:hashCode="fbm+W5RiLebNhk" int2:id="xZjXLp00">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14765"/>
    <w:multiLevelType w:val="multilevel"/>
    <w:tmpl w:val="573C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0D16AE"/>
    <w:multiLevelType w:val="multilevel"/>
    <w:tmpl w:val="A01A7D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4A3FD3"/>
    <w:multiLevelType w:val="multilevel"/>
    <w:tmpl w:val="7EE240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036C36"/>
    <w:multiLevelType w:val="multilevel"/>
    <w:tmpl w:val="4BDA6C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1C01C8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F85D2B"/>
    <w:multiLevelType w:val="multilevel"/>
    <w:tmpl w:val="20D0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A61D6D"/>
    <w:multiLevelType w:val="multilevel"/>
    <w:tmpl w:val="4652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2159E4"/>
    <w:multiLevelType w:val="multilevel"/>
    <w:tmpl w:val="7A3A9E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6C3F96"/>
    <w:multiLevelType w:val="multilevel"/>
    <w:tmpl w:val="4AA63B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1807D9"/>
    <w:multiLevelType w:val="multilevel"/>
    <w:tmpl w:val="9700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5672650">
    <w:abstractNumId w:val="3"/>
  </w:num>
  <w:num w:numId="2" w16cid:durableId="1413546805">
    <w:abstractNumId w:val="4"/>
  </w:num>
  <w:num w:numId="3" w16cid:durableId="297074908">
    <w:abstractNumId w:val="9"/>
  </w:num>
  <w:num w:numId="4" w16cid:durableId="1626542922">
    <w:abstractNumId w:val="0"/>
  </w:num>
  <w:num w:numId="5" w16cid:durableId="750127757">
    <w:abstractNumId w:val="2"/>
  </w:num>
  <w:num w:numId="6" w16cid:durableId="825709380">
    <w:abstractNumId w:val="7"/>
  </w:num>
  <w:num w:numId="7" w16cid:durableId="1066302578">
    <w:abstractNumId w:val="1"/>
  </w:num>
  <w:num w:numId="8" w16cid:durableId="881359650">
    <w:abstractNumId w:val="8"/>
  </w:num>
  <w:num w:numId="9" w16cid:durableId="275404591">
    <w:abstractNumId w:val="6"/>
  </w:num>
  <w:num w:numId="10" w16cid:durableId="58773609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si Adesina Ifatunji">
    <w15:presenceInfo w15:providerId="AD" w15:userId="S::ifatunji@wisc.edu::833ad0b8-39b4-462f-bc57-a3b95e969c9d"/>
  </w15:person>
  <w15:person w15:author="Mosi Adesina Ifatunji [2]">
    <w15:presenceInfo w15:providerId="Windows Live" w15:userId="103754632_tp_dropbox"/>
  </w15:person>
  <w15:person w15:author="Mosi Ifatunji">
    <w15:presenceInfo w15:providerId="Windows Live" w15:userId="103754632_tp_dropbo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Sociological Review&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02dv2wmve59sezs5dpe5rzxdzpvpvffzed&quot;&gt;ifatunji_25&lt;record-ids&gt;&lt;item&gt;146&lt;/item&gt;&lt;item&gt;157&lt;/item&gt;&lt;item&gt;189&lt;/item&gt;&lt;item&gt;426&lt;/item&gt;&lt;item&gt;585&lt;/item&gt;&lt;item&gt;714&lt;/item&gt;&lt;item&gt;867&lt;/item&gt;&lt;item&gt;940&lt;/item&gt;&lt;item&gt;982&lt;/item&gt;&lt;item&gt;1048&lt;/item&gt;&lt;item&gt;1053&lt;/item&gt;&lt;item&gt;1154&lt;/item&gt;&lt;item&gt;1184&lt;/item&gt;&lt;item&gt;1913&lt;/item&gt;&lt;item&gt;2209&lt;/item&gt;&lt;item&gt;2287&lt;/item&gt;&lt;item&gt;2740&lt;/item&gt;&lt;item&gt;3008&lt;/item&gt;&lt;item&gt;3015&lt;/item&gt;&lt;item&gt;3183&lt;/item&gt;&lt;item&gt;3237&lt;/item&gt;&lt;item&gt;3671&lt;/item&gt;&lt;item&gt;3697&lt;/item&gt;&lt;item&gt;3866&lt;/item&gt;&lt;item&gt;4168&lt;/item&gt;&lt;item&gt;4169&lt;/item&gt;&lt;item&gt;4253&lt;/item&gt;&lt;item&gt;4330&lt;/item&gt;&lt;item&gt;4397&lt;/item&gt;&lt;item&gt;4949&lt;/item&gt;&lt;item&gt;5008&lt;/item&gt;&lt;item&gt;5036&lt;/item&gt;&lt;item&gt;5058&lt;/item&gt;&lt;item&gt;5121&lt;/item&gt;&lt;item&gt;5166&lt;/item&gt;&lt;item&gt;5169&lt;/item&gt;&lt;item&gt;5177&lt;/item&gt;&lt;item&gt;5191&lt;/item&gt;&lt;item&gt;5210&lt;/item&gt;&lt;item&gt;5281&lt;/item&gt;&lt;item&gt;5284&lt;/item&gt;&lt;item&gt;5288&lt;/item&gt;&lt;item&gt;5290&lt;/item&gt;&lt;item&gt;5292&lt;/item&gt;&lt;item&gt;5300&lt;/item&gt;&lt;item&gt;5349&lt;/item&gt;&lt;item&gt;5365&lt;/item&gt;&lt;item&gt;5412&lt;/item&gt;&lt;item&gt;5463&lt;/item&gt;&lt;item&gt;5546&lt;/item&gt;&lt;item&gt;5836&lt;/item&gt;&lt;item&gt;5914&lt;/item&gt;&lt;item&gt;5940&lt;/item&gt;&lt;item&gt;6013&lt;/item&gt;&lt;item&gt;6651&lt;/item&gt;&lt;item&gt;6695&lt;/item&gt;&lt;item&gt;6766&lt;/item&gt;&lt;item&gt;6881&lt;/item&gt;&lt;item&gt;6882&lt;/item&gt;&lt;item&gt;6883&lt;/item&gt;&lt;item&gt;6884&lt;/item&gt;&lt;item&gt;6885&lt;/item&gt;&lt;item&gt;6886&lt;/item&gt;&lt;item&gt;6887&lt;/item&gt;&lt;item&gt;6888&lt;/item&gt;&lt;item&gt;6889&lt;/item&gt;&lt;item&gt;6890&lt;/item&gt;&lt;item&gt;6891&lt;/item&gt;&lt;item&gt;6892&lt;/item&gt;&lt;item&gt;6893&lt;/item&gt;&lt;item&gt;6894&lt;/item&gt;&lt;item&gt;6896&lt;/item&gt;&lt;item&gt;6897&lt;/item&gt;&lt;item&gt;6901&lt;/item&gt;&lt;item&gt;6903&lt;/item&gt;&lt;item&gt;6904&lt;/item&gt;&lt;item&gt;6905&lt;/item&gt;&lt;item&gt;6906&lt;/item&gt;&lt;item&gt;6909&lt;/item&gt;&lt;item&gt;6910&lt;/item&gt;&lt;item&gt;6911&lt;/item&gt;&lt;item&gt;6912&lt;/item&gt;&lt;item&gt;6913&lt;/item&gt;&lt;item&gt;6915&lt;/item&gt;&lt;item&gt;6916&lt;/item&gt;&lt;item&gt;6917&lt;/item&gt;&lt;item&gt;6919&lt;/item&gt;&lt;item&gt;6920&lt;/item&gt;&lt;item&gt;6921&lt;/item&gt;&lt;item&gt;6922&lt;/item&gt;&lt;item&gt;6923&lt;/item&gt;&lt;item&gt;6924&lt;/item&gt;&lt;item&gt;6925&lt;/item&gt;&lt;item&gt;6926&lt;/item&gt;&lt;item&gt;6927&lt;/item&gt;&lt;item&gt;6929&lt;/item&gt;&lt;item&gt;6930&lt;/item&gt;&lt;item&gt;6931&lt;/item&gt;&lt;item&gt;6932&lt;/item&gt;&lt;item&gt;6933&lt;/item&gt;&lt;item&gt;6934&lt;/item&gt;&lt;item&gt;6935&lt;/item&gt;&lt;item&gt;6936&lt;/item&gt;&lt;item&gt;6937&lt;/item&gt;&lt;item&gt;6938&lt;/item&gt;&lt;item&gt;6939&lt;/item&gt;&lt;item&gt;6940&lt;/item&gt;&lt;item&gt;6944&lt;/item&gt;&lt;item&gt;6945&lt;/item&gt;&lt;item&gt;6946&lt;/item&gt;&lt;item&gt;6949&lt;/item&gt;&lt;item&gt;6950&lt;/item&gt;&lt;item&gt;6951&lt;/item&gt;&lt;item&gt;6952&lt;/item&gt;&lt;item&gt;6953&lt;/item&gt;&lt;item&gt;6955&lt;/item&gt;&lt;item&gt;6956&lt;/item&gt;&lt;item&gt;6958&lt;/item&gt;&lt;item&gt;6959&lt;/item&gt;&lt;item&gt;6960&lt;/item&gt;&lt;item&gt;6962&lt;/item&gt;&lt;item&gt;6963&lt;/item&gt;&lt;item&gt;6964&lt;/item&gt;&lt;item&gt;6966&lt;/item&gt;&lt;item&gt;6968&lt;/item&gt;&lt;item&gt;6971&lt;/item&gt;&lt;item&gt;6974&lt;/item&gt;&lt;item&gt;6975&lt;/item&gt;&lt;item&gt;7001&lt;/item&gt;&lt;item&gt;7005&lt;/item&gt;&lt;item&gt;7007&lt;/item&gt;&lt;item&gt;7009&lt;/item&gt;&lt;item&gt;7011&lt;/item&gt;&lt;item&gt;7025&lt;/item&gt;&lt;item&gt;7026&lt;/item&gt;&lt;item&gt;7030&lt;/item&gt;&lt;item&gt;7032&lt;/item&gt;&lt;item&gt;7052&lt;/item&gt;&lt;item&gt;7053&lt;/item&gt;&lt;item&gt;7055&lt;/item&gt;&lt;item&gt;7057&lt;/item&gt;&lt;item&gt;7062&lt;/item&gt;&lt;item&gt;7098&lt;/item&gt;&lt;item&gt;7106&lt;/item&gt;&lt;item&gt;7186&lt;/item&gt;&lt;item&gt;7188&lt;/item&gt;&lt;item&gt;7193&lt;/item&gt;&lt;item&gt;7195&lt;/item&gt;&lt;item&gt;7197&lt;/item&gt;&lt;item&gt;7202&lt;/item&gt;&lt;item&gt;7205&lt;/item&gt;&lt;item&gt;7207&lt;/item&gt;&lt;item&gt;7209&lt;/item&gt;&lt;item&gt;7216&lt;/item&gt;&lt;item&gt;7226&lt;/item&gt;&lt;item&gt;7245&lt;/item&gt;&lt;item&gt;7251&lt;/item&gt;&lt;item&gt;7258&lt;/item&gt;&lt;item&gt;7262&lt;/item&gt;&lt;item&gt;7279&lt;/item&gt;&lt;item&gt;7280&lt;/item&gt;&lt;item&gt;7281&lt;/item&gt;&lt;item&gt;7282&lt;/item&gt;&lt;item&gt;7283&lt;/item&gt;&lt;item&gt;7284&lt;/item&gt;&lt;item&gt;7306&lt;/item&gt;&lt;item&gt;7308&lt;/item&gt;&lt;item&gt;7369&lt;/item&gt;&lt;item&gt;7375&lt;/item&gt;&lt;item&gt;7378&lt;/item&gt;&lt;item&gt;7380&lt;/item&gt;&lt;item&gt;7381&lt;/item&gt;&lt;item&gt;7382&lt;/item&gt;&lt;item&gt;7383&lt;/item&gt;&lt;item&gt;7384&lt;/item&gt;&lt;item&gt;7385&lt;/item&gt;&lt;item&gt;7387&lt;/item&gt;&lt;/record-ids&gt;&lt;/item&gt;&lt;/Libraries&gt;"/>
    <w:docVar w:name="EN.UseJSCitationFormat" w:val="True"/>
  </w:docVars>
  <w:rsids>
    <w:rsidRoot w:val="00374CE3"/>
    <w:rsid w:val="00000434"/>
    <w:rsid w:val="00000540"/>
    <w:rsid w:val="00000611"/>
    <w:rsid w:val="00000747"/>
    <w:rsid w:val="000007E5"/>
    <w:rsid w:val="00000A3B"/>
    <w:rsid w:val="0000135F"/>
    <w:rsid w:val="00001A8B"/>
    <w:rsid w:val="000020C5"/>
    <w:rsid w:val="00002AF1"/>
    <w:rsid w:val="000033AF"/>
    <w:rsid w:val="0000382D"/>
    <w:rsid w:val="00003D13"/>
    <w:rsid w:val="00003D18"/>
    <w:rsid w:val="0000429B"/>
    <w:rsid w:val="000043B1"/>
    <w:rsid w:val="00004654"/>
    <w:rsid w:val="000047B8"/>
    <w:rsid w:val="0000480E"/>
    <w:rsid w:val="000052F6"/>
    <w:rsid w:val="000055EE"/>
    <w:rsid w:val="00005A9F"/>
    <w:rsid w:val="00005F7B"/>
    <w:rsid w:val="00005FF1"/>
    <w:rsid w:val="00006325"/>
    <w:rsid w:val="000066F4"/>
    <w:rsid w:val="00006767"/>
    <w:rsid w:val="00006F57"/>
    <w:rsid w:val="0000726C"/>
    <w:rsid w:val="0000790B"/>
    <w:rsid w:val="00007B9F"/>
    <w:rsid w:val="00007D02"/>
    <w:rsid w:val="00007EFD"/>
    <w:rsid w:val="000102EF"/>
    <w:rsid w:val="000104DB"/>
    <w:rsid w:val="00010575"/>
    <w:rsid w:val="00010960"/>
    <w:rsid w:val="00010CB7"/>
    <w:rsid w:val="00010DC7"/>
    <w:rsid w:val="00010EC3"/>
    <w:rsid w:val="00010F51"/>
    <w:rsid w:val="000119CD"/>
    <w:rsid w:val="00011EDB"/>
    <w:rsid w:val="00012200"/>
    <w:rsid w:val="00012F75"/>
    <w:rsid w:val="00012F83"/>
    <w:rsid w:val="00013006"/>
    <w:rsid w:val="0001302D"/>
    <w:rsid w:val="000130CE"/>
    <w:rsid w:val="00013321"/>
    <w:rsid w:val="00013E42"/>
    <w:rsid w:val="00014125"/>
    <w:rsid w:val="000141D3"/>
    <w:rsid w:val="0001424B"/>
    <w:rsid w:val="0001486B"/>
    <w:rsid w:val="0001489F"/>
    <w:rsid w:val="000149C6"/>
    <w:rsid w:val="00014A82"/>
    <w:rsid w:val="00014DF6"/>
    <w:rsid w:val="00014E9F"/>
    <w:rsid w:val="00014F43"/>
    <w:rsid w:val="00014F54"/>
    <w:rsid w:val="000155F4"/>
    <w:rsid w:val="00015C53"/>
    <w:rsid w:val="00015D1F"/>
    <w:rsid w:val="00015E3E"/>
    <w:rsid w:val="00015F87"/>
    <w:rsid w:val="00016421"/>
    <w:rsid w:val="000164D2"/>
    <w:rsid w:val="000165EA"/>
    <w:rsid w:val="00016C42"/>
    <w:rsid w:val="00016C89"/>
    <w:rsid w:val="0001701E"/>
    <w:rsid w:val="00017392"/>
    <w:rsid w:val="00017576"/>
    <w:rsid w:val="00017721"/>
    <w:rsid w:val="00017D8D"/>
    <w:rsid w:val="00017EBE"/>
    <w:rsid w:val="000201E9"/>
    <w:rsid w:val="0002028F"/>
    <w:rsid w:val="00020BEB"/>
    <w:rsid w:val="000215FE"/>
    <w:rsid w:val="00021803"/>
    <w:rsid w:val="00021B18"/>
    <w:rsid w:val="0002225B"/>
    <w:rsid w:val="000225A8"/>
    <w:rsid w:val="00022860"/>
    <w:rsid w:val="00022954"/>
    <w:rsid w:val="00022D80"/>
    <w:rsid w:val="000231EF"/>
    <w:rsid w:val="00023628"/>
    <w:rsid w:val="000236E4"/>
    <w:rsid w:val="0002394B"/>
    <w:rsid w:val="000243AE"/>
    <w:rsid w:val="000246F7"/>
    <w:rsid w:val="0002489A"/>
    <w:rsid w:val="00024E9F"/>
    <w:rsid w:val="0002507D"/>
    <w:rsid w:val="000252F8"/>
    <w:rsid w:val="00025A6C"/>
    <w:rsid w:val="00026006"/>
    <w:rsid w:val="000264E7"/>
    <w:rsid w:val="00026731"/>
    <w:rsid w:val="00026F88"/>
    <w:rsid w:val="000270C2"/>
    <w:rsid w:val="0002710D"/>
    <w:rsid w:val="000274C8"/>
    <w:rsid w:val="0002756D"/>
    <w:rsid w:val="0002778B"/>
    <w:rsid w:val="0002780E"/>
    <w:rsid w:val="0002787B"/>
    <w:rsid w:val="00027C90"/>
    <w:rsid w:val="00030337"/>
    <w:rsid w:val="000304C5"/>
    <w:rsid w:val="0003056C"/>
    <w:rsid w:val="00030648"/>
    <w:rsid w:val="0003099D"/>
    <w:rsid w:val="00030C39"/>
    <w:rsid w:val="00030D95"/>
    <w:rsid w:val="00031378"/>
    <w:rsid w:val="00031542"/>
    <w:rsid w:val="00031C75"/>
    <w:rsid w:val="00031E85"/>
    <w:rsid w:val="000323C8"/>
    <w:rsid w:val="00032B04"/>
    <w:rsid w:val="00032E1E"/>
    <w:rsid w:val="00033025"/>
    <w:rsid w:val="00033090"/>
    <w:rsid w:val="000330BA"/>
    <w:rsid w:val="00033949"/>
    <w:rsid w:val="00033D86"/>
    <w:rsid w:val="00033FAD"/>
    <w:rsid w:val="000350CC"/>
    <w:rsid w:val="000352F5"/>
    <w:rsid w:val="000356E2"/>
    <w:rsid w:val="0003583F"/>
    <w:rsid w:val="000362DD"/>
    <w:rsid w:val="000363EC"/>
    <w:rsid w:val="00036519"/>
    <w:rsid w:val="000365A6"/>
    <w:rsid w:val="000368D4"/>
    <w:rsid w:val="00036E7A"/>
    <w:rsid w:val="0003748A"/>
    <w:rsid w:val="00040240"/>
    <w:rsid w:val="000404A4"/>
    <w:rsid w:val="000404BF"/>
    <w:rsid w:val="0004070E"/>
    <w:rsid w:val="000409AE"/>
    <w:rsid w:val="00040B25"/>
    <w:rsid w:val="00040CA3"/>
    <w:rsid w:val="00041163"/>
    <w:rsid w:val="00041429"/>
    <w:rsid w:val="00041DA0"/>
    <w:rsid w:val="000426CF"/>
    <w:rsid w:val="00042811"/>
    <w:rsid w:val="00042E7E"/>
    <w:rsid w:val="0004397E"/>
    <w:rsid w:val="00043A70"/>
    <w:rsid w:val="00043C06"/>
    <w:rsid w:val="00043C84"/>
    <w:rsid w:val="00044217"/>
    <w:rsid w:val="0004451A"/>
    <w:rsid w:val="00044C66"/>
    <w:rsid w:val="00044D59"/>
    <w:rsid w:val="00045289"/>
    <w:rsid w:val="00045564"/>
    <w:rsid w:val="00045A0D"/>
    <w:rsid w:val="000462C4"/>
    <w:rsid w:val="00046FA5"/>
    <w:rsid w:val="000479AC"/>
    <w:rsid w:val="00047F01"/>
    <w:rsid w:val="00051450"/>
    <w:rsid w:val="00051D62"/>
    <w:rsid w:val="00052024"/>
    <w:rsid w:val="00052188"/>
    <w:rsid w:val="00052712"/>
    <w:rsid w:val="00052BDD"/>
    <w:rsid w:val="00052CE9"/>
    <w:rsid w:val="00052F5B"/>
    <w:rsid w:val="00053131"/>
    <w:rsid w:val="00053417"/>
    <w:rsid w:val="0005391B"/>
    <w:rsid w:val="0005391F"/>
    <w:rsid w:val="00054958"/>
    <w:rsid w:val="00054C02"/>
    <w:rsid w:val="00054FD3"/>
    <w:rsid w:val="00055E50"/>
    <w:rsid w:val="00056287"/>
    <w:rsid w:val="000563D8"/>
    <w:rsid w:val="00056A59"/>
    <w:rsid w:val="00056B2D"/>
    <w:rsid w:val="00056FF3"/>
    <w:rsid w:val="0005702B"/>
    <w:rsid w:val="0005712A"/>
    <w:rsid w:val="0005766D"/>
    <w:rsid w:val="0005788C"/>
    <w:rsid w:val="00057C50"/>
    <w:rsid w:val="000605B8"/>
    <w:rsid w:val="0006065B"/>
    <w:rsid w:val="00060672"/>
    <w:rsid w:val="000607A5"/>
    <w:rsid w:val="0006091A"/>
    <w:rsid w:val="00060A1E"/>
    <w:rsid w:val="00061A9F"/>
    <w:rsid w:val="00062007"/>
    <w:rsid w:val="00062782"/>
    <w:rsid w:val="0006290D"/>
    <w:rsid w:val="00062957"/>
    <w:rsid w:val="00062F09"/>
    <w:rsid w:val="000631F1"/>
    <w:rsid w:val="000632E8"/>
    <w:rsid w:val="00063490"/>
    <w:rsid w:val="000635A8"/>
    <w:rsid w:val="000636B8"/>
    <w:rsid w:val="0006387A"/>
    <w:rsid w:val="000639AF"/>
    <w:rsid w:val="00063A2B"/>
    <w:rsid w:val="00063BBE"/>
    <w:rsid w:val="00063F21"/>
    <w:rsid w:val="000646A4"/>
    <w:rsid w:val="000648D7"/>
    <w:rsid w:val="00064CDD"/>
    <w:rsid w:val="00064F97"/>
    <w:rsid w:val="00064FFD"/>
    <w:rsid w:val="0006596C"/>
    <w:rsid w:val="00065A6E"/>
    <w:rsid w:val="00065B53"/>
    <w:rsid w:val="00065C07"/>
    <w:rsid w:val="00066311"/>
    <w:rsid w:val="00066642"/>
    <w:rsid w:val="00066805"/>
    <w:rsid w:val="00066E0F"/>
    <w:rsid w:val="000673EE"/>
    <w:rsid w:val="0006769C"/>
    <w:rsid w:val="000678FF"/>
    <w:rsid w:val="00067918"/>
    <w:rsid w:val="0006796E"/>
    <w:rsid w:val="00067C6C"/>
    <w:rsid w:val="00070233"/>
    <w:rsid w:val="0007034C"/>
    <w:rsid w:val="00070863"/>
    <w:rsid w:val="00070B85"/>
    <w:rsid w:val="00071333"/>
    <w:rsid w:val="000718E5"/>
    <w:rsid w:val="00071B36"/>
    <w:rsid w:val="00071BA6"/>
    <w:rsid w:val="00072210"/>
    <w:rsid w:val="00072607"/>
    <w:rsid w:val="00072E6C"/>
    <w:rsid w:val="0007324A"/>
    <w:rsid w:val="0007340C"/>
    <w:rsid w:val="00073A18"/>
    <w:rsid w:val="000740E1"/>
    <w:rsid w:val="0007481D"/>
    <w:rsid w:val="00074FF9"/>
    <w:rsid w:val="000755C0"/>
    <w:rsid w:val="000757F4"/>
    <w:rsid w:val="000759A4"/>
    <w:rsid w:val="000762D1"/>
    <w:rsid w:val="00076309"/>
    <w:rsid w:val="00076584"/>
    <w:rsid w:val="00076DAE"/>
    <w:rsid w:val="0007718B"/>
    <w:rsid w:val="0007738A"/>
    <w:rsid w:val="00077719"/>
    <w:rsid w:val="0007781E"/>
    <w:rsid w:val="00077CF8"/>
    <w:rsid w:val="00077DF9"/>
    <w:rsid w:val="00077F6B"/>
    <w:rsid w:val="000801C9"/>
    <w:rsid w:val="000805DC"/>
    <w:rsid w:val="000807CC"/>
    <w:rsid w:val="0008087F"/>
    <w:rsid w:val="00081261"/>
    <w:rsid w:val="000812B2"/>
    <w:rsid w:val="0008148B"/>
    <w:rsid w:val="000815FF"/>
    <w:rsid w:val="00081F7A"/>
    <w:rsid w:val="000821B2"/>
    <w:rsid w:val="0008233A"/>
    <w:rsid w:val="000824F4"/>
    <w:rsid w:val="00082884"/>
    <w:rsid w:val="00082B04"/>
    <w:rsid w:val="0008334F"/>
    <w:rsid w:val="0008337D"/>
    <w:rsid w:val="00083777"/>
    <w:rsid w:val="000842BF"/>
    <w:rsid w:val="000848D8"/>
    <w:rsid w:val="00084DF8"/>
    <w:rsid w:val="00084E8A"/>
    <w:rsid w:val="000854B9"/>
    <w:rsid w:val="000856F2"/>
    <w:rsid w:val="00085900"/>
    <w:rsid w:val="0008592F"/>
    <w:rsid w:val="00085A4B"/>
    <w:rsid w:val="00085F07"/>
    <w:rsid w:val="00085FBE"/>
    <w:rsid w:val="0008610C"/>
    <w:rsid w:val="00086147"/>
    <w:rsid w:val="00086265"/>
    <w:rsid w:val="000866E2"/>
    <w:rsid w:val="0008682B"/>
    <w:rsid w:val="00086A00"/>
    <w:rsid w:val="00086AF5"/>
    <w:rsid w:val="00087063"/>
    <w:rsid w:val="00090004"/>
    <w:rsid w:val="000906E7"/>
    <w:rsid w:val="00090770"/>
    <w:rsid w:val="0009099D"/>
    <w:rsid w:val="00090A29"/>
    <w:rsid w:val="00090F58"/>
    <w:rsid w:val="000910D0"/>
    <w:rsid w:val="0009134E"/>
    <w:rsid w:val="0009169F"/>
    <w:rsid w:val="000916A5"/>
    <w:rsid w:val="000916AA"/>
    <w:rsid w:val="0009174E"/>
    <w:rsid w:val="000918E0"/>
    <w:rsid w:val="00091C37"/>
    <w:rsid w:val="00092019"/>
    <w:rsid w:val="000922C3"/>
    <w:rsid w:val="0009254F"/>
    <w:rsid w:val="000929D5"/>
    <w:rsid w:val="00092D61"/>
    <w:rsid w:val="00092FE2"/>
    <w:rsid w:val="0009328D"/>
    <w:rsid w:val="00093707"/>
    <w:rsid w:val="0009371B"/>
    <w:rsid w:val="00093D9F"/>
    <w:rsid w:val="0009401F"/>
    <w:rsid w:val="0009408A"/>
    <w:rsid w:val="000943A6"/>
    <w:rsid w:val="000944FA"/>
    <w:rsid w:val="00095114"/>
    <w:rsid w:val="000956E2"/>
    <w:rsid w:val="00095A9D"/>
    <w:rsid w:val="00095F47"/>
    <w:rsid w:val="00095F75"/>
    <w:rsid w:val="0009609D"/>
    <w:rsid w:val="000960DD"/>
    <w:rsid w:val="000966EC"/>
    <w:rsid w:val="00096B2C"/>
    <w:rsid w:val="00096CB1"/>
    <w:rsid w:val="00096E17"/>
    <w:rsid w:val="00097209"/>
    <w:rsid w:val="00097358"/>
    <w:rsid w:val="00097392"/>
    <w:rsid w:val="0009760E"/>
    <w:rsid w:val="0009772E"/>
    <w:rsid w:val="00097B13"/>
    <w:rsid w:val="00097D96"/>
    <w:rsid w:val="000A03B7"/>
    <w:rsid w:val="000A056F"/>
    <w:rsid w:val="000A075B"/>
    <w:rsid w:val="000A0760"/>
    <w:rsid w:val="000A0B10"/>
    <w:rsid w:val="000A1145"/>
    <w:rsid w:val="000A1287"/>
    <w:rsid w:val="000A1550"/>
    <w:rsid w:val="000A1552"/>
    <w:rsid w:val="000A1B88"/>
    <w:rsid w:val="000A1FF2"/>
    <w:rsid w:val="000A220B"/>
    <w:rsid w:val="000A2C04"/>
    <w:rsid w:val="000A2C4E"/>
    <w:rsid w:val="000A3385"/>
    <w:rsid w:val="000A3A5B"/>
    <w:rsid w:val="000A3C55"/>
    <w:rsid w:val="000A3D06"/>
    <w:rsid w:val="000A3D69"/>
    <w:rsid w:val="000A3DEF"/>
    <w:rsid w:val="000A42D3"/>
    <w:rsid w:val="000A4D4F"/>
    <w:rsid w:val="000A4E92"/>
    <w:rsid w:val="000A5B72"/>
    <w:rsid w:val="000A5BBC"/>
    <w:rsid w:val="000A5BE6"/>
    <w:rsid w:val="000A5C66"/>
    <w:rsid w:val="000A5CEE"/>
    <w:rsid w:val="000A6189"/>
    <w:rsid w:val="000A62CB"/>
    <w:rsid w:val="000A6422"/>
    <w:rsid w:val="000A6736"/>
    <w:rsid w:val="000A715B"/>
    <w:rsid w:val="000A7279"/>
    <w:rsid w:val="000A7599"/>
    <w:rsid w:val="000A7E9F"/>
    <w:rsid w:val="000B0217"/>
    <w:rsid w:val="000B09FF"/>
    <w:rsid w:val="000B0EC1"/>
    <w:rsid w:val="000B114F"/>
    <w:rsid w:val="000B13AC"/>
    <w:rsid w:val="000B18F3"/>
    <w:rsid w:val="000B1BF6"/>
    <w:rsid w:val="000B1D0F"/>
    <w:rsid w:val="000B1FF2"/>
    <w:rsid w:val="000B2339"/>
    <w:rsid w:val="000B31A3"/>
    <w:rsid w:val="000B3ADE"/>
    <w:rsid w:val="000B3EF2"/>
    <w:rsid w:val="000B4239"/>
    <w:rsid w:val="000B4680"/>
    <w:rsid w:val="000B51B6"/>
    <w:rsid w:val="000B5363"/>
    <w:rsid w:val="000B54C3"/>
    <w:rsid w:val="000B5635"/>
    <w:rsid w:val="000B5D0C"/>
    <w:rsid w:val="000B63C5"/>
    <w:rsid w:val="000B6509"/>
    <w:rsid w:val="000B66FE"/>
    <w:rsid w:val="000B67E2"/>
    <w:rsid w:val="000B6887"/>
    <w:rsid w:val="000B6959"/>
    <w:rsid w:val="000B6D69"/>
    <w:rsid w:val="000B6F30"/>
    <w:rsid w:val="000B7134"/>
    <w:rsid w:val="000B723A"/>
    <w:rsid w:val="000B75D7"/>
    <w:rsid w:val="000B766D"/>
    <w:rsid w:val="000B77A5"/>
    <w:rsid w:val="000B7B40"/>
    <w:rsid w:val="000B7B52"/>
    <w:rsid w:val="000C0703"/>
    <w:rsid w:val="000C080C"/>
    <w:rsid w:val="000C089B"/>
    <w:rsid w:val="000C09C1"/>
    <w:rsid w:val="000C0ABD"/>
    <w:rsid w:val="000C0B58"/>
    <w:rsid w:val="000C222C"/>
    <w:rsid w:val="000C27B2"/>
    <w:rsid w:val="000C2D8B"/>
    <w:rsid w:val="000C2F05"/>
    <w:rsid w:val="000C2F82"/>
    <w:rsid w:val="000C315F"/>
    <w:rsid w:val="000C3518"/>
    <w:rsid w:val="000C461E"/>
    <w:rsid w:val="000C51EE"/>
    <w:rsid w:val="000C521D"/>
    <w:rsid w:val="000C54A4"/>
    <w:rsid w:val="000C55B3"/>
    <w:rsid w:val="000C56BC"/>
    <w:rsid w:val="000C579B"/>
    <w:rsid w:val="000C5C03"/>
    <w:rsid w:val="000C629D"/>
    <w:rsid w:val="000C63AD"/>
    <w:rsid w:val="000C69A1"/>
    <w:rsid w:val="000C6E29"/>
    <w:rsid w:val="000C6E6F"/>
    <w:rsid w:val="000C707C"/>
    <w:rsid w:val="000C715A"/>
    <w:rsid w:val="000C79CC"/>
    <w:rsid w:val="000C7AB9"/>
    <w:rsid w:val="000C7E8C"/>
    <w:rsid w:val="000D0160"/>
    <w:rsid w:val="000D016E"/>
    <w:rsid w:val="000D02EF"/>
    <w:rsid w:val="000D16F8"/>
    <w:rsid w:val="000D1875"/>
    <w:rsid w:val="000D1D4F"/>
    <w:rsid w:val="000D2632"/>
    <w:rsid w:val="000D2AE7"/>
    <w:rsid w:val="000D2D82"/>
    <w:rsid w:val="000D32CF"/>
    <w:rsid w:val="000D3D84"/>
    <w:rsid w:val="000D40A6"/>
    <w:rsid w:val="000D4308"/>
    <w:rsid w:val="000D4664"/>
    <w:rsid w:val="000D4B0D"/>
    <w:rsid w:val="000D51C5"/>
    <w:rsid w:val="000D54E4"/>
    <w:rsid w:val="000D552A"/>
    <w:rsid w:val="000D591D"/>
    <w:rsid w:val="000D59AB"/>
    <w:rsid w:val="000D5DAD"/>
    <w:rsid w:val="000D5F9B"/>
    <w:rsid w:val="000D6823"/>
    <w:rsid w:val="000D6DA1"/>
    <w:rsid w:val="000D6DED"/>
    <w:rsid w:val="000D709C"/>
    <w:rsid w:val="000D713B"/>
    <w:rsid w:val="000D7868"/>
    <w:rsid w:val="000D79CF"/>
    <w:rsid w:val="000D7C5B"/>
    <w:rsid w:val="000E03D5"/>
    <w:rsid w:val="000E0832"/>
    <w:rsid w:val="000E08B0"/>
    <w:rsid w:val="000E08D2"/>
    <w:rsid w:val="000E08DE"/>
    <w:rsid w:val="000E0CA1"/>
    <w:rsid w:val="000E0FF4"/>
    <w:rsid w:val="000E12EC"/>
    <w:rsid w:val="000E1467"/>
    <w:rsid w:val="000E192C"/>
    <w:rsid w:val="000E1A44"/>
    <w:rsid w:val="000E1D88"/>
    <w:rsid w:val="000E2193"/>
    <w:rsid w:val="000E298F"/>
    <w:rsid w:val="000E2A0F"/>
    <w:rsid w:val="000E2AB8"/>
    <w:rsid w:val="000E2C87"/>
    <w:rsid w:val="000E2D83"/>
    <w:rsid w:val="000E2F98"/>
    <w:rsid w:val="000E30D2"/>
    <w:rsid w:val="000E315F"/>
    <w:rsid w:val="000E31DD"/>
    <w:rsid w:val="000E392A"/>
    <w:rsid w:val="000E3A63"/>
    <w:rsid w:val="000E3B8F"/>
    <w:rsid w:val="000E4023"/>
    <w:rsid w:val="000E487D"/>
    <w:rsid w:val="000E5314"/>
    <w:rsid w:val="000E5535"/>
    <w:rsid w:val="000E56AD"/>
    <w:rsid w:val="000E5748"/>
    <w:rsid w:val="000E5CB9"/>
    <w:rsid w:val="000E5D12"/>
    <w:rsid w:val="000E64D5"/>
    <w:rsid w:val="000E68B9"/>
    <w:rsid w:val="000E6AF1"/>
    <w:rsid w:val="000E7146"/>
    <w:rsid w:val="000F02CC"/>
    <w:rsid w:val="000F06FD"/>
    <w:rsid w:val="000F07AF"/>
    <w:rsid w:val="000F08FD"/>
    <w:rsid w:val="000F0A12"/>
    <w:rsid w:val="000F12AF"/>
    <w:rsid w:val="000F13FD"/>
    <w:rsid w:val="000F1BCF"/>
    <w:rsid w:val="000F2126"/>
    <w:rsid w:val="000F26D8"/>
    <w:rsid w:val="000F2AA9"/>
    <w:rsid w:val="000F2CD8"/>
    <w:rsid w:val="000F2FDC"/>
    <w:rsid w:val="000F374D"/>
    <w:rsid w:val="000F37F2"/>
    <w:rsid w:val="000F3AF1"/>
    <w:rsid w:val="000F3C0C"/>
    <w:rsid w:val="000F3D5B"/>
    <w:rsid w:val="000F3E54"/>
    <w:rsid w:val="000F426C"/>
    <w:rsid w:val="000F42A8"/>
    <w:rsid w:val="000F443F"/>
    <w:rsid w:val="000F4765"/>
    <w:rsid w:val="000F4A1E"/>
    <w:rsid w:val="000F53B6"/>
    <w:rsid w:val="000F53E3"/>
    <w:rsid w:val="000F5B71"/>
    <w:rsid w:val="000F5BB7"/>
    <w:rsid w:val="000F5C93"/>
    <w:rsid w:val="000F6273"/>
    <w:rsid w:val="000F650C"/>
    <w:rsid w:val="000F65CA"/>
    <w:rsid w:val="000F694E"/>
    <w:rsid w:val="000F78DD"/>
    <w:rsid w:val="000F79B4"/>
    <w:rsid w:val="000F7B4D"/>
    <w:rsid w:val="000F7D55"/>
    <w:rsid w:val="000F7D9D"/>
    <w:rsid w:val="000F7EB5"/>
    <w:rsid w:val="000F7F23"/>
    <w:rsid w:val="001001AC"/>
    <w:rsid w:val="00100A26"/>
    <w:rsid w:val="00100B17"/>
    <w:rsid w:val="00100C31"/>
    <w:rsid w:val="00100D32"/>
    <w:rsid w:val="00100DBF"/>
    <w:rsid w:val="00101012"/>
    <w:rsid w:val="001016A2"/>
    <w:rsid w:val="001017DB"/>
    <w:rsid w:val="00101B04"/>
    <w:rsid w:val="00101B15"/>
    <w:rsid w:val="00101BB5"/>
    <w:rsid w:val="00101F5E"/>
    <w:rsid w:val="00102402"/>
    <w:rsid w:val="001024BB"/>
    <w:rsid w:val="0010265F"/>
    <w:rsid w:val="001027C1"/>
    <w:rsid w:val="001028BE"/>
    <w:rsid w:val="00102B98"/>
    <w:rsid w:val="00102D70"/>
    <w:rsid w:val="0010303D"/>
    <w:rsid w:val="00104017"/>
    <w:rsid w:val="00104B22"/>
    <w:rsid w:val="00104E27"/>
    <w:rsid w:val="001053D5"/>
    <w:rsid w:val="0010557F"/>
    <w:rsid w:val="00105634"/>
    <w:rsid w:val="0010598A"/>
    <w:rsid w:val="00105E28"/>
    <w:rsid w:val="001066AF"/>
    <w:rsid w:val="0010670E"/>
    <w:rsid w:val="0010712B"/>
    <w:rsid w:val="001072F5"/>
    <w:rsid w:val="00107446"/>
    <w:rsid w:val="00107703"/>
    <w:rsid w:val="001101F3"/>
    <w:rsid w:val="001106E2"/>
    <w:rsid w:val="0011070E"/>
    <w:rsid w:val="00110FBB"/>
    <w:rsid w:val="001112C1"/>
    <w:rsid w:val="00111409"/>
    <w:rsid w:val="001119ED"/>
    <w:rsid w:val="00111ADB"/>
    <w:rsid w:val="00111C1A"/>
    <w:rsid w:val="00111DA8"/>
    <w:rsid w:val="00111FFE"/>
    <w:rsid w:val="0011248F"/>
    <w:rsid w:val="001124D7"/>
    <w:rsid w:val="00112F36"/>
    <w:rsid w:val="00113059"/>
    <w:rsid w:val="001131B2"/>
    <w:rsid w:val="00113523"/>
    <w:rsid w:val="00113FFE"/>
    <w:rsid w:val="0011426E"/>
    <w:rsid w:val="001146F5"/>
    <w:rsid w:val="00114789"/>
    <w:rsid w:val="001147D0"/>
    <w:rsid w:val="00115283"/>
    <w:rsid w:val="001155FE"/>
    <w:rsid w:val="00115757"/>
    <w:rsid w:val="001157C0"/>
    <w:rsid w:val="001158C4"/>
    <w:rsid w:val="00115AF5"/>
    <w:rsid w:val="00115BBF"/>
    <w:rsid w:val="00115EF1"/>
    <w:rsid w:val="00115FD9"/>
    <w:rsid w:val="00116447"/>
    <w:rsid w:val="00116537"/>
    <w:rsid w:val="00116E95"/>
    <w:rsid w:val="00116F1F"/>
    <w:rsid w:val="00117F1E"/>
    <w:rsid w:val="00117F9E"/>
    <w:rsid w:val="00120113"/>
    <w:rsid w:val="00120160"/>
    <w:rsid w:val="00120591"/>
    <w:rsid w:val="00120845"/>
    <w:rsid w:val="001209EC"/>
    <w:rsid w:val="0012120A"/>
    <w:rsid w:val="00121B45"/>
    <w:rsid w:val="00121D90"/>
    <w:rsid w:val="00121EE7"/>
    <w:rsid w:val="00122A71"/>
    <w:rsid w:val="00123179"/>
    <w:rsid w:val="00123635"/>
    <w:rsid w:val="0012376A"/>
    <w:rsid w:val="00123B22"/>
    <w:rsid w:val="00123D65"/>
    <w:rsid w:val="00123FDB"/>
    <w:rsid w:val="00124273"/>
    <w:rsid w:val="00124895"/>
    <w:rsid w:val="00124EDF"/>
    <w:rsid w:val="00124FE7"/>
    <w:rsid w:val="001258F0"/>
    <w:rsid w:val="00125AD4"/>
    <w:rsid w:val="00125C5D"/>
    <w:rsid w:val="0012634C"/>
    <w:rsid w:val="0012664E"/>
    <w:rsid w:val="001269CA"/>
    <w:rsid w:val="00127331"/>
    <w:rsid w:val="00127621"/>
    <w:rsid w:val="00127645"/>
    <w:rsid w:val="00127779"/>
    <w:rsid w:val="001277A7"/>
    <w:rsid w:val="001277EE"/>
    <w:rsid w:val="00127D62"/>
    <w:rsid w:val="00127F86"/>
    <w:rsid w:val="00127FBF"/>
    <w:rsid w:val="001300E6"/>
    <w:rsid w:val="00130219"/>
    <w:rsid w:val="001302AA"/>
    <w:rsid w:val="0013041B"/>
    <w:rsid w:val="0013058D"/>
    <w:rsid w:val="00130EDD"/>
    <w:rsid w:val="0013129F"/>
    <w:rsid w:val="00131521"/>
    <w:rsid w:val="00131B38"/>
    <w:rsid w:val="001326EB"/>
    <w:rsid w:val="00132B6B"/>
    <w:rsid w:val="001331CA"/>
    <w:rsid w:val="0013325C"/>
    <w:rsid w:val="0013355B"/>
    <w:rsid w:val="00133787"/>
    <w:rsid w:val="001337BE"/>
    <w:rsid w:val="001338AF"/>
    <w:rsid w:val="00133B5E"/>
    <w:rsid w:val="00133C85"/>
    <w:rsid w:val="00133DC9"/>
    <w:rsid w:val="00133F74"/>
    <w:rsid w:val="001344ED"/>
    <w:rsid w:val="00134B59"/>
    <w:rsid w:val="00134D30"/>
    <w:rsid w:val="00134FD6"/>
    <w:rsid w:val="00135107"/>
    <w:rsid w:val="00135684"/>
    <w:rsid w:val="0013574D"/>
    <w:rsid w:val="0013579F"/>
    <w:rsid w:val="00135879"/>
    <w:rsid w:val="00135C97"/>
    <w:rsid w:val="00136339"/>
    <w:rsid w:val="00136365"/>
    <w:rsid w:val="00136512"/>
    <w:rsid w:val="001369B1"/>
    <w:rsid w:val="00136BE3"/>
    <w:rsid w:val="00136D42"/>
    <w:rsid w:val="0013772F"/>
    <w:rsid w:val="00137777"/>
    <w:rsid w:val="00137809"/>
    <w:rsid w:val="00137FEE"/>
    <w:rsid w:val="0014019D"/>
    <w:rsid w:val="001405FF"/>
    <w:rsid w:val="00140681"/>
    <w:rsid w:val="001409F0"/>
    <w:rsid w:val="00140BA6"/>
    <w:rsid w:val="00140DF8"/>
    <w:rsid w:val="001415BF"/>
    <w:rsid w:val="00141C98"/>
    <w:rsid w:val="00141E71"/>
    <w:rsid w:val="00141FC7"/>
    <w:rsid w:val="00142433"/>
    <w:rsid w:val="0014288A"/>
    <w:rsid w:val="001440FE"/>
    <w:rsid w:val="001442A3"/>
    <w:rsid w:val="0014492D"/>
    <w:rsid w:val="00144EF9"/>
    <w:rsid w:val="00145131"/>
    <w:rsid w:val="0014575A"/>
    <w:rsid w:val="00145803"/>
    <w:rsid w:val="00145AAE"/>
    <w:rsid w:val="00145D7F"/>
    <w:rsid w:val="0014652A"/>
    <w:rsid w:val="00146771"/>
    <w:rsid w:val="00146F8B"/>
    <w:rsid w:val="0014701F"/>
    <w:rsid w:val="00147523"/>
    <w:rsid w:val="00147588"/>
    <w:rsid w:val="001477F2"/>
    <w:rsid w:val="00147AB6"/>
    <w:rsid w:val="00147E3B"/>
    <w:rsid w:val="00150173"/>
    <w:rsid w:val="00150289"/>
    <w:rsid w:val="001502F7"/>
    <w:rsid w:val="00150607"/>
    <w:rsid w:val="001506E9"/>
    <w:rsid w:val="00150728"/>
    <w:rsid w:val="00150795"/>
    <w:rsid w:val="00150AE6"/>
    <w:rsid w:val="0015118E"/>
    <w:rsid w:val="0015129E"/>
    <w:rsid w:val="00151825"/>
    <w:rsid w:val="00151B99"/>
    <w:rsid w:val="0015235A"/>
    <w:rsid w:val="00152490"/>
    <w:rsid w:val="00152C9E"/>
    <w:rsid w:val="001531AC"/>
    <w:rsid w:val="0015320E"/>
    <w:rsid w:val="0015339D"/>
    <w:rsid w:val="0015342D"/>
    <w:rsid w:val="00153567"/>
    <w:rsid w:val="00153BEF"/>
    <w:rsid w:val="00153D87"/>
    <w:rsid w:val="001547B0"/>
    <w:rsid w:val="00154ADD"/>
    <w:rsid w:val="001552BE"/>
    <w:rsid w:val="001557AF"/>
    <w:rsid w:val="00155E50"/>
    <w:rsid w:val="001569A1"/>
    <w:rsid w:val="00156AA6"/>
    <w:rsid w:val="00157857"/>
    <w:rsid w:val="00157952"/>
    <w:rsid w:val="00157B41"/>
    <w:rsid w:val="00157B72"/>
    <w:rsid w:val="00157C88"/>
    <w:rsid w:val="00157F2C"/>
    <w:rsid w:val="00157F2D"/>
    <w:rsid w:val="00160462"/>
    <w:rsid w:val="00160526"/>
    <w:rsid w:val="001606E0"/>
    <w:rsid w:val="00160902"/>
    <w:rsid w:val="00160932"/>
    <w:rsid w:val="0016096E"/>
    <w:rsid w:val="00160F81"/>
    <w:rsid w:val="001610C3"/>
    <w:rsid w:val="00161DA2"/>
    <w:rsid w:val="00161EAF"/>
    <w:rsid w:val="001629E3"/>
    <w:rsid w:val="00162B33"/>
    <w:rsid w:val="00162B64"/>
    <w:rsid w:val="00162D0C"/>
    <w:rsid w:val="0016300B"/>
    <w:rsid w:val="00163923"/>
    <w:rsid w:val="0016398F"/>
    <w:rsid w:val="00163BD0"/>
    <w:rsid w:val="00164345"/>
    <w:rsid w:val="001643E3"/>
    <w:rsid w:val="001645BC"/>
    <w:rsid w:val="00164621"/>
    <w:rsid w:val="001646A4"/>
    <w:rsid w:val="00164E47"/>
    <w:rsid w:val="00164EBE"/>
    <w:rsid w:val="00164EEB"/>
    <w:rsid w:val="0016511C"/>
    <w:rsid w:val="001651AA"/>
    <w:rsid w:val="0016520D"/>
    <w:rsid w:val="00165718"/>
    <w:rsid w:val="0016573D"/>
    <w:rsid w:val="00165853"/>
    <w:rsid w:val="001664DF"/>
    <w:rsid w:val="00166837"/>
    <w:rsid w:val="00166CDE"/>
    <w:rsid w:val="00166D09"/>
    <w:rsid w:val="00166E33"/>
    <w:rsid w:val="001671D4"/>
    <w:rsid w:val="0016759B"/>
    <w:rsid w:val="001676C7"/>
    <w:rsid w:val="00167A99"/>
    <w:rsid w:val="00167AB0"/>
    <w:rsid w:val="00167CFB"/>
    <w:rsid w:val="00167D9D"/>
    <w:rsid w:val="00170676"/>
    <w:rsid w:val="0017078D"/>
    <w:rsid w:val="00170986"/>
    <w:rsid w:val="001709FF"/>
    <w:rsid w:val="00170B95"/>
    <w:rsid w:val="00170D94"/>
    <w:rsid w:val="00171016"/>
    <w:rsid w:val="00171584"/>
    <w:rsid w:val="00171C2E"/>
    <w:rsid w:val="001721E6"/>
    <w:rsid w:val="001722FA"/>
    <w:rsid w:val="0017290C"/>
    <w:rsid w:val="00172919"/>
    <w:rsid w:val="00172C91"/>
    <w:rsid w:val="00172E8D"/>
    <w:rsid w:val="00173B31"/>
    <w:rsid w:val="0017401B"/>
    <w:rsid w:val="00174231"/>
    <w:rsid w:val="001742EC"/>
    <w:rsid w:val="00174CB5"/>
    <w:rsid w:val="00174E6A"/>
    <w:rsid w:val="0017550C"/>
    <w:rsid w:val="00176857"/>
    <w:rsid w:val="00176D44"/>
    <w:rsid w:val="00177148"/>
    <w:rsid w:val="0017777F"/>
    <w:rsid w:val="00180700"/>
    <w:rsid w:val="00180BC1"/>
    <w:rsid w:val="00180C2F"/>
    <w:rsid w:val="00181A73"/>
    <w:rsid w:val="00181C06"/>
    <w:rsid w:val="00181FE8"/>
    <w:rsid w:val="00182322"/>
    <w:rsid w:val="001828B8"/>
    <w:rsid w:val="001828C0"/>
    <w:rsid w:val="001829ED"/>
    <w:rsid w:val="00183143"/>
    <w:rsid w:val="001831A8"/>
    <w:rsid w:val="00183492"/>
    <w:rsid w:val="00183EA1"/>
    <w:rsid w:val="001842AB"/>
    <w:rsid w:val="001844C7"/>
    <w:rsid w:val="0018457D"/>
    <w:rsid w:val="0018463E"/>
    <w:rsid w:val="00184945"/>
    <w:rsid w:val="00184BA6"/>
    <w:rsid w:val="00184FC2"/>
    <w:rsid w:val="00184FD6"/>
    <w:rsid w:val="00185058"/>
    <w:rsid w:val="00185779"/>
    <w:rsid w:val="00185E63"/>
    <w:rsid w:val="00185EFB"/>
    <w:rsid w:val="00186225"/>
    <w:rsid w:val="00186226"/>
    <w:rsid w:val="00186E09"/>
    <w:rsid w:val="00186F07"/>
    <w:rsid w:val="00187D4E"/>
    <w:rsid w:val="00187F87"/>
    <w:rsid w:val="001906A9"/>
    <w:rsid w:val="00190C9D"/>
    <w:rsid w:val="00190F2E"/>
    <w:rsid w:val="00190F44"/>
    <w:rsid w:val="00190FA0"/>
    <w:rsid w:val="001918B9"/>
    <w:rsid w:val="001919BA"/>
    <w:rsid w:val="00191BAD"/>
    <w:rsid w:val="00191FEB"/>
    <w:rsid w:val="001923A2"/>
    <w:rsid w:val="00192940"/>
    <w:rsid w:val="00192F8E"/>
    <w:rsid w:val="001933C8"/>
    <w:rsid w:val="00193489"/>
    <w:rsid w:val="001936E3"/>
    <w:rsid w:val="0019373C"/>
    <w:rsid w:val="001939A5"/>
    <w:rsid w:val="00193B6F"/>
    <w:rsid w:val="0019441E"/>
    <w:rsid w:val="0019513D"/>
    <w:rsid w:val="00195502"/>
    <w:rsid w:val="00195723"/>
    <w:rsid w:val="001957D4"/>
    <w:rsid w:val="001959B2"/>
    <w:rsid w:val="00195AAF"/>
    <w:rsid w:val="00196CBB"/>
    <w:rsid w:val="001973EB"/>
    <w:rsid w:val="0019743C"/>
    <w:rsid w:val="0019751E"/>
    <w:rsid w:val="00197AD9"/>
    <w:rsid w:val="00197EF8"/>
    <w:rsid w:val="00197F28"/>
    <w:rsid w:val="001A0111"/>
    <w:rsid w:val="001A035F"/>
    <w:rsid w:val="001A0669"/>
    <w:rsid w:val="001A0722"/>
    <w:rsid w:val="001A0970"/>
    <w:rsid w:val="001A09F9"/>
    <w:rsid w:val="001A0B25"/>
    <w:rsid w:val="001A13D2"/>
    <w:rsid w:val="001A15C3"/>
    <w:rsid w:val="001A19CD"/>
    <w:rsid w:val="001A1B35"/>
    <w:rsid w:val="001A1B4A"/>
    <w:rsid w:val="001A1E5A"/>
    <w:rsid w:val="001A2260"/>
    <w:rsid w:val="001A227C"/>
    <w:rsid w:val="001A2A56"/>
    <w:rsid w:val="001A2BB7"/>
    <w:rsid w:val="001A3402"/>
    <w:rsid w:val="001A3C75"/>
    <w:rsid w:val="001A3D21"/>
    <w:rsid w:val="001A3F47"/>
    <w:rsid w:val="001A404C"/>
    <w:rsid w:val="001A433F"/>
    <w:rsid w:val="001A4399"/>
    <w:rsid w:val="001A43B6"/>
    <w:rsid w:val="001A440A"/>
    <w:rsid w:val="001A45A8"/>
    <w:rsid w:val="001A492A"/>
    <w:rsid w:val="001A4C96"/>
    <w:rsid w:val="001A50E6"/>
    <w:rsid w:val="001A5924"/>
    <w:rsid w:val="001A5B85"/>
    <w:rsid w:val="001A5C11"/>
    <w:rsid w:val="001A5DA1"/>
    <w:rsid w:val="001A5DD2"/>
    <w:rsid w:val="001A5F35"/>
    <w:rsid w:val="001A623F"/>
    <w:rsid w:val="001A639B"/>
    <w:rsid w:val="001A7200"/>
    <w:rsid w:val="001A7EAD"/>
    <w:rsid w:val="001A7EF5"/>
    <w:rsid w:val="001B020A"/>
    <w:rsid w:val="001B05A8"/>
    <w:rsid w:val="001B06EA"/>
    <w:rsid w:val="001B07C8"/>
    <w:rsid w:val="001B0960"/>
    <w:rsid w:val="001B096A"/>
    <w:rsid w:val="001B1481"/>
    <w:rsid w:val="001B1B01"/>
    <w:rsid w:val="001B20C7"/>
    <w:rsid w:val="001B2257"/>
    <w:rsid w:val="001B2D50"/>
    <w:rsid w:val="001B3297"/>
    <w:rsid w:val="001B3393"/>
    <w:rsid w:val="001B358A"/>
    <w:rsid w:val="001B3E19"/>
    <w:rsid w:val="001B3F4B"/>
    <w:rsid w:val="001B3FDA"/>
    <w:rsid w:val="001B4154"/>
    <w:rsid w:val="001B41B9"/>
    <w:rsid w:val="001B41CA"/>
    <w:rsid w:val="001B4AB9"/>
    <w:rsid w:val="001B4DC0"/>
    <w:rsid w:val="001B4F16"/>
    <w:rsid w:val="001B5063"/>
    <w:rsid w:val="001B570F"/>
    <w:rsid w:val="001B5D1C"/>
    <w:rsid w:val="001B602A"/>
    <w:rsid w:val="001B6102"/>
    <w:rsid w:val="001B6270"/>
    <w:rsid w:val="001B62E8"/>
    <w:rsid w:val="001B6678"/>
    <w:rsid w:val="001B6771"/>
    <w:rsid w:val="001B6816"/>
    <w:rsid w:val="001B6DE1"/>
    <w:rsid w:val="001B7293"/>
    <w:rsid w:val="001B74A5"/>
    <w:rsid w:val="001B78A9"/>
    <w:rsid w:val="001C042F"/>
    <w:rsid w:val="001C0490"/>
    <w:rsid w:val="001C0564"/>
    <w:rsid w:val="001C0D92"/>
    <w:rsid w:val="001C11DF"/>
    <w:rsid w:val="001C1671"/>
    <w:rsid w:val="001C18D8"/>
    <w:rsid w:val="001C195E"/>
    <w:rsid w:val="001C1DE9"/>
    <w:rsid w:val="001C2AD6"/>
    <w:rsid w:val="001C3690"/>
    <w:rsid w:val="001C3E5B"/>
    <w:rsid w:val="001C3FB8"/>
    <w:rsid w:val="001C430D"/>
    <w:rsid w:val="001C447C"/>
    <w:rsid w:val="001C451E"/>
    <w:rsid w:val="001C480F"/>
    <w:rsid w:val="001C4956"/>
    <w:rsid w:val="001C4A60"/>
    <w:rsid w:val="001C5CA6"/>
    <w:rsid w:val="001C5EEB"/>
    <w:rsid w:val="001C60AF"/>
    <w:rsid w:val="001C6235"/>
    <w:rsid w:val="001C6320"/>
    <w:rsid w:val="001C644E"/>
    <w:rsid w:val="001C785E"/>
    <w:rsid w:val="001C7B34"/>
    <w:rsid w:val="001C7EAE"/>
    <w:rsid w:val="001D04ED"/>
    <w:rsid w:val="001D063B"/>
    <w:rsid w:val="001D0B27"/>
    <w:rsid w:val="001D0C87"/>
    <w:rsid w:val="001D2095"/>
    <w:rsid w:val="001D2192"/>
    <w:rsid w:val="001D234B"/>
    <w:rsid w:val="001D25DF"/>
    <w:rsid w:val="001D283E"/>
    <w:rsid w:val="001D293F"/>
    <w:rsid w:val="001D2ADA"/>
    <w:rsid w:val="001D2D75"/>
    <w:rsid w:val="001D2F80"/>
    <w:rsid w:val="001D3522"/>
    <w:rsid w:val="001D3971"/>
    <w:rsid w:val="001D3B73"/>
    <w:rsid w:val="001D40EC"/>
    <w:rsid w:val="001D440A"/>
    <w:rsid w:val="001D4731"/>
    <w:rsid w:val="001D544F"/>
    <w:rsid w:val="001D61FF"/>
    <w:rsid w:val="001D6236"/>
    <w:rsid w:val="001D62E2"/>
    <w:rsid w:val="001D6385"/>
    <w:rsid w:val="001D663A"/>
    <w:rsid w:val="001D66A7"/>
    <w:rsid w:val="001D75C2"/>
    <w:rsid w:val="001D7725"/>
    <w:rsid w:val="001D79B0"/>
    <w:rsid w:val="001D7A12"/>
    <w:rsid w:val="001D7ABB"/>
    <w:rsid w:val="001D7B5E"/>
    <w:rsid w:val="001D7BD7"/>
    <w:rsid w:val="001D7D29"/>
    <w:rsid w:val="001E0249"/>
    <w:rsid w:val="001E0347"/>
    <w:rsid w:val="001E04FD"/>
    <w:rsid w:val="001E073C"/>
    <w:rsid w:val="001E0FAC"/>
    <w:rsid w:val="001E13B0"/>
    <w:rsid w:val="001E26F9"/>
    <w:rsid w:val="001E28BB"/>
    <w:rsid w:val="001E2B57"/>
    <w:rsid w:val="001E301D"/>
    <w:rsid w:val="001E33DE"/>
    <w:rsid w:val="001E34EE"/>
    <w:rsid w:val="001E3918"/>
    <w:rsid w:val="001E3FB0"/>
    <w:rsid w:val="001E4473"/>
    <w:rsid w:val="001E45E2"/>
    <w:rsid w:val="001E49E2"/>
    <w:rsid w:val="001E4E59"/>
    <w:rsid w:val="001E500E"/>
    <w:rsid w:val="001E5856"/>
    <w:rsid w:val="001E5C3A"/>
    <w:rsid w:val="001E663B"/>
    <w:rsid w:val="001E6687"/>
    <w:rsid w:val="001E6BCF"/>
    <w:rsid w:val="001E70C1"/>
    <w:rsid w:val="001E72F5"/>
    <w:rsid w:val="001E7564"/>
    <w:rsid w:val="001E7718"/>
    <w:rsid w:val="001E7889"/>
    <w:rsid w:val="001E79F5"/>
    <w:rsid w:val="001E79F9"/>
    <w:rsid w:val="001E7B7D"/>
    <w:rsid w:val="001E7D60"/>
    <w:rsid w:val="001F032F"/>
    <w:rsid w:val="001F04B0"/>
    <w:rsid w:val="001F0A16"/>
    <w:rsid w:val="001F0A7C"/>
    <w:rsid w:val="001F0A98"/>
    <w:rsid w:val="001F0F8A"/>
    <w:rsid w:val="001F1471"/>
    <w:rsid w:val="001F1E32"/>
    <w:rsid w:val="001F278E"/>
    <w:rsid w:val="001F2C62"/>
    <w:rsid w:val="001F3211"/>
    <w:rsid w:val="001F3B48"/>
    <w:rsid w:val="001F4085"/>
    <w:rsid w:val="001F47CF"/>
    <w:rsid w:val="001F4A40"/>
    <w:rsid w:val="001F4B4A"/>
    <w:rsid w:val="001F4F8D"/>
    <w:rsid w:val="001F5915"/>
    <w:rsid w:val="001F61ED"/>
    <w:rsid w:val="001F62ED"/>
    <w:rsid w:val="001F6AB0"/>
    <w:rsid w:val="001F6E3E"/>
    <w:rsid w:val="001F74AA"/>
    <w:rsid w:val="001F78ED"/>
    <w:rsid w:val="001F7B57"/>
    <w:rsid w:val="001F7EA8"/>
    <w:rsid w:val="00200030"/>
    <w:rsid w:val="00200035"/>
    <w:rsid w:val="002003E4"/>
    <w:rsid w:val="002008B0"/>
    <w:rsid w:val="00200DF5"/>
    <w:rsid w:val="00200DF7"/>
    <w:rsid w:val="00200E90"/>
    <w:rsid w:val="00201420"/>
    <w:rsid w:val="00201426"/>
    <w:rsid w:val="00201653"/>
    <w:rsid w:val="002018CB"/>
    <w:rsid w:val="00201A3E"/>
    <w:rsid w:val="00201D3F"/>
    <w:rsid w:val="00201EC8"/>
    <w:rsid w:val="0020202B"/>
    <w:rsid w:val="0020211D"/>
    <w:rsid w:val="00202157"/>
    <w:rsid w:val="0020244C"/>
    <w:rsid w:val="00202C39"/>
    <w:rsid w:val="00202F65"/>
    <w:rsid w:val="00202FEF"/>
    <w:rsid w:val="00203063"/>
    <w:rsid w:val="0020312D"/>
    <w:rsid w:val="00203142"/>
    <w:rsid w:val="002033CF"/>
    <w:rsid w:val="0020432F"/>
    <w:rsid w:val="0020466C"/>
    <w:rsid w:val="0020488B"/>
    <w:rsid w:val="0020538B"/>
    <w:rsid w:val="00205AB0"/>
    <w:rsid w:val="00205B40"/>
    <w:rsid w:val="00205B8C"/>
    <w:rsid w:val="00205CC4"/>
    <w:rsid w:val="00205CEC"/>
    <w:rsid w:val="00205E53"/>
    <w:rsid w:val="00206381"/>
    <w:rsid w:val="0020661E"/>
    <w:rsid w:val="0020694A"/>
    <w:rsid w:val="00207C81"/>
    <w:rsid w:val="00207FC1"/>
    <w:rsid w:val="002100A1"/>
    <w:rsid w:val="00210227"/>
    <w:rsid w:val="002102B2"/>
    <w:rsid w:val="002102DE"/>
    <w:rsid w:val="00210355"/>
    <w:rsid w:val="00210D6C"/>
    <w:rsid w:val="00211031"/>
    <w:rsid w:val="0021113F"/>
    <w:rsid w:val="00211473"/>
    <w:rsid w:val="002114DC"/>
    <w:rsid w:val="00211AB1"/>
    <w:rsid w:val="00212039"/>
    <w:rsid w:val="00212060"/>
    <w:rsid w:val="0021230C"/>
    <w:rsid w:val="002124AB"/>
    <w:rsid w:val="0021267E"/>
    <w:rsid w:val="002127BC"/>
    <w:rsid w:val="00212807"/>
    <w:rsid w:val="00212BA9"/>
    <w:rsid w:val="00212E70"/>
    <w:rsid w:val="00213170"/>
    <w:rsid w:val="002136D4"/>
    <w:rsid w:val="00213C26"/>
    <w:rsid w:val="002142D9"/>
    <w:rsid w:val="002146FA"/>
    <w:rsid w:val="00214962"/>
    <w:rsid w:val="00215345"/>
    <w:rsid w:val="00215962"/>
    <w:rsid w:val="00215D40"/>
    <w:rsid w:val="00215D99"/>
    <w:rsid w:val="002169F6"/>
    <w:rsid w:val="00216B2A"/>
    <w:rsid w:val="00216F2F"/>
    <w:rsid w:val="00216FE8"/>
    <w:rsid w:val="002171B9"/>
    <w:rsid w:val="00217501"/>
    <w:rsid w:val="00217521"/>
    <w:rsid w:val="00217734"/>
    <w:rsid w:val="0021784C"/>
    <w:rsid w:val="002179C8"/>
    <w:rsid w:val="00217B32"/>
    <w:rsid w:val="00217C13"/>
    <w:rsid w:val="00217C3A"/>
    <w:rsid w:val="002203F6"/>
    <w:rsid w:val="00220510"/>
    <w:rsid w:val="00220D91"/>
    <w:rsid w:val="00220FC9"/>
    <w:rsid w:val="00221266"/>
    <w:rsid w:val="002215C3"/>
    <w:rsid w:val="00221F7E"/>
    <w:rsid w:val="00222C8F"/>
    <w:rsid w:val="00222D4F"/>
    <w:rsid w:val="00223619"/>
    <w:rsid w:val="00223697"/>
    <w:rsid w:val="00223C78"/>
    <w:rsid w:val="002241C1"/>
    <w:rsid w:val="00224212"/>
    <w:rsid w:val="00224366"/>
    <w:rsid w:val="002243E8"/>
    <w:rsid w:val="002248D7"/>
    <w:rsid w:val="00224D23"/>
    <w:rsid w:val="00224F33"/>
    <w:rsid w:val="002257E8"/>
    <w:rsid w:val="00225D3B"/>
    <w:rsid w:val="002261DD"/>
    <w:rsid w:val="00226BC8"/>
    <w:rsid w:val="00227BAC"/>
    <w:rsid w:val="002304BC"/>
    <w:rsid w:val="00230EF5"/>
    <w:rsid w:val="0023114F"/>
    <w:rsid w:val="0023128D"/>
    <w:rsid w:val="002314DF"/>
    <w:rsid w:val="00231507"/>
    <w:rsid w:val="0023159A"/>
    <w:rsid w:val="002316FA"/>
    <w:rsid w:val="00232266"/>
    <w:rsid w:val="00232465"/>
    <w:rsid w:val="00232870"/>
    <w:rsid w:val="00232AD6"/>
    <w:rsid w:val="00233071"/>
    <w:rsid w:val="002331D4"/>
    <w:rsid w:val="002334F2"/>
    <w:rsid w:val="00233578"/>
    <w:rsid w:val="00233F59"/>
    <w:rsid w:val="002340CC"/>
    <w:rsid w:val="00234979"/>
    <w:rsid w:val="00234C15"/>
    <w:rsid w:val="00234CF0"/>
    <w:rsid w:val="00234EA2"/>
    <w:rsid w:val="00234FCF"/>
    <w:rsid w:val="00235117"/>
    <w:rsid w:val="00235BDC"/>
    <w:rsid w:val="002366F8"/>
    <w:rsid w:val="00236842"/>
    <w:rsid w:val="002369FE"/>
    <w:rsid w:val="00236AB0"/>
    <w:rsid w:val="00236B4F"/>
    <w:rsid w:val="00236F7E"/>
    <w:rsid w:val="0023714C"/>
    <w:rsid w:val="002372D8"/>
    <w:rsid w:val="002373C5"/>
    <w:rsid w:val="00237C75"/>
    <w:rsid w:val="00237E7F"/>
    <w:rsid w:val="00237EDA"/>
    <w:rsid w:val="00240A93"/>
    <w:rsid w:val="00240C08"/>
    <w:rsid w:val="00240C47"/>
    <w:rsid w:val="00240FBC"/>
    <w:rsid w:val="002412AF"/>
    <w:rsid w:val="00241C6F"/>
    <w:rsid w:val="00241EB4"/>
    <w:rsid w:val="00243058"/>
    <w:rsid w:val="00243EC3"/>
    <w:rsid w:val="00243F4F"/>
    <w:rsid w:val="00243FD7"/>
    <w:rsid w:val="00244034"/>
    <w:rsid w:val="00244FAE"/>
    <w:rsid w:val="00245008"/>
    <w:rsid w:val="002450EC"/>
    <w:rsid w:val="00245D61"/>
    <w:rsid w:val="00245F47"/>
    <w:rsid w:val="00245F9E"/>
    <w:rsid w:val="00245FF5"/>
    <w:rsid w:val="00246307"/>
    <w:rsid w:val="00246D91"/>
    <w:rsid w:val="00246DA1"/>
    <w:rsid w:val="00246E2E"/>
    <w:rsid w:val="002473BA"/>
    <w:rsid w:val="002474AD"/>
    <w:rsid w:val="00247AB4"/>
    <w:rsid w:val="00247B7F"/>
    <w:rsid w:val="00250159"/>
    <w:rsid w:val="0025026C"/>
    <w:rsid w:val="0025030A"/>
    <w:rsid w:val="00250D9A"/>
    <w:rsid w:val="00251B65"/>
    <w:rsid w:val="00251C7D"/>
    <w:rsid w:val="00251D5F"/>
    <w:rsid w:val="0025214A"/>
    <w:rsid w:val="002522A7"/>
    <w:rsid w:val="00252386"/>
    <w:rsid w:val="0025247C"/>
    <w:rsid w:val="0025275C"/>
    <w:rsid w:val="00252C3A"/>
    <w:rsid w:val="00252CFD"/>
    <w:rsid w:val="00252EC3"/>
    <w:rsid w:val="0025343B"/>
    <w:rsid w:val="00253EF4"/>
    <w:rsid w:val="00253F43"/>
    <w:rsid w:val="002544C2"/>
    <w:rsid w:val="002544E6"/>
    <w:rsid w:val="002547E1"/>
    <w:rsid w:val="00254C65"/>
    <w:rsid w:val="00254CC5"/>
    <w:rsid w:val="00254DAA"/>
    <w:rsid w:val="00254DB4"/>
    <w:rsid w:val="0025527D"/>
    <w:rsid w:val="00255282"/>
    <w:rsid w:val="002552D6"/>
    <w:rsid w:val="002558CB"/>
    <w:rsid w:val="0025593F"/>
    <w:rsid w:val="0025635B"/>
    <w:rsid w:val="002564CC"/>
    <w:rsid w:val="00256781"/>
    <w:rsid w:val="00257236"/>
    <w:rsid w:val="00257567"/>
    <w:rsid w:val="00257BB8"/>
    <w:rsid w:val="00257C21"/>
    <w:rsid w:val="002602CB"/>
    <w:rsid w:val="002607A7"/>
    <w:rsid w:val="00260826"/>
    <w:rsid w:val="00261375"/>
    <w:rsid w:val="0026204D"/>
    <w:rsid w:val="002623B3"/>
    <w:rsid w:val="002623D7"/>
    <w:rsid w:val="00262709"/>
    <w:rsid w:val="00262984"/>
    <w:rsid w:val="00262EDE"/>
    <w:rsid w:val="00263705"/>
    <w:rsid w:val="002638FE"/>
    <w:rsid w:val="00263AD9"/>
    <w:rsid w:val="00263E33"/>
    <w:rsid w:val="00264056"/>
    <w:rsid w:val="00264181"/>
    <w:rsid w:val="00264468"/>
    <w:rsid w:val="00264E65"/>
    <w:rsid w:val="0026509A"/>
    <w:rsid w:val="002656C7"/>
    <w:rsid w:val="0026577B"/>
    <w:rsid w:val="00265971"/>
    <w:rsid w:val="00265DB4"/>
    <w:rsid w:val="00265DFE"/>
    <w:rsid w:val="00266860"/>
    <w:rsid w:val="00266C13"/>
    <w:rsid w:val="00266F8F"/>
    <w:rsid w:val="00267061"/>
    <w:rsid w:val="002671A2"/>
    <w:rsid w:val="002671B3"/>
    <w:rsid w:val="00267892"/>
    <w:rsid w:val="00270B6F"/>
    <w:rsid w:val="00270DB1"/>
    <w:rsid w:val="0027176E"/>
    <w:rsid w:val="002717DB"/>
    <w:rsid w:val="00271836"/>
    <w:rsid w:val="00271E23"/>
    <w:rsid w:val="00272CC9"/>
    <w:rsid w:val="00272E67"/>
    <w:rsid w:val="00273028"/>
    <w:rsid w:val="002732F6"/>
    <w:rsid w:val="00273949"/>
    <w:rsid w:val="00273AAE"/>
    <w:rsid w:val="00273D69"/>
    <w:rsid w:val="00273EDC"/>
    <w:rsid w:val="00274277"/>
    <w:rsid w:val="002746F5"/>
    <w:rsid w:val="00274710"/>
    <w:rsid w:val="00274E29"/>
    <w:rsid w:val="00274EAF"/>
    <w:rsid w:val="00275619"/>
    <w:rsid w:val="00275808"/>
    <w:rsid w:val="00275B23"/>
    <w:rsid w:val="00276093"/>
    <w:rsid w:val="002761D3"/>
    <w:rsid w:val="002763D2"/>
    <w:rsid w:val="0027654C"/>
    <w:rsid w:val="002765B3"/>
    <w:rsid w:val="00276616"/>
    <w:rsid w:val="00276825"/>
    <w:rsid w:val="00276D94"/>
    <w:rsid w:val="002770E9"/>
    <w:rsid w:val="00277292"/>
    <w:rsid w:val="00277624"/>
    <w:rsid w:val="00277692"/>
    <w:rsid w:val="00280046"/>
    <w:rsid w:val="00280242"/>
    <w:rsid w:val="002802F7"/>
    <w:rsid w:val="0028052F"/>
    <w:rsid w:val="002808D9"/>
    <w:rsid w:val="00280AAB"/>
    <w:rsid w:val="00281A38"/>
    <w:rsid w:val="002827E5"/>
    <w:rsid w:val="00282996"/>
    <w:rsid w:val="002829AA"/>
    <w:rsid w:val="00282BEE"/>
    <w:rsid w:val="00282C4F"/>
    <w:rsid w:val="00282FDD"/>
    <w:rsid w:val="002830B3"/>
    <w:rsid w:val="0028311C"/>
    <w:rsid w:val="002834DE"/>
    <w:rsid w:val="0028364F"/>
    <w:rsid w:val="002837FD"/>
    <w:rsid w:val="0028387B"/>
    <w:rsid w:val="0028398B"/>
    <w:rsid w:val="00284024"/>
    <w:rsid w:val="00284594"/>
    <w:rsid w:val="002845D0"/>
    <w:rsid w:val="00285153"/>
    <w:rsid w:val="00285427"/>
    <w:rsid w:val="0028544F"/>
    <w:rsid w:val="0028580C"/>
    <w:rsid w:val="00285A79"/>
    <w:rsid w:val="00285C42"/>
    <w:rsid w:val="00286189"/>
    <w:rsid w:val="002866FC"/>
    <w:rsid w:val="00286ECB"/>
    <w:rsid w:val="00286FD7"/>
    <w:rsid w:val="00287991"/>
    <w:rsid w:val="0028799B"/>
    <w:rsid w:val="00287DE7"/>
    <w:rsid w:val="00290109"/>
    <w:rsid w:val="00290128"/>
    <w:rsid w:val="002901EF"/>
    <w:rsid w:val="0029021B"/>
    <w:rsid w:val="0029027F"/>
    <w:rsid w:val="00290987"/>
    <w:rsid w:val="00290A8C"/>
    <w:rsid w:val="00290D7D"/>
    <w:rsid w:val="00290E7D"/>
    <w:rsid w:val="00290F05"/>
    <w:rsid w:val="00290F41"/>
    <w:rsid w:val="00291126"/>
    <w:rsid w:val="002913D0"/>
    <w:rsid w:val="00291BAE"/>
    <w:rsid w:val="00292783"/>
    <w:rsid w:val="00292B97"/>
    <w:rsid w:val="00292BA6"/>
    <w:rsid w:val="0029351D"/>
    <w:rsid w:val="002937EF"/>
    <w:rsid w:val="002937F0"/>
    <w:rsid w:val="00293978"/>
    <w:rsid w:val="002939A2"/>
    <w:rsid w:val="00293F0A"/>
    <w:rsid w:val="00294B24"/>
    <w:rsid w:val="002951CC"/>
    <w:rsid w:val="00295C38"/>
    <w:rsid w:val="00295D35"/>
    <w:rsid w:val="00295DE3"/>
    <w:rsid w:val="00295E36"/>
    <w:rsid w:val="002966CA"/>
    <w:rsid w:val="00296733"/>
    <w:rsid w:val="0029678C"/>
    <w:rsid w:val="002967D6"/>
    <w:rsid w:val="00296A28"/>
    <w:rsid w:val="00296B61"/>
    <w:rsid w:val="00296FBA"/>
    <w:rsid w:val="0029706D"/>
    <w:rsid w:val="00297185"/>
    <w:rsid w:val="00297291"/>
    <w:rsid w:val="002972FD"/>
    <w:rsid w:val="002973F1"/>
    <w:rsid w:val="00297EC9"/>
    <w:rsid w:val="00297EE3"/>
    <w:rsid w:val="002A0FA5"/>
    <w:rsid w:val="002A1106"/>
    <w:rsid w:val="002A147A"/>
    <w:rsid w:val="002A1732"/>
    <w:rsid w:val="002A1777"/>
    <w:rsid w:val="002A17C2"/>
    <w:rsid w:val="002A1923"/>
    <w:rsid w:val="002A1C29"/>
    <w:rsid w:val="002A1C85"/>
    <w:rsid w:val="002A1EAF"/>
    <w:rsid w:val="002A1F86"/>
    <w:rsid w:val="002A2C5F"/>
    <w:rsid w:val="002A3012"/>
    <w:rsid w:val="002A3254"/>
    <w:rsid w:val="002A334D"/>
    <w:rsid w:val="002A3632"/>
    <w:rsid w:val="002A3764"/>
    <w:rsid w:val="002A37AE"/>
    <w:rsid w:val="002A3979"/>
    <w:rsid w:val="002A3DAA"/>
    <w:rsid w:val="002A4E7E"/>
    <w:rsid w:val="002A4F95"/>
    <w:rsid w:val="002A5203"/>
    <w:rsid w:val="002A5922"/>
    <w:rsid w:val="002A5937"/>
    <w:rsid w:val="002A5CCA"/>
    <w:rsid w:val="002A5D40"/>
    <w:rsid w:val="002A5E88"/>
    <w:rsid w:val="002A61D6"/>
    <w:rsid w:val="002A6434"/>
    <w:rsid w:val="002A6892"/>
    <w:rsid w:val="002A6974"/>
    <w:rsid w:val="002A699A"/>
    <w:rsid w:val="002A6A1A"/>
    <w:rsid w:val="002A6CA9"/>
    <w:rsid w:val="002B091F"/>
    <w:rsid w:val="002B0AD8"/>
    <w:rsid w:val="002B0E0E"/>
    <w:rsid w:val="002B0EB0"/>
    <w:rsid w:val="002B10C8"/>
    <w:rsid w:val="002B1428"/>
    <w:rsid w:val="002B186A"/>
    <w:rsid w:val="002B1E49"/>
    <w:rsid w:val="002B1EC4"/>
    <w:rsid w:val="002B2466"/>
    <w:rsid w:val="002B24CD"/>
    <w:rsid w:val="002B259C"/>
    <w:rsid w:val="002B2881"/>
    <w:rsid w:val="002B2886"/>
    <w:rsid w:val="002B2913"/>
    <w:rsid w:val="002B2AA8"/>
    <w:rsid w:val="002B2DF9"/>
    <w:rsid w:val="002B37D7"/>
    <w:rsid w:val="002B3892"/>
    <w:rsid w:val="002B3A24"/>
    <w:rsid w:val="002B3AA5"/>
    <w:rsid w:val="002B3C7B"/>
    <w:rsid w:val="002B40A3"/>
    <w:rsid w:val="002B4224"/>
    <w:rsid w:val="002B4245"/>
    <w:rsid w:val="002B45C9"/>
    <w:rsid w:val="002B4A1F"/>
    <w:rsid w:val="002B51F3"/>
    <w:rsid w:val="002B5369"/>
    <w:rsid w:val="002B56A7"/>
    <w:rsid w:val="002B58E9"/>
    <w:rsid w:val="002B5A4E"/>
    <w:rsid w:val="002B5C79"/>
    <w:rsid w:val="002B5E87"/>
    <w:rsid w:val="002B605D"/>
    <w:rsid w:val="002B691D"/>
    <w:rsid w:val="002B69D9"/>
    <w:rsid w:val="002B6AC1"/>
    <w:rsid w:val="002B6C6E"/>
    <w:rsid w:val="002B7730"/>
    <w:rsid w:val="002B7781"/>
    <w:rsid w:val="002B7A59"/>
    <w:rsid w:val="002B7DBA"/>
    <w:rsid w:val="002B7E8E"/>
    <w:rsid w:val="002B7FC4"/>
    <w:rsid w:val="002C0081"/>
    <w:rsid w:val="002C0393"/>
    <w:rsid w:val="002C060D"/>
    <w:rsid w:val="002C0781"/>
    <w:rsid w:val="002C087E"/>
    <w:rsid w:val="002C0AD6"/>
    <w:rsid w:val="002C1015"/>
    <w:rsid w:val="002C14C7"/>
    <w:rsid w:val="002C16C1"/>
    <w:rsid w:val="002C241C"/>
    <w:rsid w:val="002C27BB"/>
    <w:rsid w:val="002C28E2"/>
    <w:rsid w:val="002C32B6"/>
    <w:rsid w:val="002C3FC9"/>
    <w:rsid w:val="002C45E6"/>
    <w:rsid w:val="002C466A"/>
    <w:rsid w:val="002C4BBB"/>
    <w:rsid w:val="002C4E73"/>
    <w:rsid w:val="002C4E84"/>
    <w:rsid w:val="002C5496"/>
    <w:rsid w:val="002C57B9"/>
    <w:rsid w:val="002C5A21"/>
    <w:rsid w:val="002C600E"/>
    <w:rsid w:val="002C63A7"/>
    <w:rsid w:val="002C671F"/>
    <w:rsid w:val="002C6A5E"/>
    <w:rsid w:val="002C6C5B"/>
    <w:rsid w:val="002C6E67"/>
    <w:rsid w:val="002C6F2C"/>
    <w:rsid w:val="002C7685"/>
    <w:rsid w:val="002C76EE"/>
    <w:rsid w:val="002C7B8B"/>
    <w:rsid w:val="002C7DE3"/>
    <w:rsid w:val="002D043C"/>
    <w:rsid w:val="002D0473"/>
    <w:rsid w:val="002D04F7"/>
    <w:rsid w:val="002D0683"/>
    <w:rsid w:val="002D0747"/>
    <w:rsid w:val="002D0BCE"/>
    <w:rsid w:val="002D0D73"/>
    <w:rsid w:val="002D12A7"/>
    <w:rsid w:val="002D17B2"/>
    <w:rsid w:val="002D18D0"/>
    <w:rsid w:val="002D1D2F"/>
    <w:rsid w:val="002D2056"/>
    <w:rsid w:val="002D2323"/>
    <w:rsid w:val="002D24A6"/>
    <w:rsid w:val="002D2550"/>
    <w:rsid w:val="002D2921"/>
    <w:rsid w:val="002D296D"/>
    <w:rsid w:val="002D38B9"/>
    <w:rsid w:val="002D3C25"/>
    <w:rsid w:val="002D3DE3"/>
    <w:rsid w:val="002D3E3E"/>
    <w:rsid w:val="002D3F1B"/>
    <w:rsid w:val="002D41FB"/>
    <w:rsid w:val="002D423E"/>
    <w:rsid w:val="002D4BE8"/>
    <w:rsid w:val="002D4CBD"/>
    <w:rsid w:val="002D4D9B"/>
    <w:rsid w:val="002D4E53"/>
    <w:rsid w:val="002D517A"/>
    <w:rsid w:val="002D540C"/>
    <w:rsid w:val="002D5B7D"/>
    <w:rsid w:val="002D5D93"/>
    <w:rsid w:val="002D5DE1"/>
    <w:rsid w:val="002D5F36"/>
    <w:rsid w:val="002D5F97"/>
    <w:rsid w:val="002D6482"/>
    <w:rsid w:val="002D6955"/>
    <w:rsid w:val="002D6EF6"/>
    <w:rsid w:val="002D6F39"/>
    <w:rsid w:val="002D7519"/>
    <w:rsid w:val="002D765D"/>
    <w:rsid w:val="002D7AE6"/>
    <w:rsid w:val="002D7DD3"/>
    <w:rsid w:val="002D7EC6"/>
    <w:rsid w:val="002E00E7"/>
    <w:rsid w:val="002E01B1"/>
    <w:rsid w:val="002E0570"/>
    <w:rsid w:val="002E09A6"/>
    <w:rsid w:val="002E2065"/>
    <w:rsid w:val="002E2198"/>
    <w:rsid w:val="002E2488"/>
    <w:rsid w:val="002E2673"/>
    <w:rsid w:val="002E270D"/>
    <w:rsid w:val="002E2AEE"/>
    <w:rsid w:val="002E2CA0"/>
    <w:rsid w:val="002E3195"/>
    <w:rsid w:val="002E3212"/>
    <w:rsid w:val="002E3519"/>
    <w:rsid w:val="002E37F0"/>
    <w:rsid w:val="002E3843"/>
    <w:rsid w:val="002E38BC"/>
    <w:rsid w:val="002E4316"/>
    <w:rsid w:val="002E47A3"/>
    <w:rsid w:val="002E4DD9"/>
    <w:rsid w:val="002E59FD"/>
    <w:rsid w:val="002E6117"/>
    <w:rsid w:val="002E6613"/>
    <w:rsid w:val="002E67E5"/>
    <w:rsid w:val="002E6C9B"/>
    <w:rsid w:val="002E6E55"/>
    <w:rsid w:val="002E6ED3"/>
    <w:rsid w:val="002E72BF"/>
    <w:rsid w:val="002E7929"/>
    <w:rsid w:val="002F06D4"/>
    <w:rsid w:val="002F0FF4"/>
    <w:rsid w:val="002F109E"/>
    <w:rsid w:val="002F1473"/>
    <w:rsid w:val="002F1A46"/>
    <w:rsid w:val="002F1BC2"/>
    <w:rsid w:val="002F2173"/>
    <w:rsid w:val="002F23C3"/>
    <w:rsid w:val="002F24E7"/>
    <w:rsid w:val="002F28D3"/>
    <w:rsid w:val="002F2B8E"/>
    <w:rsid w:val="002F2C69"/>
    <w:rsid w:val="002F2D46"/>
    <w:rsid w:val="002F35ED"/>
    <w:rsid w:val="002F378B"/>
    <w:rsid w:val="002F38E9"/>
    <w:rsid w:val="002F3C11"/>
    <w:rsid w:val="002F41C0"/>
    <w:rsid w:val="002F475B"/>
    <w:rsid w:val="002F4A03"/>
    <w:rsid w:val="002F4D92"/>
    <w:rsid w:val="002F4E0F"/>
    <w:rsid w:val="002F4F0A"/>
    <w:rsid w:val="002F4FDA"/>
    <w:rsid w:val="002F50FD"/>
    <w:rsid w:val="002F57C5"/>
    <w:rsid w:val="002F5F40"/>
    <w:rsid w:val="002F62C3"/>
    <w:rsid w:val="002F6329"/>
    <w:rsid w:val="002F6655"/>
    <w:rsid w:val="002F672E"/>
    <w:rsid w:val="002F69A9"/>
    <w:rsid w:val="002F6A38"/>
    <w:rsid w:val="002F6E2D"/>
    <w:rsid w:val="002F725B"/>
    <w:rsid w:val="002F7A13"/>
    <w:rsid w:val="002F7A77"/>
    <w:rsid w:val="002F7D59"/>
    <w:rsid w:val="002F7DB4"/>
    <w:rsid w:val="00300887"/>
    <w:rsid w:val="00301086"/>
    <w:rsid w:val="00301BCC"/>
    <w:rsid w:val="00301C46"/>
    <w:rsid w:val="00301F5C"/>
    <w:rsid w:val="00302360"/>
    <w:rsid w:val="00302AE6"/>
    <w:rsid w:val="0030347E"/>
    <w:rsid w:val="0030358F"/>
    <w:rsid w:val="003036C0"/>
    <w:rsid w:val="00303E9E"/>
    <w:rsid w:val="00304BCC"/>
    <w:rsid w:val="00304E97"/>
    <w:rsid w:val="003050AA"/>
    <w:rsid w:val="0030576C"/>
    <w:rsid w:val="00305AF2"/>
    <w:rsid w:val="00305EB5"/>
    <w:rsid w:val="003062AA"/>
    <w:rsid w:val="00306A4F"/>
    <w:rsid w:val="00306CA5"/>
    <w:rsid w:val="003077D9"/>
    <w:rsid w:val="003078D6"/>
    <w:rsid w:val="00307EE1"/>
    <w:rsid w:val="00307EEE"/>
    <w:rsid w:val="00307F7E"/>
    <w:rsid w:val="003101FF"/>
    <w:rsid w:val="003102C9"/>
    <w:rsid w:val="0031045D"/>
    <w:rsid w:val="003104D0"/>
    <w:rsid w:val="00310B69"/>
    <w:rsid w:val="00310EC9"/>
    <w:rsid w:val="00311366"/>
    <w:rsid w:val="0031177C"/>
    <w:rsid w:val="003118E4"/>
    <w:rsid w:val="00311C89"/>
    <w:rsid w:val="003124B6"/>
    <w:rsid w:val="00312899"/>
    <w:rsid w:val="00312BA7"/>
    <w:rsid w:val="00312E08"/>
    <w:rsid w:val="003135A7"/>
    <w:rsid w:val="00313BEE"/>
    <w:rsid w:val="00313E72"/>
    <w:rsid w:val="003140CC"/>
    <w:rsid w:val="00314104"/>
    <w:rsid w:val="00314147"/>
    <w:rsid w:val="003145FA"/>
    <w:rsid w:val="0031476F"/>
    <w:rsid w:val="00314CE9"/>
    <w:rsid w:val="00314EA8"/>
    <w:rsid w:val="00314FE3"/>
    <w:rsid w:val="003167E4"/>
    <w:rsid w:val="00316C98"/>
    <w:rsid w:val="00316F50"/>
    <w:rsid w:val="0031716D"/>
    <w:rsid w:val="003174C8"/>
    <w:rsid w:val="00317B8E"/>
    <w:rsid w:val="00317F65"/>
    <w:rsid w:val="00320CBF"/>
    <w:rsid w:val="00321283"/>
    <w:rsid w:val="003212D0"/>
    <w:rsid w:val="003213C3"/>
    <w:rsid w:val="00321662"/>
    <w:rsid w:val="0032181D"/>
    <w:rsid w:val="00321839"/>
    <w:rsid w:val="00321845"/>
    <w:rsid w:val="00321AB2"/>
    <w:rsid w:val="0032201C"/>
    <w:rsid w:val="003220B5"/>
    <w:rsid w:val="00322E39"/>
    <w:rsid w:val="0032381C"/>
    <w:rsid w:val="003243A3"/>
    <w:rsid w:val="00324923"/>
    <w:rsid w:val="00324DD0"/>
    <w:rsid w:val="003250A0"/>
    <w:rsid w:val="003253BE"/>
    <w:rsid w:val="00325703"/>
    <w:rsid w:val="0032591D"/>
    <w:rsid w:val="00325A79"/>
    <w:rsid w:val="00325C4E"/>
    <w:rsid w:val="00325C56"/>
    <w:rsid w:val="00325DE0"/>
    <w:rsid w:val="00326665"/>
    <w:rsid w:val="003267F9"/>
    <w:rsid w:val="003270F1"/>
    <w:rsid w:val="00327230"/>
    <w:rsid w:val="00327462"/>
    <w:rsid w:val="00327B32"/>
    <w:rsid w:val="00327E12"/>
    <w:rsid w:val="00327EEC"/>
    <w:rsid w:val="00327FC3"/>
    <w:rsid w:val="00330291"/>
    <w:rsid w:val="00330409"/>
    <w:rsid w:val="0033064A"/>
    <w:rsid w:val="003306FF"/>
    <w:rsid w:val="00330753"/>
    <w:rsid w:val="003307C7"/>
    <w:rsid w:val="00330AAD"/>
    <w:rsid w:val="00330C48"/>
    <w:rsid w:val="00331140"/>
    <w:rsid w:val="00331384"/>
    <w:rsid w:val="003314EC"/>
    <w:rsid w:val="0033177C"/>
    <w:rsid w:val="00331804"/>
    <w:rsid w:val="0033196F"/>
    <w:rsid w:val="003324A1"/>
    <w:rsid w:val="0033298F"/>
    <w:rsid w:val="00332C31"/>
    <w:rsid w:val="00332D65"/>
    <w:rsid w:val="00332E25"/>
    <w:rsid w:val="00333243"/>
    <w:rsid w:val="003334BC"/>
    <w:rsid w:val="003338C6"/>
    <w:rsid w:val="00333B65"/>
    <w:rsid w:val="00333B9A"/>
    <w:rsid w:val="0033515C"/>
    <w:rsid w:val="00335FB8"/>
    <w:rsid w:val="003361D3"/>
    <w:rsid w:val="003362E8"/>
    <w:rsid w:val="00336F29"/>
    <w:rsid w:val="0033711B"/>
    <w:rsid w:val="00337716"/>
    <w:rsid w:val="003378AE"/>
    <w:rsid w:val="00337AE1"/>
    <w:rsid w:val="00337CE7"/>
    <w:rsid w:val="00340374"/>
    <w:rsid w:val="003403BF"/>
    <w:rsid w:val="003404B0"/>
    <w:rsid w:val="00340618"/>
    <w:rsid w:val="003408B6"/>
    <w:rsid w:val="00341599"/>
    <w:rsid w:val="00341A2D"/>
    <w:rsid w:val="003420D3"/>
    <w:rsid w:val="0034214C"/>
    <w:rsid w:val="00342172"/>
    <w:rsid w:val="00342222"/>
    <w:rsid w:val="00342364"/>
    <w:rsid w:val="003427D8"/>
    <w:rsid w:val="00342864"/>
    <w:rsid w:val="0034289D"/>
    <w:rsid w:val="00342EAD"/>
    <w:rsid w:val="00343312"/>
    <w:rsid w:val="00343899"/>
    <w:rsid w:val="003439D3"/>
    <w:rsid w:val="00343F2A"/>
    <w:rsid w:val="0034425C"/>
    <w:rsid w:val="0034444C"/>
    <w:rsid w:val="0034495C"/>
    <w:rsid w:val="00344DC2"/>
    <w:rsid w:val="00345210"/>
    <w:rsid w:val="0034567C"/>
    <w:rsid w:val="00345B53"/>
    <w:rsid w:val="00346137"/>
    <w:rsid w:val="00346476"/>
    <w:rsid w:val="00346664"/>
    <w:rsid w:val="00346CE3"/>
    <w:rsid w:val="00346FC8"/>
    <w:rsid w:val="0034749B"/>
    <w:rsid w:val="003477F2"/>
    <w:rsid w:val="00347ACA"/>
    <w:rsid w:val="00350068"/>
    <w:rsid w:val="003501D5"/>
    <w:rsid w:val="0035027E"/>
    <w:rsid w:val="0035049E"/>
    <w:rsid w:val="003509BD"/>
    <w:rsid w:val="00350C66"/>
    <w:rsid w:val="00350EF6"/>
    <w:rsid w:val="00350F14"/>
    <w:rsid w:val="00350FDB"/>
    <w:rsid w:val="0035138A"/>
    <w:rsid w:val="003514E3"/>
    <w:rsid w:val="00351595"/>
    <w:rsid w:val="00351BE6"/>
    <w:rsid w:val="00351C5A"/>
    <w:rsid w:val="00351E0A"/>
    <w:rsid w:val="00351E3D"/>
    <w:rsid w:val="00351FA4"/>
    <w:rsid w:val="0035211F"/>
    <w:rsid w:val="003524D3"/>
    <w:rsid w:val="0035267A"/>
    <w:rsid w:val="00352816"/>
    <w:rsid w:val="0035286B"/>
    <w:rsid w:val="003529D6"/>
    <w:rsid w:val="00352CCF"/>
    <w:rsid w:val="00352DB0"/>
    <w:rsid w:val="00352F7F"/>
    <w:rsid w:val="003531C1"/>
    <w:rsid w:val="003532A3"/>
    <w:rsid w:val="0035371E"/>
    <w:rsid w:val="003539DF"/>
    <w:rsid w:val="00353A79"/>
    <w:rsid w:val="00353D54"/>
    <w:rsid w:val="00353DD9"/>
    <w:rsid w:val="003540D5"/>
    <w:rsid w:val="003549D0"/>
    <w:rsid w:val="003549E2"/>
    <w:rsid w:val="00354BC3"/>
    <w:rsid w:val="00354CE0"/>
    <w:rsid w:val="0035613E"/>
    <w:rsid w:val="00356201"/>
    <w:rsid w:val="0035653F"/>
    <w:rsid w:val="00356632"/>
    <w:rsid w:val="00356830"/>
    <w:rsid w:val="00356B7A"/>
    <w:rsid w:val="00356FC1"/>
    <w:rsid w:val="00357112"/>
    <w:rsid w:val="003577B2"/>
    <w:rsid w:val="00357AAF"/>
    <w:rsid w:val="00357FC7"/>
    <w:rsid w:val="003603AA"/>
    <w:rsid w:val="00361045"/>
    <w:rsid w:val="0036125C"/>
    <w:rsid w:val="003615AB"/>
    <w:rsid w:val="003617D1"/>
    <w:rsid w:val="00361D52"/>
    <w:rsid w:val="00361DCA"/>
    <w:rsid w:val="00361E95"/>
    <w:rsid w:val="0036211C"/>
    <w:rsid w:val="00362350"/>
    <w:rsid w:val="003624DC"/>
    <w:rsid w:val="003624E5"/>
    <w:rsid w:val="0036261A"/>
    <w:rsid w:val="00362658"/>
    <w:rsid w:val="00362A64"/>
    <w:rsid w:val="00362B96"/>
    <w:rsid w:val="003638CF"/>
    <w:rsid w:val="00363A57"/>
    <w:rsid w:val="00363EB7"/>
    <w:rsid w:val="003640C7"/>
    <w:rsid w:val="0036412F"/>
    <w:rsid w:val="00364242"/>
    <w:rsid w:val="003648C1"/>
    <w:rsid w:val="003650BF"/>
    <w:rsid w:val="0036557F"/>
    <w:rsid w:val="003655DC"/>
    <w:rsid w:val="0036646A"/>
    <w:rsid w:val="003665DF"/>
    <w:rsid w:val="00366800"/>
    <w:rsid w:val="00367EAC"/>
    <w:rsid w:val="00367EE2"/>
    <w:rsid w:val="0037014D"/>
    <w:rsid w:val="00370B29"/>
    <w:rsid w:val="00370C15"/>
    <w:rsid w:val="00370DC7"/>
    <w:rsid w:val="00370FCD"/>
    <w:rsid w:val="003710B5"/>
    <w:rsid w:val="003710D2"/>
    <w:rsid w:val="0037131E"/>
    <w:rsid w:val="0037152D"/>
    <w:rsid w:val="0037166C"/>
    <w:rsid w:val="00371829"/>
    <w:rsid w:val="003718A0"/>
    <w:rsid w:val="00372550"/>
    <w:rsid w:val="00372E28"/>
    <w:rsid w:val="00372EB2"/>
    <w:rsid w:val="0037303B"/>
    <w:rsid w:val="0037341F"/>
    <w:rsid w:val="003737E1"/>
    <w:rsid w:val="003738C5"/>
    <w:rsid w:val="00373A9A"/>
    <w:rsid w:val="0037473C"/>
    <w:rsid w:val="00374A18"/>
    <w:rsid w:val="00374C36"/>
    <w:rsid w:val="00374CE3"/>
    <w:rsid w:val="0037531C"/>
    <w:rsid w:val="003758F9"/>
    <w:rsid w:val="00375916"/>
    <w:rsid w:val="00375CB5"/>
    <w:rsid w:val="0037624E"/>
    <w:rsid w:val="003764A5"/>
    <w:rsid w:val="00376BF5"/>
    <w:rsid w:val="00376E46"/>
    <w:rsid w:val="0037702B"/>
    <w:rsid w:val="00380DFE"/>
    <w:rsid w:val="00380F34"/>
    <w:rsid w:val="00381325"/>
    <w:rsid w:val="00381627"/>
    <w:rsid w:val="00381884"/>
    <w:rsid w:val="00381C52"/>
    <w:rsid w:val="00382297"/>
    <w:rsid w:val="00382482"/>
    <w:rsid w:val="003828B6"/>
    <w:rsid w:val="00383084"/>
    <w:rsid w:val="00383125"/>
    <w:rsid w:val="00383834"/>
    <w:rsid w:val="003843CE"/>
    <w:rsid w:val="00384440"/>
    <w:rsid w:val="003849DF"/>
    <w:rsid w:val="00385125"/>
    <w:rsid w:val="00385688"/>
    <w:rsid w:val="003859A9"/>
    <w:rsid w:val="0038605E"/>
    <w:rsid w:val="003862FF"/>
    <w:rsid w:val="0038639F"/>
    <w:rsid w:val="0038647B"/>
    <w:rsid w:val="003872C0"/>
    <w:rsid w:val="003877B0"/>
    <w:rsid w:val="003877BB"/>
    <w:rsid w:val="00387958"/>
    <w:rsid w:val="00390FBE"/>
    <w:rsid w:val="003910A9"/>
    <w:rsid w:val="00391458"/>
    <w:rsid w:val="00391884"/>
    <w:rsid w:val="00391F50"/>
    <w:rsid w:val="003929D8"/>
    <w:rsid w:val="00392AC2"/>
    <w:rsid w:val="00392BF1"/>
    <w:rsid w:val="00392F82"/>
    <w:rsid w:val="00393144"/>
    <w:rsid w:val="003933C8"/>
    <w:rsid w:val="003936E8"/>
    <w:rsid w:val="00393931"/>
    <w:rsid w:val="00393EB9"/>
    <w:rsid w:val="003942D6"/>
    <w:rsid w:val="00394475"/>
    <w:rsid w:val="003944F3"/>
    <w:rsid w:val="003947D1"/>
    <w:rsid w:val="00394B53"/>
    <w:rsid w:val="00394BEA"/>
    <w:rsid w:val="00394C82"/>
    <w:rsid w:val="00394CF7"/>
    <w:rsid w:val="003953B7"/>
    <w:rsid w:val="00395784"/>
    <w:rsid w:val="0039599C"/>
    <w:rsid w:val="00395C84"/>
    <w:rsid w:val="00396392"/>
    <w:rsid w:val="003964E8"/>
    <w:rsid w:val="00396698"/>
    <w:rsid w:val="0039686E"/>
    <w:rsid w:val="00397FA1"/>
    <w:rsid w:val="003A039D"/>
    <w:rsid w:val="003A06B5"/>
    <w:rsid w:val="003A0841"/>
    <w:rsid w:val="003A0A0E"/>
    <w:rsid w:val="003A0BB3"/>
    <w:rsid w:val="003A1396"/>
    <w:rsid w:val="003A1DF5"/>
    <w:rsid w:val="003A1F85"/>
    <w:rsid w:val="003A2150"/>
    <w:rsid w:val="003A2296"/>
    <w:rsid w:val="003A2614"/>
    <w:rsid w:val="003A2D4B"/>
    <w:rsid w:val="003A3842"/>
    <w:rsid w:val="003A4029"/>
    <w:rsid w:val="003A5207"/>
    <w:rsid w:val="003A5A2A"/>
    <w:rsid w:val="003A5E98"/>
    <w:rsid w:val="003A6174"/>
    <w:rsid w:val="003A62B2"/>
    <w:rsid w:val="003A69F0"/>
    <w:rsid w:val="003A6B88"/>
    <w:rsid w:val="003A6F33"/>
    <w:rsid w:val="003A7872"/>
    <w:rsid w:val="003A7CF9"/>
    <w:rsid w:val="003A7F87"/>
    <w:rsid w:val="003A7FB7"/>
    <w:rsid w:val="003B097F"/>
    <w:rsid w:val="003B09A4"/>
    <w:rsid w:val="003B0C19"/>
    <w:rsid w:val="003B0F8D"/>
    <w:rsid w:val="003B1127"/>
    <w:rsid w:val="003B13C1"/>
    <w:rsid w:val="003B191E"/>
    <w:rsid w:val="003B1B08"/>
    <w:rsid w:val="003B1B91"/>
    <w:rsid w:val="003B1D64"/>
    <w:rsid w:val="003B1EEF"/>
    <w:rsid w:val="003B1EF2"/>
    <w:rsid w:val="003B2010"/>
    <w:rsid w:val="003B21F3"/>
    <w:rsid w:val="003B238C"/>
    <w:rsid w:val="003B293D"/>
    <w:rsid w:val="003B2C4A"/>
    <w:rsid w:val="003B3746"/>
    <w:rsid w:val="003B393B"/>
    <w:rsid w:val="003B3DE3"/>
    <w:rsid w:val="003B3ED3"/>
    <w:rsid w:val="003B4CA3"/>
    <w:rsid w:val="003B51FB"/>
    <w:rsid w:val="003B5543"/>
    <w:rsid w:val="003B5F06"/>
    <w:rsid w:val="003B5F3D"/>
    <w:rsid w:val="003B6034"/>
    <w:rsid w:val="003B6266"/>
    <w:rsid w:val="003B65D7"/>
    <w:rsid w:val="003B6893"/>
    <w:rsid w:val="003B6905"/>
    <w:rsid w:val="003B6D34"/>
    <w:rsid w:val="003B75A6"/>
    <w:rsid w:val="003B7783"/>
    <w:rsid w:val="003B7B66"/>
    <w:rsid w:val="003B7BC8"/>
    <w:rsid w:val="003B7C35"/>
    <w:rsid w:val="003C0E37"/>
    <w:rsid w:val="003C10A8"/>
    <w:rsid w:val="003C1176"/>
    <w:rsid w:val="003C12F8"/>
    <w:rsid w:val="003C1A5F"/>
    <w:rsid w:val="003C2192"/>
    <w:rsid w:val="003C2736"/>
    <w:rsid w:val="003C28D5"/>
    <w:rsid w:val="003C2979"/>
    <w:rsid w:val="003C2AE0"/>
    <w:rsid w:val="003C306B"/>
    <w:rsid w:val="003C33E9"/>
    <w:rsid w:val="003C36F3"/>
    <w:rsid w:val="003C3B09"/>
    <w:rsid w:val="003C3DB9"/>
    <w:rsid w:val="003C3E80"/>
    <w:rsid w:val="003C3ED2"/>
    <w:rsid w:val="003C4007"/>
    <w:rsid w:val="003C40AF"/>
    <w:rsid w:val="003C4940"/>
    <w:rsid w:val="003C4B7A"/>
    <w:rsid w:val="003C4C63"/>
    <w:rsid w:val="003C4F2A"/>
    <w:rsid w:val="003C525A"/>
    <w:rsid w:val="003C5BEF"/>
    <w:rsid w:val="003C63F2"/>
    <w:rsid w:val="003C6451"/>
    <w:rsid w:val="003C6501"/>
    <w:rsid w:val="003C6A5E"/>
    <w:rsid w:val="003C6F9E"/>
    <w:rsid w:val="003C6FA5"/>
    <w:rsid w:val="003C6FA9"/>
    <w:rsid w:val="003C7281"/>
    <w:rsid w:val="003C773B"/>
    <w:rsid w:val="003C77A7"/>
    <w:rsid w:val="003C7B7E"/>
    <w:rsid w:val="003C7DA8"/>
    <w:rsid w:val="003D00C1"/>
    <w:rsid w:val="003D0802"/>
    <w:rsid w:val="003D1273"/>
    <w:rsid w:val="003D1513"/>
    <w:rsid w:val="003D1656"/>
    <w:rsid w:val="003D1786"/>
    <w:rsid w:val="003D181F"/>
    <w:rsid w:val="003D1983"/>
    <w:rsid w:val="003D1E36"/>
    <w:rsid w:val="003D1EFE"/>
    <w:rsid w:val="003D2619"/>
    <w:rsid w:val="003D274E"/>
    <w:rsid w:val="003D2CD6"/>
    <w:rsid w:val="003D357D"/>
    <w:rsid w:val="003D36BE"/>
    <w:rsid w:val="003D37A0"/>
    <w:rsid w:val="003D39F7"/>
    <w:rsid w:val="003D3BD5"/>
    <w:rsid w:val="003D40A8"/>
    <w:rsid w:val="003D43FB"/>
    <w:rsid w:val="003D441C"/>
    <w:rsid w:val="003D44D3"/>
    <w:rsid w:val="003D4A34"/>
    <w:rsid w:val="003D4ED4"/>
    <w:rsid w:val="003D51D6"/>
    <w:rsid w:val="003D587C"/>
    <w:rsid w:val="003D5921"/>
    <w:rsid w:val="003D5E24"/>
    <w:rsid w:val="003D6320"/>
    <w:rsid w:val="003D6FA6"/>
    <w:rsid w:val="003D6FB9"/>
    <w:rsid w:val="003D70CF"/>
    <w:rsid w:val="003D744A"/>
    <w:rsid w:val="003D7E5C"/>
    <w:rsid w:val="003E0381"/>
    <w:rsid w:val="003E0766"/>
    <w:rsid w:val="003E102F"/>
    <w:rsid w:val="003E1105"/>
    <w:rsid w:val="003E2856"/>
    <w:rsid w:val="003E2C2C"/>
    <w:rsid w:val="003E2C54"/>
    <w:rsid w:val="003E2D43"/>
    <w:rsid w:val="003E2D9C"/>
    <w:rsid w:val="003E2FBB"/>
    <w:rsid w:val="003E31A8"/>
    <w:rsid w:val="003E342D"/>
    <w:rsid w:val="003E3540"/>
    <w:rsid w:val="003E39EB"/>
    <w:rsid w:val="003E3A52"/>
    <w:rsid w:val="003E3D25"/>
    <w:rsid w:val="003E4036"/>
    <w:rsid w:val="003E41D8"/>
    <w:rsid w:val="003E41E0"/>
    <w:rsid w:val="003E4824"/>
    <w:rsid w:val="003E49A8"/>
    <w:rsid w:val="003E503C"/>
    <w:rsid w:val="003E50F9"/>
    <w:rsid w:val="003E523B"/>
    <w:rsid w:val="003E5547"/>
    <w:rsid w:val="003E58C3"/>
    <w:rsid w:val="003E6333"/>
    <w:rsid w:val="003E6825"/>
    <w:rsid w:val="003E68B9"/>
    <w:rsid w:val="003E6AEF"/>
    <w:rsid w:val="003E7FAF"/>
    <w:rsid w:val="003F002F"/>
    <w:rsid w:val="003F01F0"/>
    <w:rsid w:val="003F02A9"/>
    <w:rsid w:val="003F0A80"/>
    <w:rsid w:val="003F0B48"/>
    <w:rsid w:val="003F0BBD"/>
    <w:rsid w:val="003F0DF9"/>
    <w:rsid w:val="003F1103"/>
    <w:rsid w:val="003F1262"/>
    <w:rsid w:val="003F1321"/>
    <w:rsid w:val="003F163B"/>
    <w:rsid w:val="003F174C"/>
    <w:rsid w:val="003F3785"/>
    <w:rsid w:val="003F38E5"/>
    <w:rsid w:val="003F3AC3"/>
    <w:rsid w:val="003F3D06"/>
    <w:rsid w:val="003F44F8"/>
    <w:rsid w:val="003F47D7"/>
    <w:rsid w:val="003F4F3A"/>
    <w:rsid w:val="003F5012"/>
    <w:rsid w:val="003F51EA"/>
    <w:rsid w:val="003F554D"/>
    <w:rsid w:val="003F578B"/>
    <w:rsid w:val="003F5987"/>
    <w:rsid w:val="003F598B"/>
    <w:rsid w:val="003F5E43"/>
    <w:rsid w:val="003F616C"/>
    <w:rsid w:val="003F6191"/>
    <w:rsid w:val="003F6E1B"/>
    <w:rsid w:val="003F6E34"/>
    <w:rsid w:val="003F71AA"/>
    <w:rsid w:val="003F7370"/>
    <w:rsid w:val="003F7519"/>
    <w:rsid w:val="003F7B8B"/>
    <w:rsid w:val="00400349"/>
    <w:rsid w:val="0040045A"/>
    <w:rsid w:val="00400885"/>
    <w:rsid w:val="00400916"/>
    <w:rsid w:val="00400A2E"/>
    <w:rsid w:val="00400C06"/>
    <w:rsid w:val="004017DD"/>
    <w:rsid w:val="0040184C"/>
    <w:rsid w:val="00401937"/>
    <w:rsid w:val="0040197B"/>
    <w:rsid w:val="00401A80"/>
    <w:rsid w:val="00402531"/>
    <w:rsid w:val="004033C6"/>
    <w:rsid w:val="004036A2"/>
    <w:rsid w:val="00403A2A"/>
    <w:rsid w:val="00403AB3"/>
    <w:rsid w:val="00403C05"/>
    <w:rsid w:val="0040414C"/>
    <w:rsid w:val="004044BC"/>
    <w:rsid w:val="0040589A"/>
    <w:rsid w:val="00405DDD"/>
    <w:rsid w:val="00405DF0"/>
    <w:rsid w:val="00405E7E"/>
    <w:rsid w:val="004061E0"/>
    <w:rsid w:val="0040672C"/>
    <w:rsid w:val="00406765"/>
    <w:rsid w:val="00406905"/>
    <w:rsid w:val="0040692A"/>
    <w:rsid w:val="0040694A"/>
    <w:rsid w:val="00406F0A"/>
    <w:rsid w:val="004076E3"/>
    <w:rsid w:val="004100AC"/>
    <w:rsid w:val="0041016A"/>
    <w:rsid w:val="00410210"/>
    <w:rsid w:val="0041030F"/>
    <w:rsid w:val="00410410"/>
    <w:rsid w:val="00410615"/>
    <w:rsid w:val="004107A3"/>
    <w:rsid w:val="004107F6"/>
    <w:rsid w:val="004109A9"/>
    <w:rsid w:val="00410BC7"/>
    <w:rsid w:val="00410E63"/>
    <w:rsid w:val="00411042"/>
    <w:rsid w:val="004110D7"/>
    <w:rsid w:val="00411387"/>
    <w:rsid w:val="004115B9"/>
    <w:rsid w:val="004123EB"/>
    <w:rsid w:val="00412489"/>
    <w:rsid w:val="00412841"/>
    <w:rsid w:val="004128EB"/>
    <w:rsid w:val="00413206"/>
    <w:rsid w:val="00413C1C"/>
    <w:rsid w:val="004141CB"/>
    <w:rsid w:val="0041441F"/>
    <w:rsid w:val="00414A19"/>
    <w:rsid w:val="00415054"/>
    <w:rsid w:val="0041587B"/>
    <w:rsid w:val="004158D7"/>
    <w:rsid w:val="00415957"/>
    <w:rsid w:val="00415AA3"/>
    <w:rsid w:val="00415BBF"/>
    <w:rsid w:val="00415EB7"/>
    <w:rsid w:val="0041631B"/>
    <w:rsid w:val="00416341"/>
    <w:rsid w:val="004165A1"/>
    <w:rsid w:val="004169D0"/>
    <w:rsid w:val="00416DE3"/>
    <w:rsid w:val="00416E0A"/>
    <w:rsid w:val="004170D9"/>
    <w:rsid w:val="0041737D"/>
    <w:rsid w:val="00417DDA"/>
    <w:rsid w:val="00417DE8"/>
    <w:rsid w:val="00417F64"/>
    <w:rsid w:val="00420197"/>
    <w:rsid w:val="00420CC8"/>
    <w:rsid w:val="00421182"/>
    <w:rsid w:val="004216E6"/>
    <w:rsid w:val="0042205D"/>
    <w:rsid w:val="00422083"/>
    <w:rsid w:val="00422497"/>
    <w:rsid w:val="004225E4"/>
    <w:rsid w:val="00422A0B"/>
    <w:rsid w:val="00422B8F"/>
    <w:rsid w:val="00422DB7"/>
    <w:rsid w:val="004230D8"/>
    <w:rsid w:val="00423339"/>
    <w:rsid w:val="004238AC"/>
    <w:rsid w:val="00423A4C"/>
    <w:rsid w:val="00423AB7"/>
    <w:rsid w:val="00423E8B"/>
    <w:rsid w:val="00424457"/>
    <w:rsid w:val="004246ED"/>
    <w:rsid w:val="00424C48"/>
    <w:rsid w:val="00425597"/>
    <w:rsid w:val="004256E9"/>
    <w:rsid w:val="00425D18"/>
    <w:rsid w:val="00426548"/>
    <w:rsid w:val="00426925"/>
    <w:rsid w:val="00426AF6"/>
    <w:rsid w:val="00426F1D"/>
    <w:rsid w:val="00426F1E"/>
    <w:rsid w:val="00427227"/>
    <w:rsid w:val="004272C8"/>
    <w:rsid w:val="004276EF"/>
    <w:rsid w:val="0042770D"/>
    <w:rsid w:val="00427A34"/>
    <w:rsid w:val="00427CC9"/>
    <w:rsid w:val="00427D8D"/>
    <w:rsid w:val="00427E18"/>
    <w:rsid w:val="004302D1"/>
    <w:rsid w:val="00430DC6"/>
    <w:rsid w:val="00430F4E"/>
    <w:rsid w:val="00431EFD"/>
    <w:rsid w:val="00431FF5"/>
    <w:rsid w:val="004326A3"/>
    <w:rsid w:val="0043291E"/>
    <w:rsid w:val="00432A79"/>
    <w:rsid w:val="00432AD6"/>
    <w:rsid w:val="00432B35"/>
    <w:rsid w:val="00432C05"/>
    <w:rsid w:val="00432CE0"/>
    <w:rsid w:val="00432E17"/>
    <w:rsid w:val="00433220"/>
    <w:rsid w:val="00433375"/>
    <w:rsid w:val="004339D2"/>
    <w:rsid w:val="00433B91"/>
    <w:rsid w:val="00433BA9"/>
    <w:rsid w:val="00433D90"/>
    <w:rsid w:val="00433DA6"/>
    <w:rsid w:val="00433E6B"/>
    <w:rsid w:val="00433FAF"/>
    <w:rsid w:val="00434594"/>
    <w:rsid w:val="004348A3"/>
    <w:rsid w:val="00434B7A"/>
    <w:rsid w:val="00434F44"/>
    <w:rsid w:val="004358BF"/>
    <w:rsid w:val="0043643C"/>
    <w:rsid w:val="0043643E"/>
    <w:rsid w:val="004365B6"/>
    <w:rsid w:val="00436623"/>
    <w:rsid w:val="00436A0D"/>
    <w:rsid w:val="00436A28"/>
    <w:rsid w:val="00436AD7"/>
    <w:rsid w:val="00436CCE"/>
    <w:rsid w:val="00436DF9"/>
    <w:rsid w:val="004370C5"/>
    <w:rsid w:val="00437328"/>
    <w:rsid w:val="00437329"/>
    <w:rsid w:val="00437548"/>
    <w:rsid w:val="00437A0F"/>
    <w:rsid w:val="00437B70"/>
    <w:rsid w:val="00437EFF"/>
    <w:rsid w:val="004410C8"/>
    <w:rsid w:val="00441149"/>
    <w:rsid w:val="00441959"/>
    <w:rsid w:val="00441CBC"/>
    <w:rsid w:val="00441D47"/>
    <w:rsid w:val="00441DEE"/>
    <w:rsid w:val="00442009"/>
    <w:rsid w:val="004420F7"/>
    <w:rsid w:val="00442125"/>
    <w:rsid w:val="004421A6"/>
    <w:rsid w:val="004423BA"/>
    <w:rsid w:val="004425B3"/>
    <w:rsid w:val="004429A8"/>
    <w:rsid w:val="00442ACD"/>
    <w:rsid w:val="00442E0D"/>
    <w:rsid w:val="00443062"/>
    <w:rsid w:val="004432DC"/>
    <w:rsid w:val="00443C7E"/>
    <w:rsid w:val="004440B6"/>
    <w:rsid w:val="00444952"/>
    <w:rsid w:val="00444AB9"/>
    <w:rsid w:val="00444BB0"/>
    <w:rsid w:val="00444D11"/>
    <w:rsid w:val="00444F3F"/>
    <w:rsid w:val="004453D5"/>
    <w:rsid w:val="004455B1"/>
    <w:rsid w:val="00445B57"/>
    <w:rsid w:val="00446152"/>
    <w:rsid w:val="00446171"/>
    <w:rsid w:val="0044628F"/>
    <w:rsid w:val="004466EE"/>
    <w:rsid w:val="004467CB"/>
    <w:rsid w:val="00446846"/>
    <w:rsid w:val="00446D2C"/>
    <w:rsid w:val="00446EBB"/>
    <w:rsid w:val="004474CE"/>
    <w:rsid w:val="0044756F"/>
    <w:rsid w:val="0044772C"/>
    <w:rsid w:val="00447926"/>
    <w:rsid w:val="0044796F"/>
    <w:rsid w:val="00447E55"/>
    <w:rsid w:val="00450307"/>
    <w:rsid w:val="0045042C"/>
    <w:rsid w:val="00450BA6"/>
    <w:rsid w:val="004511FA"/>
    <w:rsid w:val="00451565"/>
    <w:rsid w:val="004517EE"/>
    <w:rsid w:val="00451CA6"/>
    <w:rsid w:val="00451D9F"/>
    <w:rsid w:val="0045234A"/>
    <w:rsid w:val="0045237F"/>
    <w:rsid w:val="004526AC"/>
    <w:rsid w:val="00452780"/>
    <w:rsid w:val="00452BA6"/>
    <w:rsid w:val="00452E5E"/>
    <w:rsid w:val="00453790"/>
    <w:rsid w:val="00453E0B"/>
    <w:rsid w:val="004543A7"/>
    <w:rsid w:val="00454A49"/>
    <w:rsid w:val="00454D7B"/>
    <w:rsid w:val="00454D9F"/>
    <w:rsid w:val="0045506C"/>
    <w:rsid w:val="00455194"/>
    <w:rsid w:val="00455671"/>
    <w:rsid w:val="004556DE"/>
    <w:rsid w:val="004557BF"/>
    <w:rsid w:val="00455C10"/>
    <w:rsid w:val="00456232"/>
    <w:rsid w:val="004567ED"/>
    <w:rsid w:val="00456A74"/>
    <w:rsid w:val="00456E4A"/>
    <w:rsid w:val="00456F73"/>
    <w:rsid w:val="00456FA7"/>
    <w:rsid w:val="00457392"/>
    <w:rsid w:val="00457B72"/>
    <w:rsid w:val="00457D80"/>
    <w:rsid w:val="00460214"/>
    <w:rsid w:val="0046061A"/>
    <w:rsid w:val="0046075F"/>
    <w:rsid w:val="004609C4"/>
    <w:rsid w:val="00460C62"/>
    <w:rsid w:val="0046143D"/>
    <w:rsid w:val="0046181D"/>
    <w:rsid w:val="00461A83"/>
    <w:rsid w:val="00461C27"/>
    <w:rsid w:val="00461E37"/>
    <w:rsid w:val="00461F44"/>
    <w:rsid w:val="004620C9"/>
    <w:rsid w:val="004621F2"/>
    <w:rsid w:val="004623CC"/>
    <w:rsid w:val="0046292D"/>
    <w:rsid w:val="0046373E"/>
    <w:rsid w:val="00463CE4"/>
    <w:rsid w:val="0046447B"/>
    <w:rsid w:val="0046482A"/>
    <w:rsid w:val="00464858"/>
    <w:rsid w:val="0046494E"/>
    <w:rsid w:val="00464D65"/>
    <w:rsid w:val="00464D68"/>
    <w:rsid w:val="00465771"/>
    <w:rsid w:val="0046600E"/>
    <w:rsid w:val="00466017"/>
    <w:rsid w:val="0046625F"/>
    <w:rsid w:val="00466975"/>
    <w:rsid w:val="00466A75"/>
    <w:rsid w:val="004670B6"/>
    <w:rsid w:val="004671B6"/>
    <w:rsid w:val="0046752B"/>
    <w:rsid w:val="00467E37"/>
    <w:rsid w:val="004707BE"/>
    <w:rsid w:val="004709E8"/>
    <w:rsid w:val="00470C7E"/>
    <w:rsid w:val="0047130A"/>
    <w:rsid w:val="00471462"/>
    <w:rsid w:val="004719E2"/>
    <w:rsid w:val="00471A1C"/>
    <w:rsid w:val="00471E1B"/>
    <w:rsid w:val="0047205B"/>
    <w:rsid w:val="004727A1"/>
    <w:rsid w:val="004734E7"/>
    <w:rsid w:val="00473765"/>
    <w:rsid w:val="00473A23"/>
    <w:rsid w:val="00473E23"/>
    <w:rsid w:val="004743B9"/>
    <w:rsid w:val="0047454B"/>
    <w:rsid w:val="00474689"/>
    <w:rsid w:val="004747C8"/>
    <w:rsid w:val="00474A1E"/>
    <w:rsid w:val="00474D56"/>
    <w:rsid w:val="0047521A"/>
    <w:rsid w:val="00475800"/>
    <w:rsid w:val="00475F8D"/>
    <w:rsid w:val="004760A3"/>
    <w:rsid w:val="004765C9"/>
    <w:rsid w:val="0047675F"/>
    <w:rsid w:val="00476828"/>
    <w:rsid w:val="00476A25"/>
    <w:rsid w:val="00476A40"/>
    <w:rsid w:val="00476BD9"/>
    <w:rsid w:val="00476CFB"/>
    <w:rsid w:val="00476EB1"/>
    <w:rsid w:val="00477D95"/>
    <w:rsid w:val="00477D9B"/>
    <w:rsid w:val="0048030F"/>
    <w:rsid w:val="0048037F"/>
    <w:rsid w:val="004808C2"/>
    <w:rsid w:val="00480A34"/>
    <w:rsid w:val="00480ACD"/>
    <w:rsid w:val="00480BEC"/>
    <w:rsid w:val="00480C5E"/>
    <w:rsid w:val="0048132C"/>
    <w:rsid w:val="0048140A"/>
    <w:rsid w:val="0048146C"/>
    <w:rsid w:val="00481515"/>
    <w:rsid w:val="0048187E"/>
    <w:rsid w:val="004820E0"/>
    <w:rsid w:val="00482178"/>
    <w:rsid w:val="0048253E"/>
    <w:rsid w:val="00482E95"/>
    <w:rsid w:val="00483FF3"/>
    <w:rsid w:val="00484437"/>
    <w:rsid w:val="00484611"/>
    <w:rsid w:val="0048463C"/>
    <w:rsid w:val="00484791"/>
    <w:rsid w:val="0048507B"/>
    <w:rsid w:val="0048519D"/>
    <w:rsid w:val="004856A6"/>
    <w:rsid w:val="004860B2"/>
    <w:rsid w:val="0048626F"/>
    <w:rsid w:val="004863B0"/>
    <w:rsid w:val="00486763"/>
    <w:rsid w:val="00486FFF"/>
    <w:rsid w:val="00487ADB"/>
    <w:rsid w:val="004902B0"/>
    <w:rsid w:val="004904E5"/>
    <w:rsid w:val="004907D0"/>
    <w:rsid w:val="00490BFB"/>
    <w:rsid w:val="00490E43"/>
    <w:rsid w:val="004915EB"/>
    <w:rsid w:val="0049187B"/>
    <w:rsid w:val="00491DCA"/>
    <w:rsid w:val="00492045"/>
    <w:rsid w:val="00492063"/>
    <w:rsid w:val="004928BB"/>
    <w:rsid w:val="00492AF0"/>
    <w:rsid w:val="00492D5C"/>
    <w:rsid w:val="00493367"/>
    <w:rsid w:val="004933C1"/>
    <w:rsid w:val="00493710"/>
    <w:rsid w:val="004939BB"/>
    <w:rsid w:val="00493A03"/>
    <w:rsid w:val="00493DC3"/>
    <w:rsid w:val="00494EE7"/>
    <w:rsid w:val="00495548"/>
    <w:rsid w:val="004959D8"/>
    <w:rsid w:val="00495C25"/>
    <w:rsid w:val="00496368"/>
    <w:rsid w:val="004965C5"/>
    <w:rsid w:val="004966DE"/>
    <w:rsid w:val="00496A96"/>
    <w:rsid w:val="00496BF0"/>
    <w:rsid w:val="004970E2"/>
    <w:rsid w:val="00497139"/>
    <w:rsid w:val="0049758B"/>
    <w:rsid w:val="00497E84"/>
    <w:rsid w:val="004A034E"/>
    <w:rsid w:val="004A06B2"/>
    <w:rsid w:val="004A112D"/>
    <w:rsid w:val="004A1B07"/>
    <w:rsid w:val="004A1DC9"/>
    <w:rsid w:val="004A1E8A"/>
    <w:rsid w:val="004A1F48"/>
    <w:rsid w:val="004A1FCF"/>
    <w:rsid w:val="004A1FFE"/>
    <w:rsid w:val="004A24D1"/>
    <w:rsid w:val="004A2A44"/>
    <w:rsid w:val="004A2ECF"/>
    <w:rsid w:val="004A350C"/>
    <w:rsid w:val="004A37CD"/>
    <w:rsid w:val="004A3C2B"/>
    <w:rsid w:val="004A3CB6"/>
    <w:rsid w:val="004A3D9C"/>
    <w:rsid w:val="004A4162"/>
    <w:rsid w:val="004A45BD"/>
    <w:rsid w:val="004A46E6"/>
    <w:rsid w:val="004A4769"/>
    <w:rsid w:val="004A4B0C"/>
    <w:rsid w:val="004A4BAC"/>
    <w:rsid w:val="004A4D65"/>
    <w:rsid w:val="004A4D69"/>
    <w:rsid w:val="004A4D74"/>
    <w:rsid w:val="004A526C"/>
    <w:rsid w:val="004A5368"/>
    <w:rsid w:val="004A542E"/>
    <w:rsid w:val="004A5D1A"/>
    <w:rsid w:val="004A5F18"/>
    <w:rsid w:val="004A64CA"/>
    <w:rsid w:val="004A661E"/>
    <w:rsid w:val="004A66B5"/>
    <w:rsid w:val="004A68FD"/>
    <w:rsid w:val="004A6F5E"/>
    <w:rsid w:val="004A75D3"/>
    <w:rsid w:val="004A7779"/>
    <w:rsid w:val="004A7A76"/>
    <w:rsid w:val="004A7CD2"/>
    <w:rsid w:val="004A7D0B"/>
    <w:rsid w:val="004A7E5B"/>
    <w:rsid w:val="004B010E"/>
    <w:rsid w:val="004B02B8"/>
    <w:rsid w:val="004B1464"/>
    <w:rsid w:val="004B1497"/>
    <w:rsid w:val="004B14E7"/>
    <w:rsid w:val="004B166F"/>
    <w:rsid w:val="004B1AB0"/>
    <w:rsid w:val="004B1B2D"/>
    <w:rsid w:val="004B1BF1"/>
    <w:rsid w:val="004B1F1A"/>
    <w:rsid w:val="004B20AC"/>
    <w:rsid w:val="004B2881"/>
    <w:rsid w:val="004B2A7C"/>
    <w:rsid w:val="004B2C5E"/>
    <w:rsid w:val="004B2EBF"/>
    <w:rsid w:val="004B3247"/>
    <w:rsid w:val="004B3658"/>
    <w:rsid w:val="004B3659"/>
    <w:rsid w:val="004B3B78"/>
    <w:rsid w:val="004B3BB9"/>
    <w:rsid w:val="004B3E59"/>
    <w:rsid w:val="004B4430"/>
    <w:rsid w:val="004B4557"/>
    <w:rsid w:val="004B4AFB"/>
    <w:rsid w:val="004B50F7"/>
    <w:rsid w:val="004B5318"/>
    <w:rsid w:val="004B5783"/>
    <w:rsid w:val="004B59E0"/>
    <w:rsid w:val="004B5A09"/>
    <w:rsid w:val="004B5AC0"/>
    <w:rsid w:val="004B5E82"/>
    <w:rsid w:val="004B5F21"/>
    <w:rsid w:val="004B606D"/>
    <w:rsid w:val="004B6967"/>
    <w:rsid w:val="004B6BE1"/>
    <w:rsid w:val="004B6CEB"/>
    <w:rsid w:val="004B7E9C"/>
    <w:rsid w:val="004C001A"/>
    <w:rsid w:val="004C1295"/>
    <w:rsid w:val="004C164D"/>
    <w:rsid w:val="004C19B8"/>
    <w:rsid w:val="004C1C7C"/>
    <w:rsid w:val="004C20F0"/>
    <w:rsid w:val="004C21C7"/>
    <w:rsid w:val="004C22BF"/>
    <w:rsid w:val="004C2D18"/>
    <w:rsid w:val="004C3822"/>
    <w:rsid w:val="004C3AB7"/>
    <w:rsid w:val="004C3BF8"/>
    <w:rsid w:val="004C41DA"/>
    <w:rsid w:val="004C442A"/>
    <w:rsid w:val="004C4528"/>
    <w:rsid w:val="004C485F"/>
    <w:rsid w:val="004C4997"/>
    <w:rsid w:val="004C4B85"/>
    <w:rsid w:val="004C54C4"/>
    <w:rsid w:val="004C56AC"/>
    <w:rsid w:val="004C5CB8"/>
    <w:rsid w:val="004C5D35"/>
    <w:rsid w:val="004C61CA"/>
    <w:rsid w:val="004C6506"/>
    <w:rsid w:val="004C6725"/>
    <w:rsid w:val="004C6A7B"/>
    <w:rsid w:val="004C6C0E"/>
    <w:rsid w:val="004C6D91"/>
    <w:rsid w:val="004C6DEC"/>
    <w:rsid w:val="004C6EC1"/>
    <w:rsid w:val="004C6FCD"/>
    <w:rsid w:val="004C70CB"/>
    <w:rsid w:val="004C7664"/>
    <w:rsid w:val="004D0252"/>
    <w:rsid w:val="004D02E7"/>
    <w:rsid w:val="004D047B"/>
    <w:rsid w:val="004D0692"/>
    <w:rsid w:val="004D06A5"/>
    <w:rsid w:val="004D0A54"/>
    <w:rsid w:val="004D0F49"/>
    <w:rsid w:val="004D11E1"/>
    <w:rsid w:val="004D1215"/>
    <w:rsid w:val="004D12F2"/>
    <w:rsid w:val="004D1366"/>
    <w:rsid w:val="004D1371"/>
    <w:rsid w:val="004D1727"/>
    <w:rsid w:val="004D1965"/>
    <w:rsid w:val="004D19CE"/>
    <w:rsid w:val="004D1C34"/>
    <w:rsid w:val="004D1FBE"/>
    <w:rsid w:val="004D25E7"/>
    <w:rsid w:val="004D2617"/>
    <w:rsid w:val="004D2668"/>
    <w:rsid w:val="004D29FD"/>
    <w:rsid w:val="004D3052"/>
    <w:rsid w:val="004D31BC"/>
    <w:rsid w:val="004D3A62"/>
    <w:rsid w:val="004D4108"/>
    <w:rsid w:val="004D4162"/>
    <w:rsid w:val="004D4A88"/>
    <w:rsid w:val="004D4B0F"/>
    <w:rsid w:val="004D5359"/>
    <w:rsid w:val="004D5980"/>
    <w:rsid w:val="004D5E1E"/>
    <w:rsid w:val="004D6168"/>
    <w:rsid w:val="004D6213"/>
    <w:rsid w:val="004D6572"/>
    <w:rsid w:val="004D67C1"/>
    <w:rsid w:val="004D6C3A"/>
    <w:rsid w:val="004D6E3B"/>
    <w:rsid w:val="004D6F79"/>
    <w:rsid w:val="004D6FD4"/>
    <w:rsid w:val="004D76C4"/>
    <w:rsid w:val="004D7921"/>
    <w:rsid w:val="004D7B28"/>
    <w:rsid w:val="004D7B43"/>
    <w:rsid w:val="004D7B69"/>
    <w:rsid w:val="004D7F1C"/>
    <w:rsid w:val="004E0C8D"/>
    <w:rsid w:val="004E10E7"/>
    <w:rsid w:val="004E1811"/>
    <w:rsid w:val="004E1CEC"/>
    <w:rsid w:val="004E22B7"/>
    <w:rsid w:val="004E296C"/>
    <w:rsid w:val="004E2A99"/>
    <w:rsid w:val="004E2E60"/>
    <w:rsid w:val="004E2EBA"/>
    <w:rsid w:val="004E2F2B"/>
    <w:rsid w:val="004E2F7E"/>
    <w:rsid w:val="004E3120"/>
    <w:rsid w:val="004E34D2"/>
    <w:rsid w:val="004E41E3"/>
    <w:rsid w:val="004E43BC"/>
    <w:rsid w:val="004E4A5A"/>
    <w:rsid w:val="004E4FAB"/>
    <w:rsid w:val="004E4FD8"/>
    <w:rsid w:val="004E540C"/>
    <w:rsid w:val="004E5B74"/>
    <w:rsid w:val="004E5EA8"/>
    <w:rsid w:val="004E634C"/>
    <w:rsid w:val="004E6638"/>
    <w:rsid w:val="004E664A"/>
    <w:rsid w:val="004E69A4"/>
    <w:rsid w:val="004E6A72"/>
    <w:rsid w:val="004E6E52"/>
    <w:rsid w:val="004E6EFF"/>
    <w:rsid w:val="004E7250"/>
    <w:rsid w:val="004E73F6"/>
    <w:rsid w:val="004E76F4"/>
    <w:rsid w:val="004E79E8"/>
    <w:rsid w:val="004F02CA"/>
    <w:rsid w:val="004F077E"/>
    <w:rsid w:val="004F09FD"/>
    <w:rsid w:val="004F0A1A"/>
    <w:rsid w:val="004F0C4C"/>
    <w:rsid w:val="004F129D"/>
    <w:rsid w:val="004F147E"/>
    <w:rsid w:val="004F1999"/>
    <w:rsid w:val="004F1A71"/>
    <w:rsid w:val="004F222B"/>
    <w:rsid w:val="004F22F6"/>
    <w:rsid w:val="004F235D"/>
    <w:rsid w:val="004F2AA0"/>
    <w:rsid w:val="004F2E75"/>
    <w:rsid w:val="004F2E9F"/>
    <w:rsid w:val="004F3231"/>
    <w:rsid w:val="004F39F2"/>
    <w:rsid w:val="004F3E88"/>
    <w:rsid w:val="004F41F4"/>
    <w:rsid w:val="004F48AF"/>
    <w:rsid w:val="004F4A58"/>
    <w:rsid w:val="004F5859"/>
    <w:rsid w:val="004F5CA1"/>
    <w:rsid w:val="004F5CB4"/>
    <w:rsid w:val="004F5E58"/>
    <w:rsid w:val="004F5FC0"/>
    <w:rsid w:val="004F61C2"/>
    <w:rsid w:val="004F64F8"/>
    <w:rsid w:val="004F67FC"/>
    <w:rsid w:val="004F6BE0"/>
    <w:rsid w:val="004F743B"/>
    <w:rsid w:val="004F780A"/>
    <w:rsid w:val="004F7D31"/>
    <w:rsid w:val="0050007D"/>
    <w:rsid w:val="00500396"/>
    <w:rsid w:val="00500CA8"/>
    <w:rsid w:val="00501073"/>
    <w:rsid w:val="005012DD"/>
    <w:rsid w:val="0050156C"/>
    <w:rsid w:val="00501CDC"/>
    <w:rsid w:val="00501DFE"/>
    <w:rsid w:val="00501F57"/>
    <w:rsid w:val="005023BE"/>
    <w:rsid w:val="00502467"/>
    <w:rsid w:val="005025E4"/>
    <w:rsid w:val="00502655"/>
    <w:rsid w:val="00502762"/>
    <w:rsid w:val="00502764"/>
    <w:rsid w:val="00502822"/>
    <w:rsid w:val="00502933"/>
    <w:rsid w:val="0050346E"/>
    <w:rsid w:val="00503ADC"/>
    <w:rsid w:val="00504135"/>
    <w:rsid w:val="0050443C"/>
    <w:rsid w:val="00504F8F"/>
    <w:rsid w:val="00505459"/>
    <w:rsid w:val="00505561"/>
    <w:rsid w:val="00505A1C"/>
    <w:rsid w:val="00505F75"/>
    <w:rsid w:val="005061BC"/>
    <w:rsid w:val="005064F5"/>
    <w:rsid w:val="00506F54"/>
    <w:rsid w:val="00507088"/>
    <w:rsid w:val="005072A0"/>
    <w:rsid w:val="00507F54"/>
    <w:rsid w:val="005101E9"/>
    <w:rsid w:val="005101F5"/>
    <w:rsid w:val="00510917"/>
    <w:rsid w:val="00510938"/>
    <w:rsid w:val="00510AFE"/>
    <w:rsid w:val="00510B7F"/>
    <w:rsid w:val="00510D78"/>
    <w:rsid w:val="00510F2D"/>
    <w:rsid w:val="005114F3"/>
    <w:rsid w:val="00511878"/>
    <w:rsid w:val="00511B19"/>
    <w:rsid w:val="00511E01"/>
    <w:rsid w:val="0051244D"/>
    <w:rsid w:val="005127E5"/>
    <w:rsid w:val="00512DE2"/>
    <w:rsid w:val="00512ECC"/>
    <w:rsid w:val="00513441"/>
    <w:rsid w:val="00513C31"/>
    <w:rsid w:val="00513D3F"/>
    <w:rsid w:val="00513E1C"/>
    <w:rsid w:val="005144F5"/>
    <w:rsid w:val="0051460F"/>
    <w:rsid w:val="00514610"/>
    <w:rsid w:val="00515176"/>
    <w:rsid w:val="0051542B"/>
    <w:rsid w:val="005157B3"/>
    <w:rsid w:val="0051587C"/>
    <w:rsid w:val="0051598B"/>
    <w:rsid w:val="005160DF"/>
    <w:rsid w:val="0051639D"/>
    <w:rsid w:val="005163AD"/>
    <w:rsid w:val="005164B8"/>
    <w:rsid w:val="00516615"/>
    <w:rsid w:val="00516CBB"/>
    <w:rsid w:val="00516D76"/>
    <w:rsid w:val="00516E46"/>
    <w:rsid w:val="0051717A"/>
    <w:rsid w:val="0051766D"/>
    <w:rsid w:val="00517AA7"/>
    <w:rsid w:val="00517C38"/>
    <w:rsid w:val="00517D19"/>
    <w:rsid w:val="005202FA"/>
    <w:rsid w:val="00520363"/>
    <w:rsid w:val="005204F0"/>
    <w:rsid w:val="00520EA4"/>
    <w:rsid w:val="00521201"/>
    <w:rsid w:val="00521372"/>
    <w:rsid w:val="005213CD"/>
    <w:rsid w:val="00521552"/>
    <w:rsid w:val="005217A1"/>
    <w:rsid w:val="0052189E"/>
    <w:rsid w:val="00521D10"/>
    <w:rsid w:val="00521FD7"/>
    <w:rsid w:val="005220D6"/>
    <w:rsid w:val="00522265"/>
    <w:rsid w:val="00523271"/>
    <w:rsid w:val="005232B3"/>
    <w:rsid w:val="005232B6"/>
    <w:rsid w:val="0052372D"/>
    <w:rsid w:val="00524106"/>
    <w:rsid w:val="0052428A"/>
    <w:rsid w:val="005244BB"/>
    <w:rsid w:val="00524718"/>
    <w:rsid w:val="00524CFF"/>
    <w:rsid w:val="00524DE8"/>
    <w:rsid w:val="0052532D"/>
    <w:rsid w:val="005254ED"/>
    <w:rsid w:val="0052558E"/>
    <w:rsid w:val="00525890"/>
    <w:rsid w:val="00525EA2"/>
    <w:rsid w:val="0052654D"/>
    <w:rsid w:val="0052658E"/>
    <w:rsid w:val="00526A3A"/>
    <w:rsid w:val="00526C82"/>
    <w:rsid w:val="005270A5"/>
    <w:rsid w:val="005276C2"/>
    <w:rsid w:val="00527DE7"/>
    <w:rsid w:val="00527E23"/>
    <w:rsid w:val="005306EF"/>
    <w:rsid w:val="00530B83"/>
    <w:rsid w:val="00530C77"/>
    <w:rsid w:val="00530CC1"/>
    <w:rsid w:val="00531139"/>
    <w:rsid w:val="00531186"/>
    <w:rsid w:val="00531240"/>
    <w:rsid w:val="005314BD"/>
    <w:rsid w:val="005319EE"/>
    <w:rsid w:val="00531FD8"/>
    <w:rsid w:val="0053217A"/>
    <w:rsid w:val="005326C0"/>
    <w:rsid w:val="00532724"/>
    <w:rsid w:val="005328B9"/>
    <w:rsid w:val="0053296D"/>
    <w:rsid w:val="00532C8C"/>
    <w:rsid w:val="00533072"/>
    <w:rsid w:val="005332FD"/>
    <w:rsid w:val="00533366"/>
    <w:rsid w:val="0053338D"/>
    <w:rsid w:val="00533747"/>
    <w:rsid w:val="0053378D"/>
    <w:rsid w:val="005337C0"/>
    <w:rsid w:val="0053394A"/>
    <w:rsid w:val="005344F3"/>
    <w:rsid w:val="005346AF"/>
    <w:rsid w:val="005349B1"/>
    <w:rsid w:val="00534CC4"/>
    <w:rsid w:val="00534F68"/>
    <w:rsid w:val="00535359"/>
    <w:rsid w:val="005355C7"/>
    <w:rsid w:val="00535A08"/>
    <w:rsid w:val="00535A1F"/>
    <w:rsid w:val="00535FAE"/>
    <w:rsid w:val="0053613A"/>
    <w:rsid w:val="005362C5"/>
    <w:rsid w:val="00536383"/>
    <w:rsid w:val="00536D8C"/>
    <w:rsid w:val="005373A5"/>
    <w:rsid w:val="00537442"/>
    <w:rsid w:val="00537684"/>
    <w:rsid w:val="00537800"/>
    <w:rsid w:val="005378D0"/>
    <w:rsid w:val="00537AE2"/>
    <w:rsid w:val="00537F84"/>
    <w:rsid w:val="0054009B"/>
    <w:rsid w:val="00540392"/>
    <w:rsid w:val="00540407"/>
    <w:rsid w:val="00540A6A"/>
    <w:rsid w:val="00540CDA"/>
    <w:rsid w:val="005412D5"/>
    <w:rsid w:val="005414C1"/>
    <w:rsid w:val="005418D5"/>
    <w:rsid w:val="0054208E"/>
    <w:rsid w:val="005423C1"/>
    <w:rsid w:val="005425E7"/>
    <w:rsid w:val="005429BC"/>
    <w:rsid w:val="00542AE1"/>
    <w:rsid w:val="00542E20"/>
    <w:rsid w:val="0054321E"/>
    <w:rsid w:val="0054364A"/>
    <w:rsid w:val="0054431E"/>
    <w:rsid w:val="00544750"/>
    <w:rsid w:val="0054480E"/>
    <w:rsid w:val="00544BCC"/>
    <w:rsid w:val="00544D07"/>
    <w:rsid w:val="005459FC"/>
    <w:rsid w:val="00546511"/>
    <w:rsid w:val="00546A8B"/>
    <w:rsid w:val="00546BE6"/>
    <w:rsid w:val="00546DB9"/>
    <w:rsid w:val="00546E8A"/>
    <w:rsid w:val="00546F20"/>
    <w:rsid w:val="00547128"/>
    <w:rsid w:val="00547FA7"/>
    <w:rsid w:val="00550023"/>
    <w:rsid w:val="00550379"/>
    <w:rsid w:val="00550AC8"/>
    <w:rsid w:val="00551214"/>
    <w:rsid w:val="005513E6"/>
    <w:rsid w:val="00552037"/>
    <w:rsid w:val="0055245F"/>
    <w:rsid w:val="005525E5"/>
    <w:rsid w:val="00552D9E"/>
    <w:rsid w:val="005531CE"/>
    <w:rsid w:val="0055346D"/>
    <w:rsid w:val="00553A49"/>
    <w:rsid w:val="00553AF0"/>
    <w:rsid w:val="00553BA8"/>
    <w:rsid w:val="0055419C"/>
    <w:rsid w:val="0055430E"/>
    <w:rsid w:val="00554B83"/>
    <w:rsid w:val="00554D1E"/>
    <w:rsid w:val="00554DCE"/>
    <w:rsid w:val="00554E69"/>
    <w:rsid w:val="0055564F"/>
    <w:rsid w:val="00555A65"/>
    <w:rsid w:val="00555CFD"/>
    <w:rsid w:val="00556848"/>
    <w:rsid w:val="00556B0A"/>
    <w:rsid w:val="00556C4B"/>
    <w:rsid w:val="00556D36"/>
    <w:rsid w:val="00556F37"/>
    <w:rsid w:val="00556FA9"/>
    <w:rsid w:val="00557183"/>
    <w:rsid w:val="005572E8"/>
    <w:rsid w:val="00557395"/>
    <w:rsid w:val="00557898"/>
    <w:rsid w:val="005606FA"/>
    <w:rsid w:val="00560B8A"/>
    <w:rsid w:val="00560C48"/>
    <w:rsid w:val="0056103B"/>
    <w:rsid w:val="00561162"/>
    <w:rsid w:val="0056150F"/>
    <w:rsid w:val="00561976"/>
    <w:rsid w:val="00561AB5"/>
    <w:rsid w:val="00561BCA"/>
    <w:rsid w:val="00561C47"/>
    <w:rsid w:val="00562BAE"/>
    <w:rsid w:val="00563594"/>
    <w:rsid w:val="00563A42"/>
    <w:rsid w:val="0056423D"/>
    <w:rsid w:val="00564478"/>
    <w:rsid w:val="0056459F"/>
    <w:rsid w:val="00564A19"/>
    <w:rsid w:val="00564B5D"/>
    <w:rsid w:val="00564BDD"/>
    <w:rsid w:val="00565199"/>
    <w:rsid w:val="005651AC"/>
    <w:rsid w:val="005651DE"/>
    <w:rsid w:val="00565B79"/>
    <w:rsid w:val="00565D4F"/>
    <w:rsid w:val="0056651C"/>
    <w:rsid w:val="00567012"/>
    <w:rsid w:val="0056713E"/>
    <w:rsid w:val="005676A8"/>
    <w:rsid w:val="00567B51"/>
    <w:rsid w:val="00567C5C"/>
    <w:rsid w:val="00567E40"/>
    <w:rsid w:val="00567ED8"/>
    <w:rsid w:val="005706C5"/>
    <w:rsid w:val="005707F2"/>
    <w:rsid w:val="0057123B"/>
    <w:rsid w:val="00571535"/>
    <w:rsid w:val="00572553"/>
    <w:rsid w:val="00572750"/>
    <w:rsid w:val="00572882"/>
    <w:rsid w:val="00574021"/>
    <w:rsid w:val="005742F2"/>
    <w:rsid w:val="0057526A"/>
    <w:rsid w:val="0057559E"/>
    <w:rsid w:val="00575D2A"/>
    <w:rsid w:val="005762E2"/>
    <w:rsid w:val="00576650"/>
    <w:rsid w:val="00576938"/>
    <w:rsid w:val="0057748A"/>
    <w:rsid w:val="005779CD"/>
    <w:rsid w:val="005779DC"/>
    <w:rsid w:val="00577EC2"/>
    <w:rsid w:val="00580676"/>
    <w:rsid w:val="005809C6"/>
    <w:rsid w:val="00580FE3"/>
    <w:rsid w:val="005815BC"/>
    <w:rsid w:val="00581751"/>
    <w:rsid w:val="005818BB"/>
    <w:rsid w:val="00581C58"/>
    <w:rsid w:val="00581DC0"/>
    <w:rsid w:val="005820AD"/>
    <w:rsid w:val="00582541"/>
    <w:rsid w:val="00582A9C"/>
    <w:rsid w:val="00582A9F"/>
    <w:rsid w:val="00582AE5"/>
    <w:rsid w:val="00582D3A"/>
    <w:rsid w:val="00582DDE"/>
    <w:rsid w:val="005832E9"/>
    <w:rsid w:val="005833B7"/>
    <w:rsid w:val="00583993"/>
    <w:rsid w:val="005843BB"/>
    <w:rsid w:val="00584642"/>
    <w:rsid w:val="0058475A"/>
    <w:rsid w:val="005848BE"/>
    <w:rsid w:val="00584A8D"/>
    <w:rsid w:val="00584B7A"/>
    <w:rsid w:val="00584DDE"/>
    <w:rsid w:val="00585082"/>
    <w:rsid w:val="005852F4"/>
    <w:rsid w:val="0058566D"/>
    <w:rsid w:val="005867B8"/>
    <w:rsid w:val="0058695C"/>
    <w:rsid w:val="00586CC6"/>
    <w:rsid w:val="005872B6"/>
    <w:rsid w:val="00590892"/>
    <w:rsid w:val="00590A36"/>
    <w:rsid w:val="00590E80"/>
    <w:rsid w:val="00591617"/>
    <w:rsid w:val="00591833"/>
    <w:rsid w:val="00592341"/>
    <w:rsid w:val="00592DE0"/>
    <w:rsid w:val="0059329A"/>
    <w:rsid w:val="00593871"/>
    <w:rsid w:val="00593BF1"/>
    <w:rsid w:val="00593CA4"/>
    <w:rsid w:val="00594A17"/>
    <w:rsid w:val="00594A6F"/>
    <w:rsid w:val="00594C28"/>
    <w:rsid w:val="00594E40"/>
    <w:rsid w:val="00595449"/>
    <w:rsid w:val="00595530"/>
    <w:rsid w:val="005959F9"/>
    <w:rsid w:val="00595C21"/>
    <w:rsid w:val="00595F00"/>
    <w:rsid w:val="00595FFE"/>
    <w:rsid w:val="00596431"/>
    <w:rsid w:val="005966AA"/>
    <w:rsid w:val="00596725"/>
    <w:rsid w:val="00596A0F"/>
    <w:rsid w:val="00596D74"/>
    <w:rsid w:val="00596F66"/>
    <w:rsid w:val="0059708C"/>
    <w:rsid w:val="0059735D"/>
    <w:rsid w:val="005A056D"/>
    <w:rsid w:val="005A0A8F"/>
    <w:rsid w:val="005A0B3A"/>
    <w:rsid w:val="005A11D2"/>
    <w:rsid w:val="005A1407"/>
    <w:rsid w:val="005A146F"/>
    <w:rsid w:val="005A1E27"/>
    <w:rsid w:val="005A23D5"/>
    <w:rsid w:val="005A30FB"/>
    <w:rsid w:val="005A31F0"/>
    <w:rsid w:val="005A366D"/>
    <w:rsid w:val="005A39EF"/>
    <w:rsid w:val="005A3B41"/>
    <w:rsid w:val="005A3D82"/>
    <w:rsid w:val="005A460E"/>
    <w:rsid w:val="005A462B"/>
    <w:rsid w:val="005A4764"/>
    <w:rsid w:val="005A48A3"/>
    <w:rsid w:val="005A4BFD"/>
    <w:rsid w:val="005A5046"/>
    <w:rsid w:val="005A5213"/>
    <w:rsid w:val="005A5265"/>
    <w:rsid w:val="005A52F6"/>
    <w:rsid w:val="005A5507"/>
    <w:rsid w:val="005A591A"/>
    <w:rsid w:val="005A5A27"/>
    <w:rsid w:val="005A5F0E"/>
    <w:rsid w:val="005A66A1"/>
    <w:rsid w:val="005A67B5"/>
    <w:rsid w:val="005A76EB"/>
    <w:rsid w:val="005B0569"/>
    <w:rsid w:val="005B0A68"/>
    <w:rsid w:val="005B1334"/>
    <w:rsid w:val="005B19A9"/>
    <w:rsid w:val="005B1A66"/>
    <w:rsid w:val="005B1EE5"/>
    <w:rsid w:val="005B21FC"/>
    <w:rsid w:val="005B24C9"/>
    <w:rsid w:val="005B25D8"/>
    <w:rsid w:val="005B2671"/>
    <w:rsid w:val="005B26D1"/>
    <w:rsid w:val="005B3085"/>
    <w:rsid w:val="005B3199"/>
    <w:rsid w:val="005B32ED"/>
    <w:rsid w:val="005B337D"/>
    <w:rsid w:val="005B35F0"/>
    <w:rsid w:val="005B3652"/>
    <w:rsid w:val="005B36ED"/>
    <w:rsid w:val="005B37B7"/>
    <w:rsid w:val="005B3E92"/>
    <w:rsid w:val="005B3EC7"/>
    <w:rsid w:val="005B42AB"/>
    <w:rsid w:val="005B45C0"/>
    <w:rsid w:val="005B4CA0"/>
    <w:rsid w:val="005B4CE0"/>
    <w:rsid w:val="005B576F"/>
    <w:rsid w:val="005B5C1B"/>
    <w:rsid w:val="005B5E93"/>
    <w:rsid w:val="005B5F57"/>
    <w:rsid w:val="005B6038"/>
    <w:rsid w:val="005B60D6"/>
    <w:rsid w:val="005B705C"/>
    <w:rsid w:val="005B7081"/>
    <w:rsid w:val="005B721C"/>
    <w:rsid w:val="005B7254"/>
    <w:rsid w:val="005B7582"/>
    <w:rsid w:val="005B75F9"/>
    <w:rsid w:val="005B782C"/>
    <w:rsid w:val="005B7C29"/>
    <w:rsid w:val="005B7F70"/>
    <w:rsid w:val="005C0D9D"/>
    <w:rsid w:val="005C0DAC"/>
    <w:rsid w:val="005C0F28"/>
    <w:rsid w:val="005C16B1"/>
    <w:rsid w:val="005C1CDB"/>
    <w:rsid w:val="005C1FE3"/>
    <w:rsid w:val="005C23C2"/>
    <w:rsid w:val="005C2417"/>
    <w:rsid w:val="005C2C1E"/>
    <w:rsid w:val="005C30CD"/>
    <w:rsid w:val="005C3184"/>
    <w:rsid w:val="005C37F9"/>
    <w:rsid w:val="005C3875"/>
    <w:rsid w:val="005C41E4"/>
    <w:rsid w:val="005C496B"/>
    <w:rsid w:val="005C4D40"/>
    <w:rsid w:val="005C557B"/>
    <w:rsid w:val="005C57FB"/>
    <w:rsid w:val="005C5B9E"/>
    <w:rsid w:val="005C5EB3"/>
    <w:rsid w:val="005C5F3C"/>
    <w:rsid w:val="005C603A"/>
    <w:rsid w:val="005C656E"/>
    <w:rsid w:val="005C667B"/>
    <w:rsid w:val="005C681C"/>
    <w:rsid w:val="005C6CE9"/>
    <w:rsid w:val="005C7122"/>
    <w:rsid w:val="005C722C"/>
    <w:rsid w:val="005C726C"/>
    <w:rsid w:val="005C7629"/>
    <w:rsid w:val="005C77EC"/>
    <w:rsid w:val="005C7987"/>
    <w:rsid w:val="005C79AA"/>
    <w:rsid w:val="005C7B26"/>
    <w:rsid w:val="005C7DA5"/>
    <w:rsid w:val="005C7F43"/>
    <w:rsid w:val="005D009A"/>
    <w:rsid w:val="005D00C1"/>
    <w:rsid w:val="005D02E2"/>
    <w:rsid w:val="005D0AF0"/>
    <w:rsid w:val="005D0C0C"/>
    <w:rsid w:val="005D0C36"/>
    <w:rsid w:val="005D1729"/>
    <w:rsid w:val="005D1860"/>
    <w:rsid w:val="005D1908"/>
    <w:rsid w:val="005D1950"/>
    <w:rsid w:val="005D1F2C"/>
    <w:rsid w:val="005D1FD4"/>
    <w:rsid w:val="005D234D"/>
    <w:rsid w:val="005D248C"/>
    <w:rsid w:val="005D24A4"/>
    <w:rsid w:val="005D28B4"/>
    <w:rsid w:val="005D2DF4"/>
    <w:rsid w:val="005D2ECF"/>
    <w:rsid w:val="005D3002"/>
    <w:rsid w:val="005D3078"/>
    <w:rsid w:val="005D334B"/>
    <w:rsid w:val="005D33F3"/>
    <w:rsid w:val="005D362A"/>
    <w:rsid w:val="005D3809"/>
    <w:rsid w:val="005D394B"/>
    <w:rsid w:val="005D3D5F"/>
    <w:rsid w:val="005D4951"/>
    <w:rsid w:val="005D4AEC"/>
    <w:rsid w:val="005D4BCE"/>
    <w:rsid w:val="005D4C8A"/>
    <w:rsid w:val="005D4D84"/>
    <w:rsid w:val="005D4DFD"/>
    <w:rsid w:val="005D4F4D"/>
    <w:rsid w:val="005D52C9"/>
    <w:rsid w:val="005D57FA"/>
    <w:rsid w:val="005D60F0"/>
    <w:rsid w:val="005D61F9"/>
    <w:rsid w:val="005D659C"/>
    <w:rsid w:val="005D6845"/>
    <w:rsid w:val="005D6882"/>
    <w:rsid w:val="005D68DA"/>
    <w:rsid w:val="005D6C01"/>
    <w:rsid w:val="005D6ED6"/>
    <w:rsid w:val="005D7259"/>
    <w:rsid w:val="005D7F97"/>
    <w:rsid w:val="005E02F9"/>
    <w:rsid w:val="005E0417"/>
    <w:rsid w:val="005E0912"/>
    <w:rsid w:val="005E09FD"/>
    <w:rsid w:val="005E0C29"/>
    <w:rsid w:val="005E0CD6"/>
    <w:rsid w:val="005E0DD5"/>
    <w:rsid w:val="005E0E3B"/>
    <w:rsid w:val="005E0E3D"/>
    <w:rsid w:val="005E10B7"/>
    <w:rsid w:val="005E116D"/>
    <w:rsid w:val="005E1A7D"/>
    <w:rsid w:val="005E1B1C"/>
    <w:rsid w:val="005E1F05"/>
    <w:rsid w:val="005E20E4"/>
    <w:rsid w:val="005E26FF"/>
    <w:rsid w:val="005E2ACD"/>
    <w:rsid w:val="005E2CE7"/>
    <w:rsid w:val="005E2EC5"/>
    <w:rsid w:val="005E30DB"/>
    <w:rsid w:val="005E35AF"/>
    <w:rsid w:val="005E3698"/>
    <w:rsid w:val="005E3985"/>
    <w:rsid w:val="005E45E9"/>
    <w:rsid w:val="005E491E"/>
    <w:rsid w:val="005E4939"/>
    <w:rsid w:val="005E4B56"/>
    <w:rsid w:val="005E4D62"/>
    <w:rsid w:val="005E4DF3"/>
    <w:rsid w:val="005E4E0E"/>
    <w:rsid w:val="005E51BF"/>
    <w:rsid w:val="005E5566"/>
    <w:rsid w:val="005E55C7"/>
    <w:rsid w:val="005E5624"/>
    <w:rsid w:val="005E6418"/>
    <w:rsid w:val="005E64B4"/>
    <w:rsid w:val="005E65E2"/>
    <w:rsid w:val="005E6B12"/>
    <w:rsid w:val="005E7070"/>
    <w:rsid w:val="005E789E"/>
    <w:rsid w:val="005E7DF9"/>
    <w:rsid w:val="005E7FEC"/>
    <w:rsid w:val="005F034B"/>
    <w:rsid w:val="005F0549"/>
    <w:rsid w:val="005F096B"/>
    <w:rsid w:val="005F106C"/>
    <w:rsid w:val="005F1078"/>
    <w:rsid w:val="005F1267"/>
    <w:rsid w:val="005F1515"/>
    <w:rsid w:val="005F1547"/>
    <w:rsid w:val="005F1742"/>
    <w:rsid w:val="005F17B4"/>
    <w:rsid w:val="005F189A"/>
    <w:rsid w:val="005F1E64"/>
    <w:rsid w:val="005F2194"/>
    <w:rsid w:val="005F2251"/>
    <w:rsid w:val="005F27F9"/>
    <w:rsid w:val="005F2806"/>
    <w:rsid w:val="005F28C3"/>
    <w:rsid w:val="005F28FD"/>
    <w:rsid w:val="005F2C11"/>
    <w:rsid w:val="005F4522"/>
    <w:rsid w:val="005F475C"/>
    <w:rsid w:val="005F4A8A"/>
    <w:rsid w:val="005F5B10"/>
    <w:rsid w:val="005F5BB2"/>
    <w:rsid w:val="005F5C38"/>
    <w:rsid w:val="005F6198"/>
    <w:rsid w:val="005F73AF"/>
    <w:rsid w:val="005F743F"/>
    <w:rsid w:val="005F78CF"/>
    <w:rsid w:val="005F7AD8"/>
    <w:rsid w:val="006002EB"/>
    <w:rsid w:val="006008B5"/>
    <w:rsid w:val="00600A5D"/>
    <w:rsid w:val="00600A80"/>
    <w:rsid w:val="006011B6"/>
    <w:rsid w:val="006012D6"/>
    <w:rsid w:val="00601DBD"/>
    <w:rsid w:val="00601F42"/>
    <w:rsid w:val="00602666"/>
    <w:rsid w:val="00602817"/>
    <w:rsid w:val="00602CAC"/>
    <w:rsid w:val="00602D2E"/>
    <w:rsid w:val="00603846"/>
    <w:rsid w:val="00603CC9"/>
    <w:rsid w:val="00603CE9"/>
    <w:rsid w:val="00604762"/>
    <w:rsid w:val="00605282"/>
    <w:rsid w:val="0060598E"/>
    <w:rsid w:val="00605DE6"/>
    <w:rsid w:val="00605F2F"/>
    <w:rsid w:val="006061E0"/>
    <w:rsid w:val="006062BB"/>
    <w:rsid w:val="00606B20"/>
    <w:rsid w:val="00606BB4"/>
    <w:rsid w:val="00606E68"/>
    <w:rsid w:val="0060705C"/>
    <w:rsid w:val="00607392"/>
    <w:rsid w:val="006073B6"/>
    <w:rsid w:val="00607A02"/>
    <w:rsid w:val="00607AEA"/>
    <w:rsid w:val="00607B81"/>
    <w:rsid w:val="00607E3E"/>
    <w:rsid w:val="006103A1"/>
    <w:rsid w:val="0061094E"/>
    <w:rsid w:val="0061155D"/>
    <w:rsid w:val="00611777"/>
    <w:rsid w:val="00611DD5"/>
    <w:rsid w:val="00611E1D"/>
    <w:rsid w:val="006121E2"/>
    <w:rsid w:val="006122BC"/>
    <w:rsid w:val="006129C4"/>
    <w:rsid w:val="00612B2D"/>
    <w:rsid w:val="00612CD3"/>
    <w:rsid w:val="0061321D"/>
    <w:rsid w:val="00613528"/>
    <w:rsid w:val="006136E8"/>
    <w:rsid w:val="00613956"/>
    <w:rsid w:val="00613AA2"/>
    <w:rsid w:val="00614289"/>
    <w:rsid w:val="0061429C"/>
    <w:rsid w:val="0061460D"/>
    <w:rsid w:val="006148CF"/>
    <w:rsid w:val="00614C90"/>
    <w:rsid w:val="00614F2B"/>
    <w:rsid w:val="00615D27"/>
    <w:rsid w:val="00615E38"/>
    <w:rsid w:val="006162DE"/>
    <w:rsid w:val="006162E2"/>
    <w:rsid w:val="00616613"/>
    <w:rsid w:val="006167D5"/>
    <w:rsid w:val="006167FD"/>
    <w:rsid w:val="00616BDE"/>
    <w:rsid w:val="006175FF"/>
    <w:rsid w:val="006176EB"/>
    <w:rsid w:val="0061774E"/>
    <w:rsid w:val="00617C58"/>
    <w:rsid w:val="00617D19"/>
    <w:rsid w:val="00620040"/>
    <w:rsid w:val="00620A71"/>
    <w:rsid w:val="0062126C"/>
    <w:rsid w:val="006212AA"/>
    <w:rsid w:val="0062133C"/>
    <w:rsid w:val="00621B09"/>
    <w:rsid w:val="00621CD2"/>
    <w:rsid w:val="00622274"/>
    <w:rsid w:val="006226F9"/>
    <w:rsid w:val="00622854"/>
    <w:rsid w:val="00622C9F"/>
    <w:rsid w:val="00622D73"/>
    <w:rsid w:val="006236DA"/>
    <w:rsid w:val="00623C8D"/>
    <w:rsid w:val="00623CD9"/>
    <w:rsid w:val="00624DEE"/>
    <w:rsid w:val="00625229"/>
    <w:rsid w:val="00625236"/>
    <w:rsid w:val="006254EF"/>
    <w:rsid w:val="00625771"/>
    <w:rsid w:val="00625B93"/>
    <w:rsid w:val="00625D13"/>
    <w:rsid w:val="006260EE"/>
    <w:rsid w:val="00626316"/>
    <w:rsid w:val="00626344"/>
    <w:rsid w:val="00626713"/>
    <w:rsid w:val="00626B2E"/>
    <w:rsid w:val="00626F57"/>
    <w:rsid w:val="006278D6"/>
    <w:rsid w:val="00627C31"/>
    <w:rsid w:val="00627C9C"/>
    <w:rsid w:val="00627D2C"/>
    <w:rsid w:val="00627D6A"/>
    <w:rsid w:val="00627DEA"/>
    <w:rsid w:val="00627DF7"/>
    <w:rsid w:val="0063032D"/>
    <w:rsid w:val="00630999"/>
    <w:rsid w:val="00630F7C"/>
    <w:rsid w:val="00631260"/>
    <w:rsid w:val="00631501"/>
    <w:rsid w:val="006315BB"/>
    <w:rsid w:val="006315D8"/>
    <w:rsid w:val="0063161A"/>
    <w:rsid w:val="00631D2D"/>
    <w:rsid w:val="00631E01"/>
    <w:rsid w:val="00631F87"/>
    <w:rsid w:val="0063257F"/>
    <w:rsid w:val="00632A8F"/>
    <w:rsid w:val="00632B0F"/>
    <w:rsid w:val="00632D7B"/>
    <w:rsid w:val="006332BD"/>
    <w:rsid w:val="00633549"/>
    <w:rsid w:val="006335A4"/>
    <w:rsid w:val="00633BDD"/>
    <w:rsid w:val="00633D58"/>
    <w:rsid w:val="006343AE"/>
    <w:rsid w:val="006344AC"/>
    <w:rsid w:val="006346F8"/>
    <w:rsid w:val="006346FA"/>
    <w:rsid w:val="0063476E"/>
    <w:rsid w:val="00635089"/>
    <w:rsid w:val="0063556F"/>
    <w:rsid w:val="00635663"/>
    <w:rsid w:val="006358CE"/>
    <w:rsid w:val="00635BC6"/>
    <w:rsid w:val="00635C3F"/>
    <w:rsid w:val="00635DAB"/>
    <w:rsid w:val="00635EDD"/>
    <w:rsid w:val="0063600D"/>
    <w:rsid w:val="006369AA"/>
    <w:rsid w:val="00636AA2"/>
    <w:rsid w:val="00636BFC"/>
    <w:rsid w:val="006377B4"/>
    <w:rsid w:val="006378B0"/>
    <w:rsid w:val="00637F92"/>
    <w:rsid w:val="006402AF"/>
    <w:rsid w:val="006402ED"/>
    <w:rsid w:val="006408A7"/>
    <w:rsid w:val="00640ACC"/>
    <w:rsid w:val="00640E9C"/>
    <w:rsid w:val="00640F2F"/>
    <w:rsid w:val="006412DD"/>
    <w:rsid w:val="0064149C"/>
    <w:rsid w:val="00641B9E"/>
    <w:rsid w:val="006421EB"/>
    <w:rsid w:val="0064221A"/>
    <w:rsid w:val="006422BA"/>
    <w:rsid w:val="006427B2"/>
    <w:rsid w:val="006434F9"/>
    <w:rsid w:val="00643E02"/>
    <w:rsid w:val="0064413F"/>
    <w:rsid w:val="00644192"/>
    <w:rsid w:val="006445D9"/>
    <w:rsid w:val="0064461D"/>
    <w:rsid w:val="006446A4"/>
    <w:rsid w:val="00644928"/>
    <w:rsid w:val="00644BA1"/>
    <w:rsid w:val="00644C31"/>
    <w:rsid w:val="00644CBB"/>
    <w:rsid w:val="00644E3E"/>
    <w:rsid w:val="00644EE5"/>
    <w:rsid w:val="00644FAC"/>
    <w:rsid w:val="00645703"/>
    <w:rsid w:val="00645B8D"/>
    <w:rsid w:val="00645D92"/>
    <w:rsid w:val="00645F5A"/>
    <w:rsid w:val="0064614A"/>
    <w:rsid w:val="0064747E"/>
    <w:rsid w:val="006476BB"/>
    <w:rsid w:val="0064788E"/>
    <w:rsid w:val="00647EC6"/>
    <w:rsid w:val="00650473"/>
    <w:rsid w:val="00650A73"/>
    <w:rsid w:val="0065115A"/>
    <w:rsid w:val="0065145E"/>
    <w:rsid w:val="00651497"/>
    <w:rsid w:val="006514F5"/>
    <w:rsid w:val="006515E2"/>
    <w:rsid w:val="006515E7"/>
    <w:rsid w:val="00651806"/>
    <w:rsid w:val="0065191A"/>
    <w:rsid w:val="00651E79"/>
    <w:rsid w:val="0065205A"/>
    <w:rsid w:val="0065276D"/>
    <w:rsid w:val="006527B6"/>
    <w:rsid w:val="00652E61"/>
    <w:rsid w:val="006534C8"/>
    <w:rsid w:val="00653888"/>
    <w:rsid w:val="00653B62"/>
    <w:rsid w:val="00653BAA"/>
    <w:rsid w:val="00653E21"/>
    <w:rsid w:val="00653F99"/>
    <w:rsid w:val="00654834"/>
    <w:rsid w:val="00654E85"/>
    <w:rsid w:val="0065548F"/>
    <w:rsid w:val="0065578B"/>
    <w:rsid w:val="006558E1"/>
    <w:rsid w:val="0065596C"/>
    <w:rsid w:val="00655A07"/>
    <w:rsid w:val="00655A4E"/>
    <w:rsid w:val="00655D7A"/>
    <w:rsid w:val="00655ED4"/>
    <w:rsid w:val="00655F5D"/>
    <w:rsid w:val="00656195"/>
    <w:rsid w:val="0065665C"/>
    <w:rsid w:val="006566C4"/>
    <w:rsid w:val="00660273"/>
    <w:rsid w:val="00660E09"/>
    <w:rsid w:val="006615B4"/>
    <w:rsid w:val="00661FF6"/>
    <w:rsid w:val="00662B74"/>
    <w:rsid w:val="00662E46"/>
    <w:rsid w:val="006635E9"/>
    <w:rsid w:val="0066444C"/>
    <w:rsid w:val="0066447E"/>
    <w:rsid w:val="00664530"/>
    <w:rsid w:val="00664636"/>
    <w:rsid w:val="0066487C"/>
    <w:rsid w:val="00665125"/>
    <w:rsid w:val="006656CA"/>
    <w:rsid w:val="006659BA"/>
    <w:rsid w:val="00665E94"/>
    <w:rsid w:val="00666758"/>
    <w:rsid w:val="006667CE"/>
    <w:rsid w:val="00666A78"/>
    <w:rsid w:val="00666E06"/>
    <w:rsid w:val="006670E0"/>
    <w:rsid w:val="0066780D"/>
    <w:rsid w:val="00667A28"/>
    <w:rsid w:val="0067099E"/>
    <w:rsid w:val="00670C50"/>
    <w:rsid w:val="00671223"/>
    <w:rsid w:val="006714DA"/>
    <w:rsid w:val="006717D4"/>
    <w:rsid w:val="00671C0D"/>
    <w:rsid w:val="00671EC9"/>
    <w:rsid w:val="006722A6"/>
    <w:rsid w:val="006722A7"/>
    <w:rsid w:val="00672437"/>
    <w:rsid w:val="00672757"/>
    <w:rsid w:val="00672AEA"/>
    <w:rsid w:val="00672BBD"/>
    <w:rsid w:val="00673002"/>
    <w:rsid w:val="0067320E"/>
    <w:rsid w:val="006739B7"/>
    <w:rsid w:val="00673A03"/>
    <w:rsid w:val="00673C4C"/>
    <w:rsid w:val="00674167"/>
    <w:rsid w:val="006741ED"/>
    <w:rsid w:val="00675490"/>
    <w:rsid w:val="006754C6"/>
    <w:rsid w:val="006759F6"/>
    <w:rsid w:val="00675B34"/>
    <w:rsid w:val="00675F36"/>
    <w:rsid w:val="00675F7E"/>
    <w:rsid w:val="006765D9"/>
    <w:rsid w:val="006765E8"/>
    <w:rsid w:val="00676648"/>
    <w:rsid w:val="006767C2"/>
    <w:rsid w:val="00676E3C"/>
    <w:rsid w:val="006773D7"/>
    <w:rsid w:val="00677C94"/>
    <w:rsid w:val="006802E7"/>
    <w:rsid w:val="00680577"/>
    <w:rsid w:val="00680649"/>
    <w:rsid w:val="00680917"/>
    <w:rsid w:val="00680B3E"/>
    <w:rsid w:val="00680D9E"/>
    <w:rsid w:val="00680F1B"/>
    <w:rsid w:val="006813B6"/>
    <w:rsid w:val="006817E9"/>
    <w:rsid w:val="00681899"/>
    <w:rsid w:val="00681942"/>
    <w:rsid w:val="00681A76"/>
    <w:rsid w:val="00682042"/>
    <w:rsid w:val="00682146"/>
    <w:rsid w:val="0068268F"/>
    <w:rsid w:val="00682A10"/>
    <w:rsid w:val="00683192"/>
    <w:rsid w:val="006832F1"/>
    <w:rsid w:val="0068381D"/>
    <w:rsid w:val="00683906"/>
    <w:rsid w:val="006843CE"/>
    <w:rsid w:val="006845E0"/>
    <w:rsid w:val="006845F4"/>
    <w:rsid w:val="0068474A"/>
    <w:rsid w:val="00684C27"/>
    <w:rsid w:val="006855BC"/>
    <w:rsid w:val="00685FD9"/>
    <w:rsid w:val="006862BE"/>
    <w:rsid w:val="006868DC"/>
    <w:rsid w:val="00686A3C"/>
    <w:rsid w:val="00686DDF"/>
    <w:rsid w:val="00687367"/>
    <w:rsid w:val="006876DD"/>
    <w:rsid w:val="006904DC"/>
    <w:rsid w:val="00691F69"/>
    <w:rsid w:val="006926B4"/>
    <w:rsid w:val="0069296F"/>
    <w:rsid w:val="00692A46"/>
    <w:rsid w:val="00692C54"/>
    <w:rsid w:val="00692E76"/>
    <w:rsid w:val="00693374"/>
    <w:rsid w:val="0069340F"/>
    <w:rsid w:val="00693B6B"/>
    <w:rsid w:val="00693D34"/>
    <w:rsid w:val="00693E10"/>
    <w:rsid w:val="006940AE"/>
    <w:rsid w:val="0069485D"/>
    <w:rsid w:val="00695603"/>
    <w:rsid w:val="00696394"/>
    <w:rsid w:val="006963BF"/>
    <w:rsid w:val="00696985"/>
    <w:rsid w:val="00696B6E"/>
    <w:rsid w:val="00697323"/>
    <w:rsid w:val="006973A3"/>
    <w:rsid w:val="00697541"/>
    <w:rsid w:val="006975A3"/>
    <w:rsid w:val="00697605"/>
    <w:rsid w:val="006979F3"/>
    <w:rsid w:val="006A0247"/>
    <w:rsid w:val="006A0342"/>
    <w:rsid w:val="006A041C"/>
    <w:rsid w:val="006A0560"/>
    <w:rsid w:val="006A06BB"/>
    <w:rsid w:val="006A0C1F"/>
    <w:rsid w:val="006A20F5"/>
    <w:rsid w:val="006A240B"/>
    <w:rsid w:val="006A2594"/>
    <w:rsid w:val="006A283D"/>
    <w:rsid w:val="006A2871"/>
    <w:rsid w:val="006A2E3C"/>
    <w:rsid w:val="006A354A"/>
    <w:rsid w:val="006A372B"/>
    <w:rsid w:val="006A3C57"/>
    <w:rsid w:val="006A3DB6"/>
    <w:rsid w:val="006A40D8"/>
    <w:rsid w:val="006A43B6"/>
    <w:rsid w:val="006A4D25"/>
    <w:rsid w:val="006A539D"/>
    <w:rsid w:val="006A5D2F"/>
    <w:rsid w:val="006A5F8F"/>
    <w:rsid w:val="006A6B29"/>
    <w:rsid w:val="006A6D0A"/>
    <w:rsid w:val="006A6E26"/>
    <w:rsid w:val="006A72D4"/>
    <w:rsid w:val="006A7574"/>
    <w:rsid w:val="006A7756"/>
    <w:rsid w:val="006A7AD5"/>
    <w:rsid w:val="006A7B70"/>
    <w:rsid w:val="006A7DB4"/>
    <w:rsid w:val="006B032C"/>
    <w:rsid w:val="006B046F"/>
    <w:rsid w:val="006B074E"/>
    <w:rsid w:val="006B08B0"/>
    <w:rsid w:val="006B0E1A"/>
    <w:rsid w:val="006B116D"/>
    <w:rsid w:val="006B17C5"/>
    <w:rsid w:val="006B17FC"/>
    <w:rsid w:val="006B18BD"/>
    <w:rsid w:val="006B1FBB"/>
    <w:rsid w:val="006B2456"/>
    <w:rsid w:val="006B26A6"/>
    <w:rsid w:val="006B27BE"/>
    <w:rsid w:val="006B27C0"/>
    <w:rsid w:val="006B27DF"/>
    <w:rsid w:val="006B27EF"/>
    <w:rsid w:val="006B2E9C"/>
    <w:rsid w:val="006B30B3"/>
    <w:rsid w:val="006B36E9"/>
    <w:rsid w:val="006B3A81"/>
    <w:rsid w:val="006B3BD8"/>
    <w:rsid w:val="006B3D8F"/>
    <w:rsid w:val="006B4593"/>
    <w:rsid w:val="006B4D35"/>
    <w:rsid w:val="006B4D5A"/>
    <w:rsid w:val="006B5A3C"/>
    <w:rsid w:val="006B5D46"/>
    <w:rsid w:val="006B5FEF"/>
    <w:rsid w:val="006B67EB"/>
    <w:rsid w:val="006B6B18"/>
    <w:rsid w:val="006B6C8F"/>
    <w:rsid w:val="006B7013"/>
    <w:rsid w:val="006B732C"/>
    <w:rsid w:val="006B787A"/>
    <w:rsid w:val="006C0361"/>
    <w:rsid w:val="006C0EF0"/>
    <w:rsid w:val="006C156D"/>
    <w:rsid w:val="006C1683"/>
    <w:rsid w:val="006C1A5D"/>
    <w:rsid w:val="006C1C38"/>
    <w:rsid w:val="006C25A4"/>
    <w:rsid w:val="006C2E4D"/>
    <w:rsid w:val="006C3343"/>
    <w:rsid w:val="006C3623"/>
    <w:rsid w:val="006C3A35"/>
    <w:rsid w:val="006C3CF0"/>
    <w:rsid w:val="006C3F2F"/>
    <w:rsid w:val="006C441C"/>
    <w:rsid w:val="006C453A"/>
    <w:rsid w:val="006C4563"/>
    <w:rsid w:val="006C4C88"/>
    <w:rsid w:val="006C50A7"/>
    <w:rsid w:val="006C5439"/>
    <w:rsid w:val="006C54BB"/>
    <w:rsid w:val="006C5500"/>
    <w:rsid w:val="006C58D6"/>
    <w:rsid w:val="006C5973"/>
    <w:rsid w:val="006C5A8B"/>
    <w:rsid w:val="006C60B6"/>
    <w:rsid w:val="006C626F"/>
    <w:rsid w:val="006C62E0"/>
    <w:rsid w:val="006C6374"/>
    <w:rsid w:val="006C67AD"/>
    <w:rsid w:val="006C72E0"/>
    <w:rsid w:val="006C7543"/>
    <w:rsid w:val="006D029C"/>
    <w:rsid w:val="006D03B8"/>
    <w:rsid w:val="006D0D75"/>
    <w:rsid w:val="006D1009"/>
    <w:rsid w:val="006D100B"/>
    <w:rsid w:val="006D1273"/>
    <w:rsid w:val="006D1312"/>
    <w:rsid w:val="006D176E"/>
    <w:rsid w:val="006D20F8"/>
    <w:rsid w:val="006D2111"/>
    <w:rsid w:val="006D2847"/>
    <w:rsid w:val="006D2A02"/>
    <w:rsid w:val="006D2C9E"/>
    <w:rsid w:val="006D2E48"/>
    <w:rsid w:val="006D3A5C"/>
    <w:rsid w:val="006D4320"/>
    <w:rsid w:val="006D4FE6"/>
    <w:rsid w:val="006D53EF"/>
    <w:rsid w:val="006D5A33"/>
    <w:rsid w:val="006D5F48"/>
    <w:rsid w:val="006D6AC1"/>
    <w:rsid w:val="006D6D11"/>
    <w:rsid w:val="006D70C4"/>
    <w:rsid w:val="006D7114"/>
    <w:rsid w:val="006D726F"/>
    <w:rsid w:val="006D77E7"/>
    <w:rsid w:val="006E025F"/>
    <w:rsid w:val="006E13EF"/>
    <w:rsid w:val="006E2D45"/>
    <w:rsid w:val="006E30F0"/>
    <w:rsid w:val="006E32FB"/>
    <w:rsid w:val="006E3382"/>
    <w:rsid w:val="006E35C9"/>
    <w:rsid w:val="006E3703"/>
    <w:rsid w:val="006E37E8"/>
    <w:rsid w:val="006E3967"/>
    <w:rsid w:val="006E3B63"/>
    <w:rsid w:val="006E41DD"/>
    <w:rsid w:val="006E48EE"/>
    <w:rsid w:val="006E5335"/>
    <w:rsid w:val="006E55B0"/>
    <w:rsid w:val="006E56C1"/>
    <w:rsid w:val="006E594A"/>
    <w:rsid w:val="006E59C5"/>
    <w:rsid w:val="006E6625"/>
    <w:rsid w:val="006E6978"/>
    <w:rsid w:val="006E7279"/>
    <w:rsid w:val="006E758F"/>
    <w:rsid w:val="006E778F"/>
    <w:rsid w:val="006E7C04"/>
    <w:rsid w:val="006E7F49"/>
    <w:rsid w:val="006F133A"/>
    <w:rsid w:val="006F1E12"/>
    <w:rsid w:val="006F1E9F"/>
    <w:rsid w:val="006F21FC"/>
    <w:rsid w:val="006F3335"/>
    <w:rsid w:val="006F34A2"/>
    <w:rsid w:val="006F3672"/>
    <w:rsid w:val="006F3881"/>
    <w:rsid w:val="006F4290"/>
    <w:rsid w:val="006F44AA"/>
    <w:rsid w:val="006F4568"/>
    <w:rsid w:val="006F462F"/>
    <w:rsid w:val="006F4EC5"/>
    <w:rsid w:val="006F4F1E"/>
    <w:rsid w:val="006F5002"/>
    <w:rsid w:val="006F5037"/>
    <w:rsid w:val="006F52E7"/>
    <w:rsid w:val="006F55D5"/>
    <w:rsid w:val="006F57CA"/>
    <w:rsid w:val="006F57D0"/>
    <w:rsid w:val="006F63D8"/>
    <w:rsid w:val="006F6668"/>
    <w:rsid w:val="006F6787"/>
    <w:rsid w:val="006F6B91"/>
    <w:rsid w:val="006F7B8E"/>
    <w:rsid w:val="006F7B93"/>
    <w:rsid w:val="006F7CD4"/>
    <w:rsid w:val="006F7EC9"/>
    <w:rsid w:val="006F7F5E"/>
    <w:rsid w:val="007006D2"/>
    <w:rsid w:val="007007CE"/>
    <w:rsid w:val="00700C7F"/>
    <w:rsid w:val="007010CF"/>
    <w:rsid w:val="007010F4"/>
    <w:rsid w:val="00701A2E"/>
    <w:rsid w:val="00701B26"/>
    <w:rsid w:val="00701CC7"/>
    <w:rsid w:val="00701FB1"/>
    <w:rsid w:val="007026BC"/>
    <w:rsid w:val="00702A59"/>
    <w:rsid w:val="00702CE9"/>
    <w:rsid w:val="00702FA7"/>
    <w:rsid w:val="0070310D"/>
    <w:rsid w:val="00703590"/>
    <w:rsid w:val="007037A6"/>
    <w:rsid w:val="00703B8B"/>
    <w:rsid w:val="00703C19"/>
    <w:rsid w:val="00704017"/>
    <w:rsid w:val="00704310"/>
    <w:rsid w:val="0070452C"/>
    <w:rsid w:val="00704674"/>
    <w:rsid w:val="0070468B"/>
    <w:rsid w:val="00704926"/>
    <w:rsid w:val="00704BBE"/>
    <w:rsid w:val="00704C08"/>
    <w:rsid w:val="00705030"/>
    <w:rsid w:val="007057B0"/>
    <w:rsid w:val="007057EB"/>
    <w:rsid w:val="00705F07"/>
    <w:rsid w:val="007064D6"/>
    <w:rsid w:val="00706669"/>
    <w:rsid w:val="00706B7A"/>
    <w:rsid w:val="00706CB5"/>
    <w:rsid w:val="00707202"/>
    <w:rsid w:val="00707298"/>
    <w:rsid w:val="007072BF"/>
    <w:rsid w:val="007073E7"/>
    <w:rsid w:val="0070749E"/>
    <w:rsid w:val="0070771F"/>
    <w:rsid w:val="00707D8E"/>
    <w:rsid w:val="00707E38"/>
    <w:rsid w:val="00707EE7"/>
    <w:rsid w:val="00710036"/>
    <w:rsid w:val="0071017D"/>
    <w:rsid w:val="00710254"/>
    <w:rsid w:val="00710314"/>
    <w:rsid w:val="00710576"/>
    <w:rsid w:val="007106F6"/>
    <w:rsid w:val="00711028"/>
    <w:rsid w:val="0071146E"/>
    <w:rsid w:val="00711F9B"/>
    <w:rsid w:val="00712173"/>
    <w:rsid w:val="00712B8E"/>
    <w:rsid w:val="00712D47"/>
    <w:rsid w:val="0071308A"/>
    <w:rsid w:val="00713218"/>
    <w:rsid w:val="00713D12"/>
    <w:rsid w:val="00713D1B"/>
    <w:rsid w:val="00713D3E"/>
    <w:rsid w:val="00713D88"/>
    <w:rsid w:val="00713EAB"/>
    <w:rsid w:val="007146A3"/>
    <w:rsid w:val="00714720"/>
    <w:rsid w:val="00714A25"/>
    <w:rsid w:val="00714A48"/>
    <w:rsid w:val="00714DD4"/>
    <w:rsid w:val="00714FE2"/>
    <w:rsid w:val="00714FFE"/>
    <w:rsid w:val="00715706"/>
    <w:rsid w:val="007160E6"/>
    <w:rsid w:val="007165D3"/>
    <w:rsid w:val="007168D8"/>
    <w:rsid w:val="00716E08"/>
    <w:rsid w:val="00717926"/>
    <w:rsid w:val="00717BF0"/>
    <w:rsid w:val="00720038"/>
    <w:rsid w:val="007202E1"/>
    <w:rsid w:val="0072068F"/>
    <w:rsid w:val="00720AD0"/>
    <w:rsid w:val="00720C2C"/>
    <w:rsid w:val="00720D89"/>
    <w:rsid w:val="0072107A"/>
    <w:rsid w:val="0072132C"/>
    <w:rsid w:val="007214A6"/>
    <w:rsid w:val="00721620"/>
    <w:rsid w:val="007216C8"/>
    <w:rsid w:val="007216D4"/>
    <w:rsid w:val="007217C5"/>
    <w:rsid w:val="00721D1A"/>
    <w:rsid w:val="0072211A"/>
    <w:rsid w:val="007222B5"/>
    <w:rsid w:val="0072246C"/>
    <w:rsid w:val="00722727"/>
    <w:rsid w:val="00722B3A"/>
    <w:rsid w:val="00723079"/>
    <w:rsid w:val="007230E2"/>
    <w:rsid w:val="007234B3"/>
    <w:rsid w:val="007235C6"/>
    <w:rsid w:val="00723C2E"/>
    <w:rsid w:val="00723EDB"/>
    <w:rsid w:val="00724737"/>
    <w:rsid w:val="00724C6B"/>
    <w:rsid w:val="00724F9D"/>
    <w:rsid w:val="00725008"/>
    <w:rsid w:val="0072528E"/>
    <w:rsid w:val="00725878"/>
    <w:rsid w:val="0072588C"/>
    <w:rsid w:val="00725AD3"/>
    <w:rsid w:val="00725EA4"/>
    <w:rsid w:val="007263DE"/>
    <w:rsid w:val="00726455"/>
    <w:rsid w:val="0072672E"/>
    <w:rsid w:val="0072682D"/>
    <w:rsid w:val="007269D2"/>
    <w:rsid w:val="00726A88"/>
    <w:rsid w:val="00726BBF"/>
    <w:rsid w:val="00726D2A"/>
    <w:rsid w:val="00727E4D"/>
    <w:rsid w:val="007307AD"/>
    <w:rsid w:val="007308EE"/>
    <w:rsid w:val="00730E8C"/>
    <w:rsid w:val="0073134C"/>
    <w:rsid w:val="00731716"/>
    <w:rsid w:val="00731729"/>
    <w:rsid w:val="0073174D"/>
    <w:rsid w:val="00731EB6"/>
    <w:rsid w:val="00731F7D"/>
    <w:rsid w:val="00731FA4"/>
    <w:rsid w:val="00732085"/>
    <w:rsid w:val="00732219"/>
    <w:rsid w:val="00732491"/>
    <w:rsid w:val="00732687"/>
    <w:rsid w:val="0073286C"/>
    <w:rsid w:val="00733197"/>
    <w:rsid w:val="00733C1F"/>
    <w:rsid w:val="00733F0A"/>
    <w:rsid w:val="0073445A"/>
    <w:rsid w:val="007347FC"/>
    <w:rsid w:val="007348B2"/>
    <w:rsid w:val="007348CA"/>
    <w:rsid w:val="007348F3"/>
    <w:rsid w:val="00734F88"/>
    <w:rsid w:val="00735884"/>
    <w:rsid w:val="00735A2A"/>
    <w:rsid w:val="00735EDE"/>
    <w:rsid w:val="007364D0"/>
    <w:rsid w:val="00736948"/>
    <w:rsid w:val="00736B2F"/>
    <w:rsid w:val="00736C34"/>
    <w:rsid w:val="00736FEA"/>
    <w:rsid w:val="007375A6"/>
    <w:rsid w:val="007376F5"/>
    <w:rsid w:val="0074001A"/>
    <w:rsid w:val="007404A6"/>
    <w:rsid w:val="00740892"/>
    <w:rsid w:val="00740A0B"/>
    <w:rsid w:val="00740E54"/>
    <w:rsid w:val="00740E88"/>
    <w:rsid w:val="00741C6A"/>
    <w:rsid w:val="00741DBC"/>
    <w:rsid w:val="0074266F"/>
    <w:rsid w:val="00742825"/>
    <w:rsid w:val="00742C5C"/>
    <w:rsid w:val="00742CF3"/>
    <w:rsid w:val="00742F50"/>
    <w:rsid w:val="007435BF"/>
    <w:rsid w:val="00744541"/>
    <w:rsid w:val="0074497A"/>
    <w:rsid w:val="00744A8D"/>
    <w:rsid w:val="00744B2F"/>
    <w:rsid w:val="00744DB1"/>
    <w:rsid w:val="00744E3F"/>
    <w:rsid w:val="00744FCD"/>
    <w:rsid w:val="00745187"/>
    <w:rsid w:val="00745907"/>
    <w:rsid w:val="00745E29"/>
    <w:rsid w:val="00746571"/>
    <w:rsid w:val="00746DBE"/>
    <w:rsid w:val="007476FD"/>
    <w:rsid w:val="00750622"/>
    <w:rsid w:val="00750677"/>
    <w:rsid w:val="00750848"/>
    <w:rsid w:val="00750CAD"/>
    <w:rsid w:val="00750F65"/>
    <w:rsid w:val="007515FC"/>
    <w:rsid w:val="00752579"/>
    <w:rsid w:val="007525FF"/>
    <w:rsid w:val="0075393D"/>
    <w:rsid w:val="00753BC4"/>
    <w:rsid w:val="00753DE6"/>
    <w:rsid w:val="00754341"/>
    <w:rsid w:val="007548E8"/>
    <w:rsid w:val="00754F1E"/>
    <w:rsid w:val="007550BA"/>
    <w:rsid w:val="0075537F"/>
    <w:rsid w:val="0075566D"/>
    <w:rsid w:val="00755B51"/>
    <w:rsid w:val="00755C49"/>
    <w:rsid w:val="00755D91"/>
    <w:rsid w:val="00756216"/>
    <w:rsid w:val="007564CD"/>
    <w:rsid w:val="00756EE4"/>
    <w:rsid w:val="00757663"/>
    <w:rsid w:val="00757A68"/>
    <w:rsid w:val="007607A8"/>
    <w:rsid w:val="007607B5"/>
    <w:rsid w:val="0076081C"/>
    <w:rsid w:val="00760ED8"/>
    <w:rsid w:val="00760F11"/>
    <w:rsid w:val="00760F66"/>
    <w:rsid w:val="00760FD7"/>
    <w:rsid w:val="007615F0"/>
    <w:rsid w:val="0076166E"/>
    <w:rsid w:val="007616DB"/>
    <w:rsid w:val="007618C3"/>
    <w:rsid w:val="00761B7E"/>
    <w:rsid w:val="00761C1F"/>
    <w:rsid w:val="00761EA0"/>
    <w:rsid w:val="00762065"/>
    <w:rsid w:val="00763191"/>
    <w:rsid w:val="00763372"/>
    <w:rsid w:val="00763988"/>
    <w:rsid w:val="00763B79"/>
    <w:rsid w:val="00763E51"/>
    <w:rsid w:val="00764009"/>
    <w:rsid w:val="00764083"/>
    <w:rsid w:val="007641FC"/>
    <w:rsid w:val="0076464B"/>
    <w:rsid w:val="007649C6"/>
    <w:rsid w:val="00764B53"/>
    <w:rsid w:val="00765008"/>
    <w:rsid w:val="0076629F"/>
    <w:rsid w:val="007662D4"/>
    <w:rsid w:val="007669BB"/>
    <w:rsid w:val="00766A71"/>
    <w:rsid w:val="00766D5A"/>
    <w:rsid w:val="007671CC"/>
    <w:rsid w:val="0076772C"/>
    <w:rsid w:val="007677EE"/>
    <w:rsid w:val="00767C3B"/>
    <w:rsid w:val="00767C9E"/>
    <w:rsid w:val="00767D00"/>
    <w:rsid w:val="0077031D"/>
    <w:rsid w:val="00770CD1"/>
    <w:rsid w:val="00770F58"/>
    <w:rsid w:val="0077169C"/>
    <w:rsid w:val="0077176A"/>
    <w:rsid w:val="0077177F"/>
    <w:rsid w:val="00771BEB"/>
    <w:rsid w:val="00771BF3"/>
    <w:rsid w:val="0077282D"/>
    <w:rsid w:val="0077297A"/>
    <w:rsid w:val="00773485"/>
    <w:rsid w:val="00773547"/>
    <w:rsid w:val="00773AD6"/>
    <w:rsid w:val="00773ED6"/>
    <w:rsid w:val="00773F3A"/>
    <w:rsid w:val="007744BE"/>
    <w:rsid w:val="00775BAD"/>
    <w:rsid w:val="00775FE7"/>
    <w:rsid w:val="00776BE9"/>
    <w:rsid w:val="00776F09"/>
    <w:rsid w:val="0077704B"/>
    <w:rsid w:val="00777233"/>
    <w:rsid w:val="00777495"/>
    <w:rsid w:val="00777788"/>
    <w:rsid w:val="00777B5F"/>
    <w:rsid w:val="00777E58"/>
    <w:rsid w:val="00777F8C"/>
    <w:rsid w:val="0078068A"/>
    <w:rsid w:val="00780875"/>
    <w:rsid w:val="00780A75"/>
    <w:rsid w:val="00780B7F"/>
    <w:rsid w:val="00780DB5"/>
    <w:rsid w:val="0078130D"/>
    <w:rsid w:val="0078163B"/>
    <w:rsid w:val="007818B6"/>
    <w:rsid w:val="00781B1C"/>
    <w:rsid w:val="00781CB9"/>
    <w:rsid w:val="00781D5C"/>
    <w:rsid w:val="0078243F"/>
    <w:rsid w:val="00782806"/>
    <w:rsid w:val="00782D3F"/>
    <w:rsid w:val="007833D1"/>
    <w:rsid w:val="00783B2E"/>
    <w:rsid w:val="00783E86"/>
    <w:rsid w:val="0078457F"/>
    <w:rsid w:val="00784C87"/>
    <w:rsid w:val="00784DDC"/>
    <w:rsid w:val="00785142"/>
    <w:rsid w:val="00785311"/>
    <w:rsid w:val="007858AA"/>
    <w:rsid w:val="00785C6A"/>
    <w:rsid w:val="00786041"/>
    <w:rsid w:val="00786196"/>
    <w:rsid w:val="00786229"/>
    <w:rsid w:val="0078636A"/>
    <w:rsid w:val="00786419"/>
    <w:rsid w:val="00786576"/>
    <w:rsid w:val="00786A2E"/>
    <w:rsid w:val="00786D9D"/>
    <w:rsid w:val="00786E2F"/>
    <w:rsid w:val="00786FC1"/>
    <w:rsid w:val="007870B3"/>
    <w:rsid w:val="00787351"/>
    <w:rsid w:val="0078770F"/>
    <w:rsid w:val="00787A5D"/>
    <w:rsid w:val="00787B60"/>
    <w:rsid w:val="0079008A"/>
    <w:rsid w:val="0079008B"/>
    <w:rsid w:val="0079047B"/>
    <w:rsid w:val="007907DC"/>
    <w:rsid w:val="00790951"/>
    <w:rsid w:val="00790C4C"/>
    <w:rsid w:val="00790E5B"/>
    <w:rsid w:val="00791588"/>
    <w:rsid w:val="00791DDD"/>
    <w:rsid w:val="00792660"/>
    <w:rsid w:val="00792922"/>
    <w:rsid w:val="00792CBD"/>
    <w:rsid w:val="00792CFC"/>
    <w:rsid w:val="0079459D"/>
    <w:rsid w:val="00794A30"/>
    <w:rsid w:val="007951D6"/>
    <w:rsid w:val="00795373"/>
    <w:rsid w:val="007956D7"/>
    <w:rsid w:val="00795882"/>
    <w:rsid w:val="007958F9"/>
    <w:rsid w:val="00795BCB"/>
    <w:rsid w:val="0079602A"/>
    <w:rsid w:val="007967F5"/>
    <w:rsid w:val="00796E41"/>
    <w:rsid w:val="00796F70"/>
    <w:rsid w:val="0079718A"/>
    <w:rsid w:val="0079739E"/>
    <w:rsid w:val="007977AC"/>
    <w:rsid w:val="00797E90"/>
    <w:rsid w:val="00797EE5"/>
    <w:rsid w:val="007A110D"/>
    <w:rsid w:val="007A1264"/>
    <w:rsid w:val="007A141C"/>
    <w:rsid w:val="007A1B4C"/>
    <w:rsid w:val="007A1F4B"/>
    <w:rsid w:val="007A1F91"/>
    <w:rsid w:val="007A274A"/>
    <w:rsid w:val="007A291B"/>
    <w:rsid w:val="007A2C87"/>
    <w:rsid w:val="007A2D66"/>
    <w:rsid w:val="007A2E7B"/>
    <w:rsid w:val="007A3013"/>
    <w:rsid w:val="007A3361"/>
    <w:rsid w:val="007A35A6"/>
    <w:rsid w:val="007A389D"/>
    <w:rsid w:val="007A3BF6"/>
    <w:rsid w:val="007A423D"/>
    <w:rsid w:val="007A4478"/>
    <w:rsid w:val="007A4704"/>
    <w:rsid w:val="007A476D"/>
    <w:rsid w:val="007A4963"/>
    <w:rsid w:val="007A4996"/>
    <w:rsid w:val="007A4AA1"/>
    <w:rsid w:val="007A50B2"/>
    <w:rsid w:val="007A5345"/>
    <w:rsid w:val="007A57AC"/>
    <w:rsid w:val="007A5A75"/>
    <w:rsid w:val="007A5F26"/>
    <w:rsid w:val="007A6616"/>
    <w:rsid w:val="007A6F60"/>
    <w:rsid w:val="007A7357"/>
    <w:rsid w:val="007A73CD"/>
    <w:rsid w:val="007A74D8"/>
    <w:rsid w:val="007A7E93"/>
    <w:rsid w:val="007A7F01"/>
    <w:rsid w:val="007B056C"/>
    <w:rsid w:val="007B0C87"/>
    <w:rsid w:val="007B100A"/>
    <w:rsid w:val="007B110E"/>
    <w:rsid w:val="007B16B2"/>
    <w:rsid w:val="007B1813"/>
    <w:rsid w:val="007B21FF"/>
    <w:rsid w:val="007B2214"/>
    <w:rsid w:val="007B2252"/>
    <w:rsid w:val="007B25A3"/>
    <w:rsid w:val="007B2638"/>
    <w:rsid w:val="007B2704"/>
    <w:rsid w:val="007B278D"/>
    <w:rsid w:val="007B2D65"/>
    <w:rsid w:val="007B2E9F"/>
    <w:rsid w:val="007B30CE"/>
    <w:rsid w:val="007B32EE"/>
    <w:rsid w:val="007B375F"/>
    <w:rsid w:val="007B4025"/>
    <w:rsid w:val="007B404C"/>
    <w:rsid w:val="007B4428"/>
    <w:rsid w:val="007B4535"/>
    <w:rsid w:val="007B45A3"/>
    <w:rsid w:val="007B46EB"/>
    <w:rsid w:val="007B4882"/>
    <w:rsid w:val="007B5398"/>
    <w:rsid w:val="007B56AE"/>
    <w:rsid w:val="007B62A6"/>
    <w:rsid w:val="007B6348"/>
    <w:rsid w:val="007B642D"/>
    <w:rsid w:val="007B64D7"/>
    <w:rsid w:val="007B6DDE"/>
    <w:rsid w:val="007B6F4E"/>
    <w:rsid w:val="007B70F0"/>
    <w:rsid w:val="007B73FA"/>
    <w:rsid w:val="007C01BB"/>
    <w:rsid w:val="007C0207"/>
    <w:rsid w:val="007C0528"/>
    <w:rsid w:val="007C063C"/>
    <w:rsid w:val="007C0D0E"/>
    <w:rsid w:val="007C0EA6"/>
    <w:rsid w:val="007C0F49"/>
    <w:rsid w:val="007C115D"/>
    <w:rsid w:val="007C12DD"/>
    <w:rsid w:val="007C154B"/>
    <w:rsid w:val="007C17E0"/>
    <w:rsid w:val="007C19E3"/>
    <w:rsid w:val="007C1FEC"/>
    <w:rsid w:val="007C2045"/>
    <w:rsid w:val="007C2388"/>
    <w:rsid w:val="007C244A"/>
    <w:rsid w:val="007C282D"/>
    <w:rsid w:val="007C30A5"/>
    <w:rsid w:val="007C31ED"/>
    <w:rsid w:val="007C362C"/>
    <w:rsid w:val="007C3B83"/>
    <w:rsid w:val="007C4295"/>
    <w:rsid w:val="007C4F6C"/>
    <w:rsid w:val="007C5E15"/>
    <w:rsid w:val="007C5FC1"/>
    <w:rsid w:val="007C62F2"/>
    <w:rsid w:val="007C67A4"/>
    <w:rsid w:val="007C68FD"/>
    <w:rsid w:val="007C695E"/>
    <w:rsid w:val="007C6B9B"/>
    <w:rsid w:val="007C6DED"/>
    <w:rsid w:val="007C777B"/>
    <w:rsid w:val="007C7942"/>
    <w:rsid w:val="007C7A47"/>
    <w:rsid w:val="007C7B66"/>
    <w:rsid w:val="007C7ED3"/>
    <w:rsid w:val="007D0629"/>
    <w:rsid w:val="007D078A"/>
    <w:rsid w:val="007D0C05"/>
    <w:rsid w:val="007D1194"/>
    <w:rsid w:val="007D150C"/>
    <w:rsid w:val="007D1B5F"/>
    <w:rsid w:val="007D1C73"/>
    <w:rsid w:val="007D1D26"/>
    <w:rsid w:val="007D1FBC"/>
    <w:rsid w:val="007D22BD"/>
    <w:rsid w:val="007D23AE"/>
    <w:rsid w:val="007D23B7"/>
    <w:rsid w:val="007D24F6"/>
    <w:rsid w:val="007D2C7F"/>
    <w:rsid w:val="007D2C82"/>
    <w:rsid w:val="007D2DDA"/>
    <w:rsid w:val="007D2F2C"/>
    <w:rsid w:val="007D3371"/>
    <w:rsid w:val="007D37AD"/>
    <w:rsid w:val="007D3939"/>
    <w:rsid w:val="007D3B82"/>
    <w:rsid w:val="007D3C0E"/>
    <w:rsid w:val="007D3C38"/>
    <w:rsid w:val="007D4EBE"/>
    <w:rsid w:val="007D507F"/>
    <w:rsid w:val="007D5177"/>
    <w:rsid w:val="007D54FD"/>
    <w:rsid w:val="007D5560"/>
    <w:rsid w:val="007D566D"/>
    <w:rsid w:val="007D5773"/>
    <w:rsid w:val="007D5889"/>
    <w:rsid w:val="007D5901"/>
    <w:rsid w:val="007D5B73"/>
    <w:rsid w:val="007D5C52"/>
    <w:rsid w:val="007D5C57"/>
    <w:rsid w:val="007D5C9A"/>
    <w:rsid w:val="007D5F7E"/>
    <w:rsid w:val="007D6050"/>
    <w:rsid w:val="007D64B9"/>
    <w:rsid w:val="007D7EF4"/>
    <w:rsid w:val="007E05A5"/>
    <w:rsid w:val="007E076E"/>
    <w:rsid w:val="007E0C90"/>
    <w:rsid w:val="007E0CF4"/>
    <w:rsid w:val="007E1110"/>
    <w:rsid w:val="007E1678"/>
    <w:rsid w:val="007E194D"/>
    <w:rsid w:val="007E1E91"/>
    <w:rsid w:val="007E21C0"/>
    <w:rsid w:val="007E23B5"/>
    <w:rsid w:val="007E275B"/>
    <w:rsid w:val="007E27EC"/>
    <w:rsid w:val="007E2886"/>
    <w:rsid w:val="007E2974"/>
    <w:rsid w:val="007E2D5A"/>
    <w:rsid w:val="007E2DF6"/>
    <w:rsid w:val="007E3387"/>
    <w:rsid w:val="007E3BEB"/>
    <w:rsid w:val="007E4D13"/>
    <w:rsid w:val="007E52F4"/>
    <w:rsid w:val="007E5766"/>
    <w:rsid w:val="007E5D05"/>
    <w:rsid w:val="007E60AE"/>
    <w:rsid w:val="007E629C"/>
    <w:rsid w:val="007E6444"/>
    <w:rsid w:val="007E65CE"/>
    <w:rsid w:val="007E7BA5"/>
    <w:rsid w:val="007E7C7B"/>
    <w:rsid w:val="007F01E6"/>
    <w:rsid w:val="007F083C"/>
    <w:rsid w:val="007F094E"/>
    <w:rsid w:val="007F0D51"/>
    <w:rsid w:val="007F1094"/>
    <w:rsid w:val="007F1328"/>
    <w:rsid w:val="007F169D"/>
    <w:rsid w:val="007F16DC"/>
    <w:rsid w:val="007F17D5"/>
    <w:rsid w:val="007F1D47"/>
    <w:rsid w:val="007F1DF6"/>
    <w:rsid w:val="007F2036"/>
    <w:rsid w:val="007F23E0"/>
    <w:rsid w:val="007F23E6"/>
    <w:rsid w:val="007F2C42"/>
    <w:rsid w:val="007F2EC7"/>
    <w:rsid w:val="007F3A1E"/>
    <w:rsid w:val="007F3A69"/>
    <w:rsid w:val="007F3E33"/>
    <w:rsid w:val="007F3ED7"/>
    <w:rsid w:val="007F4155"/>
    <w:rsid w:val="007F429B"/>
    <w:rsid w:val="007F42BD"/>
    <w:rsid w:val="007F43D6"/>
    <w:rsid w:val="007F4826"/>
    <w:rsid w:val="007F4D5D"/>
    <w:rsid w:val="007F52AA"/>
    <w:rsid w:val="007F55B5"/>
    <w:rsid w:val="007F62D6"/>
    <w:rsid w:val="007F6516"/>
    <w:rsid w:val="007F6723"/>
    <w:rsid w:val="007F6928"/>
    <w:rsid w:val="007F6D10"/>
    <w:rsid w:val="007F6DF5"/>
    <w:rsid w:val="007F7336"/>
    <w:rsid w:val="007F7E71"/>
    <w:rsid w:val="00800074"/>
    <w:rsid w:val="008006AC"/>
    <w:rsid w:val="00800A7A"/>
    <w:rsid w:val="00800BD5"/>
    <w:rsid w:val="00800F32"/>
    <w:rsid w:val="0080101B"/>
    <w:rsid w:val="00801111"/>
    <w:rsid w:val="008013CD"/>
    <w:rsid w:val="008019B0"/>
    <w:rsid w:val="00801A31"/>
    <w:rsid w:val="00801DD6"/>
    <w:rsid w:val="00801ECD"/>
    <w:rsid w:val="0080221F"/>
    <w:rsid w:val="00802436"/>
    <w:rsid w:val="00802474"/>
    <w:rsid w:val="008028D0"/>
    <w:rsid w:val="008036F8"/>
    <w:rsid w:val="0080382F"/>
    <w:rsid w:val="0080449D"/>
    <w:rsid w:val="00804FEC"/>
    <w:rsid w:val="008051A0"/>
    <w:rsid w:val="00805940"/>
    <w:rsid w:val="008059F3"/>
    <w:rsid w:val="00805BC8"/>
    <w:rsid w:val="00805D93"/>
    <w:rsid w:val="00805E32"/>
    <w:rsid w:val="00805F7D"/>
    <w:rsid w:val="00806626"/>
    <w:rsid w:val="00807147"/>
    <w:rsid w:val="00807301"/>
    <w:rsid w:val="0080768A"/>
    <w:rsid w:val="00807691"/>
    <w:rsid w:val="0080782A"/>
    <w:rsid w:val="00807BEE"/>
    <w:rsid w:val="00807C77"/>
    <w:rsid w:val="00807DEB"/>
    <w:rsid w:val="008100C7"/>
    <w:rsid w:val="008114B5"/>
    <w:rsid w:val="0081170F"/>
    <w:rsid w:val="00811AD1"/>
    <w:rsid w:val="0081225B"/>
    <w:rsid w:val="008126A3"/>
    <w:rsid w:val="00813065"/>
    <w:rsid w:val="0081332E"/>
    <w:rsid w:val="00813608"/>
    <w:rsid w:val="008139DD"/>
    <w:rsid w:val="00813FE6"/>
    <w:rsid w:val="008147B7"/>
    <w:rsid w:val="008149AF"/>
    <w:rsid w:val="00814E14"/>
    <w:rsid w:val="00815069"/>
    <w:rsid w:val="00815299"/>
    <w:rsid w:val="0081557E"/>
    <w:rsid w:val="008155AE"/>
    <w:rsid w:val="00815928"/>
    <w:rsid w:val="0081599F"/>
    <w:rsid w:val="00815A40"/>
    <w:rsid w:val="00815E2C"/>
    <w:rsid w:val="0081624D"/>
    <w:rsid w:val="008163EA"/>
    <w:rsid w:val="008167BA"/>
    <w:rsid w:val="00816AB9"/>
    <w:rsid w:val="00816E01"/>
    <w:rsid w:val="00817263"/>
    <w:rsid w:val="00817A6D"/>
    <w:rsid w:val="00817D68"/>
    <w:rsid w:val="00817F2F"/>
    <w:rsid w:val="00817FAB"/>
    <w:rsid w:val="00820629"/>
    <w:rsid w:val="0082140D"/>
    <w:rsid w:val="00821599"/>
    <w:rsid w:val="00821A21"/>
    <w:rsid w:val="00821DCB"/>
    <w:rsid w:val="00822285"/>
    <w:rsid w:val="008224C0"/>
    <w:rsid w:val="008226D4"/>
    <w:rsid w:val="0082293D"/>
    <w:rsid w:val="00822DFE"/>
    <w:rsid w:val="0082301A"/>
    <w:rsid w:val="00823117"/>
    <w:rsid w:val="0082313C"/>
    <w:rsid w:val="008232BC"/>
    <w:rsid w:val="008233FF"/>
    <w:rsid w:val="00823AEB"/>
    <w:rsid w:val="00823C0A"/>
    <w:rsid w:val="00823C98"/>
    <w:rsid w:val="0082405B"/>
    <w:rsid w:val="00824468"/>
    <w:rsid w:val="00824EA5"/>
    <w:rsid w:val="00825927"/>
    <w:rsid w:val="00825BB5"/>
    <w:rsid w:val="008261D7"/>
    <w:rsid w:val="008269EC"/>
    <w:rsid w:val="00826BF1"/>
    <w:rsid w:val="00826CE1"/>
    <w:rsid w:val="00826D58"/>
    <w:rsid w:val="00827030"/>
    <w:rsid w:val="0082716B"/>
    <w:rsid w:val="00827465"/>
    <w:rsid w:val="0082767A"/>
    <w:rsid w:val="008277D2"/>
    <w:rsid w:val="00830258"/>
    <w:rsid w:val="00830844"/>
    <w:rsid w:val="00831183"/>
    <w:rsid w:val="008313D1"/>
    <w:rsid w:val="00831908"/>
    <w:rsid w:val="00831B6E"/>
    <w:rsid w:val="00831BB1"/>
    <w:rsid w:val="00831E35"/>
    <w:rsid w:val="00832BC3"/>
    <w:rsid w:val="00832CA4"/>
    <w:rsid w:val="00832CBB"/>
    <w:rsid w:val="00832EA3"/>
    <w:rsid w:val="00832F55"/>
    <w:rsid w:val="008331F2"/>
    <w:rsid w:val="00833EF9"/>
    <w:rsid w:val="00833F71"/>
    <w:rsid w:val="00834301"/>
    <w:rsid w:val="008343DC"/>
    <w:rsid w:val="0083448A"/>
    <w:rsid w:val="00834A1B"/>
    <w:rsid w:val="00834DDD"/>
    <w:rsid w:val="008354F2"/>
    <w:rsid w:val="00835D5D"/>
    <w:rsid w:val="00835FA9"/>
    <w:rsid w:val="008362F1"/>
    <w:rsid w:val="00836452"/>
    <w:rsid w:val="008368ED"/>
    <w:rsid w:val="00836B57"/>
    <w:rsid w:val="0083779F"/>
    <w:rsid w:val="00837938"/>
    <w:rsid w:val="00837FB1"/>
    <w:rsid w:val="00841192"/>
    <w:rsid w:val="008413A0"/>
    <w:rsid w:val="00841D43"/>
    <w:rsid w:val="00841E85"/>
    <w:rsid w:val="00841F8F"/>
    <w:rsid w:val="00842237"/>
    <w:rsid w:val="00842355"/>
    <w:rsid w:val="00842B35"/>
    <w:rsid w:val="00842F67"/>
    <w:rsid w:val="00843270"/>
    <w:rsid w:val="00843888"/>
    <w:rsid w:val="00843DE4"/>
    <w:rsid w:val="008441C0"/>
    <w:rsid w:val="008442E9"/>
    <w:rsid w:val="0084447E"/>
    <w:rsid w:val="008449C6"/>
    <w:rsid w:val="008458C5"/>
    <w:rsid w:val="00845BE0"/>
    <w:rsid w:val="00845D24"/>
    <w:rsid w:val="00846158"/>
    <w:rsid w:val="008467B1"/>
    <w:rsid w:val="008467FD"/>
    <w:rsid w:val="00846E26"/>
    <w:rsid w:val="00847D6F"/>
    <w:rsid w:val="00847EF2"/>
    <w:rsid w:val="00847FE1"/>
    <w:rsid w:val="00850440"/>
    <w:rsid w:val="0085059C"/>
    <w:rsid w:val="00850757"/>
    <w:rsid w:val="00850E38"/>
    <w:rsid w:val="008515E6"/>
    <w:rsid w:val="008519BB"/>
    <w:rsid w:val="00851BB7"/>
    <w:rsid w:val="00851C55"/>
    <w:rsid w:val="00852210"/>
    <w:rsid w:val="00852320"/>
    <w:rsid w:val="00852643"/>
    <w:rsid w:val="00852A95"/>
    <w:rsid w:val="00852B63"/>
    <w:rsid w:val="00853148"/>
    <w:rsid w:val="008537A2"/>
    <w:rsid w:val="00853AF0"/>
    <w:rsid w:val="00853B14"/>
    <w:rsid w:val="00853D7E"/>
    <w:rsid w:val="00853FB8"/>
    <w:rsid w:val="008540DE"/>
    <w:rsid w:val="0085434F"/>
    <w:rsid w:val="00854832"/>
    <w:rsid w:val="00854C2A"/>
    <w:rsid w:val="0085524D"/>
    <w:rsid w:val="00855B53"/>
    <w:rsid w:val="00855BAB"/>
    <w:rsid w:val="008561D3"/>
    <w:rsid w:val="0085626F"/>
    <w:rsid w:val="0085628B"/>
    <w:rsid w:val="00856653"/>
    <w:rsid w:val="008569A0"/>
    <w:rsid w:val="00856A76"/>
    <w:rsid w:val="00856DB8"/>
    <w:rsid w:val="0085727B"/>
    <w:rsid w:val="008575EB"/>
    <w:rsid w:val="0085790B"/>
    <w:rsid w:val="0086007E"/>
    <w:rsid w:val="00860726"/>
    <w:rsid w:val="008608D9"/>
    <w:rsid w:val="00860943"/>
    <w:rsid w:val="00860F7C"/>
    <w:rsid w:val="00860FB8"/>
    <w:rsid w:val="00861547"/>
    <w:rsid w:val="008615A1"/>
    <w:rsid w:val="008619B9"/>
    <w:rsid w:val="00861CA7"/>
    <w:rsid w:val="00861EB7"/>
    <w:rsid w:val="008622F8"/>
    <w:rsid w:val="00862BE9"/>
    <w:rsid w:val="00862C0C"/>
    <w:rsid w:val="00862E07"/>
    <w:rsid w:val="00862E2B"/>
    <w:rsid w:val="00862E3D"/>
    <w:rsid w:val="0086346B"/>
    <w:rsid w:val="00863601"/>
    <w:rsid w:val="00863773"/>
    <w:rsid w:val="0086496C"/>
    <w:rsid w:val="00865742"/>
    <w:rsid w:val="0086596C"/>
    <w:rsid w:val="00865EC9"/>
    <w:rsid w:val="00866046"/>
    <w:rsid w:val="008665BA"/>
    <w:rsid w:val="00866CBB"/>
    <w:rsid w:val="00867037"/>
    <w:rsid w:val="00867151"/>
    <w:rsid w:val="0086731F"/>
    <w:rsid w:val="00867386"/>
    <w:rsid w:val="008676E6"/>
    <w:rsid w:val="008678CB"/>
    <w:rsid w:val="00867CCB"/>
    <w:rsid w:val="00870197"/>
    <w:rsid w:val="008703D5"/>
    <w:rsid w:val="0087054C"/>
    <w:rsid w:val="00870754"/>
    <w:rsid w:val="00870A05"/>
    <w:rsid w:val="00870A0A"/>
    <w:rsid w:val="00870A45"/>
    <w:rsid w:val="00870D76"/>
    <w:rsid w:val="00870F8A"/>
    <w:rsid w:val="00871213"/>
    <w:rsid w:val="008725FE"/>
    <w:rsid w:val="008726D7"/>
    <w:rsid w:val="00872FAF"/>
    <w:rsid w:val="00873A4E"/>
    <w:rsid w:val="00873BC2"/>
    <w:rsid w:val="00873C2E"/>
    <w:rsid w:val="00874729"/>
    <w:rsid w:val="008747A8"/>
    <w:rsid w:val="00874F3E"/>
    <w:rsid w:val="00875009"/>
    <w:rsid w:val="008751EC"/>
    <w:rsid w:val="00875879"/>
    <w:rsid w:val="00875DD4"/>
    <w:rsid w:val="00876009"/>
    <w:rsid w:val="00876134"/>
    <w:rsid w:val="00876A6C"/>
    <w:rsid w:val="00876E9B"/>
    <w:rsid w:val="0087746E"/>
    <w:rsid w:val="008774A9"/>
    <w:rsid w:val="0087753D"/>
    <w:rsid w:val="0087799A"/>
    <w:rsid w:val="00877E80"/>
    <w:rsid w:val="00877F69"/>
    <w:rsid w:val="0088019A"/>
    <w:rsid w:val="008805E8"/>
    <w:rsid w:val="00880C26"/>
    <w:rsid w:val="00880C64"/>
    <w:rsid w:val="00881330"/>
    <w:rsid w:val="008817A5"/>
    <w:rsid w:val="008818A7"/>
    <w:rsid w:val="00881940"/>
    <w:rsid w:val="00881A05"/>
    <w:rsid w:val="00881A2F"/>
    <w:rsid w:val="0088330A"/>
    <w:rsid w:val="0088377E"/>
    <w:rsid w:val="0088393E"/>
    <w:rsid w:val="00883952"/>
    <w:rsid w:val="008839B0"/>
    <w:rsid w:val="008839E8"/>
    <w:rsid w:val="00883DB2"/>
    <w:rsid w:val="00883FB7"/>
    <w:rsid w:val="008841EA"/>
    <w:rsid w:val="00884689"/>
    <w:rsid w:val="00884907"/>
    <w:rsid w:val="00884AA1"/>
    <w:rsid w:val="00884C93"/>
    <w:rsid w:val="00884E98"/>
    <w:rsid w:val="00885188"/>
    <w:rsid w:val="008854F1"/>
    <w:rsid w:val="0088589A"/>
    <w:rsid w:val="008858C5"/>
    <w:rsid w:val="00885902"/>
    <w:rsid w:val="008864A9"/>
    <w:rsid w:val="008867D2"/>
    <w:rsid w:val="00886C04"/>
    <w:rsid w:val="00887133"/>
    <w:rsid w:val="00887802"/>
    <w:rsid w:val="00887928"/>
    <w:rsid w:val="00887EA3"/>
    <w:rsid w:val="00887FA9"/>
    <w:rsid w:val="0089091E"/>
    <w:rsid w:val="00890A97"/>
    <w:rsid w:val="00890B9D"/>
    <w:rsid w:val="00890D7C"/>
    <w:rsid w:val="0089121E"/>
    <w:rsid w:val="00891402"/>
    <w:rsid w:val="008915D0"/>
    <w:rsid w:val="0089162C"/>
    <w:rsid w:val="00891D98"/>
    <w:rsid w:val="00891EEB"/>
    <w:rsid w:val="008926F0"/>
    <w:rsid w:val="00892EDE"/>
    <w:rsid w:val="00893360"/>
    <w:rsid w:val="008935E0"/>
    <w:rsid w:val="00893744"/>
    <w:rsid w:val="008938C4"/>
    <w:rsid w:val="008939D9"/>
    <w:rsid w:val="00893EBF"/>
    <w:rsid w:val="00894BBA"/>
    <w:rsid w:val="00894CD8"/>
    <w:rsid w:val="00895477"/>
    <w:rsid w:val="00895AC6"/>
    <w:rsid w:val="00895FF6"/>
    <w:rsid w:val="00896121"/>
    <w:rsid w:val="00896454"/>
    <w:rsid w:val="0089666F"/>
    <w:rsid w:val="00896B3E"/>
    <w:rsid w:val="00896D12"/>
    <w:rsid w:val="00896E1B"/>
    <w:rsid w:val="00896FC2"/>
    <w:rsid w:val="008972B7"/>
    <w:rsid w:val="0089730E"/>
    <w:rsid w:val="00897401"/>
    <w:rsid w:val="00897D01"/>
    <w:rsid w:val="00897E9E"/>
    <w:rsid w:val="008A0018"/>
    <w:rsid w:val="008A0781"/>
    <w:rsid w:val="008A0956"/>
    <w:rsid w:val="008A0A5D"/>
    <w:rsid w:val="008A0E16"/>
    <w:rsid w:val="008A122B"/>
    <w:rsid w:val="008A1E39"/>
    <w:rsid w:val="008A206F"/>
    <w:rsid w:val="008A2542"/>
    <w:rsid w:val="008A25ED"/>
    <w:rsid w:val="008A26EA"/>
    <w:rsid w:val="008A2AC3"/>
    <w:rsid w:val="008A2CB4"/>
    <w:rsid w:val="008A32DA"/>
    <w:rsid w:val="008A356C"/>
    <w:rsid w:val="008A3902"/>
    <w:rsid w:val="008A3979"/>
    <w:rsid w:val="008A3EFE"/>
    <w:rsid w:val="008A404C"/>
    <w:rsid w:val="008A435C"/>
    <w:rsid w:val="008A45D3"/>
    <w:rsid w:val="008A4827"/>
    <w:rsid w:val="008A485F"/>
    <w:rsid w:val="008A497F"/>
    <w:rsid w:val="008A4B53"/>
    <w:rsid w:val="008A4D57"/>
    <w:rsid w:val="008A4F4C"/>
    <w:rsid w:val="008A50E3"/>
    <w:rsid w:val="008A56F2"/>
    <w:rsid w:val="008A5C5E"/>
    <w:rsid w:val="008A5C84"/>
    <w:rsid w:val="008A6A1D"/>
    <w:rsid w:val="008A6C4F"/>
    <w:rsid w:val="008A6D75"/>
    <w:rsid w:val="008A6E32"/>
    <w:rsid w:val="008A701B"/>
    <w:rsid w:val="008A73DB"/>
    <w:rsid w:val="008A7C8F"/>
    <w:rsid w:val="008B0395"/>
    <w:rsid w:val="008B066D"/>
    <w:rsid w:val="008B073E"/>
    <w:rsid w:val="008B0B69"/>
    <w:rsid w:val="008B1046"/>
    <w:rsid w:val="008B130B"/>
    <w:rsid w:val="008B1927"/>
    <w:rsid w:val="008B1A99"/>
    <w:rsid w:val="008B1BE1"/>
    <w:rsid w:val="008B1D84"/>
    <w:rsid w:val="008B1E6F"/>
    <w:rsid w:val="008B223C"/>
    <w:rsid w:val="008B2346"/>
    <w:rsid w:val="008B26F5"/>
    <w:rsid w:val="008B2A79"/>
    <w:rsid w:val="008B313C"/>
    <w:rsid w:val="008B3BD7"/>
    <w:rsid w:val="008B3E5D"/>
    <w:rsid w:val="008B3FD3"/>
    <w:rsid w:val="008B4B32"/>
    <w:rsid w:val="008B4FF8"/>
    <w:rsid w:val="008B5BB2"/>
    <w:rsid w:val="008B5E81"/>
    <w:rsid w:val="008B5EE7"/>
    <w:rsid w:val="008B6123"/>
    <w:rsid w:val="008B6766"/>
    <w:rsid w:val="008B6B6C"/>
    <w:rsid w:val="008B6D6E"/>
    <w:rsid w:val="008B6D7C"/>
    <w:rsid w:val="008B6FBC"/>
    <w:rsid w:val="008B719F"/>
    <w:rsid w:val="008B7776"/>
    <w:rsid w:val="008B7ADE"/>
    <w:rsid w:val="008B7E42"/>
    <w:rsid w:val="008B7FC0"/>
    <w:rsid w:val="008C002E"/>
    <w:rsid w:val="008C0419"/>
    <w:rsid w:val="008C05C9"/>
    <w:rsid w:val="008C07B3"/>
    <w:rsid w:val="008C094A"/>
    <w:rsid w:val="008C09AF"/>
    <w:rsid w:val="008C0A40"/>
    <w:rsid w:val="008C0D85"/>
    <w:rsid w:val="008C0F5F"/>
    <w:rsid w:val="008C13A9"/>
    <w:rsid w:val="008C1771"/>
    <w:rsid w:val="008C1A61"/>
    <w:rsid w:val="008C203C"/>
    <w:rsid w:val="008C2175"/>
    <w:rsid w:val="008C24BD"/>
    <w:rsid w:val="008C26AD"/>
    <w:rsid w:val="008C2C32"/>
    <w:rsid w:val="008C2C45"/>
    <w:rsid w:val="008C3370"/>
    <w:rsid w:val="008C3470"/>
    <w:rsid w:val="008C39AA"/>
    <w:rsid w:val="008C3C96"/>
    <w:rsid w:val="008C3DC7"/>
    <w:rsid w:val="008C4297"/>
    <w:rsid w:val="008C42CF"/>
    <w:rsid w:val="008C443B"/>
    <w:rsid w:val="008C4912"/>
    <w:rsid w:val="008C50D9"/>
    <w:rsid w:val="008C5346"/>
    <w:rsid w:val="008C5578"/>
    <w:rsid w:val="008C657C"/>
    <w:rsid w:val="008C6A6A"/>
    <w:rsid w:val="008C6D35"/>
    <w:rsid w:val="008C6E3E"/>
    <w:rsid w:val="008C7079"/>
    <w:rsid w:val="008C70D1"/>
    <w:rsid w:val="008C7156"/>
    <w:rsid w:val="008C77C3"/>
    <w:rsid w:val="008C7BFC"/>
    <w:rsid w:val="008D0195"/>
    <w:rsid w:val="008D0240"/>
    <w:rsid w:val="008D04C2"/>
    <w:rsid w:val="008D067E"/>
    <w:rsid w:val="008D17CD"/>
    <w:rsid w:val="008D1DD0"/>
    <w:rsid w:val="008D203D"/>
    <w:rsid w:val="008D21C7"/>
    <w:rsid w:val="008D261D"/>
    <w:rsid w:val="008D2AFA"/>
    <w:rsid w:val="008D2D72"/>
    <w:rsid w:val="008D2DBB"/>
    <w:rsid w:val="008D3321"/>
    <w:rsid w:val="008D3693"/>
    <w:rsid w:val="008D3F41"/>
    <w:rsid w:val="008D4326"/>
    <w:rsid w:val="008D43E0"/>
    <w:rsid w:val="008D43E5"/>
    <w:rsid w:val="008D444E"/>
    <w:rsid w:val="008D480D"/>
    <w:rsid w:val="008D49AB"/>
    <w:rsid w:val="008D4CE3"/>
    <w:rsid w:val="008D4DB8"/>
    <w:rsid w:val="008D51C2"/>
    <w:rsid w:val="008D5706"/>
    <w:rsid w:val="008D5A19"/>
    <w:rsid w:val="008D6AA7"/>
    <w:rsid w:val="008D7405"/>
    <w:rsid w:val="008D780E"/>
    <w:rsid w:val="008D79B5"/>
    <w:rsid w:val="008D7D8C"/>
    <w:rsid w:val="008D7FF8"/>
    <w:rsid w:val="008E0063"/>
    <w:rsid w:val="008E0820"/>
    <w:rsid w:val="008E0BC3"/>
    <w:rsid w:val="008E1148"/>
    <w:rsid w:val="008E12F6"/>
    <w:rsid w:val="008E1554"/>
    <w:rsid w:val="008E168D"/>
    <w:rsid w:val="008E19CB"/>
    <w:rsid w:val="008E1E13"/>
    <w:rsid w:val="008E2038"/>
    <w:rsid w:val="008E2444"/>
    <w:rsid w:val="008E2938"/>
    <w:rsid w:val="008E2A09"/>
    <w:rsid w:val="008E2AAE"/>
    <w:rsid w:val="008E3360"/>
    <w:rsid w:val="008E369A"/>
    <w:rsid w:val="008E3E4C"/>
    <w:rsid w:val="008E3F0A"/>
    <w:rsid w:val="008E46D1"/>
    <w:rsid w:val="008E471A"/>
    <w:rsid w:val="008E5690"/>
    <w:rsid w:val="008E5CCC"/>
    <w:rsid w:val="008E5F05"/>
    <w:rsid w:val="008E6639"/>
    <w:rsid w:val="008E684A"/>
    <w:rsid w:val="008E6FB7"/>
    <w:rsid w:val="008E7652"/>
    <w:rsid w:val="008E7927"/>
    <w:rsid w:val="008E7953"/>
    <w:rsid w:val="008E7F73"/>
    <w:rsid w:val="008F0038"/>
    <w:rsid w:val="008F0131"/>
    <w:rsid w:val="008F0F26"/>
    <w:rsid w:val="008F11D5"/>
    <w:rsid w:val="008F1475"/>
    <w:rsid w:val="008F15E8"/>
    <w:rsid w:val="008F1A3B"/>
    <w:rsid w:val="008F287B"/>
    <w:rsid w:val="008F28C0"/>
    <w:rsid w:val="008F2C8A"/>
    <w:rsid w:val="008F2CB8"/>
    <w:rsid w:val="008F2DA2"/>
    <w:rsid w:val="008F3012"/>
    <w:rsid w:val="008F3863"/>
    <w:rsid w:val="008F3CB2"/>
    <w:rsid w:val="008F3D3F"/>
    <w:rsid w:val="008F3E87"/>
    <w:rsid w:val="008F42B0"/>
    <w:rsid w:val="008F4707"/>
    <w:rsid w:val="008F47C8"/>
    <w:rsid w:val="008F4870"/>
    <w:rsid w:val="008F4997"/>
    <w:rsid w:val="008F4DBC"/>
    <w:rsid w:val="008F4ED5"/>
    <w:rsid w:val="008F4F65"/>
    <w:rsid w:val="008F51DB"/>
    <w:rsid w:val="008F6994"/>
    <w:rsid w:val="008F6A8A"/>
    <w:rsid w:val="008F6F7A"/>
    <w:rsid w:val="008F7006"/>
    <w:rsid w:val="008F7019"/>
    <w:rsid w:val="008F716C"/>
    <w:rsid w:val="008F7ACD"/>
    <w:rsid w:val="008F7F78"/>
    <w:rsid w:val="00900D3E"/>
    <w:rsid w:val="00901045"/>
    <w:rsid w:val="0090145A"/>
    <w:rsid w:val="009014EB"/>
    <w:rsid w:val="0090157B"/>
    <w:rsid w:val="00901709"/>
    <w:rsid w:val="009019B3"/>
    <w:rsid w:val="00901C91"/>
    <w:rsid w:val="00901CFC"/>
    <w:rsid w:val="00901FE0"/>
    <w:rsid w:val="00901FEF"/>
    <w:rsid w:val="00902085"/>
    <w:rsid w:val="00902547"/>
    <w:rsid w:val="00902EE5"/>
    <w:rsid w:val="00902FD6"/>
    <w:rsid w:val="009034F2"/>
    <w:rsid w:val="00903C0E"/>
    <w:rsid w:val="00904211"/>
    <w:rsid w:val="00904375"/>
    <w:rsid w:val="00904572"/>
    <w:rsid w:val="00904909"/>
    <w:rsid w:val="00904C3F"/>
    <w:rsid w:val="00904D1F"/>
    <w:rsid w:val="00905BA0"/>
    <w:rsid w:val="00905D50"/>
    <w:rsid w:val="00905E38"/>
    <w:rsid w:val="0090606C"/>
    <w:rsid w:val="009067EB"/>
    <w:rsid w:val="00906D27"/>
    <w:rsid w:val="00906D7E"/>
    <w:rsid w:val="0090725F"/>
    <w:rsid w:val="009075B2"/>
    <w:rsid w:val="00907B14"/>
    <w:rsid w:val="00907E3E"/>
    <w:rsid w:val="0091014C"/>
    <w:rsid w:val="009103E1"/>
    <w:rsid w:val="009104E7"/>
    <w:rsid w:val="0091070B"/>
    <w:rsid w:val="00910B07"/>
    <w:rsid w:val="00910C86"/>
    <w:rsid w:val="00910EB2"/>
    <w:rsid w:val="00911017"/>
    <w:rsid w:val="00911078"/>
    <w:rsid w:val="009110D4"/>
    <w:rsid w:val="009110EF"/>
    <w:rsid w:val="00911A25"/>
    <w:rsid w:val="00911B02"/>
    <w:rsid w:val="00911DF3"/>
    <w:rsid w:val="0091222F"/>
    <w:rsid w:val="00912743"/>
    <w:rsid w:val="009129DB"/>
    <w:rsid w:val="009135EF"/>
    <w:rsid w:val="00913771"/>
    <w:rsid w:val="00913C32"/>
    <w:rsid w:val="00913D69"/>
    <w:rsid w:val="00913FC5"/>
    <w:rsid w:val="0091413B"/>
    <w:rsid w:val="0091481E"/>
    <w:rsid w:val="00915474"/>
    <w:rsid w:val="009155FA"/>
    <w:rsid w:val="00915A2A"/>
    <w:rsid w:val="00915E3B"/>
    <w:rsid w:val="00916DDB"/>
    <w:rsid w:val="0091700C"/>
    <w:rsid w:val="00917036"/>
    <w:rsid w:val="0091782F"/>
    <w:rsid w:val="00920AAB"/>
    <w:rsid w:val="00920AF3"/>
    <w:rsid w:val="00920BB7"/>
    <w:rsid w:val="009216A7"/>
    <w:rsid w:val="00921947"/>
    <w:rsid w:val="00921A30"/>
    <w:rsid w:val="00921ACC"/>
    <w:rsid w:val="0092209F"/>
    <w:rsid w:val="009229A6"/>
    <w:rsid w:val="00922BFC"/>
    <w:rsid w:val="00923797"/>
    <w:rsid w:val="00923880"/>
    <w:rsid w:val="00923A6D"/>
    <w:rsid w:val="00923E59"/>
    <w:rsid w:val="00924202"/>
    <w:rsid w:val="009243CE"/>
    <w:rsid w:val="0092449C"/>
    <w:rsid w:val="009248D9"/>
    <w:rsid w:val="00924A8D"/>
    <w:rsid w:val="00924C2E"/>
    <w:rsid w:val="00925077"/>
    <w:rsid w:val="00925083"/>
    <w:rsid w:val="00925174"/>
    <w:rsid w:val="00925B1D"/>
    <w:rsid w:val="00925BF9"/>
    <w:rsid w:val="00925DFC"/>
    <w:rsid w:val="00925F1E"/>
    <w:rsid w:val="00926391"/>
    <w:rsid w:val="00926513"/>
    <w:rsid w:val="0092687F"/>
    <w:rsid w:val="009268EF"/>
    <w:rsid w:val="00926B92"/>
    <w:rsid w:val="00926ECC"/>
    <w:rsid w:val="00926EE1"/>
    <w:rsid w:val="0092741C"/>
    <w:rsid w:val="00927E91"/>
    <w:rsid w:val="00930365"/>
    <w:rsid w:val="00930789"/>
    <w:rsid w:val="009309C5"/>
    <w:rsid w:val="00931217"/>
    <w:rsid w:val="009316A5"/>
    <w:rsid w:val="00931CB3"/>
    <w:rsid w:val="00932682"/>
    <w:rsid w:val="009328F9"/>
    <w:rsid w:val="00933118"/>
    <w:rsid w:val="009337D0"/>
    <w:rsid w:val="00933E46"/>
    <w:rsid w:val="00933EC0"/>
    <w:rsid w:val="009341FD"/>
    <w:rsid w:val="009342E3"/>
    <w:rsid w:val="00934300"/>
    <w:rsid w:val="009349CF"/>
    <w:rsid w:val="00934C29"/>
    <w:rsid w:val="00934D44"/>
    <w:rsid w:val="009351BF"/>
    <w:rsid w:val="009352DC"/>
    <w:rsid w:val="00935772"/>
    <w:rsid w:val="00935B4E"/>
    <w:rsid w:val="0093633C"/>
    <w:rsid w:val="00936445"/>
    <w:rsid w:val="0093674F"/>
    <w:rsid w:val="00936D5C"/>
    <w:rsid w:val="00936E5C"/>
    <w:rsid w:val="00937982"/>
    <w:rsid w:val="00937A96"/>
    <w:rsid w:val="00937B46"/>
    <w:rsid w:val="00937F30"/>
    <w:rsid w:val="00940847"/>
    <w:rsid w:val="00940DA7"/>
    <w:rsid w:val="00940E2A"/>
    <w:rsid w:val="0094158C"/>
    <w:rsid w:val="00941612"/>
    <w:rsid w:val="00941704"/>
    <w:rsid w:val="00941ACD"/>
    <w:rsid w:val="00941C74"/>
    <w:rsid w:val="0094252E"/>
    <w:rsid w:val="00942545"/>
    <w:rsid w:val="00942853"/>
    <w:rsid w:val="00942915"/>
    <w:rsid w:val="00942A95"/>
    <w:rsid w:val="0094305C"/>
    <w:rsid w:val="009437BA"/>
    <w:rsid w:val="00943A6C"/>
    <w:rsid w:val="00943AEB"/>
    <w:rsid w:val="00943B42"/>
    <w:rsid w:val="00944046"/>
    <w:rsid w:val="009441C5"/>
    <w:rsid w:val="009441CD"/>
    <w:rsid w:val="009444A1"/>
    <w:rsid w:val="00944890"/>
    <w:rsid w:val="00944934"/>
    <w:rsid w:val="00945100"/>
    <w:rsid w:val="0094529C"/>
    <w:rsid w:val="0094530A"/>
    <w:rsid w:val="00945B06"/>
    <w:rsid w:val="00945B51"/>
    <w:rsid w:val="00946162"/>
    <w:rsid w:val="009462D0"/>
    <w:rsid w:val="009465A3"/>
    <w:rsid w:val="00946AF9"/>
    <w:rsid w:val="00946BD3"/>
    <w:rsid w:val="0094735B"/>
    <w:rsid w:val="009475FB"/>
    <w:rsid w:val="00947F57"/>
    <w:rsid w:val="009501A5"/>
    <w:rsid w:val="00950674"/>
    <w:rsid w:val="00950C55"/>
    <w:rsid w:val="00950E28"/>
    <w:rsid w:val="009511E8"/>
    <w:rsid w:val="00952079"/>
    <w:rsid w:val="00952161"/>
    <w:rsid w:val="0095249C"/>
    <w:rsid w:val="00952CEE"/>
    <w:rsid w:val="00952E18"/>
    <w:rsid w:val="00953083"/>
    <w:rsid w:val="009530CD"/>
    <w:rsid w:val="009533A9"/>
    <w:rsid w:val="00953F03"/>
    <w:rsid w:val="009541D1"/>
    <w:rsid w:val="0095425B"/>
    <w:rsid w:val="0095483F"/>
    <w:rsid w:val="009548E1"/>
    <w:rsid w:val="009549FC"/>
    <w:rsid w:val="00954B54"/>
    <w:rsid w:val="00954B6B"/>
    <w:rsid w:val="00954EDA"/>
    <w:rsid w:val="009552A5"/>
    <w:rsid w:val="009555DC"/>
    <w:rsid w:val="00955B6C"/>
    <w:rsid w:val="00955E6C"/>
    <w:rsid w:val="009560B9"/>
    <w:rsid w:val="00956750"/>
    <w:rsid w:val="00956845"/>
    <w:rsid w:val="009568B6"/>
    <w:rsid w:val="00956EA8"/>
    <w:rsid w:val="00956ECF"/>
    <w:rsid w:val="0095718D"/>
    <w:rsid w:val="00957228"/>
    <w:rsid w:val="0095737E"/>
    <w:rsid w:val="00957935"/>
    <w:rsid w:val="00957AE4"/>
    <w:rsid w:val="00960071"/>
    <w:rsid w:val="009602FF"/>
    <w:rsid w:val="00960424"/>
    <w:rsid w:val="00960BCC"/>
    <w:rsid w:val="00960DCF"/>
    <w:rsid w:val="00960F34"/>
    <w:rsid w:val="00960F8B"/>
    <w:rsid w:val="00961111"/>
    <w:rsid w:val="009614D9"/>
    <w:rsid w:val="009614ED"/>
    <w:rsid w:val="009616E9"/>
    <w:rsid w:val="00961B9C"/>
    <w:rsid w:val="0096224D"/>
    <w:rsid w:val="0096230C"/>
    <w:rsid w:val="00962402"/>
    <w:rsid w:val="0096262E"/>
    <w:rsid w:val="00962A59"/>
    <w:rsid w:val="00962A8C"/>
    <w:rsid w:val="00962C23"/>
    <w:rsid w:val="009637C2"/>
    <w:rsid w:val="00963CE8"/>
    <w:rsid w:val="0096402A"/>
    <w:rsid w:val="009642B6"/>
    <w:rsid w:val="00964542"/>
    <w:rsid w:val="009645DE"/>
    <w:rsid w:val="00964B5C"/>
    <w:rsid w:val="00964BCF"/>
    <w:rsid w:val="009651A1"/>
    <w:rsid w:val="00965AC2"/>
    <w:rsid w:val="00965BDC"/>
    <w:rsid w:val="00965DD7"/>
    <w:rsid w:val="00966253"/>
    <w:rsid w:val="00966648"/>
    <w:rsid w:val="00966901"/>
    <w:rsid w:val="00966B24"/>
    <w:rsid w:val="00967251"/>
    <w:rsid w:val="009675A0"/>
    <w:rsid w:val="009676BA"/>
    <w:rsid w:val="00967702"/>
    <w:rsid w:val="00967880"/>
    <w:rsid w:val="00967999"/>
    <w:rsid w:val="009704DB"/>
    <w:rsid w:val="00970504"/>
    <w:rsid w:val="009705BC"/>
    <w:rsid w:val="009706BF"/>
    <w:rsid w:val="00970720"/>
    <w:rsid w:val="00970CE5"/>
    <w:rsid w:val="00970D52"/>
    <w:rsid w:val="00970EDE"/>
    <w:rsid w:val="00970EF2"/>
    <w:rsid w:val="00970FF1"/>
    <w:rsid w:val="0097100A"/>
    <w:rsid w:val="0097166A"/>
    <w:rsid w:val="00971AC0"/>
    <w:rsid w:val="00971C45"/>
    <w:rsid w:val="00972617"/>
    <w:rsid w:val="00972ACE"/>
    <w:rsid w:val="00972E84"/>
    <w:rsid w:val="0097325D"/>
    <w:rsid w:val="0097351B"/>
    <w:rsid w:val="0097374A"/>
    <w:rsid w:val="009739AE"/>
    <w:rsid w:val="00973BE6"/>
    <w:rsid w:val="00973BEC"/>
    <w:rsid w:val="00974241"/>
    <w:rsid w:val="00974588"/>
    <w:rsid w:val="00974A39"/>
    <w:rsid w:val="00974B3C"/>
    <w:rsid w:val="00974DF8"/>
    <w:rsid w:val="0097576C"/>
    <w:rsid w:val="00975CF7"/>
    <w:rsid w:val="0097619A"/>
    <w:rsid w:val="009765C1"/>
    <w:rsid w:val="00976770"/>
    <w:rsid w:val="00976939"/>
    <w:rsid w:val="00976FE5"/>
    <w:rsid w:val="0097727B"/>
    <w:rsid w:val="009772D6"/>
    <w:rsid w:val="00977309"/>
    <w:rsid w:val="009773A2"/>
    <w:rsid w:val="009776A9"/>
    <w:rsid w:val="00977B4E"/>
    <w:rsid w:val="00980261"/>
    <w:rsid w:val="009804A2"/>
    <w:rsid w:val="009807D0"/>
    <w:rsid w:val="009807D5"/>
    <w:rsid w:val="00980C55"/>
    <w:rsid w:val="00980CED"/>
    <w:rsid w:val="00980F77"/>
    <w:rsid w:val="0098125D"/>
    <w:rsid w:val="00981427"/>
    <w:rsid w:val="009818BE"/>
    <w:rsid w:val="00981AD2"/>
    <w:rsid w:val="00981F9F"/>
    <w:rsid w:val="00981FAE"/>
    <w:rsid w:val="00982D70"/>
    <w:rsid w:val="00982E08"/>
    <w:rsid w:val="00982FE3"/>
    <w:rsid w:val="0098314A"/>
    <w:rsid w:val="009831FA"/>
    <w:rsid w:val="00983E2F"/>
    <w:rsid w:val="009841AC"/>
    <w:rsid w:val="00984284"/>
    <w:rsid w:val="009845FA"/>
    <w:rsid w:val="009846DA"/>
    <w:rsid w:val="0098495C"/>
    <w:rsid w:val="00984A7E"/>
    <w:rsid w:val="00985597"/>
    <w:rsid w:val="009858A9"/>
    <w:rsid w:val="00985EBE"/>
    <w:rsid w:val="009860D7"/>
    <w:rsid w:val="0098620C"/>
    <w:rsid w:val="009864C2"/>
    <w:rsid w:val="00986830"/>
    <w:rsid w:val="00986DB3"/>
    <w:rsid w:val="00986F05"/>
    <w:rsid w:val="00987595"/>
    <w:rsid w:val="00987FB2"/>
    <w:rsid w:val="0099013A"/>
    <w:rsid w:val="0099016F"/>
    <w:rsid w:val="0099079C"/>
    <w:rsid w:val="00990916"/>
    <w:rsid w:val="00990BD3"/>
    <w:rsid w:val="00990EF1"/>
    <w:rsid w:val="00990FAE"/>
    <w:rsid w:val="009910AB"/>
    <w:rsid w:val="00991105"/>
    <w:rsid w:val="00991257"/>
    <w:rsid w:val="00991370"/>
    <w:rsid w:val="009917FE"/>
    <w:rsid w:val="009918F5"/>
    <w:rsid w:val="00991AC9"/>
    <w:rsid w:val="00991C58"/>
    <w:rsid w:val="00991D3C"/>
    <w:rsid w:val="00992AAA"/>
    <w:rsid w:val="0099331B"/>
    <w:rsid w:val="00993359"/>
    <w:rsid w:val="00993525"/>
    <w:rsid w:val="009936D7"/>
    <w:rsid w:val="00993A02"/>
    <w:rsid w:val="00993BA9"/>
    <w:rsid w:val="00993BB8"/>
    <w:rsid w:val="00994325"/>
    <w:rsid w:val="0099471B"/>
    <w:rsid w:val="009947BF"/>
    <w:rsid w:val="00994815"/>
    <w:rsid w:val="00994B7B"/>
    <w:rsid w:val="0099531A"/>
    <w:rsid w:val="00995456"/>
    <w:rsid w:val="00995AEF"/>
    <w:rsid w:val="00995C6E"/>
    <w:rsid w:val="00995C99"/>
    <w:rsid w:val="0099605B"/>
    <w:rsid w:val="0099649B"/>
    <w:rsid w:val="00996CAF"/>
    <w:rsid w:val="00997991"/>
    <w:rsid w:val="00997D8D"/>
    <w:rsid w:val="00997E88"/>
    <w:rsid w:val="009A03CB"/>
    <w:rsid w:val="009A18A6"/>
    <w:rsid w:val="009A1D90"/>
    <w:rsid w:val="009A1E85"/>
    <w:rsid w:val="009A1EB1"/>
    <w:rsid w:val="009A1FC0"/>
    <w:rsid w:val="009A2035"/>
    <w:rsid w:val="009A20E5"/>
    <w:rsid w:val="009A2125"/>
    <w:rsid w:val="009A2519"/>
    <w:rsid w:val="009A263C"/>
    <w:rsid w:val="009A2813"/>
    <w:rsid w:val="009A283C"/>
    <w:rsid w:val="009A2AAA"/>
    <w:rsid w:val="009A2B1A"/>
    <w:rsid w:val="009A3252"/>
    <w:rsid w:val="009A3AFD"/>
    <w:rsid w:val="009A3BD0"/>
    <w:rsid w:val="009A3D9C"/>
    <w:rsid w:val="009A3F06"/>
    <w:rsid w:val="009A4B94"/>
    <w:rsid w:val="009A52B2"/>
    <w:rsid w:val="009A5300"/>
    <w:rsid w:val="009A5768"/>
    <w:rsid w:val="009A5B1B"/>
    <w:rsid w:val="009A620A"/>
    <w:rsid w:val="009A6C30"/>
    <w:rsid w:val="009A6C7A"/>
    <w:rsid w:val="009A70E5"/>
    <w:rsid w:val="009A713F"/>
    <w:rsid w:val="009A7741"/>
    <w:rsid w:val="009A77BA"/>
    <w:rsid w:val="009A7909"/>
    <w:rsid w:val="009A7B40"/>
    <w:rsid w:val="009A7CE6"/>
    <w:rsid w:val="009B028B"/>
    <w:rsid w:val="009B0744"/>
    <w:rsid w:val="009B08E3"/>
    <w:rsid w:val="009B0E0C"/>
    <w:rsid w:val="009B13AC"/>
    <w:rsid w:val="009B16BF"/>
    <w:rsid w:val="009B1D06"/>
    <w:rsid w:val="009B1DA1"/>
    <w:rsid w:val="009B2143"/>
    <w:rsid w:val="009B21E8"/>
    <w:rsid w:val="009B2331"/>
    <w:rsid w:val="009B236F"/>
    <w:rsid w:val="009B311B"/>
    <w:rsid w:val="009B3129"/>
    <w:rsid w:val="009B3D81"/>
    <w:rsid w:val="009B4373"/>
    <w:rsid w:val="009B43EF"/>
    <w:rsid w:val="009B4482"/>
    <w:rsid w:val="009B49BE"/>
    <w:rsid w:val="009B4C10"/>
    <w:rsid w:val="009B51E7"/>
    <w:rsid w:val="009B5521"/>
    <w:rsid w:val="009B58B9"/>
    <w:rsid w:val="009B5A54"/>
    <w:rsid w:val="009B5DD1"/>
    <w:rsid w:val="009B7188"/>
    <w:rsid w:val="009B71B3"/>
    <w:rsid w:val="009B75C4"/>
    <w:rsid w:val="009B76E9"/>
    <w:rsid w:val="009C048A"/>
    <w:rsid w:val="009C05DB"/>
    <w:rsid w:val="009C06F2"/>
    <w:rsid w:val="009C0FF6"/>
    <w:rsid w:val="009C1044"/>
    <w:rsid w:val="009C110F"/>
    <w:rsid w:val="009C1B27"/>
    <w:rsid w:val="009C1B61"/>
    <w:rsid w:val="009C1EA5"/>
    <w:rsid w:val="009C2145"/>
    <w:rsid w:val="009C2185"/>
    <w:rsid w:val="009C263E"/>
    <w:rsid w:val="009C265D"/>
    <w:rsid w:val="009C28AF"/>
    <w:rsid w:val="009C2A98"/>
    <w:rsid w:val="009C2AAC"/>
    <w:rsid w:val="009C2CE2"/>
    <w:rsid w:val="009C2F65"/>
    <w:rsid w:val="009C31E8"/>
    <w:rsid w:val="009C35CD"/>
    <w:rsid w:val="009C41C2"/>
    <w:rsid w:val="009C439B"/>
    <w:rsid w:val="009C5545"/>
    <w:rsid w:val="009C559D"/>
    <w:rsid w:val="009C5675"/>
    <w:rsid w:val="009C577E"/>
    <w:rsid w:val="009C5902"/>
    <w:rsid w:val="009C5C22"/>
    <w:rsid w:val="009C5DE8"/>
    <w:rsid w:val="009C60D1"/>
    <w:rsid w:val="009C618E"/>
    <w:rsid w:val="009C6779"/>
    <w:rsid w:val="009C6846"/>
    <w:rsid w:val="009C7309"/>
    <w:rsid w:val="009C7316"/>
    <w:rsid w:val="009C75EA"/>
    <w:rsid w:val="009C7619"/>
    <w:rsid w:val="009C7781"/>
    <w:rsid w:val="009C7A90"/>
    <w:rsid w:val="009C7B29"/>
    <w:rsid w:val="009C7CBF"/>
    <w:rsid w:val="009C7CCC"/>
    <w:rsid w:val="009C7F7E"/>
    <w:rsid w:val="009D0203"/>
    <w:rsid w:val="009D04F5"/>
    <w:rsid w:val="009D070B"/>
    <w:rsid w:val="009D07C4"/>
    <w:rsid w:val="009D0B07"/>
    <w:rsid w:val="009D0F05"/>
    <w:rsid w:val="009D15E1"/>
    <w:rsid w:val="009D1695"/>
    <w:rsid w:val="009D1E9F"/>
    <w:rsid w:val="009D32C3"/>
    <w:rsid w:val="009D34EB"/>
    <w:rsid w:val="009D3790"/>
    <w:rsid w:val="009D3B2D"/>
    <w:rsid w:val="009D3B79"/>
    <w:rsid w:val="009D421D"/>
    <w:rsid w:val="009D4426"/>
    <w:rsid w:val="009D4673"/>
    <w:rsid w:val="009D4713"/>
    <w:rsid w:val="009D4CB0"/>
    <w:rsid w:val="009D50A4"/>
    <w:rsid w:val="009D5490"/>
    <w:rsid w:val="009D5D77"/>
    <w:rsid w:val="009D6ACE"/>
    <w:rsid w:val="009D6BF2"/>
    <w:rsid w:val="009D7081"/>
    <w:rsid w:val="009D7499"/>
    <w:rsid w:val="009D7C20"/>
    <w:rsid w:val="009D7F0D"/>
    <w:rsid w:val="009E00D8"/>
    <w:rsid w:val="009E0D62"/>
    <w:rsid w:val="009E1CE9"/>
    <w:rsid w:val="009E1E89"/>
    <w:rsid w:val="009E2782"/>
    <w:rsid w:val="009E2CB2"/>
    <w:rsid w:val="009E33B2"/>
    <w:rsid w:val="009E39CE"/>
    <w:rsid w:val="009E3AE1"/>
    <w:rsid w:val="009E3BBF"/>
    <w:rsid w:val="009E3CFD"/>
    <w:rsid w:val="009E3D27"/>
    <w:rsid w:val="009E3EA6"/>
    <w:rsid w:val="009E3F70"/>
    <w:rsid w:val="009E4278"/>
    <w:rsid w:val="009E4542"/>
    <w:rsid w:val="009E4D19"/>
    <w:rsid w:val="009E5044"/>
    <w:rsid w:val="009E5486"/>
    <w:rsid w:val="009E5992"/>
    <w:rsid w:val="009E5C3E"/>
    <w:rsid w:val="009E6638"/>
    <w:rsid w:val="009E6C09"/>
    <w:rsid w:val="009E6C72"/>
    <w:rsid w:val="009E7406"/>
    <w:rsid w:val="009E75D4"/>
    <w:rsid w:val="009E79EB"/>
    <w:rsid w:val="009E7C1E"/>
    <w:rsid w:val="009F07E0"/>
    <w:rsid w:val="009F1458"/>
    <w:rsid w:val="009F1A76"/>
    <w:rsid w:val="009F1C90"/>
    <w:rsid w:val="009F1E7B"/>
    <w:rsid w:val="009F2111"/>
    <w:rsid w:val="009F2BFA"/>
    <w:rsid w:val="009F324E"/>
    <w:rsid w:val="009F3274"/>
    <w:rsid w:val="009F3ABA"/>
    <w:rsid w:val="009F3C5E"/>
    <w:rsid w:val="009F3E2B"/>
    <w:rsid w:val="009F3E5A"/>
    <w:rsid w:val="009F42EB"/>
    <w:rsid w:val="009F451F"/>
    <w:rsid w:val="009F46B4"/>
    <w:rsid w:val="009F47F6"/>
    <w:rsid w:val="009F5010"/>
    <w:rsid w:val="009F52F3"/>
    <w:rsid w:val="009F5627"/>
    <w:rsid w:val="009F5944"/>
    <w:rsid w:val="009F5ADA"/>
    <w:rsid w:val="009F5C79"/>
    <w:rsid w:val="009F5FA2"/>
    <w:rsid w:val="009F5FA7"/>
    <w:rsid w:val="009F5FDC"/>
    <w:rsid w:val="009F6061"/>
    <w:rsid w:val="009F6225"/>
    <w:rsid w:val="009F6336"/>
    <w:rsid w:val="009F64F5"/>
    <w:rsid w:val="009F68CE"/>
    <w:rsid w:val="009F6955"/>
    <w:rsid w:val="009F70AB"/>
    <w:rsid w:val="009F77CD"/>
    <w:rsid w:val="009F7FDF"/>
    <w:rsid w:val="009F7FF8"/>
    <w:rsid w:val="00A000C7"/>
    <w:rsid w:val="00A000E4"/>
    <w:rsid w:val="00A0040B"/>
    <w:rsid w:val="00A0068D"/>
    <w:rsid w:val="00A00699"/>
    <w:rsid w:val="00A00B1D"/>
    <w:rsid w:val="00A01028"/>
    <w:rsid w:val="00A01140"/>
    <w:rsid w:val="00A018BE"/>
    <w:rsid w:val="00A01A00"/>
    <w:rsid w:val="00A01A07"/>
    <w:rsid w:val="00A01A83"/>
    <w:rsid w:val="00A020BB"/>
    <w:rsid w:val="00A02244"/>
    <w:rsid w:val="00A022EC"/>
    <w:rsid w:val="00A0235B"/>
    <w:rsid w:val="00A02561"/>
    <w:rsid w:val="00A02BFC"/>
    <w:rsid w:val="00A032BB"/>
    <w:rsid w:val="00A0342F"/>
    <w:rsid w:val="00A0355D"/>
    <w:rsid w:val="00A03A0B"/>
    <w:rsid w:val="00A03E64"/>
    <w:rsid w:val="00A0463E"/>
    <w:rsid w:val="00A04760"/>
    <w:rsid w:val="00A04816"/>
    <w:rsid w:val="00A04EDD"/>
    <w:rsid w:val="00A04FEB"/>
    <w:rsid w:val="00A0537C"/>
    <w:rsid w:val="00A06201"/>
    <w:rsid w:val="00A0641C"/>
    <w:rsid w:val="00A064A7"/>
    <w:rsid w:val="00A06781"/>
    <w:rsid w:val="00A067C0"/>
    <w:rsid w:val="00A06CAA"/>
    <w:rsid w:val="00A07442"/>
    <w:rsid w:val="00A074B9"/>
    <w:rsid w:val="00A075BB"/>
    <w:rsid w:val="00A078DB"/>
    <w:rsid w:val="00A10106"/>
    <w:rsid w:val="00A10521"/>
    <w:rsid w:val="00A10D9E"/>
    <w:rsid w:val="00A11300"/>
    <w:rsid w:val="00A1138E"/>
    <w:rsid w:val="00A11B0D"/>
    <w:rsid w:val="00A11F17"/>
    <w:rsid w:val="00A11FA6"/>
    <w:rsid w:val="00A123BB"/>
    <w:rsid w:val="00A124E9"/>
    <w:rsid w:val="00A125C0"/>
    <w:rsid w:val="00A12B3B"/>
    <w:rsid w:val="00A12CC1"/>
    <w:rsid w:val="00A130C9"/>
    <w:rsid w:val="00A13B02"/>
    <w:rsid w:val="00A13B43"/>
    <w:rsid w:val="00A13D25"/>
    <w:rsid w:val="00A13D78"/>
    <w:rsid w:val="00A140C2"/>
    <w:rsid w:val="00A14115"/>
    <w:rsid w:val="00A148A6"/>
    <w:rsid w:val="00A15759"/>
    <w:rsid w:val="00A157AA"/>
    <w:rsid w:val="00A1597D"/>
    <w:rsid w:val="00A15C44"/>
    <w:rsid w:val="00A15DFC"/>
    <w:rsid w:val="00A168A9"/>
    <w:rsid w:val="00A16D33"/>
    <w:rsid w:val="00A16E8C"/>
    <w:rsid w:val="00A1706C"/>
    <w:rsid w:val="00A17C28"/>
    <w:rsid w:val="00A20132"/>
    <w:rsid w:val="00A20371"/>
    <w:rsid w:val="00A203B8"/>
    <w:rsid w:val="00A20540"/>
    <w:rsid w:val="00A20699"/>
    <w:rsid w:val="00A206AF"/>
    <w:rsid w:val="00A20816"/>
    <w:rsid w:val="00A20CC8"/>
    <w:rsid w:val="00A20D2F"/>
    <w:rsid w:val="00A20E07"/>
    <w:rsid w:val="00A21BFD"/>
    <w:rsid w:val="00A21E7C"/>
    <w:rsid w:val="00A21EFE"/>
    <w:rsid w:val="00A225F7"/>
    <w:rsid w:val="00A23507"/>
    <w:rsid w:val="00A238BB"/>
    <w:rsid w:val="00A23B2F"/>
    <w:rsid w:val="00A23E23"/>
    <w:rsid w:val="00A24036"/>
    <w:rsid w:val="00A2422F"/>
    <w:rsid w:val="00A242AB"/>
    <w:rsid w:val="00A24771"/>
    <w:rsid w:val="00A248F5"/>
    <w:rsid w:val="00A249E9"/>
    <w:rsid w:val="00A24A31"/>
    <w:rsid w:val="00A24B3B"/>
    <w:rsid w:val="00A24BA9"/>
    <w:rsid w:val="00A24DFB"/>
    <w:rsid w:val="00A24ED3"/>
    <w:rsid w:val="00A254B6"/>
    <w:rsid w:val="00A2596B"/>
    <w:rsid w:val="00A25B12"/>
    <w:rsid w:val="00A26059"/>
    <w:rsid w:val="00A264A4"/>
    <w:rsid w:val="00A267C0"/>
    <w:rsid w:val="00A26917"/>
    <w:rsid w:val="00A2691B"/>
    <w:rsid w:val="00A2721C"/>
    <w:rsid w:val="00A27591"/>
    <w:rsid w:val="00A277CD"/>
    <w:rsid w:val="00A2780A"/>
    <w:rsid w:val="00A30207"/>
    <w:rsid w:val="00A306E8"/>
    <w:rsid w:val="00A3071E"/>
    <w:rsid w:val="00A30D9B"/>
    <w:rsid w:val="00A30F5C"/>
    <w:rsid w:val="00A30FEC"/>
    <w:rsid w:val="00A31175"/>
    <w:rsid w:val="00A3146A"/>
    <w:rsid w:val="00A3177B"/>
    <w:rsid w:val="00A31ACE"/>
    <w:rsid w:val="00A32076"/>
    <w:rsid w:val="00A320BB"/>
    <w:rsid w:val="00A32399"/>
    <w:rsid w:val="00A3246F"/>
    <w:rsid w:val="00A326C0"/>
    <w:rsid w:val="00A329A6"/>
    <w:rsid w:val="00A32A51"/>
    <w:rsid w:val="00A32DE9"/>
    <w:rsid w:val="00A33464"/>
    <w:rsid w:val="00A3363F"/>
    <w:rsid w:val="00A33BB4"/>
    <w:rsid w:val="00A33FCA"/>
    <w:rsid w:val="00A3409A"/>
    <w:rsid w:val="00A34687"/>
    <w:rsid w:val="00A34A58"/>
    <w:rsid w:val="00A34D0B"/>
    <w:rsid w:val="00A34D40"/>
    <w:rsid w:val="00A34E7B"/>
    <w:rsid w:val="00A34F27"/>
    <w:rsid w:val="00A35076"/>
    <w:rsid w:val="00A3524F"/>
    <w:rsid w:val="00A357BB"/>
    <w:rsid w:val="00A35A8B"/>
    <w:rsid w:val="00A36049"/>
    <w:rsid w:val="00A36767"/>
    <w:rsid w:val="00A36A6F"/>
    <w:rsid w:val="00A36E8B"/>
    <w:rsid w:val="00A36EB8"/>
    <w:rsid w:val="00A36FAD"/>
    <w:rsid w:val="00A37565"/>
    <w:rsid w:val="00A37603"/>
    <w:rsid w:val="00A377C1"/>
    <w:rsid w:val="00A37F59"/>
    <w:rsid w:val="00A405F9"/>
    <w:rsid w:val="00A40857"/>
    <w:rsid w:val="00A40972"/>
    <w:rsid w:val="00A409F2"/>
    <w:rsid w:val="00A40A89"/>
    <w:rsid w:val="00A40DC5"/>
    <w:rsid w:val="00A40F36"/>
    <w:rsid w:val="00A411EA"/>
    <w:rsid w:val="00A41880"/>
    <w:rsid w:val="00A42262"/>
    <w:rsid w:val="00A426B8"/>
    <w:rsid w:val="00A42914"/>
    <w:rsid w:val="00A42BB0"/>
    <w:rsid w:val="00A42FE9"/>
    <w:rsid w:val="00A43063"/>
    <w:rsid w:val="00A43069"/>
    <w:rsid w:val="00A430D3"/>
    <w:rsid w:val="00A43264"/>
    <w:rsid w:val="00A435E2"/>
    <w:rsid w:val="00A43E3F"/>
    <w:rsid w:val="00A443A4"/>
    <w:rsid w:val="00A446BE"/>
    <w:rsid w:val="00A44AB9"/>
    <w:rsid w:val="00A44C17"/>
    <w:rsid w:val="00A45072"/>
    <w:rsid w:val="00A450B9"/>
    <w:rsid w:val="00A45798"/>
    <w:rsid w:val="00A45EA2"/>
    <w:rsid w:val="00A45FD4"/>
    <w:rsid w:val="00A4607C"/>
    <w:rsid w:val="00A461D0"/>
    <w:rsid w:val="00A468C8"/>
    <w:rsid w:val="00A469CD"/>
    <w:rsid w:val="00A46A19"/>
    <w:rsid w:val="00A46B38"/>
    <w:rsid w:val="00A46C38"/>
    <w:rsid w:val="00A4708D"/>
    <w:rsid w:val="00A471A1"/>
    <w:rsid w:val="00A471C9"/>
    <w:rsid w:val="00A47301"/>
    <w:rsid w:val="00A47490"/>
    <w:rsid w:val="00A47752"/>
    <w:rsid w:val="00A47B33"/>
    <w:rsid w:val="00A47CD1"/>
    <w:rsid w:val="00A50066"/>
    <w:rsid w:val="00A503EC"/>
    <w:rsid w:val="00A50B80"/>
    <w:rsid w:val="00A50EFE"/>
    <w:rsid w:val="00A5106C"/>
    <w:rsid w:val="00A511DA"/>
    <w:rsid w:val="00A511F0"/>
    <w:rsid w:val="00A511F9"/>
    <w:rsid w:val="00A51555"/>
    <w:rsid w:val="00A515DC"/>
    <w:rsid w:val="00A51963"/>
    <w:rsid w:val="00A51EDF"/>
    <w:rsid w:val="00A51FB9"/>
    <w:rsid w:val="00A52A2C"/>
    <w:rsid w:val="00A52BEA"/>
    <w:rsid w:val="00A53452"/>
    <w:rsid w:val="00A53466"/>
    <w:rsid w:val="00A53AFF"/>
    <w:rsid w:val="00A541DB"/>
    <w:rsid w:val="00A545C1"/>
    <w:rsid w:val="00A54714"/>
    <w:rsid w:val="00A547BD"/>
    <w:rsid w:val="00A54B15"/>
    <w:rsid w:val="00A54BB1"/>
    <w:rsid w:val="00A553A0"/>
    <w:rsid w:val="00A554E4"/>
    <w:rsid w:val="00A555FE"/>
    <w:rsid w:val="00A558AA"/>
    <w:rsid w:val="00A55FC8"/>
    <w:rsid w:val="00A566C8"/>
    <w:rsid w:val="00A56A7C"/>
    <w:rsid w:val="00A5732A"/>
    <w:rsid w:val="00A5776D"/>
    <w:rsid w:val="00A579F2"/>
    <w:rsid w:val="00A57C97"/>
    <w:rsid w:val="00A57D8B"/>
    <w:rsid w:val="00A60743"/>
    <w:rsid w:val="00A609A4"/>
    <w:rsid w:val="00A60DBE"/>
    <w:rsid w:val="00A60DD8"/>
    <w:rsid w:val="00A611FA"/>
    <w:rsid w:val="00A618C2"/>
    <w:rsid w:val="00A61A1F"/>
    <w:rsid w:val="00A61A45"/>
    <w:rsid w:val="00A61E07"/>
    <w:rsid w:val="00A62002"/>
    <w:rsid w:val="00A6234D"/>
    <w:rsid w:val="00A6305A"/>
    <w:rsid w:val="00A63194"/>
    <w:rsid w:val="00A6353C"/>
    <w:rsid w:val="00A639B1"/>
    <w:rsid w:val="00A63E81"/>
    <w:rsid w:val="00A64005"/>
    <w:rsid w:val="00A64301"/>
    <w:rsid w:val="00A646B0"/>
    <w:rsid w:val="00A6491E"/>
    <w:rsid w:val="00A64ACF"/>
    <w:rsid w:val="00A64B95"/>
    <w:rsid w:val="00A64D54"/>
    <w:rsid w:val="00A656CD"/>
    <w:rsid w:val="00A65951"/>
    <w:rsid w:val="00A65D15"/>
    <w:rsid w:val="00A65E24"/>
    <w:rsid w:val="00A6631B"/>
    <w:rsid w:val="00A663E4"/>
    <w:rsid w:val="00A66595"/>
    <w:rsid w:val="00A66672"/>
    <w:rsid w:val="00A6671F"/>
    <w:rsid w:val="00A66814"/>
    <w:rsid w:val="00A66A6C"/>
    <w:rsid w:val="00A66AB5"/>
    <w:rsid w:val="00A66E7C"/>
    <w:rsid w:val="00A66F96"/>
    <w:rsid w:val="00A66FB5"/>
    <w:rsid w:val="00A66FFA"/>
    <w:rsid w:val="00A6713E"/>
    <w:rsid w:val="00A67BB2"/>
    <w:rsid w:val="00A67C85"/>
    <w:rsid w:val="00A70685"/>
    <w:rsid w:val="00A70C9A"/>
    <w:rsid w:val="00A70E4B"/>
    <w:rsid w:val="00A70F8D"/>
    <w:rsid w:val="00A7188E"/>
    <w:rsid w:val="00A71BCD"/>
    <w:rsid w:val="00A71BD5"/>
    <w:rsid w:val="00A71D7D"/>
    <w:rsid w:val="00A71EF4"/>
    <w:rsid w:val="00A725E5"/>
    <w:rsid w:val="00A7297B"/>
    <w:rsid w:val="00A72BC3"/>
    <w:rsid w:val="00A72DBD"/>
    <w:rsid w:val="00A73636"/>
    <w:rsid w:val="00A73864"/>
    <w:rsid w:val="00A73A63"/>
    <w:rsid w:val="00A73DC0"/>
    <w:rsid w:val="00A742E8"/>
    <w:rsid w:val="00A74661"/>
    <w:rsid w:val="00A7548C"/>
    <w:rsid w:val="00A75E78"/>
    <w:rsid w:val="00A768B8"/>
    <w:rsid w:val="00A77074"/>
    <w:rsid w:val="00A774A0"/>
    <w:rsid w:val="00A77943"/>
    <w:rsid w:val="00A7796C"/>
    <w:rsid w:val="00A77987"/>
    <w:rsid w:val="00A803E0"/>
    <w:rsid w:val="00A80406"/>
    <w:rsid w:val="00A8078C"/>
    <w:rsid w:val="00A80B09"/>
    <w:rsid w:val="00A80B95"/>
    <w:rsid w:val="00A80CB6"/>
    <w:rsid w:val="00A80E35"/>
    <w:rsid w:val="00A81379"/>
    <w:rsid w:val="00A815CF"/>
    <w:rsid w:val="00A817E7"/>
    <w:rsid w:val="00A820D6"/>
    <w:rsid w:val="00A82665"/>
    <w:rsid w:val="00A82824"/>
    <w:rsid w:val="00A82B18"/>
    <w:rsid w:val="00A8349D"/>
    <w:rsid w:val="00A83608"/>
    <w:rsid w:val="00A836D6"/>
    <w:rsid w:val="00A838D5"/>
    <w:rsid w:val="00A843D1"/>
    <w:rsid w:val="00A851BD"/>
    <w:rsid w:val="00A858F1"/>
    <w:rsid w:val="00A85BB5"/>
    <w:rsid w:val="00A860DD"/>
    <w:rsid w:val="00A866E3"/>
    <w:rsid w:val="00A86AF7"/>
    <w:rsid w:val="00A86BB5"/>
    <w:rsid w:val="00A86DEB"/>
    <w:rsid w:val="00A873B0"/>
    <w:rsid w:val="00A874AB"/>
    <w:rsid w:val="00A877B9"/>
    <w:rsid w:val="00A87817"/>
    <w:rsid w:val="00A878EA"/>
    <w:rsid w:val="00A87CFA"/>
    <w:rsid w:val="00A87F80"/>
    <w:rsid w:val="00A90246"/>
    <w:rsid w:val="00A90B11"/>
    <w:rsid w:val="00A90DE5"/>
    <w:rsid w:val="00A91286"/>
    <w:rsid w:val="00A9164E"/>
    <w:rsid w:val="00A91F56"/>
    <w:rsid w:val="00A924F7"/>
    <w:rsid w:val="00A926F2"/>
    <w:rsid w:val="00A92796"/>
    <w:rsid w:val="00A92AB0"/>
    <w:rsid w:val="00A92BBA"/>
    <w:rsid w:val="00A92E29"/>
    <w:rsid w:val="00A9318A"/>
    <w:rsid w:val="00A9337F"/>
    <w:rsid w:val="00A942A9"/>
    <w:rsid w:val="00A9442D"/>
    <w:rsid w:val="00A94635"/>
    <w:rsid w:val="00A94BDE"/>
    <w:rsid w:val="00A94BFB"/>
    <w:rsid w:val="00A94CE9"/>
    <w:rsid w:val="00A94D2A"/>
    <w:rsid w:val="00A95108"/>
    <w:rsid w:val="00A95381"/>
    <w:rsid w:val="00A95C3B"/>
    <w:rsid w:val="00A961E9"/>
    <w:rsid w:val="00A964D7"/>
    <w:rsid w:val="00A9656F"/>
    <w:rsid w:val="00A96A8A"/>
    <w:rsid w:val="00A96BC4"/>
    <w:rsid w:val="00A96D67"/>
    <w:rsid w:val="00A9709C"/>
    <w:rsid w:val="00A970F0"/>
    <w:rsid w:val="00A97660"/>
    <w:rsid w:val="00AA0079"/>
    <w:rsid w:val="00AA08EB"/>
    <w:rsid w:val="00AA09AA"/>
    <w:rsid w:val="00AA10FF"/>
    <w:rsid w:val="00AA2A74"/>
    <w:rsid w:val="00AA2F71"/>
    <w:rsid w:val="00AA30B4"/>
    <w:rsid w:val="00AA34AD"/>
    <w:rsid w:val="00AA375A"/>
    <w:rsid w:val="00AA3914"/>
    <w:rsid w:val="00AA3E66"/>
    <w:rsid w:val="00AA3FB7"/>
    <w:rsid w:val="00AA4137"/>
    <w:rsid w:val="00AA448D"/>
    <w:rsid w:val="00AA4635"/>
    <w:rsid w:val="00AA464F"/>
    <w:rsid w:val="00AA4795"/>
    <w:rsid w:val="00AA5BB0"/>
    <w:rsid w:val="00AA5E8A"/>
    <w:rsid w:val="00AA6063"/>
    <w:rsid w:val="00AA6084"/>
    <w:rsid w:val="00AA63EC"/>
    <w:rsid w:val="00AA64AB"/>
    <w:rsid w:val="00AA6524"/>
    <w:rsid w:val="00AA683F"/>
    <w:rsid w:val="00AA6EF5"/>
    <w:rsid w:val="00AA728C"/>
    <w:rsid w:val="00AA77DB"/>
    <w:rsid w:val="00AA7BC4"/>
    <w:rsid w:val="00AA7BE5"/>
    <w:rsid w:val="00AA7E29"/>
    <w:rsid w:val="00AB0319"/>
    <w:rsid w:val="00AB0418"/>
    <w:rsid w:val="00AB059B"/>
    <w:rsid w:val="00AB074E"/>
    <w:rsid w:val="00AB0A3A"/>
    <w:rsid w:val="00AB0DAA"/>
    <w:rsid w:val="00AB0E8A"/>
    <w:rsid w:val="00AB0EB8"/>
    <w:rsid w:val="00AB11B2"/>
    <w:rsid w:val="00AB1A62"/>
    <w:rsid w:val="00AB1D59"/>
    <w:rsid w:val="00AB2478"/>
    <w:rsid w:val="00AB2963"/>
    <w:rsid w:val="00AB29C2"/>
    <w:rsid w:val="00AB2EDD"/>
    <w:rsid w:val="00AB34C3"/>
    <w:rsid w:val="00AB39B0"/>
    <w:rsid w:val="00AB39BA"/>
    <w:rsid w:val="00AB3B93"/>
    <w:rsid w:val="00AB3F35"/>
    <w:rsid w:val="00AB40DE"/>
    <w:rsid w:val="00AB46D2"/>
    <w:rsid w:val="00AB4714"/>
    <w:rsid w:val="00AB4D04"/>
    <w:rsid w:val="00AB4EFD"/>
    <w:rsid w:val="00AB515D"/>
    <w:rsid w:val="00AB5335"/>
    <w:rsid w:val="00AB5AE2"/>
    <w:rsid w:val="00AB60D1"/>
    <w:rsid w:val="00AB6551"/>
    <w:rsid w:val="00AB6642"/>
    <w:rsid w:val="00AB76F0"/>
    <w:rsid w:val="00AB7846"/>
    <w:rsid w:val="00AB7A6E"/>
    <w:rsid w:val="00AB7EEB"/>
    <w:rsid w:val="00AC00AE"/>
    <w:rsid w:val="00AC0849"/>
    <w:rsid w:val="00AC0AF9"/>
    <w:rsid w:val="00AC0BA8"/>
    <w:rsid w:val="00AC0C6E"/>
    <w:rsid w:val="00AC0D42"/>
    <w:rsid w:val="00AC0FBB"/>
    <w:rsid w:val="00AC0FDA"/>
    <w:rsid w:val="00AC1274"/>
    <w:rsid w:val="00AC1FA5"/>
    <w:rsid w:val="00AC2FAD"/>
    <w:rsid w:val="00AC327F"/>
    <w:rsid w:val="00AC3394"/>
    <w:rsid w:val="00AC373B"/>
    <w:rsid w:val="00AC3931"/>
    <w:rsid w:val="00AC3F30"/>
    <w:rsid w:val="00AC412B"/>
    <w:rsid w:val="00AC41B6"/>
    <w:rsid w:val="00AC4262"/>
    <w:rsid w:val="00AC447E"/>
    <w:rsid w:val="00AC464E"/>
    <w:rsid w:val="00AC492A"/>
    <w:rsid w:val="00AC4C5C"/>
    <w:rsid w:val="00AC4FC2"/>
    <w:rsid w:val="00AC519B"/>
    <w:rsid w:val="00AC5682"/>
    <w:rsid w:val="00AC688D"/>
    <w:rsid w:val="00AC6C97"/>
    <w:rsid w:val="00AC781E"/>
    <w:rsid w:val="00AC7840"/>
    <w:rsid w:val="00AC7FA3"/>
    <w:rsid w:val="00AD01DA"/>
    <w:rsid w:val="00AD02F4"/>
    <w:rsid w:val="00AD065A"/>
    <w:rsid w:val="00AD1065"/>
    <w:rsid w:val="00AD1529"/>
    <w:rsid w:val="00AD170A"/>
    <w:rsid w:val="00AD1B32"/>
    <w:rsid w:val="00AD1C3A"/>
    <w:rsid w:val="00AD1DD3"/>
    <w:rsid w:val="00AD1FB7"/>
    <w:rsid w:val="00AD1FC3"/>
    <w:rsid w:val="00AD2666"/>
    <w:rsid w:val="00AD26B7"/>
    <w:rsid w:val="00AD277D"/>
    <w:rsid w:val="00AD29EF"/>
    <w:rsid w:val="00AD31DA"/>
    <w:rsid w:val="00AD359D"/>
    <w:rsid w:val="00AD41D1"/>
    <w:rsid w:val="00AD4277"/>
    <w:rsid w:val="00AD42B2"/>
    <w:rsid w:val="00AD4356"/>
    <w:rsid w:val="00AD436F"/>
    <w:rsid w:val="00AD44B2"/>
    <w:rsid w:val="00AD4B0F"/>
    <w:rsid w:val="00AD4FF9"/>
    <w:rsid w:val="00AD58B2"/>
    <w:rsid w:val="00AD655D"/>
    <w:rsid w:val="00AD6671"/>
    <w:rsid w:val="00AD6C03"/>
    <w:rsid w:val="00AD6D42"/>
    <w:rsid w:val="00AD7088"/>
    <w:rsid w:val="00AD7170"/>
    <w:rsid w:val="00AD72F6"/>
    <w:rsid w:val="00AD7612"/>
    <w:rsid w:val="00AD768F"/>
    <w:rsid w:val="00AD7BEC"/>
    <w:rsid w:val="00AD7DBC"/>
    <w:rsid w:val="00AE0050"/>
    <w:rsid w:val="00AE01EF"/>
    <w:rsid w:val="00AE07FB"/>
    <w:rsid w:val="00AE08D4"/>
    <w:rsid w:val="00AE0B86"/>
    <w:rsid w:val="00AE0FD8"/>
    <w:rsid w:val="00AE101D"/>
    <w:rsid w:val="00AE27A0"/>
    <w:rsid w:val="00AE27E9"/>
    <w:rsid w:val="00AE28A1"/>
    <w:rsid w:val="00AE2A98"/>
    <w:rsid w:val="00AE2B0B"/>
    <w:rsid w:val="00AE2E72"/>
    <w:rsid w:val="00AE320D"/>
    <w:rsid w:val="00AE39E6"/>
    <w:rsid w:val="00AE4088"/>
    <w:rsid w:val="00AE452B"/>
    <w:rsid w:val="00AE49A9"/>
    <w:rsid w:val="00AE52A5"/>
    <w:rsid w:val="00AE53C0"/>
    <w:rsid w:val="00AE5915"/>
    <w:rsid w:val="00AE5E81"/>
    <w:rsid w:val="00AE5F43"/>
    <w:rsid w:val="00AE6182"/>
    <w:rsid w:val="00AE6193"/>
    <w:rsid w:val="00AE6674"/>
    <w:rsid w:val="00AE6C0A"/>
    <w:rsid w:val="00AE6C63"/>
    <w:rsid w:val="00AE7171"/>
    <w:rsid w:val="00AE72D2"/>
    <w:rsid w:val="00AE7AAB"/>
    <w:rsid w:val="00AE7DC0"/>
    <w:rsid w:val="00AF01AA"/>
    <w:rsid w:val="00AF0412"/>
    <w:rsid w:val="00AF116E"/>
    <w:rsid w:val="00AF11E2"/>
    <w:rsid w:val="00AF15C1"/>
    <w:rsid w:val="00AF16DE"/>
    <w:rsid w:val="00AF17C7"/>
    <w:rsid w:val="00AF1A4D"/>
    <w:rsid w:val="00AF1F59"/>
    <w:rsid w:val="00AF3211"/>
    <w:rsid w:val="00AF3274"/>
    <w:rsid w:val="00AF32CD"/>
    <w:rsid w:val="00AF35E7"/>
    <w:rsid w:val="00AF386E"/>
    <w:rsid w:val="00AF38A6"/>
    <w:rsid w:val="00AF3A59"/>
    <w:rsid w:val="00AF4326"/>
    <w:rsid w:val="00AF437F"/>
    <w:rsid w:val="00AF4737"/>
    <w:rsid w:val="00AF4C9B"/>
    <w:rsid w:val="00AF55B6"/>
    <w:rsid w:val="00AF5AAD"/>
    <w:rsid w:val="00AF5E40"/>
    <w:rsid w:val="00AF6043"/>
    <w:rsid w:val="00AF69AD"/>
    <w:rsid w:val="00AF6AD0"/>
    <w:rsid w:val="00AF72A6"/>
    <w:rsid w:val="00AF72AA"/>
    <w:rsid w:val="00AF7787"/>
    <w:rsid w:val="00AF7D33"/>
    <w:rsid w:val="00AF7DF5"/>
    <w:rsid w:val="00AF7F63"/>
    <w:rsid w:val="00AF7FDD"/>
    <w:rsid w:val="00B00498"/>
    <w:rsid w:val="00B00841"/>
    <w:rsid w:val="00B00946"/>
    <w:rsid w:val="00B01601"/>
    <w:rsid w:val="00B01966"/>
    <w:rsid w:val="00B01A94"/>
    <w:rsid w:val="00B01F77"/>
    <w:rsid w:val="00B024BD"/>
    <w:rsid w:val="00B02BE2"/>
    <w:rsid w:val="00B02F55"/>
    <w:rsid w:val="00B0300A"/>
    <w:rsid w:val="00B03932"/>
    <w:rsid w:val="00B03F28"/>
    <w:rsid w:val="00B04A21"/>
    <w:rsid w:val="00B04AE0"/>
    <w:rsid w:val="00B052B4"/>
    <w:rsid w:val="00B05620"/>
    <w:rsid w:val="00B059A4"/>
    <w:rsid w:val="00B05B26"/>
    <w:rsid w:val="00B05C31"/>
    <w:rsid w:val="00B06C93"/>
    <w:rsid w:val="00B070FA"/>
    <w:rsid w:val="00B07612"/>
    <w:rsid w:val="00B1084F"/>
    <w:rsid w:val="00B116BF"/>
    <w:rsid w:val="00B11D9F"/>
    <w:rsid w:val="00B1285D"/>
    <w:rsid w:val="00B12933"/>
    <w:rsid w:val="00B12F61"/>
    <w:rsid w:val="00B12FE3"/>
    <w:rsid w:val="00B13274"/>
    <w:rsid w:val="00B133BB"/>
    <w:rsid w:val="00B137AA"/>
    <w:rsid w:val="00B143B7"/>
    <w:rsid w:val="00B1452B"/>
    <w:rsid w:val="00B14777"/>
    <w:rsid w:val="00B152BC"/>
    <w:rsid w:val="00B15401"/>
    <w:rsid w:val="00B154A9"/>
    <w:rsid w:val="00B15B3D"/>
    <w:rsid w:val="00B15ED3"/>
    <w:rsid w:val="00B15F5D"/>
    <w:rsid w:val="00B16720"/>
    <w:rsid w:val="00B1695B"/>
    <w:rsid w:val="00B169A6"/>
    <w:rsid w:val="00B16F8B"/>
    <w:rsid w:val="00B17AAC"/>
    <w:rsid w:val="00B17C03"/>
    <w:rsid w:val="00B17EA2"/>
    <w:rsid w:val="00B201A1"/>
    <w:rsid w:val="00B201C3"/>
    <w:rsid w:val="00B207AD"/>
    <w:rsid w:val="00B20990"/>
    <w:rsid w:val="00B213B8"/>
    <w:rsid w:val="00B215D5"/>
    <w:rsid w:val="00B21D4A"/>
    <w:rsid w:val="00B21D6A"/>
    <w:rsid w:val="00B223FA"/>
    <w:rsid w:val="00B22516"/>
    <w:rsid w:val="00B2291A"/>
    <w:rsid w:val="00B22E1B"/>
    <w:rsid w:val="00B22F15"/>
    <w:rsid w:val="00B22FA2"/>
    <w:rsid w:val="00B23707"/>
    <w:rsid w:val="00B23804"/>
    <w:rsid w:val="00B23826"/>
    <w:rsid w:val="00B23955"/>
    <w:rsid w:val="00B23963"/>
    <w:rsid w:val="00B23ACC"/>
    <w:rsid w:val="00B23CB7"/>
    <w:rsid w:val="00B24014"/>
    <w:rsid w:val="00B242B7"/>
    <w:rsid w:val="00B2443F"/>
    <w:rsid w:val="00B24526"/>
    <w:rsid w:val="00B246FD"/>
    <w:rsid w:val="00B24A9F"/>
    <w:rsid w:val="00B25785"/>
    <w:rsid w:val="00B25A35"/>
    <w:rsid w:val="00B260A1"/>
    <w:rsid w:val="00B262C4"/>
    <w:rsid w:val="00B262E1"/>
    <w:rsid w:val="00B2654D"/>
    <w:rsid w:val="00B266BC"/>
    <w:rsid w:val="00B2690F"/>
    <w:rsid w:val="00B26CCE"/>
    <w:rsid w:val="00B26D1C"/>
    <w:rsid w:val="00B26E9D"/>
    <w:rsid w:val="00B271C9"/>
    <w:rsid w:val="00B27914"/>
    <w:rsid w:val="00B27CA8"/>
    <w:rsid w:val="00B3002D"/>
    <w:rsid w:val="00B3079C"/>
    <w:rsid w:val="00B309E1"/>
    <w:rsid w:val="00B30B0D"/>
    <w:rsid w:val="00B30CB3"/>
    <w:rsid w:val="00B30EFD"/>
    <w:rsid w:val="00B30F62"/>
    <w:rsid w:val="00B32322"/>
    <w:rsid w:val="00B3232A"/>
    <w:rsid w:val="00B327AC"/>
    <w:rsid w:val="00B327B9"/>
    <w:rsid w:val="00B331FF"/>
    <w:rsid w:val="00B3325E"/>
    <w:rsid w:val="00B33EFC"/>
    <w:rsid w:val="00B3484A"/>
    <w:rsid w:val="00B349DA"/>
    <w:rsid w:val="00B34BDE"/>
    <w:rsid w:val="00B34BFB"/>
    <w:rsid w:val="00B34C46"/>
    <w:rsid w:val="00B352F2"/>
    <w:rsid w:val="00B3540B"/>
    <w:rsid w:val="00B354A9"/>
    <w:rsid w:val="00B35748"/>
    <w:rsid w:val="00B35E9F"/>
    <w:rsid w:val="00B3650B"/>
    <w:rsid w:val="00B369B2"/>
    <w:rsid w:val="00B36C8C"/>
    <w:rsid w:val="00B36E99"/>
    <w:rsid w:val="00B37323"/>
    <w:rsid w:val="00B373C7"/>
    <w:rsid w:val="00B376F1"/>
    <w:rsid w:val="00B3785A"/>
    <w:rsid w:val="00B40090"/>
    <w:rsid w:val="00B40323"/>
    <w:rsid w:val="00B403C2"/>
    <w:rsid w:val="00B40C0C"/>
    <w:rsid w:val="00B40D5B"/>
    <w:rsid w:val="00B40EDB"/>
    <w:rsid w:val="00B41851"/>
    <w:rsid w:val="00B419C9"/>
    <w:rsid w:val="00B41D5B"/>
    <w:rsid w:val="00B41DE4"/>
    <w:rsid w:val="00B41EF4"/>
    <w:rsid w:val="00B427EB"/>
    <w:rsid w:val="00B42FE3"/>
    <w:rsid w:val="00B43480"/>
    <w:rsid w:val="00B4396D"/>
    <w:rsid w:val="00B44C90"/>
    <w:rsid w:val="00B44F8E"/>
    <w:rsid w:val="00B4538B"/>
    <w:rsid w:val="00B453FB"/>
    <w:rsid w:val="00B45C0A"/>
    <w:rsid w:val="00B45EE6"/>
    <w:rsid w:val="00B4650A"/>
    <w:rsid w:val="00B46D15"/>
    <w:rsid w:val="00B46DE5"/>
    <w:rsid w:val="00B470C3"/>
    <w:rsid w:val="00B471A8"/>
    <w:rsid w:val="00B4747F"/>
    <w:rsid w:val="00B47570"/>
    <w:rsid w:val="00B4773F"/>
    <w:rsid w:val="00B47CD1"/>
    <w:rsid w:val="00B50381"/>
    <w:rsid w:val="00B50594"/>
    <w:rsid w:val="00B50848"/>
    <w:rsid w:val="00B50AFB"/>
    <w:rsid w:val="00B51139"/>
    <w:rsid w:val="00B516A2"/>
    <w:rsid w:val="00B5181F"/>
    <w:rsid w:val="00B519DB"/>
    <w:rsid w:val="00B51C63"/>
    <w:rsid w:val="00B52AC1"/>
    <w:rsid w:val="00B53503"/>
    <w:rsid w:val="00B53691"/>
    <w:rsid w:val="00B53A3D"/>
    <w:rsid w:val="00B53A74"/>
    <w:rsid w:val="00B54121"/>
    <w:rsid w:val="00B54AEE"/>
    <w:rsid w:val="00B553B0"/>
    <w:rsid w:val="00B55508"/>
    <w:rsid w:val="00B55D20"/>
    <w:rsid w:val="00B55ED7"/>
    <w:rsid w:val="00B560A3"/>
    <w:rsid w:val="00B56B63"/>
    <w:rsid w:val="00B573EA"/>
    <w:rsid w:val="00B57891"/>
    <w:rsid w:val="00B57A11"/>
    <w:rsid w:val="00B57B8F"/>
    <w:rsid w:val="00B60059"/>
    <w:rsid w:val="00B600FB"/>
    <w:rsid w:val="00B602D3"/>
    <w:rsid w:val="00B60583"/>
    <w:rsid w:val="00B60BE4"/>
    <w:rsid w:val="00B60ED8"/>
    <w:rsid w:val="00B61306"/>
    <w:rsid w:val="00B61640"/>
    <w:rsid w:val="00B61714"/>
    <w:rsid w:val="00B61719"/>
    <w:rsid w:val="00B62013"/>
    <w:rsid w:val="00B6266B"/>
    <w:rsid w:val="00B62693"/>
    <w:rsid w:val="00B62729"/>
    <w:rsid w:val="00B63502"/>
    <w:rsid w:val="00B63D5E"/>
    <w:rsid w:val="00B63DDB"/>
    <w:rsid w:val="00B63F56"/>
    <w:rsid w:val="00B64792"/>
    <w:rsid w:val="00B64999"/>
    <w:rsid w:val="00B64CAB"/>
    <w:rsid w:val="00B65569"/>
    <w:rsid w:val="00B65ADF"/>
    <w:rsid w:val="00B66080"/>
    <w:rsid w:val="00B66181"/>
    <w:rsid w:val="00B664C7"/>
    <w:rsid w:val="00B669D7"/>
    <w:rsid w:val="00B66CC9"/>
    <w:rsid w:val="00B66F71"/>
    <w:rsid w:val="00B670F3"/>
    <w:rsid w:val="00B67364"/>
    <w:rsid w:val="00B67C35"/>
    <w:rsid w:val="00B67DE2"/>
    <w:rsid w:val="00B67E51"/>
    <w:rsid w:val="00B700BC"/>
    <w:rsid w:val="00B701B9"/>
    <w:rsid w:val="00B70885"/>
    <w:rsid w:val="00B70E43"/>
    <w:rsid w:val="00B711F0"/>
    <w:rsid w:val="00B71E64"/>
    <w:rsid w:val="00B72385"/>
    <w:rsid w:val="00B72E09"/>
    <w:rsid w:val="00B72F1B"/>
    <w:rsid w:val="00B734AF"/>
    <w:rsid w:val="00B738CD"/>
    <w:rsid w:val="00B74085"/>
    <w:rsid w:val="00B744AE"/>
    <w:rsid w:val="00B747F6"/>
    <w:rsid w:val="00B74868"/>
    <w:rsid w:val="00B74FDD"/>
    <w:rsid w:val="00B75172"/>
    <w:rsid w:val="00B75433"/>
    <w:rsid w:val="00B756FB"/>
    <w:rsid w:val="00B75F08"/>
    <w:rsid w:val="00B76461"/>
    <w:rsid w:val="00B76C50"/>
    <w:rsid w:val="00B76CBD"/>
    <w:rsid w:val="00B76CD9"/>
    <w:rsid w:val="00B771FE"/>
    <w:rsid w:val="00B77400"/>
    <w:rsid w:val="00B77626"/>
    <w:rsid w:val="00B77708"/>
    <w:rsid w:val="00B777E4"/>
    <w:rsid w:val="00B77A24"/>
    <w:rsid w:val="00B77B44"/>
    <w:rsid w:val="00B802F7"/>
    <w:rsid w:val="00B808C9"/>
    <w:rsid w:val="00B80B93"/>
    <w:rsid w:val="00B80E06"/>
    <w:rsid w:val="00B81B07"/>
    <w:rsid w:val="00B8224B"/>
    <w:rsid w:val="00B825AB"/>
    <w:rsid w:val="00B8269A"/>
    <w:rsid w:val="00B82C79"/>
    <w:rsid w:val="00B82EB8"/>
    <w:rsid w:val="00B82EBE"/>
    <w:rsid w:val="00B8303F"/>
    <w:rsid w:val="00B830DD"/>
    <w:rsid w:val="00B8357A"/>
    <w:rsid w:val="00B83DBD"/>
    <w:rsid w:val="00B83DE1"/>
    <w:rsid w:val="00B849C2"/>
    <w:rsid w:val="00B84FD1"/>
    <w:rsid w:val="00B8515E"/>
    <w:rsid w:val="00B85212"/>
    <w:rsid w:val="00B85218"/>
    <w:rsid w:val="00B85558"/>
    <w:rsid w:val="00B85592"/>
    <w:rsid w:val="00B855C9"/>
    <w:rsid w:val="00B85DA7"/>
    <w:rsid w:val="00B86476"/>
    <w:rsid w:val="00B86478"/>
    <w:rsid w:val="00B869DD"/>
    <w:rsid w:val="00B86AEE"/>
    <w:rsid w:val="00B870EA"/>
    <w:rsid w:val="00B87134"/>
    <w:rsid w:val="00B874FB"/>
    <w:rsid w:val="00B87995"/>
    <w:rsid w:val="00B87CFC"/>
    <w:rsid w:val="00B90D88"/>
    <w:rsid w:val="00B90EEF"/>
    <w:rsid w:val="00B91192"/>
    <w:rsid w:val="00B91B15"/>
    <w:rsid w:val="00B91D42"/>
    <w:rsid w:val="00B91E2A"/>
    <w:rsid w:val="00B92358"/>
    <w:rsid w:val="00B92532"/>
    <w:rsid w:val="00B92BBA"/>
    <w:rsid w:val="00B9313E"/>
    <w:rsid w:val="00B9360C"/>
    <w:rsid w:val="00B93791"/>
    <w:rsid w:val="00B93B27"/>
    <w:rsid w:val="00B93CBF"/>
    <w:rsid w:val="00B9415E"/>
    <w:rsid w:val="00B94613"/>
    <w:rsid w:val="00B94C82"/>
    <w:rsid w:val="00B94ED5"/>
    <w:rsid w:val="00B9546D"/>
    <w:rsid w:val="00B959B4"/>
    <w:rsid w:val="00B95BE7"/>
    <w:rsid w:val="00B95C08"/>
    <w:rsid w:val="00B95F38"/>
    <w:rsid w:val="00B960E5"/>
    <w:rsid w:val="00B961AF"/>
    <w:rsid w:val="00B9646C"/>
    <w:rsid w:val="00B9669D"/>
    <w:rsid w:val="00B96930"/>
    <w:rsid w:val="00B96F56"/>
    <w:rsid w:val="00B97043"/>
    <w:rsid w:val="00B9740F"/>
    <w:rsid w:val="00B974A0"/>
    <w:rsid w:val="00B9758F"/>
    <w:rsid w:val="00B979FA"/>
    <w:rsid w:val="00B97AB2"/>
    <w:rsid w:val="00B97BEC"/>
    <w:rsid w:val="00BA0261"/>
    <w:rsid w:val="00BA058A"/>
    <w:rsid w:val="00BA06E5"/>
    <w:rsid w:val="00BA0770"/>
    <w:rsid w:val="00BA085F"/>
    <w:rsid w:val="00BA0885"/>
    <w:rsid w:val="00BA0B2F"/>
    <w:rsid w:val="00BA1377"/>
    <w:rsid w:val="00BA16B8"/>
    <w:rsid w:val="00BA2E3B"/>
    <w:rsid w:val="00BA31FC"/>
    <w:rsid w:val="00BA33FC"/>
    <w:rsid w:val="00BA38D9"/>
    <w:rsid w:val="00BA3C8A"/>
    <w:rsid w:val="00BA3D63"/>
    <w:rsid w:val="00BA41F7"/>
    <w:rsid w:val="00BA4430"/>
    <w:rsid w:val="00BA4BF2"/>
    <w:rsid w:val="00BA4F30"/>
    <w:rsid w:val="00BA5041"/>
    <w:rsid w:val="00BA57E6"/>
    <w:rsid w:val="00BA6167"/>
    <w:rsid w:val="00BA621A"/>
    <w:rsid w:val="00BA6419"/>
    <w:rsid w:val="00BA6CAA"/>
    <w:rsid w:val="00BA6DB1"/>
    <w:rsid w:val="00BA6DF7"/>
    <w:rsid w:val="00BA6EA2"/>
    <w:rsid w:val="00BA6ECB"/>
    <w:rsid w:val="00BA7369"/>
    <w:rsid w:val="00BA7A0A"/>
    <w:rsid w:val="00BA7B11"/>
    <w:rsid w:val="00BB0054"/>
    <w:rsid w:val="00BB01F8"/>
    <w:rsid w:val="00BB02FA"/>
    <w:rsid w:val="00BB0CA3"/>
    <w:rsid w:val="00BB0D96"/>
    <w:rsid w:val="00BB0DDB"/>
    <w:rsid w:val="00BB11A9"/>
    <w:rsid w:val="00BB12ED"/>
    <w:rsid w:val="00BB1603"/>
    <w:rsid w:val="00BB181B"/>
    <w:rsid w:val="00BB1B7D"/>
    <w:rsid w:val="00BB223A"/>
    <w:rsid w:val="00BB2264"/>
    <w:rsid w:val="00BB22D5"/>
    <w:rsid w:val="00BB29BB"/>
    <w:rsid w:val="00BB2FC0"/>
    <w:rsid w:val="00BB338A"/>
    <w:rsid w:val="00BB3E2D"/>
    <w:rsid w:val="00BB3E85"/>
    <w:rsid w:val="00BB4135"/>
    <w:rsid w:val="00BB4666"/>
    <w:rsid w:val="00BB4AE1"/>
    <w:rsid w:val="00BB4B27"/>
    <w:rsid w:val="00BB56E6"/>
    <w:rsid w:val="00BB5A1D"/>
    <w:rsid w:val="00BB5EBF"/>
    <w:rsid w:val="00BB60C4"/>
    <w:rsid w:val="00BB60D5"/>
    <w:rsid w:val="00BB6121"/>
    <w:rsid w:val="00BB6309"/>
    <w:rsid w:val="00BB65F0"/>
    <w:rsid w:val="00BB673B"/>
    <w:rsid w:val="00BB72C1"/>
    <w:rsid w:val="00BB7343"/>
    <w:rsid w:val="00BC0174"/>
    <w:rsid w:val="00BC0213"/>
    <w:rsid w:val="00BC0BFA"/>
    <w:rsid w:val="00BC10C1"/>
    <w:rsid w:val="00BC137F"/>
    <w:rsid w:val="00BC13F1"/>
    <w:rsid w:val="00BC185E"/>
    <w:rsid w:val="00BC1954"/>
    <w:rsid w:val="00BC1B8E"/>
    <w:rsid w:val="00BC1CEF"/>
    <w:rsid w:val="00BC1D39"/>
    <w:rsid w:val="00BC2003"/>
    <w:rsid w:val="00BC259F"/>
    <w:rsid w:val="00BC25AE"/>
    <w:rsid w:val="00BC2A92"/>
    <w:rsid w:val="00BC2B3F"/>
    <w:rsid w:val="00BC3C50"/>
    <w:rsid w:val="00BC3FEE"/>
    <w:rsid w:val="00BC482E"/>
    <w:rsid w:val="00BC4B7B"/>
    <w:rsid w:val="00BC4BC4"/>
    <w:rsid w:val="00BC4BFF"/>
    <w:rsid w:val="00BC50DA"/>
    <w:rsid w:val="00BC57EE"/>
    <w:rsid w:val="00BC5A1B"/>
    <w:rsid w:val="00BC6449"/>
    <w:rsid w:val="00BC661E"/>
    <w:rsid w:val="00BC6792"/>
    <w:rsid w:val="00BC6804"/>
    <w:rsid w:val="00BC683A"/>
    <w:rsid w:val="00BC6BDA"/>
    <w:rsid w:val="00BC7B2D"/>
    <w:rsid w:val="00BC7E4C"/>
    <w:rsid w:val="00BD01A7"/>
    <w:rsid w:val="00BD0A8A"/>
    <w:rsid w:val="00BD0AF6"/>
    <w:rsid w:val="00BD0B5D"/>
    <w:rsid w:val="00BD0EA8"/>
    <w:rsid w:val="00BD0EB6"/>
    <w:rsid w:val="00BD1336"/>
    <w:rsid w:val="00BD1434"/>
    <w:rsid w:val="00BD17EC"/>
    <w:rsid w:val="00BD1BBC"/>
    <w:rsid w:val="00BD1F0F"/>
    <w:rsid w:val="00BD2963"/>
    <w:rsid w:val="00BD2E6E"/>
    <w:rsid w:val="00BD312E"/>
    <w:rsid w:val="00BD40A4"/>
    <w:rsid w:val="00BD4A02"/>
    <w:rsid w:val="00BD4A5F"/>
    <w:rsid w:val="00BD4BC6"/>
    <w:rsid w:val="00BD53F5"/>
    <w:rsid w:val="00BD5BE3"/>
    <w:rsid w:val="00BD60C2"/>
    <w:rsid w:val="00BD60D1"/>
    <w:rsid w:val="00BD612D"/>
    <w:rsid w:val="00BD642F"/>
    <w:rsid w:val="00BD6725"/>
    <w:rsid w:val="00BD6E9E"/>
    <w:rsid w:val="00BD702D"/>
    <w:rsid w:val="00BD7459"/>
    <w:rsid w:val="00BD77C3"/>
    <w:rsid w:val="00BD7C27"/>
    <w:rsid w:val="00BE0726"/>
    <w:rsid w:val="00BE07C8"/>
    <w:rsid w:val="00BE0C14"/>
    <w:rsid w:val="00BE0D0A"/>
    <w:rsid w:val="00BE0D48"/>
    <w:rsid w:val="00BE0E0A"/>
    <w:rsid w:val="00BE1479"/>
    <w:rsid w:val="00BE25BC"/>
    <w:rsid w:val="00BE2F8D"/>
    <w:rsid w:val="00BE3C52"/>
    <w:rsid w:val="00BE3D1C"/>
    <w:rsid w:val="00BE4079"/>
    <w:rsid w:val="00BE4100"/>
    <w:rsid w:val="00BE4180"/>
    <w:rsid w:val="00BE42EF"/>
    <w:rsid w:val="00BE47F8"/>
    <w:rsid w:val="00BE4850"/>
    <w:rsid w:val="00BE4C7A"/>
    <w:rsid w:val="00BE4D7E"/>
    <w:rsid w:val="00BE51C9"/>
    <w:rsid w:val="00BE51E0"/>
    <w:rsid w:val="00BE521E"/>
    <w:rsid w:val="00BE541A"/>
    <w:rsid w:val="00BE61BA"/>
    <w:rsid w:val="00BE6449"/>
    <w:rsid w:val="00BE6527"/>
    <w:rsid w:val="00BE68FB"/>
    <w:rsid w:val="00BE6D9A"/>
    <w:rsid w:val="00BE71C9"/>
    <w:rsid w:val="00BE7596"/>
    <w:rsid w:val="00BE78AA"/>
    <w:rsid w:val="00BE78E0"/>
    <w:rsid w:val="00BE7BBA"/>
    <w:rsid w:val="00BE7D17"/>
    <w:rsid w:val="00BE7D79"/>
    <w:rsid w:val="00BE7D93"/>
    <w:rsid w:val="00BF0247"/>
    <w:rsid w:val="00BF027D"/>
    <w:rsid w:val="00BF0619"/>
    <w:rsid w:val="00BF068B"/>
    <w:rsid w:val="00BF0807"/>
    <w:rsid w:val="00BF0836"/>
    <w:rsid w:val="00BF08CD"/>
    <w:rsid w:val="00BF09BD"/>
    <w:rsid w:val="00BF0C31"/>
    <w:rsid w:val="00BF0C91"/>
    <w:rsid w:val="00BF1251"/>
    <w:rsid w:val="00BF1372"/>
    <w:rsid w:val="00BF155E"/>
    <w:rsid w:val="00BF1671"/>
    <w:rsid w:val="00BF1D98"/>
    <w:rsid w:val="00BF20BC"/>
    <w:rsid w:val="00BF2334"/>
    <w:rsid w:val="00BF26BF"/>
    <w:rsid w:val="00BF2785"/>
    <w:rsid w:val="00BF292E"/>
    <w:rsid w:val="00BF2ADB"/>
    <w:rsid w:val="00BF2CEF"/>
    <w:rsid w:val="00BF301A"/>
    <w:rsid w:val="00BF36F7"/>
    <w:rsid w:val="00BF3808"/>
    <w:rsid w:val="00BF39F4"/>
    <w:rsid w:val="00BF3A72"/>
    <w:rsid w:val="00BF4076"/>
    <w:rsid w:val="00BF4111"/>
    <w:rsid w:val="00BF470B"/>
    <w:rsid w:val="00BF4779"/>
    <w:rsid w:val="00BF4B2F"/>
    <w:rsid w:val="00BF5D58"/>
    <w:rsid w:val="00BF5FCD"/>
    <w:rsid w:val="00BF5FE6"/>
    <w:rsid w:val="00BF62A9"/>
    <w:rsid w:val="00BF6520"/>
    <w:rsid w:val="00BF65B1"/>
    <w:rsid w:val="00BF6977"/>
    <w:rsid w:val="00BF6F31"/>
    <w:rsid w:val="00BF6F7D"/>
    <w:rsid w:val="00BF725C"/>
    <w:rsid w:val="00BF7449"/>
    <w:rsid w:val="00BF7EF7"/>
    <w:rsid w:val="00C0008B"/>
    <w:rsid w:val="00C0046C"/>
    <w:rsid w:val="00C009B6"/>
    <w:rsid w:val="00C01039"/>
    <w:rsid w:val="00C01262"/>
    <w:rsid w:val="00C01383"/>
    <w:rsid w:val="00C013B8"/>
    <w:rsid w:val="00C01676"/>
    <w:rsid w:val="00C016E4"/>
    <w:rsid w:val="00C01747"/>
    <w:rsid w:val="00C017A8"/>
    <w:rsid w:val="00C027C5"/>
    <w:rsid w:val="00C028DE"/>
    <w:rsid w:val="00C0299E"/>
    <w:rsid w:val="00C02ACC"/>
    <w:rsid w:val="00C02D1D"/>
    <w:rsid w:val="00C032CD"/>
    <w:rsid w:val="00C03563"/>
    <w:rsid w:val="00C03AB0"/>
    <w:rsid w:val="00C03E35"/>
    <w:rsid w:val="00C0420A"/>
    <w:rsid w:val="00C04630"/>
    <w:rsid w:val="00C04791"/>
    <w:rsid w:val="00C04A79"/>
    <w:rsid w:val="00C04AA8"/>
    <w:rsid w:val="00C0507B"/>
    <w:rsid w:val="00C0534B"/>
    <w:rsid w:val="00C053FA"/>
    <w:rsid w:val="00C053FF"/>
    <w:rsid w:val="00C058DD"/>
    <w:rsid w:val="00C05FD8"/>
    <w:rsid w:val="00C066DA"/>
    <w:rsid w:val="00C0686B"/>
    <w:rsid w:val="00C07076"/>
    <w:rsid w:val="00C0772C"/>
    <w:rsid w:val="00C07ED7"/>
    <w:rsid w:val="00C10131"/>
    <w:rsid w:val="00C10817"/>
    <w:rsid w:val="00C10820"/>
    <w:rsid w:val="00C10A59"/>
    <w:rsid w:val="00C10CEA"/>
    <w:rsid w:val="00C10D01"/>
    <w:rsid w:val="00C10FD4"/>
    <w:rsid w:val="00C115F3"/>
    <w:rsid w:val="00C11740"/>
    <w:rsid w:val="00C11C51"/>
    <w:rsid w:val="00C11F35"/>
    <w:rsid w:val="00C12603"/>
    <w:rsid w:val="00C1297F"/>
    <w:rsid w:val="00C12DC1"/>
    <w:rsid w:val="00C1306E"/>
    <w:rsid w:val="00C135E5"/>
    <w:rsid w:val="00C13854"/>
    <w:rsid w:val="00C138D7"/>
    <w:rsid w:val="00C13C64"/>
    <w:rsid w:val="00C14104"/>
    <w:rsid w:val="00C143C6"/>
    <w:rsid w:val="00C145FB"/>
    <w:rsid w:val="00C14BAC"/>
    <w:rsid w:val="00C14C50"/>
    <w:rsid w:val="00C14F3B"/>
    <w:rsid w:val="00C15BE9"/>
    <w:rsid w:val="00C15F7E"/>
    <w:rsid w:val="00C163DD"/>
    <w:rsid w:val="00C1650B"/>
    <w:rsid w:val="00C17916"/>
    <w:rsid w:val="00C17C3C"/>
    <w:rsid w:val="00C2005B"/>
    <w:rsid w:val="00C203B1"/>
    <w:rsid w:val="00C205AF"/>
    <w:rsid w:val="00C209CE"/>
    <w:rsid w:val="00C20CE5"/>
    <w:rsid w:val="00C20EF0"/>
    <w:rsid w:val="00C20FFA"/>
    <w:rsid w:val="00C22397"/>
    <w:rsid w:val="00C223A8"/>
    <w:rsid w:val="00C22BFE"/>
    <w:rsid w:val="00C22C7C"/>
    <w:rsid w:val="00C2325A"/>
    <w:rsid w:val="00C23806"/>
    <w:rsid w:val="00C23C61"/>
    <w:rsid w:val="00C24AAF"/>
    <w:rsid w:val="00C24F45"/>
    <w:rsid w:val="00C25974"/>
    <w:rsid w:val="00C25ADC"/>
    <w:rsid w:val="00C25FC0"/>
    <w:rsid w:val="00C26152"/>
    <w:rsid w:val="00C26A8F"/>
    <w:rsid w:val="00C26DB0"/>
    <w:rsid w:val="00C26EA7"/>
    <w:rsid w:val="00C272EE"/>
    <w:rsid w:val="00C273F9"/>
    <w:rsid w:val="00C276DD"/>
    <w:rsid w:val="00C27D00"/>
    <w:rsid w:val="00C27E51"/>
    <w:rsid w:val="00C27FEF"/>
    <w:rsid w:val="00C30665"/>
    <w:rsid w:val="00C30AB7"/>
    <w:rsid w:val="00C30D5C"/>
    <w:rsid w:val="00C30D65"/>
    <w:rsid w:val="00C30DB7"/>
    <w:rsid w:val="00C31146"/>
    <w:rsid w:val="00C3167B"/>
    <w:rsid w:val="00C32542"/>
    <w:rsid w:val="00C32763"/>
    <w:rsid w:val="00C32B80"/>
    <w:rsid w:val="00C32D04"/>
    <w:rsid w:val="00C3307C"/>
    <w:rsid w:val="00C33837"/>
    <w:rsid w:val="00C33EB8"/>
    <w:rsid w:val="00C33F02"/>
    <w:rsid w:val="00C34137"/>
    <w:rsid w:val="00C34165"/>
    <w:rsid w:val="00C3425F"/>
    <w:rsid w:val="00C344A3"/>
    <w:rsid w:val="00C34731"/>
    <w:rsid w:val="00C34E44"/>
    <w:rsid w:val="00C36187"/>
    <w:rsid w:val="00C37101"/>
    <w:rsid w:val="00C379DB"/>
    <w:rsid w:val="00C37DCE"/>
    <w:rsid w:val="00C40114"/>
    <w:rsid w:val="00C40497"/>
    <w:rsid w:val="00C40ADB"/>
    <w:rsid w:val="00C40BD9"/>
    <w:rsid w:val="00C40CD0"/>
    <w:rsid w:val="00C41262"/>
    <w:rsid w:val="00C4161E"/>
    <w:rsid w:val="00C417F2"/>
    <w:rsid w:val="00C41982"/>
    <w:rsid w:val="00C41A8E"/>
    <w:rsid w:val="00C41BE9"/>
    <w:rsid w:val="00C41F72"/>
    <w:rsid w:val="00C42149"/>
    <w:rsid w:val="00C42411"/>
    <w:rsid w:val="00C4252E"/>
    <w:rsid w:val="00C42790"/>
    <w:rsid w:val="00C427D3"/>
    <w:rsid w:val="00C42BB2"/>
    <w:rsid w:val="00C42F40"/>
    <w:rsid w:val="00C434D0"/>
    <w:rsid w:val="00C4394A"/>
    <w:rsid w:val="00C43970"/>
    <w:rsid w:val="00C43B49"/>
    <w:rsid w:val="00C43C40"/>
    <w:rsid w:val="00C4458F"/>
    <w:rsid w:val="00C44770"/>
    <w:rsid w:val="00C44D59"/>
    <w:rsid w:val="00C45738"/>
    <w:rsid w:val="00C46224"/>
    <w:rsid w:val="00C46836"/>
    <w:rsid w:val="00C46853"/>
    <w:rsid w:val="00C47532"/>
    <w:rsid w:val="00C500D9"/>
    <w:rsid w:val="00C503DC"/>
    <w:rsid w:val="00C509FA"/>
    <w:rsid w:val="00C50B95"/>
    <w:rsid w:val="00C50C9A"/>
    <w:rsid w:val="00C50E7B"/>
    <w:rsid w:val="00C50F6E"/>
    <w:rsid w:val="00C511AF"/>
    <w:rsid w:val="00C518D6"/>
    <w:rsid w:val="00C51B78"/>
    <w:rsid w:val="00C51CFB"/>
    <w:rsid w:val="00C521CB"/>
    <w:rsid w:val="00C526D7"/>
    <w:rsid w:val="00C52829"/>
    <w:rsid w:val="00C52871"/>
    <w:rsid w:val="00C52A98"/>
    <w:rsid w:val="00C5328C"/>
    <w:rsid w:val="00C5345A"/>
    <w:rsid w:val="00C53D12"/>
    <w:rsid w:val="00C54214"/>
    <w:rsid w:val="00C5423A"/>
    <w:rsid w:val="00C54696"/>
    <w:rsid w:val="00C54A21"/>
    <w:rsid w:val="00C54B3C"/>
    <w:rsid w:val="00C54DBC"/>
    <w:rsid w:val="00C552DC"/>
    <w:rsid w:val="00C55307"/>
    <w:rsid w:val="00C55423"/>
    <w:rsid w:val="00C55463"/>
    <w:rsid w:val="00C5576F"/>
    <w:rsid w:val="00C55878"/>
    <w:rsid w:val="00C55978"/>
    <w:rsid w:val="00C55B3A"/>
    <w:rsid w:val="00C55BED"/>
    <w:rsid w:val="00C55E3E"/>
    <w:rsid w:val="00C55E53"/>
    <w:rsid w:val="00C563D8"/>
    <w:rsid w:val="00C565EA"/>
    <w:rsid w:val="00C56743"/>
    <w:rsid w:val="00C56798"/>
    <w:rsid w:val="00C568F4"/>
    <w:rsid w:val="00C5697D"/>
    <w:rsid w:val="00C56986"/>
    <w:rsid w:val="00C56A1F"/>
    <w:rsid w:val="00C56E0C"/>
    <w:rsid w:val="00C56EFA"/>
    <w:rsid w:val="00C57306"/>
    <w:rsid w:val="00C57318"/>
    <w:rsid w:val="00C5790D"/>
    <w:rsid w:val="00C57E6C"/>
    <w:rsid w:val="00C57F21"/>
    <w:rsid w:val="00C57FE5"/>
    <w:rsid w:val="00C6036F"/>
    <w:rsid w:val="00C603D9"/>
    <w:rsid w:val="00C60ABC"/>
    <w:rsid w:val="00C60B1E"/>
    <w:rsid w:val="00C60E0D"/>
    <w:rsid w:val="00C61228"/>
    <w:rsid w:val="00C61D47"/>
    <w:rsid w:val="00C61E2C"/>
    <w:rsid w:val="00C62508"/>
    <w:rsid w:val="00C626BA"/>
    <w:rsid w:val="00C62C04"/>
    <w:rsid w:val="00C62D92"/>
    <w:rsid w:val="00C62E20"/>
    <w:rsid w:val="00C6314C"/>
    <w:rsid w:val="00C63198"/>
    <w:rsid w:val="00C63411"/>
    <w:rsid w:val="00C63B31"/>
    <w:rsid w:val="00C63B37"/>
    <w:rsid w:val="00C643BE"/>
    <w:rsid w:val="00C643E8"/>
    <w:rsid w:val="00C6453A"/>
    <w:rsid w:val="00C646D4"/>
    <w:rsid w:val="00C6473D"/>
    <w:rsid w:val="00C654A6"/>
    <w:rsid w:val="00C657C5"/>
    <w:rsid w:val="00C6580E"/>
    <w:rsid w:val="00C658D7"/>
    <w:rsid w:val="00C65A84"/>
    <w:rsid w:val="00C65C76"/>
    <w:rsid w:val="00C65D74"/>
    <w:rsid w:val="00C675EA"/>
    <w:rsid w:val="00C7065B"/>
    <w:rsid w:val="00C70C9C"/>
    <w:rsid w:val="00C7102D"/>
    <w:rsid w:val="00C713BA"/>
    <w:rsid w:val="00C717F4"/>
    <w:rsid w:val="00C719DD"/>
    <w:rsid w:val="00C71A11"/>
    <w:rsid w:val="00C71DDD"/>
    <w:rsid w:val="00C7207D"/>
    <w:rsid w:val="00C72135"/>
    <w:rsid w:val="00C72560"/>
    <w:rsid w:val="00C72573"/>
    <w:rsid w:val="00C73599"/>
    <w:rsid w:val="00C73DF5"/>
    <w:rsid w:val="00C74010"/>
    <w:rsid w:val="00C74184"/>
    <w:rsid w:val="00C74903"/>
    <w:rsid w:val="00C749D4"/>
    <w:rsid w:val="00C74A6A"/>
    <w:rsid w:val="00C74B27"/>
    <w:rsid w:val="00C74CDC"/>
    <w:rsid w:val="00C74F05"/>
    <w:rsid w:val="00C74F84"/>
    <w:rsid w:val="00C753E3"/>
    <w:rsid w:val="00C755D4"/>
    <w:rsid w:val="00C756AA"/>
    <w:rsid w:val="00C75ABB"/>
    <w:rsid w:val="00C75B92"/>
    <w:rsid w:val="00C75D52"/>
    <w:rsid w:val="00C75DF3"/>
    <w:rsid w:val="00C76059"/>
    <w:rsid w:val="00C76081"/>
    <w:rsid w:val="00C765A0"/>
    <w:rsid w:val="00C770BD"/>
    <w:rsid w:val="00C771AF"/>
    <w:rsid w:val="00C77D0D"/>
    <w:rsid w:val="00C77F4C"/>
    <w:rsid w:val="00C80500"/>
    <w:rsid w:val="00C80691"/>
    <w:rsid w:val="00C80B0A"/>
    <w:rsid w:val="00C80B79"/>
    <w:rsid w:val="00C80C4D"/>
    <w:rsid w:val="00C81852"/>
    <w:rsid w:val="00C81F49"/>
    <w:rsid w:val="00C828D4"/>
    <w:rsid w:val="00C82E69"/>
    <w:rsid w:val="00C82E6B"/>
    <w:rsid w:val="00C83055"/>
    <w:rsid w:val="00C830C8"/>
    <w:rsid w:val="00C831C3"/>
    <w:rsid w:val="00C8393D"/>
    <w:rsid w:val="00C83D90"/>
    <w:rsid w:val="00C855E1"/>
    <w:rsid w:val="00C85658"/>
    <w:rsid w:val="00C85755"/>
    <w:rsid w:val="00C85AC5"/>
    <w:rsid w:val="00C85ED4"/>
    <w:rsid w:val="00C86057"/>
    <w:rsid w:val="00C86528"/>
    <w:rsid w:val="00C868CD"/>
    <w:rsid w:val="00C8695F"/>
    <w:rsid w:val="00C86D50"/>
    <w:rsid w:val="00C86D7E"/>
    <w:rsid w:val="00C86EEE"/>
    <w:rsid w:val="00C873A2"/>
    <w:rsid w:val="00C879B7"/>
    <w:rsid w:val="00C87D95"/>
    <w:rsid w:val="00C87E97"/>
    <w:rsid w:val="00C87F4E"/>
    <w:rsid w:val="00C90261"/>
    <w:rsid w:val="00C904ED"/>
    <w:rsid w:val="00C906C8"/>
    <w:rsid w:val="00C90BBA"/>
    <w:rsid w:val="00C90E44"/>
    <w:rsid w:val="00C9129B"/>
    <w:rsid w:val="00C9138D"/>
    <w:rsid w:val="00C91569"/>
    <w:rsid w:val="00C91E8A"/>
    <w:rsid w:val="00C921F3"/>
    <w:rsid w:val="00C924C6"/>
    <w:rsid w:val="00C926D3"/>
    <w:rsid w:val="00C92A98"/>
    <w:rsid w:val="00C93214"/>
    <w:rsid w:val="00C93544"/>
    <w:rsid w:val="00C936D5"/>
    <w:rsid w:val="00C9379A"/>
    <w:rsid w:val="00C93F54"/>
    <w:rsid w:val="00C93FE6"/>
    <w:rsid w:val="00C941AD"/>
    <w:rsid w:val="00C9438D"/>
    <w:rsid w:val="00C946DA"/>
    <w:rsid w:val="00C95080"/>
    <w:rsid w:val="00C956F8"/>
    <w:rsid w:val="00C95A27"/>
    <w:rsid w:val="00C95A5E"/>
    <w:rsid w:val="00C96003"/>
    <w:rsid w:val="00C961A9"/>
    <w:rsid w:val="00C968B7"/>
    <w:rsid w:val="00C9695F"/>
    <w:rsid w:val="00C969BF"/>
    <w:rsid w:val="00C97763"/>
    <w:rsid w:val="00C97CC8"/>
    <w:rsid w:val="00C97E3E"/>
    <w:rsid w:val="00CA0305"/>
    <w:rsid w:val="00CA0472"/>
    <w:rsid w:val="00CA08CA"/>
    <w:rsid w:val="00CA0CF5"/>
    <w:rsid w:val="00CA11ED"/>
    <w:rsid w:val="00CA1542"/>
    <w:rsid w:val="00CA185D"/>
    <w:rsid w:val="00CA1B39"/>
    <w:rsid w:val="00CA1F26"/>
    <w:rsid w:val="00CA2B40"/>
    <w:rsid w:val="00CA2EFB"/>
    <w:rsid w:val="00CA3F65"/>
    <w:rsid w:val="00CA41B1"/>
    <w:rsid w:val="00CA426F"/>
    <w:rsid w:val="00CA42E8"/>
    <w:rsid w:val="00CA46F1"/>
    <w:rsid w:val="00CA5228"/>
    <w:rsid w:val="00CA5A8A"/>
    <w:rsid w:val="00CA5B1A"/>
    <w:rsid w:val="00CA5DB3"/>
    <w:rsid w:val="00CA6555"/>
    <w:rsid w:val="00CA672B"/>
    <w:rsid w:val="00CA6B96"/>
    <w:rsid w:val="00CA6D47"/>
    <w:rsid w:val="00CA6E04"/>
    <w:rsid w:val="00CA71E0"/>
    <w:rsid w:val="00CA7392"/>
    <w:rsid w:val="00CA7922"/>
    <w:rsid w:val="00CB0706"/>
    <w:rsid w:val="00CB08A9"/>
    <w:rsid w:val="00CB0DA8"/>
    <w:rsid w:val="00CB0F8D"/>
    <w:rsid w:val="00CB1478"/>
    <w:rsid w:val="00CB171E"/>
    <w:rsid w:val="00CB1C4B"/>
    <w:rsid w:val="00CB1FBD"/>
    <w:rsid w:val="00CB200F"/>
    <w:rsid w:val="00CB2129"/>
    <w:rsid w:val="00CB27EA"/>
    <w:rsid w:val="00CB29A2"/>
    <w:rsid w:val="00CB2E33"/>
    <w:rsid w:val="00CB2EF9"/>
    <w:rsid w:val="00CB3035"/>
    <w:rsid w:val="00CB3379"/>
    <w:rsid w:val="00CB354A"/>
    <w:rsid w:val="00CB35BF"/>
    <w:rsid w:val="00CB37C1"/>
    <w:rsid w:val="00CB3815"/>
    <w:rsid w:val="00CB3D3A"/>
    <w:rsid w:val="00CB3E28"/>
    <w:rsid w:val="00CB432B"/>
    <w:rsid w:val="00CB43EE"/>
    <w:rsid w:val="00CB43F6"/>
    <w:rsid w:val="00CB4479"/>
    <w:rsid w:val="00CB4625"/>
    <w:rsid w:val="00CB4DFB"/>
    <w:rsid w:val="00CB5230"/>
    <w:rsid w:val="00CB554B"/>
    <w:rsid w:val="00CB5ABC"/>
    <w:rsid w:val="00CB5EFA"/>
    <w:rsid w:val="00CB600A"/>
    <w:rsid w:val="00CB6031"/>
    <w:rsid w:val="00CB6352"/>
    <w:rsid w:val="00CB64A5"/>
    <w:rsid w:val="00CB6880"/>
    <w:rsid w:val="00CB6A5C"/>
    <w:rsid w:val="00CB6AF4"/>
    <w:rsid w:val="00CB6E18"/>
    <w:rsid w:val="00CB7711"/>
    <w:rsid w:val="00CB7D5C"/>
    <w:rsid w:val="00CB7F7F"/>
    <w:rsid w:val="00CB7FD7"/>
    <w:rsid w:val="00CC049C"/>
    <w:rsid w:val="00CC052F"/>
    <w:rsid w:val="00CC0ADE"/>
    <w:rsid w:val="00CC0F85"/>
    <w:rsid w:val="00CC112F"/>
    <w:rsid w:val="00CC17C7"/>
    <w:rsid w:val="00CC1CC9"/>
    <w:rsid w:val="00CC24FD"/>
    <w:rsid w:val="00CC2C9F"/>
    <w:rsid w:val="00CC3473"/>
    <w:rsid w:val="00CC3A3A"/>
    <w:rsid w:val="00CC3A56"/>
    <w:rsid w:val="00CC3AF1"/>
    <w:rsid w:val="00CC4057"/>
    <w:rsid w:val="00CC4343"/>
    <w:rsid w:val="00CC44B5"/>
    <w:rsid w:val="00CC5226"/>
    <w:rsid w:val="00CC5A32"/>
    <w:rsid w:val="00CC5AB1"/>
    <w:rsid w:val="00CC5BB9"/>
    <w:rsid w:val="00CC5E1F"/>
    <w:rsid w:val="00CC5FF1"/>
    <w:rsid w:val="00CC6421"/>
    <w:rsid w:val="00CC6D42"/>
    <w:rsid w:val="00CC7079"/>
    <w:rsid w:val="00CC738B"/>
    <w:rsid w:val="00CC7865"/>
    <w:rsid w:val="00CC7C06"/>
    <w:rsid w:val="00CC7CC2"/>
    <w:rsid w:val="00CC7D2B"/>
    <w:rsid w:val="00CD0972"/>
    <w:rsid w:val="00CD0D13"/>
    <w:rsid w:val="00CD0D40"/>
    <w:rsid w:val="00CD0D5B"/>
    <w:rsid w:val="00CD0DB6"/>
    <w:rsid w:val="00CD0E7A"/>
    <w:rsid w:val="00CD121A"/>
    <w:rsid w:val="00CD1642"/>
    <w:rsid w:val="00CD1FBF"/>
    <w:rsid w:val="00CD204F"/>
    <w:rsid w:val="00CD2338"/>
    <w:rsid w:val="00CD243C"/>
    <w:rsid w:val="00CD2966"/>
    <w:rsid w:val="00CD2BD8"/>
    <w:rsid w:val="00CD2E52"/>
    <w:rsid w:val="00CD2FA8"/>
    <w:rsid w:val="00CD331E"/>
    <w:rsid w:val="00CD3724"/>
    <w:rsid w:val="00CD3BDB"/>
    <w:rsid w:val="00CD41AC"/>
    <w:rsid w:val="00CD4247"/>
    <w:rsid w:val="00CD4448"/>
    <w:rsid w:val="00CD44F0"/>
    <w:rsid w:val="00CD45DD"/>
    <w:rsid w:val="00CD4A00"/>
    <w:rsid w:val="00CD4AF5"/>
    <w:rsid w:val="00CD4B8F"/>
    <w:rsid w:val="00CD5195"/>
    <w:rsid w:val="00CD5391"/>
    <w:rsid w:val="00CD5952"/>
    <w:rsid w:val="00CD5B59"/>
    <w:rsid w:val="00CD5BBA"/>
    <w:rsid w:val="00CD5BE5"/>
    <w:rsid w:val="00CD5EF9"/>
    <w:rsid w:val="00CD5F89"/>
    <w:rsid w:val="00CD61E3"/>
    <w:rsid w:val="00CD6603"/>
    <w:rsid w:val="00CD6724"/>
    <w:rsid w:val="00CD6AA5"/>
    <w:rsid w:val="00CD6ADC"/>
    <w:rsid w:val="00CD6C99"/>
    <w:rsid w:val="00CD6FA1"/>
    <w:rsid w:val="00CD6FCF"/>
    <w:rsid w:val="00CD78AF"/>
    <w:rsid w:val="00CD7D22"/>
    <w:rsid w:val="00CE03CA"/>
    <w:rsid w:val="00CE052A"/>
    <w:rsid w:val="00CE0C9F"/>
    <w:rsid w:val="00CE135D"/>
    <w:rsid w:val="00CE141F"/>
    <w:rsid w:val="00CE195E"/>
    <w:rsid w:val="00CE19BF"/>
    <w:rsid w:val="00CE1A23"/>
    <w:rsid w:val="00CE1B0E"/>
    <w:rsid w:val="00CE1B23"/>
    <w:rsid w:val="00CE1B5C"/>
    <w:rsid w:val="00CE1F04"/>
    <w:rsid w:val="00CE226A"/>
    <w:rsid w:val="00CE277E"/>
    <w:rsid w:val="00CE282C"/>
    <w:rsid w:val="00CE2883"/>
    <w:rsid w:val="00CE2FDF"/>
    <w:rsid w:val="00CE33EB"/>
    <w:rsid w:val="00CE3894"/>
    <w:rsid w:val="00CE3A19"/>
    <w:rsid w:val="00CE3A37"/>
    <w:rsid w:val="00CE400B"/>
    <w:rsid w:val="00CE42A8"/>
    <w:rsid w:val="00CE45CE"/>
    <w:rsid w:val="00CE4A4A"/>
    <w:rsid w:val="00CE4A6E"/>
    <w:rsid w:val="00CE4BC0"/>
    <w:rsid w:val="00CE4C43"/>
    <w:rsid w:val="00CE4DEA"/>
    <w:rsid w:val="00CE4E42"/>
    <w:rsid w:val="00CE5128"/>
    <w:rsid w:val="00CE522C"/>
    <w:rsid w:val="00CE5264"/>
    <w:rsid w:val="00CE5A32"/>
    <w:rsid w:val="00CE5B4A"/>
    <w:rsid w:val="00CE602D"/>
    <w:rsid w:val="00CE625B"/>
    <w:rsid w:val="00CE638C"/>
    <w:rsid w:val="00CE6625"/>
    <w:rsid w:val="00CE6BAE"/>
    <w:rsid w:val="00CE71EE"/>
    <w:rsid w:val="00CE732B"/>
    <w:rsid w:val="00CE7442"/>
    <w:rsid w:val="00CE7AF2"/>
    <w:rsid w:val="00CE7B4A"/>
    <w:rsid w:val="00CF03C1"/>
    <w:rsid w:val="00CF05ED"/>
    <w:rsid w:val="00CF069F"/>
    <w:rsid w:val="00CF0C84"/>
    <w:rsid w:val="00CF0CE6"/>
    <w:rsid w:val="00CF10E3"/>
    <w:rsid w:val="00CF112F"/>
    <w:rsid w:val="00CF12BA"/>
    <w:rsid w:val="00CF12C6"/>
    <w:rsid w:val="00CF12CD"/>
    <w:rsid w:val="00CF15A9"/>
    <w:rsid w:val="00CF16AC"/>
    <w:rsid w:val="00CF1BCB"/>
    <w:rsid w:val="00CF1D6A"/>
    <w:rsid w:val="00CF216D"/>
    <w:rsid w:val="00CF2AAB"/>
    <w:rsid w:val="00CF2F1A"/>
    <w:rsid w:val="00CF3AE9"/>
    <w:rsid w:val="00CF3C3E"/>
    <w:rsid w:val="00CF3C4B"/>
    <w:rsid w:val="00CF422E"/>
    <w:rsid w:val="00CF461C"/>
    <w:rsid w:val="00CF4B9F"/>
    <w:rsid w:val="00CF4EE6"/>
    <w:rsid w:val="00CF547A"/>
    <w:rsid w:val="00CF5544"/>
    <w:rsid w:val="00CF5878"/>
    <w:rsid w:val="00CF5B95"/>
    <w:rsid w:val="00CF5FB8"/>
    <w:rsid w:val="00CF6A6F"/>
    <w:rsid w:val="00CF6C9F"/>
    <w:rsid w:val="00CF6E42"/>
    <w:rsid w:val="00CF7199"/>
    <w:rsid w:val="00CF71BE"/>
    <w:rsid w:val="00CF740A"/>
    <w:rsid w:val="00CF7537"/>
    <w:rsid w:val="00CF753B"/>
    <w:rsid w:val="00CF78AB"/>
    <w:rsid w:val="00D006F2"/>
    <w:rsid w:val="00D00A66"/>
    <w:rsid w:val="00D00D9F"/>
    <w:rsid w:val="00D0101F"/>
    <w:rsid w:val="00D01060"/>
    <w:rsid w:val="00D0156A"/>
    <w:rsid w:val="00D016AC"/>
    <w:rsid w:val="00D01A16"/>
    <w:rsid w:val="00D0296E"/>
    <w:rsid w:val="00D0298C"/>
    <w:rsid w:val="00D02A39"/>
    <w:rsid w:val="00D02C35"/>
    <w:rsid w:val="00D02F7F"/>
    <w:rsid w:val="00D03106"/>
    <w:rsid w:val="00D03959"/>
    <w:rsid w:val="00D03FB9"/>
    <w:rsid w:val="00D0435D"/>
    <w:rsid w:val="00D044CE"/>
    <w:rsid w:val="00D04726"/>
    <w:rsid w:val="00D054A1"/>
    <w:rsid w:val="00D05573"/>
    <w:rsid w:val="00D05EF1"/>
    <w:rsid w:val="00D05F43"/>
    <w:rsid w:val="00D06074"/>
    <w:rsid w:val="00D0619B"/>
    <w:rsid w:val="00D06E37"/>
    <w:rsid w:val="00D0789D"/>
    <w:rsid w:val="00D0791A"/>
    <w:rsid w:val="00D07A76"/>
    <w:rsid w:val="00D07B25"/>
    <w:rsid w:val="00D07D24"/>
    <w:rsid w:val="00D10060"/>
    <w:rsid w:val="00D101AD"/>
    <w:rsid w:val="00D10408"/>
    <w:rsid w:val="00D105CC"/>
    <w:rsid w:val="00D109FB"/>
    <w:rsid w:val="00D10EAA"/>
    <w:rsid w:val="00D10EB7"/>
    <w:rsid w:val="00D10FFD"/>
    <w:rsid w:val="00D115A4"/>
    <w:rsid w:val="00D11B53"/>
    <w:rsid w:val="00D11B72"/>
    <w:rsid w:val="00D12089"/>
    <w:rsid w:val="00D12351"/>
    <w:rsid w:val="00D12545"/>
    <w:rsid w:val="00D12769"/>
    <w:rsid w:val="00D128B0"/>
    <w:rsid w:val="00D12FB7"/>
    <w:rsid w:val="00D12FCF"/>
    <w:rsid w:val="00D13203"/>
    <w:rsid w:val="00D13ECE"/>
    <w:rsid w:val="00D141D3"/>
    <w:rsid w:val="00D142FF"/>
    <w:rsid w:val="00D1431E"/>
    <w:rsid w:val="00D14761"/>
    <w:rsid w:val="00D1476C"/>
    <w:rsid w:val="00D149A6"/>
    <w:rsid w:val="00D151ED"/>
    <w:rsid w:val="00D1524D"/>
    <w:rsid w:val="00D15334"/>
    <w:rsid w:val="00D15669"/>
    <w:rsid w:val="00D15811"/>
    <w:rsid w:val="00D15944"/>
    <w:rsid w:val="00D16194"/>
    <w:rsid w:val="00D16271"/>
    <w:rsid w:val="00D162BF"/>
    <w:rsid w:val="00D167D7"/>
    <w:rsid w:val="00D16932"/>
    <w:rsid w:val="00D16997"/>
    <w:rsid w:val="00D16DC2"/>
    <w:rsid w:val="00D16E9D"/>
    <w:rsid w:val="00D171B6"/>
    <w:rsid w:val="00D17CF2"/>
    <w:rsid w:val="00D200E6"/>
    <w:rsid w:val="00D20105"/>
    <w:rsid w:val="00D20CF6"/>
    <w:rsid w:val="00D21072"/>
    <w:rsid w:val="00D212D2"/>
    <w:rsid w:val="00D2166F"/>
    <w:rsid w:val="00D21CAB"/>
    <w:rsid w:val="00D2233F"/>
    <w:rsid w:val="00D22A5E"/>
    <w:rsid w:val="00D22AC0"/>
    <w:rsid w:val="00D23289"/>
    <w:rsid w:val="00D2340A"/>
    <w:rsid w:val="00D23AD0"/>
    <w:rsid w:val="00D23F3E"/>
    <w:rsid w:val="00D240A3"/>
    <w:rsid w:val="00D24299"/>
    <w:rsid w:val="00D242C8"/>
    <w:rsid w:val="00D243FB"/>
    <w:rsid w:val="00D24583"/>
    <w:rsid w:val="00D24961"/>
    <w:rsid w:val="00D24CA3"/>
    <w:rsid w:val="00D24EEE"/>
    <w:rsid w:val="00D24F87"/>
    <w:rsid w:val="00D2509A"/>
    <w:rsid w:val="00D25452"/>
    <w:rsid w:val="00D2564C"/>
    <w:rsid w:val="00D25749"/>
    <w:rsid w:val="00D259FA"/>
    <w:rsid w:val="00D26005"/>
    <w:rsid w:val="00D2619B"/>
    <w:rsid w:val="00D263B2"/>
    <w:rsid w:val="00D2643F"/>
    <w:rsid w:val="00D267F9"/>
    <w:rsid w:val="00D26962"/>
    <w:rsid w:val="00D27375"/>
    <w:rsid w:val="00D273A7"/>
    <w:rsid w:val="00D27418"/>
    <w:rsid w:val="00D27491"/>
    <w:rsid w:val="00D275A6"/>
    <w:rsid w:val="00D27B3C"/>
    <w:rsid w:val="00D27C53"/>
    <w:rsid w:val="00D27DFF"/>
    <w:rsid w:val="00D30374"/>
    <w:rsid w:val="00D304D1"/>
    <w:rsid w:val="00D313A8"/>
    <w:rsid w:val="00D31841"/>
    <w:rsid w:val="00D32104"/>
    <w:rsid w:val="00D32559"/>
    <w:rsid w:val="00D32637"/>
    <w:rsid w:val="00D328BC"/>
    <w:rsid w:val="00D3421F"/>
    <w:rsid w:val="00D34395"/>
    <w:rsid w:val="00D343D7"/>
    <w:rsid w:val="00D34C09"/>
    <w:rsid w:val="00D34FD1"/>
    <w:rsid w:val="00D3531C"/>
    <w:rsid w:val="00D35739"/>
    <w:rsid w:val="00D35CFA"/>
    <w:rsid w:val="00D367A4"/>
    <w:rsid w:val="00D3733C"/>
    <w:rsid w:val="00D379D5"/>
    <w:rsid w:val="00D4029D"/>
    <w:rsid w:val="00D4045C"/>
    <w:rsid w:val="00D4048C"/>
    <w:rsid w:val="00D40787"/>
    <w:rsid w:val="00D40835"/>
    <w:rsid w:val="00D40F2D"/>
    <w:rsid w:val="00D40F49"/>
    <w:rsid w:val="00D4166D"/>
    <w:rsid w:val="00D416A1"/>
    <w:rsid w:val="00D417E9"/>
    <w:rsid w:val="00D41A37"/>
    <w:rsid w:val="00D41B87"/>
    <w:rsid w:val="00D41EC1"/>
    <w:rsid w:val="00D42490"/>
    <w:rsid w:val="00D424FF"/>
    <w:rsid w:val="00D428B7"/>
    <w:rsid w:val="00D42A54"/>
    <w:rsid w:val="00D42B16"/>
    <w:rsid w:val="00D42D4E"/>
    <w:rsid w:val="00D42DBA"/>
    <w:rsid w:val="00D430F5"/>
    <w:rsid w:val="00D431CF"/>
    <w:rsid w:val="00D4402C"/>
    <w:rsid w:val="00D4414C"/>
    <w:rsid w:val="00D44373"/>
    <w:rsid w:val="00D44511"/>
    <w:rsid w:val="00D44827"/>
    <w:rsid w:val="00D4487A"/>
    <w:rsid w:val="00D44CE2"/>
    <w:rsid w:val="00D44D1C"/>
    <w:rsid w:val="00D44D34"/>
    <w:rsid w:val="00D44DFF"/>
    <w:rsid w:val="00D45473"/>
    <w:rsid w:val="00D45ABF"/>
    <w:rsid w:val="00D4682B"/>
    <w:rsid w:val="00D46A1B"/>
    <w:rsid w:val="00D46E42"/>
    <w:rsid w:val="00D46EED"/>
    <w:rsid w:val="00D479DB"/>
    <w:rsid w:val="00D47BAD"/>
    <w:rsid w:val="00D47F9B"/>
    <w:rsid w:val="00D50092"/>
    <w:rsid w:val="00D5061C"/>
    <w:rsid w:val="00D50E8C"/>
    <w:rsid w:val="00D515AD"/>
    <w:rsid w:val="00D51AE6"/>
    <w:rsid w:val="00D51B4F"/>
    <w:rsid w:val="00D51C52"/>
    <w:rsid w:val="00D51F32"/>
    <w:rsid w:val="00D520C7"/>
    <w:rsid w:val="00D5236C"/>
    <w:rsid w:val="00D52F05"/>
    <w:rsid w:val="00D52FCC"/>
    <w:rsid w:val="00D535F3"/>
    <w:rsid w:val="00D53C04"/>
    <w:rsid w:val="00D5411A"/>
    <w:rsid w:val="00D5435B"/>
    <w:rsid w:val="00D544FF"/>
    <w:rsid w:val="00D545B0"/>
    <w:rsid w:val="00D54933"/>
    <w:rsid w:val="00D54DF6"/>
    <w:rsid w:val="00D552B5"/>
    <w:rsid w:val="00D554A2"/>
    <w:rsid w:val="00D55555"/>
    <w:rsid w:val="00D5558C"/>
    <w:rsid w:val="00D55674"/>
    <w:rsid w:val="00D55ADA"/>
    <w:rsid w:val="00D55DE2"/>
    <w:rsid w:val="00D5657A"/>
    <w:rsid w:val="00D56642"/>
    <w:rsid w:val="00D56967"/>
    <w:rsid w:val="00D569ED"/>
    <w:rsid w:val="00D56ACA"/>
    <w:rsid w:val="00D56C9E"/>
    <w:rsid w:val="00D57058"/>
    <w:rsid w:val="00D575B9"/>
    <w:rsid w:val="00D575D6"/>
    <w:rsid w:val="00D578CF"/>
    <w:rsid w:val="00D57971"/>
    <w:rsid w:val="00D579D9"/>
    <w:rsid w:val="00D579E3"/>
    <w:rsid w:val="00D57D2F"/>
    <w:rsid w:val="00D57F30"/>
    <w:rsid w:val="00D57FB2"/>
    <w:rsid w:val="00D605B2"/>
    <w:rsid w:val="00D60648"/>
    <w:rsid w:val="00D6125A"/>
    <w:rsid w:val="00D61290"/>
    <w:rsid w:val="00D61603"/>
    <w:rsid w:val="00D616AD"/>
    <w:rsid w:val="00D617CF"/>
    <w:rsid w:val="00D61A9A"/>
    <w:rsid w:val="00D6250E"/>
    <w:rsid w:val="00D6265A"/>
    <w:rsid w:val="00D62E95"/>
    <w:rsid w:val="00D63019"/>
    <w:rsid w:val="00D63034"/>
    <w:rsid w:val="00D63083"/>
    <w:rsid w:val="00D63232"/>
    <w:rsid w:val="00D63482"/>
    <w:rsid w:val="00D63AA9"/>
    <w:rsid w:val="00D63B05"/>
    <w:rsid w:val="00D63F63"/>
    <w:rsid w:val="00D6499E"/>
    <w:rsid w:val="00D649CC"/>
    <w:rsid w:val="00D64CBB"/>
    <w:rsid w:val="00D65200"/>
    <w:rsid w:val="00D65AF3"/>
    <w:rsid w:val="00D65C0E"/>
    <w:rsid w:val="00D65E95"/>
    <w:rsid w:val="00D6602E"/>
    <w:rsid w:val="00D665A1"/>
    <w:rsid w:val="00D66627"/>
    <w:rsid w:val="00D66815"/>
    <w:rsid w:val="00D66870"/>
    <w:rsid w:val="00D66A1E"/>
    <w:rsid w:val="00D66A90"/>
    <w:rsid w:val="00D66F07"/>
    <w:rsid w:val="00D6736F"/>
    <w:rsid w:val="00D67A20"/>
    <w:rsid w:val="00D715B7"/>
    <w:rsid w:val="00D7166B"/>
    <w:rsid w:val="00D71855"/>
    <w:rsid w:val="00D71C66"/>
    <w:rsid w:val="00D72031"/>
    <w:rsid w:val="00D7206D"/>
    <w:rsid w:val="00D727DD"/>
    <w:rsid w:val="00D72B7E"/>
    <w:rsid w:val="00D72C9E"/>
    <w:rsid w:val="00D72EFD"/>
    <w:rsid w:val="00D73505"/>
    <w:rsid w:val="00D73A2B"/>
    <w:rsid w:val="00D74646"/>
    <w:rsid w:val="00D746BB"/>
    <w:rsid w:val="00D74F92"/>
    <w:rsid w:val="00D74FF6"/>
    <w:rsid w:val="00D7510B"/>
    <w:rsid w:val="00D751A5"/>
    <w:rsid w:val="00D756C4"/>
    <w:rsid w:val="00D757BE"/>
    <w:rsid w:val="00D75A28"/>
    <w:rsid w:val="00D75B0E"/>
    <w:rsid w:val="00D769E7"/>
    <w:rsid w:val="00D76AC6"/>
    <w:rsid w:val="00D7708C"/>
    <w:rsid w:val="00D77119"/>
    <w:rsid w:val="00D7756F"/>
    <w:rsid w:val="00D77659"/>
    <w:rsid w:val="00D77C17"/>
    <w:rsid w:val="00D77EB8"/>
    <w:rsid w:val="00D801E0"/>
    <w:rsid w:val="00D80365"/>
    <w:rsid w:val="00D805AB"/>
    <w:rsid w:val="00D8066C"/>
    <w:rsid w:val="00D80B67"/>
    <w:rsid w:val="00D80CC5"/>
    <w:rsid w:val="00D81472"/>
    <w:rsid w:val="00D8148D"/>
    <w:rsid w:val="00D8150E"/>
    <w:rsid w:val="00D81748"/>
    <w:rsid w:val="00D81C84"/>
    <w:rsid w:val="00D81DAC"/>
    <w:rsid w:val="00D81FD1"/>
    <w:rsid w:val="00D8271E"/>
    <w:rsid w:val="00D82754"/>
    <w:rsid w:val="00D8291C"/>
    <w:rsid w:val="00D82938"/>
    <w:rsid w:val="00D82986"/>
    <w:rsid w:val="00D829BB"/>
    <w:rsid w:val="00D82ADC"/>
    <w:rsid w:val="00D8315B"/>
    <w:rsid w:val="00D848D5"/>
    <w:rsid w:val="00D848F5"/>
    <w:rsid w:val="00D84E66"/>
    <w:rsid w:val="00D84E79"/>
    <w:rsid w:val="00D84EDD"/>
    <w:rsid w:val="00D84FAA"/>
    <w:rsid w:val="00D850D4"/>
    <w:rsid w:val="00D852DD"/>
    <w:rsid w:val="00D853BC"/>
    <w:rsid w:val="00D85BF0"/>
    <w:rsid w:val="00D866DE"/>
    <w:rsid w:val="00D8710D"/>
    <w:rsid w:val="00D8716F"/>
    <w:rsid w:val="00D87A46"/>
    <w:rsid w:val="00D87C2F"/>
    <w:rsid w:val="00D900BF"/>
    <w:rsid w:val="00D91108"/>
    <w:rsid w:val="00D913BE"/>
    <w:rsid w:val="00D925D0"/>
    <w:rsid w:val="00D92720"/>
    <w:rsid w:val="00D92DCD"/>
    <w:rsid w:val="00D93756"/>
    <w:rsid w:val="00D938D5"/>
    <w:rsid w:val="00D9395F"/>
    <w:rsid w:val="00D93C6A"/>
    <w:rsid w:val="00D94016"/>
    <w:rsid w:val="00D942DF"/>
    <w:rsid w:val="00D94426"/>
    <w:rsid w:val="00D9462B"/>
    <w:rsid w:val="00D94797"/>
    <w:rsid w:val="00D94C02"/>
    <w:rsid w:val="00D94E83"/>
    <w:rsid w:val="00D94F70"/>
    <w:rsid w:val="00D953FA"/>
    <w:rsid w:val="00D95CD6"/>
    <w:rsid w:val="00D96656"/>
    <w:rsid w:val="00D96CC7"/>
    <w:rsid w:val="00D971F3"/>
    <w:rsid w:val="00D9786D"/>
    <w:rsid w:val="00D97CFE"/>
    <w:rsid w:val="00DA0470"/>
    <w:rsid w:val="00DA0BF3"/>
    <w:rsid w:val="00DA0C36"/>
    <w:rsid w:val="00DA0E17"/>
    <w:rsid w:val="00DA1416"/>
    <w:rsid w:val="00DA15C9"/>
    <w:rsid w:val="00DA1776"/>
    <w:rsid w:val="00DA17FE"/>
    <w:rsid w:val="00DA1805"/>
    <w:rsid w:val="00DA1833"/>
    <w:rsid w:val="00DA18A0"/>
    <w:rsid w:val="00DA1928"/>
    <w:rsid w:val="00DA1ED7"/>
    <w:rsid w:val="00DA2042"/>
    <w:rsid w:val="00DA2177"/>
    <w:rsid w:val="00DA2635"/>
    <w:rsid w:val="00DA290C"/>
    <w:rsid w:val="00DA29F1"/>
    <w:rsid w:val="00DA2BA8"/>
    <w:rsid w:val="00DA36C0"/>
    <w:rsid w:val="00DA375A"/>
    <w:rsid w:val="00DA4472"/>
    <w:rsid w:val="00DA4B8B"/>
    <w:rsid w:val="00DA4BF9"/>
    <w:rsid w:val="00DA52C0"/>
    <w:rsid w:val="00DA58A0"/>
    <w:rsid w:val="00DA5F41"/>
    <w:rsid w:val="00DA6677"/>
    <w:rsid w:val="00DA6C74"/>
    <w:rsid w:val="00DA6FA8"/>
    <w:rsid w:val="00DA700F"/>
    <w:rsid w:val="00DA701B"/>
    <w:rsid w:val="00DA7023"/>
    <w:rsid w:val="00DA7AFF"/>
    <w:rsid w:val="00DA7B82"/>
    <w:rsid w:val="00DB06E4"/>
    <w:rsid w:val="00DB0A1A"/>
    <w:rsid w:val="00DB0B25"/>
    <w:rsid w:val="00DB0BA4"/>
    <w:rsid w:val="00DB10DD"/>
    <w:rsid w:val="00DB114A"/>
    <w:rsid w:val="00DB12A2"/>
    <w:rsid w:val="00DB138D"/>
    <w:rsid w:val="00DB1416"/>
    <w:rsid w:val="00DB226F"/>
    <w:rsid w:val="00DB2992"/>
    <w:rsid w:val="00DB2B10"/>
    <w:rsid w:val="00DB311C"/>
    <w:rsid w:val="00DB36D0"/>
    <w:rsid w:val="00DB372A"/>
    <w:rsid w:val="00DB3E73"/>
    <w:rsid w:val="00DB3F0F"/>
    <w:rsid w:val="00DB411A"/>
    <w:rsid w:val="00DB4346"/>
    <w:rsid w:val="00DB4D75"/>
    <w:rsid w:val="00DB4E6C"/>
    <w:rsid w:val="00DB4F21"/>
    <w:rsid w:val="00DB54E0"/>
    <w:rsid w:val="00DB5875"/>
    <w:rsid w:val="00DB5FC3"/>
    <w:rsid w:val="00DB6D95"/>
    <w:rsid w:val="00DB716F"/>
    <w:rsid w:val="00DB71A7"/>
    <w:rsid w:val="00DB721B"/>
    <w:rsid w:val="00DB7347"/>
    <w:rsid w:val="00DB78DE"/>
    <w:rsid w:val="00DB7A7A"/>
    <w:rsid w:val="00DB7CE6"/>
    <w:rsid w:val="00DC02E0"/>
    <w:rsid w:val="00DC0D2E"/>
    <w:rsid w:val="00DC0DE4"/>
    <w:rsid w:val="00DC0E04"/>
    <w:rsid w:val="00DC1227"/>
    <w:rsid w:val="00DC17FB"/>
    <w:rsid w:val="00DC2236"/>
    <w:rsid w:val="00DC225E"/>
    <w:rsid w:val="00DC2CA5"/>
    <w:rsid w:val="00DC2F4A"/>
    <w:rsid w:val="00DC3A26"/>
    <w:rsid w:val="00DC3FB8"/>
    <w:rsid w:val="00DC443B"/>
    <w:rsid w:val="00DC455C"/>
    <w:rsid w:val="00DC474B"/>
    <w:rsid w:val="00DC4F84"/>
    <w:rsid w:val="00DC544D"/>
    <w:rsid w:val="00DC5C99"/>
    <w:rsid w:val="00DC6424"/>
    <w:rsid w:val="00DC67BC"/>
    <w:rsid w:val="00DC6A97"/>
    <w:rsid w:val="00DC71EC"/>
    <w:rsid w:val="00DC7CF8"/>
    <w:rsid w:val="00DD0256"/>
    <w:rsid w:val="00DD085C"/>
    <w:rsid w:val="00DD0BB3"/>
    <w:rsid w:val="00DD0E67"/>
    <w:rsid w:val="00DD11D0"/>
    <w:rsid w:val="00DD158C"/>
    <w:rsid w:val="00DD1A43"/>
    <w:rsid w:val="00DD20D5"/>
    <w:rsid w:val="00DD24E5"/>
    <w:rsid w:val="00DD2E3E"/>
    <w:rsid w:val="00DD30D1"/>
    <w:rsid w:val="00DD3204"/>
    <w:rsid w:val="00DD3780"/>
    <w:rsid w:val="00DD43EF"/>
    <w:rsid w:val="00DD5447"/>
    <w:rsid w:val="00DD5777"/>
    <w:rsid w:val="00DD57ED"/>
    <w:rsid w:val="00DD582D"/>
    <w:rsid w:val="00DD58D0"/>
    <w:rsid w:val="00DD5A33"/>
    <w:rsid w:val="00DD5CEE"/>
    <w:rsid w:val="00DD61EC"/>
    <w:rsid w:val="00DD664C"/>
    <w:rsid w:val="00DD6905"/>
    <w:rsid w:val="00DD6918"/>
    <w:rsid w:val="00DD6D5B"/>
    <w:rsid w:val="00DD729C"/>
    <w:rsid w:val="00DD73D6"/>
    <w:rsid w:val="00DD7432"/>
    <w:rsid w:val="00DD7851"/>
    <w:rsid w:val="00DE00A2"/>
    <w:rsid w:val="00DE0D0A"/>
    <w:rsid w:val="00DE0D4E"/>
    <w:rsid w:val="00DE19CA"/>
    <w:rsid w:val="00DE1A0E"/>
    <w:rsid w:val="00DE1B25"/>
    <w:rsid w:val="00DE1E79"/>
    <w:rsid w:val="00DE1EEC"/>
    <w:rsid w:val="00DE25A2"/>
    <w:rsid w:val="00DE25AD"/>
    <w:rsid w:val="00DE25F8"/>
    <w:rsid w:val="00DE273F"/>
    <w:rsid w:val="00DE2C0F"/>
    <w:rsid w:val="00DE39EF"/>
    <w:rsid w:val="00DE3D4B"/>
    <w:rsid w:val="00DE4119"/>
    <w:rsid w:val="00DE4323"/>
    <w:rsid w:val="00DE4660"/>
    <w:rsid w:val="00DE47FA"/>
    <w:rsid w:val="00DE502C"/>
    <w:rsid w:val="00DE5219"/>
    <w:rsid w:val="00DE5776"/>
    <w:rsid w:val="00DE597F"/>
    <w:rsid w:val="00DE5987"/>
    <w:rsid w:val="00DE630F"/>
    <w:rsid w:val="00DE65E2"/>
    <w:rsid w:val="00DE67EA"/>
    <w:rsid w:val="00DE68C2"/>
    <w:rsid w:val="00DE72E4"/>
    <w:rsid w:val="00DE73BB"/>
    <w:rsid w:val="00DE7637"/>
    <w:rsid w:val="00DE7CC3"/>
    <w:rsid w:val="00DF005F"/>
    <w:rsid w:val="00DF04A9"/>
    <w:rsid w:val="00DF0547"/>
    <w:rsid w:val="00DF08B7"/>
    <w:rsid w:val="00DF0D39"/>
    <w:rsid w:val="00DF0D3E"/>
    <w:rsid w:val="00DF20D8"/>
    <w:rsid w:val="00DF2226"/>
    <w:rsid w:val="00DF22C1"/>
    <w:rsid w:val="00DF22D8"/>
    <w:rsid w:val="00DF2358"/>
    <w:rsid w:val="00DF26CA"/>
    <w:rsid w:val="00DF2CB8"/>
    <w:rsid w:val="00DF3B55"/>
    <w:rsid w:val="00DF3CF9"/>
    <w:rsid w:val="00DF3FA1"/>
    <w:rsid w:val="00DF442F"/>
    <w:rsid w:val="00DF4EB7"/>
    <w:rsid w:val="00DF51D3"/>
    <w:rsid w:val="00DF59DF"/>
    <w:rsid w:val="00DF6108"/>
    <w:rsid w:val="00DF634F"/>
    <w:rsid w:val="00DF659E"/>
    <w:rsid w:val="00DF670C"/>
    <w:rsid w:val="00DF682D"/>
    <w:rsid w:val="00DF72D2"/>
    <w:rsid w:val="00DF73F2"/>
    <w:rsid w:val="00DF7BBD"/>
    <w:rsid w:val="00DF7CFB"/>
    <w:rsid w:val="00E00366"/>
    <w:rsid w:val="00E0044D"/>
    <w:rsid w:val="00E004EB"/>
    <w:rsid w:val="00E0103E"/>
    <w:rsid w:val="00E01545"/>
    <w:rsid w:val="00E01801"/>
    <w:rsid w:val="00E01929"/>
    <w:rsid w:val="00E01BCF"/>
    <w:rsid w:val="00E020C5"/>
    <w:rsid w:val="00E0226D"/>
    <w:rsid w:val="00E025A7"/>
    <w:rsid w:val="00E025D0"/>
    <w:rsid w:val="00E02685"/>
    <w:rsid w:val="00E02961"/>
    <w:rsid w:val="00E02DCC"/>
    <w:rsid w:val="00E02FD6"/>
    <w:rsid w:val="00E03540"/>
    <w:rsid w:val="00E03837"/>
    <w:rsid w:val="00E0389E"/>
    <w:rsid w:val="00E03EF3"/>
    <w:rsid w:val="00E03FC8"/>
    <w:rsid w:val="00E0413F"/>
    <w:rsid w:val="00E043CE"/>
    <w:rsid w:val="00E04886"/>
    <w:rsid w:val="00E04E59"/>
    <w:rsid w:val="00E053EA"/>
    <w:rsid w:val="00E05BFF"/>
    <w:rsid w:val="00E05C89"/>
    <w:rsid w:val="00E062A1"/>
    <w:rsid w:val="00E06A18"/>
    <w:rsid w:val="00E06DE6"/>
    <w:rsid w:val="00E06F55"/>
    <w:rsid w:val="00E06FC4"/>
    <w:rsid w:val="00E07465"/>
    <w:rsid w:val="00E100DC"/>
    <w:rsid w:val="00E10275"/>
    <w:rsid w:val="00E107B7"/>
    <w:rsid w:val="00E107D0"/>
    <w:rsid w:val="00E10B4A"/>
    <w:rsid w:val="00E10CA7"/>
    <w:rsid w:val="00E11044"/>
    <w:rsid w:val="00E111A1"/>
    <w:rsid w:val="00E112CD"/>
    <w:rsid w:val="00E1146B"/>
    <w:rsid w:val="00E114B0"/>
    <w:rsid w:val="00E11646"/>
    <w:rsid w:val="00E118E5"/>
    <w:rsid w:val="00E11AF2"/>
    <w:rsid w:val="00E12343"/>
    <w:rsid w:val="00E124F9"/>
    <w:rsid w:val="00E1267D"/>
    <w:rsid w:val="00E12A6C"/>
    <w:rsid w:val="00E12BA3"/>
    <w:rsid w:val="00E1307C"/>
    <w:rsid w:val="00E13486"/>
    <w:rsid w:val="00E1399E"/>
    <w:rsid w:val="00E13D75"/>
    <w:rsid w:val="00E13E38"/>
    <w:rsid w:val="00E14159"/>
    <w:rsid w:val="00E14236"/>
    <w:rsid w:val="00E14379"/>
    <w:rsid w:val="00E1452D"/>
    <w:rsid w:val="00E14553"/>
    <w:rsid w:val="00E14677"/>
    <w:rsid w:val="00E151A8"/>
    <w:rsid w:val="00E159A8"/>
    <w:rsid w:val="00E159C8"/>
    <w:rsid w:val="00E15CB5"/>
    <w:rsid w:val="00E15D58"/>
    <w:rsid w:val="00E1621C"/>
    <w:rsid w:val="00E163C6"/>
    <w:rsid w:val="00E16481"/>
    <w:rsid w:val="00E16537"/>
    <w:rsid w:val="00E1660E"/>
    <w:rsid w:val="00E16741"/>
    <w:rsid w:val="00E16925"/>
    <w:rsid w:val="00E16B96"/>
    <w:rsid w:val="00E16C5C"/>
    <w:rsid w:val="00E174BF"/>
    <w:rsid w:val="00E174C8"/>
    <w:rsid w:val="00E17C28"/>
    <w:rsid w:val="00E17EDB"/>
    <w:rsid w:val="00E17F10"/>
    <w:rsid w:val="00E20027"/>
    <w:rsid w:val="00E205A1"/>
    <w:rsid w:val="00E21356"/>
    <w:rsid w:val="00E21486"/>
    <w:rsid w:val="00E21707"/>
    <w:rsid w:val="00E21B7D"/>
    <w:rsid w:val="00E21E0B"/>
    <w:rsid w:val="00E21EAF"/>
    <w:rsid w:val="00E222EA"/>
    <w:rsid w:val="00E230FB"/>
    <w:rsid w:val="00E2321B"/>
    <w:rsid w:val="00E23496"/>
    <w:rsid w:val="00E238D6"/>
    <w:rsid w:val="00E23AA2"/>
    <w:rsid w:val="00E23C5D"/>
    <w:rsid w:val="00E23E49"/>
    <w:rsid w:val="00E24164"/>
    <w:rsid w:val="00E24406"/>
    <w:rsid w:val="00E24875"/>
    <w:rsid w:val="00E24B9E"/>
    <w:rsid w:val="00E25153"/>
    <w:rsid w:val="00E25220"/>
    <w:rsid w:val="00E258FC"/>
    <w:rsid w:val="00E259E1"/>
    <w:rsid w:val="00E25C01"/>
    <w:rsid w:val="00E2600E"/>
    <w:rsid w:val="00E261B0"/>
    <w:rsid w:val="00E263A7"/>
    <w:rsid w:val="00E263B1"/>
    <w:rsid w:val="00E26A97"/>
    <w:rsid w:val="00E26DF4"/>
    <w:rsid w:val="00E27316"/>
    <w:rsid w:val="00E273CD"/>
    <w:rsid w:val="00E27710"/>
    <w:rsid w:val="00E27759"/>
    <w:rsid w:val="00E27F13"/>
    <w:rsid w:val="00E27F99"/>
    <w:rsid w:val="00E30064"/>
    <w:rsid w:val="00E3016F"/>
    <w:rsid w:val="00E304AC"/>
    <w:rsid w:val="00E31465"/>
    <w:rsid w:val="00E314CF"/>
    <w:rsid w:val="00E31550"/>
    <w:rsid w:val="00E31774"/>
    <w:rsid w:val="00E31947"/>
    <w:rsid w:val="00E32168"/>
    <w:rsid w:val="00E321C5"/>
    <w:rsid w:val="00E32719"/>
    <w:rsid w:val="00E32BF0"/>
    <w:rsid w:val="00E336B0"/>
    <w:rsid w:val="00E33D93"/>
    <w:rsid w:val="00E33E31"/>
    <w:rsid w:val="00E3410A"/>
    <w:rsid w:val="00E34F74"/>
    <w:rsid w:val="00E352B3"/>
    <w:rsid w:val="00E35539"/>
    <w:rsid w:val="00E3558D"/>
    <w:rsid w:val="00E357FD"/>
    <w:rsid w:val="00E35AD6"/>
    <w:rsid w:val="00E35EE9"/>
    <w:rsid w:val="00E3677F"/>
    <w:rsid w:val="00E36C3B"/>
    <w:rsid w:val="00E36D6D"/>
    <w:rsid w:val="00E37657"/>
    <w:rsid w:val="00E4024D"/>
    <w:rsid w:val="00E402C1"/>
    <w:rsid w:val="00E4030E"/>
    <w:rsid w:val="00E406D1"/>
    <w:rsid w:val="00E41363"/>
    <w:rsid w:val="00E4184C"/>
    <w:rsid w:val="00E41D8C"/>
    <w:rsid w:val="00E41F8B"/>
    <w:rsid w:val="00E42291"/>
    <w:rsid w:val="00E42486"/>
    <w:rsid w:val="00E424FC"/>
    <w:rsid w:val="00E426CA"/>
    <w:rsid w:val="00E42F0D"/>
    <w:rsid w:val="00E4343E"/>
    <w:rsid w:val="00E43502"/>
    <w:rsid w:val="00E43912"/>
    <w:rsid w:val="00E43C15"/>
    <w:rsid w:val="00E43F2D"/>
    <w:rsid w:val="00E442CB"/>
    <w:rsid w:val="00E44754"/>
    <w:rsid w:val="00E449FF"/>
    <w:rsid w:val="00E45052"/>
    <w:rsid w:val="00E45260"/>
    <w:rsid w:val="00E4577B"/>
    <w:rsid w:val="00E457FF"/>
    <w:rsid w:val="00E4581D"/>
    <w:rsid w:val="00E45CC1"/>
    <w:rsid w:val="00E45D48"/>
    <w:rsid w:val="00E45F96"/>
    <w:rsid w:val="00E46107"/>
    <w:rsid w:val="00E4684B"/>
    <w:rsid w:val="00E46890"/>
    <w:rsid w:val="00E469F6"/>
    <w:rsid w:val="00E46F1B"/>
    <w:rsid w:val="00E473EA"/>
    <w:rsid w:val="00E47B57"/>
    <w:rsid w:val="00E47E16"/>
    <w:rsid w:val="00E5024F"/>
    <w:rsid w:val="00E51265"/>
    <w:rsid w:val="00E5141A"/>
    <w:rsid w:val="00E51754"/>
    <w:rsid w:val="00E51D2D"/>
    <w:rsid w:val="00E521D3"/>
    <w:rsid w:val="00E52A91"/>
    <w:rsid w:val="00E52AD0"/>
    <w:rsid w:val="00E52B38"/>
    <w:rsid w:val="00E52B92"/>
    <w:rsid w:val="00E53551"/>
    <w:rsid w:val="00E54263"/>
    <w:rsid w:val="00E545EA"/>
    <w:rsid w:val="00E5465E"/>
    <w:rsid w:val="00E54766"/>
    <w:rsid w:val="00E54DAE"/>
    <w:rsid w:val="00E550C3"/>
    <w:rsid w:val="00E55439"/>
    <w:rsid w:val="00E556B7"/>
    <w:rsid w:val="00E55998"/>
    <w:rsid w:val="00E56107"/>
    <w:rsid w:val="00E562E9"/>
    <w:rsid w:val="00E568FA"/>
    <w:rsid w:val="00E56932"/>
    <w:rsid w:val="00E56A0A"/>
    <w:rsid w:val="00E56B25"/>
    <w:rsid w:val="00E5707C"/>
    <w:rsid w:val="00E570F9"/>
    <w:rsid w:val="00E57104"/>
    <w:rsid w:val="00E573FB"/>
    <w:rsid w:val="00E57820"/>
    <w:rsid w:val="00E57979"/>
    <w:rsid w:val="00E57AFD"/>
    <w:rsid w:val="00E601D1"/>
    <w:rsid w:val="00E60974"/>
    <w:rsid w:val="00E60C74"/>
    <w:rsid w:val="00E60FC8"/>
    <w:rsid w:val="00E63269"/>
    <w:rsid w:val="00E6353C"/>
    <w:rsid w:val="00E63C70"/>
    <w:rsid w:val="00E63EEC"/>
    <w:rsid w:val="00E64470"/>
    <w:rsid w:val="00E64CE3"/>
    <w:rsid w:val="00E65961"/>
    <w:rsid w:val="00E6624C"/>
    <w:rsid w:val="00E663C0"/>
    <w:rsid w:val="00E666EF"/>
    <w:rsid w:val="00E66D23"/>
    <w:rsid w:val="00E670E4"/>
    <w:rsid w:val="00E67351"/>
    <w:rsid w:val="00E67614"/>
    <w:rsid w:val="00E7011C"/>
    <w:rsid w:val="00E70AA9"/>
    <w:rsid w:val="00E71040"/>
    <w:rsid w:val="00E710C6"/>
    <w:rsid w:val="00E71878"/>
    <w:rsid w:val="00E7190F"/>
    <w:rsid w:val="00E71C65"/>
    <w:rsid w:val="00E71C79"/>
    <w:rsid w:val="00E720A4"/>
    <w:rsid w:val="00E72123"/>
    <w:rsid w:val="00E723EB"/>
    <w:rsid w:val="00E7277F"/>
    <w:rsid w:val="00E72824"/>
    <w:rsid w:val="00E72FFD"/>
    <w:rsid w:val="00E73156"/>
    <w:rsid w:val="00E7318C"/>
    <w:rsid w:val="00E7320E"/>
    <w:rsid w:val="00E7331A"/>
    <w:rsid w:val="00E733DA"/>
    <w:rsid w:val="00E734BB"/>
    <w:rsid w:val="00E735AE"/>
    <w:rsid w:val="00E73626"/>
    <w:rsid w:val="00E73637"/>
    <w:rsid w:val="00E73727"/>
    <w:rsid w:val="00E73761"/>
    <w:rsid w:val="00E73922"/>
    <w:rsid w:val="00E73FA8"/>
    <w:rsid w:val="00E7487F"/>
    <w:rsid w:val="00E74A55"/>
    <w:rsid w:val="00E754CA"/>
    <w:rsid w:val="00E75556"/>
    <w:rsid w:val="00E75C33"/>
    <w:rsid w:val="00E75C70"/>
    <w:rsid w:val="00E7643C"/>
    <w:rsid w:val="00E76B9B"/>
    <w:rsid w:val="00E76BE7"/>
    <w:rsid w:val="00E76C88"/>
    <w:rsid w:val="00E76FA5"/>
    <w:rsid w:val="00E77148"/>
    <w:rsid w:val="00E775DA"/>
    <w:rsid w:val="00E776BB"/>
    <w:rsid w:val="00E7776C"/>
    <w:rsid w:val="00E777E3"/>
    <w:rsid w:val="00E77FCD"/>
    <w:rsid w:val="00E800E1"/>
    <w:rsid w:val="00E80144"/>
    <w:rsid w:val="00E80C9E"/>
    <w:rsid w:val="00E80CA7"/>
    <w:rsid w:val="00E80FFC"/>
    <w:rsid w:val="00E8128C"/>
    <w:rsid w:val="00E819FB"/>
    <w:rsid w:val="00E81D3F"/>
    <w:rsid w:val="00E821C9"/>
    <w:rsid w:val="00E82588"/>
    <w:rsid w:val="00E827B6"/>
    <w:rsid w:val="00E82AC5"/>
    <w:rsid w:val="00E82C59"/>
    <w:rsid w:val="00E82C99"/>
    <w:rsid w:val="00E82F1D"/>
    <w:rsid w:val="00E8320B"/>
    <w:rsid w:val="00E83656"/>
    <w:rsid w:val="00E83665"/>
    <w:rsid w:val="00E83677"/>
    <w:rsid w:val="00E83A28"/>
    <w:rsid w:val="00E83AB7"/>
    <w:rsid w:val="00E83B16"/>
    <w:rsid w:val="00E83C6D"/>
    <w:rsid w:val="00E84098"/>
    <w:rsid w:val="00E841ED"/>
    <w:rsid w:val="00E84232"/>
    <w:rsid w:val="00E84422"/>
    <w:rsid w:val="00E8470E"/>
    <w:rsid w:val="00E84D08"/>
    <w:rsid w:val="00E84E6A"/>
    <w:rsid w:val="00E8506B"/>
    <w:rsid w:val="00E852B6"/>
    <w:rsid w:val="00E86047"/>
    <w:rsid w:val="00E86052"/>
    <w:rsid w:val="00E8615D"/>
    <w:rsid w:val="00E86384"/>
    <w:rsid w:val="00E86F13"/>
    <w:rsid w:val="00E86F5E"/>
    <w:rsid w:val="00E87514"/>
    <w:rsid w:val="00E8785F"/>
    <w:rsid w:val="00E9029C"/>
    <w:rsid w:val="00E902D5"/>
    <w:rsid w:val="00E905D2"/>
    <w:rsid w:val="00E90625"/>
    <w:rsid w:val="00E909C0"/>
    <w:rsid w:val="00E90AD8"/>
    <w:rsid w:val="00E90B32"/>
    <w:rsid w:val="00E90D6A"/>
    <w:rsid w:val="00E91120"/>
    <w:rsid w:val="00E912D0"/>
    <w:rsid w:val="00E912DD"/>
    <w:rsid w:val="00E9178D"/>
    <w:rsid w:val="00E918AF"/>
    <w:rsid w:val="00E91BC1"/>
    <w:rsid w:val="00E91E1C"/>
    <w:rsid w:val="00E9249A"/>
    <w:rsid w:val="00E925ED"/>
    <w:rsid w:val="00E9260D"/>
    <w:rsid w:val="00E9277C"/>
    <w:rsid w:val="00E927AA"/>
    <w:rsid w:val="00E92C49"/>
    <w:rsid w:val="00E92D13"/>
    <w:rsid w:val="00E92F11"/>
    <w:rsid w:val="00E93465"/>
    <w:rsid w:val="00E9373A"/>
    <w:rsid w:val="00E93C14"/>
    <w:rsid w:val="00E940B9"/>
    <w:rsid w:val="00E94973"/>
    <w:rsid w:val="00E94B71"/>
    <w:rsid w:val="00E94CFB"/>
    <w:rsid w:val="00E95011"/>
    <w:rsid w:val="00E95021"/>
    <w:rsid w:val="00E955D2"/>
    <w:rsid w:val="00E9572E"/>
    <w:rsid w:val="00E957BC"/>
    <w:rsid w:val="00E95A92"/>
    <w:rsid w:val="00E95D34"/>
    <w:rsid w:val="00E96202"/>
    <w:rsid w:val="00E9630A"/>
    <w:rsid w:val="00E9665D"/>
    <w:rsid w:val="00E96DBB"/>
    <w:rsid w:val="00E972A4"/>
    <w:rsid w:val="00E97985"/>
    <w:rsid w:val="00E979CC"/>
    <w:rsid w:val="00E97AA3"/>
    <w:rsid w:val="00E97DB7"/>
    <w:rsid w:val="00E97F7C"/>
    <w:rsid w:val="00EA024B"/>
    <w:rsid w:val="00EA09DB"/>
    <w:rsid w:val="00EA1282"/>
    <w:rsid w:val="00EA145B"/>
    <w:rsid w:val="00EA1A19"/>
    <w:rsid w:val="00EA1B8F"/>
    <w:rsid w:val="00EA1FBB"/>
    <w:rsid w:val="00EA2284"/>
    <w:rsid w:val="00EA2FE7"/>
    <w:rsid w:val="00EA3C63"/>
    <w:rsid w:val="00EA3DD6"/>
    <w:rsid w:val="00EA3E7B"/>
    <w:rsid w:val="00EA403C"/>
    <w:rsid w:val="00EA4BBC"/>
    <w:rsid w:val="00EA5530"/>
    <w:rsid w:val="00EA592F"/>
    <w:rsid w:val="00EA5C60"/>
    <w:rsid w:val="00EA62CF"/>
    <w:rsid w:val="00EA6375"/>
    <w:rsid w:val="00EA654B"/>
    <w:rsid w:val="00EA65A8"/>
    <w:rsid w:val="00EA668B"/>
    <w:rsid w:val="00EA6955"/>
    <w:rsid w:val="00EA69CA"/>
    <w:rsid w:val="00EA6A00"/>
    <w:rsid w:val="00EA6C4F"/>
    <w:rsid w:val="00EA6CB6"/>
    <w:rsid w:val="00EA75B7"/>
    <w:rsid w:val="00EA7A7C"/>
    <w:rsid w:val="00EB024B"/>
    <w:rsid w:val="00EB0681"/>
    <w:rsid w:val="00EB0A67"/>
    <w:rsid w:val="00EB0B5A"/>
    <w:rsid w:val="00EB110A"/>
    <w:rsid w:val="00EB11AF"/>
    <w:rsid w:val="00EB15F3"/>
    <w:rsid w:val="00EB20BB"/>
    <w:rsid w:val="00EB21B3"/>
    <w:rsid w:val="00EB21B4"/>
    <w:rsid w:val="00EB2A79"/>
    <w:rsid w:val="00EB38FE"/>
    <w:rsid w:val="00EB4129"/>
    <w:rsid w:val="00EB41EF"/>
    <w:rsid w:val="00EB4982"/>
    <w:rsid w:val="00EB4D85"/>
    <w:rsid w:val="00EB4DF5"/>
    <w:rsid w:val="00EB51D7"/>
    <w:rsid w:val="00EB54B5"/>
    <w:rsid w:val="00EB5A78"/>
    <w:rsid w:val="00EB60A4"/>
    <w:rsid w:val="00EB653F"/>
    <w:rsid w:val="00EB6774"/>
    <w:rsid w:val="00EB6E84"/>
    <w:rsid w:val="00EB6F08"/>
    <w:rsid w:val="00EB6FFC"/>
    <w:rsid w:val="00EB73AA"/>
    <w:rsid w:val="00EB7B8C"/>
    <w:rsid w:val="00EB7BAE"/>
    <w:rsid w:val="00EB7D4B"/>
    <w:rsid w:val="00EC07B0"/>
    <w:rsid w:val="00EC0966"/>
    <w:rsid w:val="00EC0B93"/>
    <w:rsid w:val="00EC0D48"/>
    <w:rsid w:val="00EC0D79"/>
    <w:rsid w:val="00EC0EA8"/>
    <w:rsid w:val="00EC135E"/>
    <w:rsid w:val="00EC1889"/>
    <w:rsid w:val="00EC1BAA"/>
    <w:rsid w:val="00EC1FFA"/>
    <w:rsid w:val="00EC211A"/>
    <w:rsid w:val="00EC22DD"/>
    <w:rsid w:val="00EC2778"/>
    <w:rsid w:val="00EC27D6"/>
    <w:rsid w:val="00EC2A40"/>
    <w:rsid w:val="00EC2A4A"/>
    <w:rsid w:val="00EC2D3E"/>
    <w:rsid w:val="00EC31EE"/>
    <w:rsid w:val="00EC3A94"/>
    <w:rsid w:val="00EC3FD9"/>
    <w:rsid w:val="00EC435F"/>
    <w:rsid w:val="00EC45FC"/>
    <w:rsid w:val="00EC4943"/>
    <w:rsid w:val="00EC4E24"/>
    <w:rsid w:val="00EC51EE"/>
    <w:rsid w:val="00EC52CC"/>
    <w:rsid w:val="00EC5575"/>
    <w:rsid w:val="00EC557C"/>
    <w:rsid w:val="00EC559B"/>
    <w:rsid w:val="00EC579D"/>
    <w:rsid w:val="00EC5A2B"/>
    <w:rsid w:val="00EC5BD0"/>
    <w:rsid w:val="00EC5FEC"/>
    <w:rsid w:val="00EC62B2"/>
    <w:rsid w:val="00EC6B67"/>
    <w:rsid w:val="00EC6E00"/>
    <w:rsid w:val="00EC6FBB"/>
    <w:rsid w:val="00EC7850"/>
    <w:rsid w:val="00EC7934"/>
    <w:rsid w:val="00EC7F57"/>
    <w:rsid w:val="00ED0446"/>
    <w:rsid w:val="00ED0AD6"/>
    <w:rsid w:val="00ED0BCE"/>
    <w:rsid w:val="00ED0C04"/>
    <w:rsid w:val="00ED0C79"/>
    <w:rsid w:val="00ED0EFF"/>
    <w:rsid w:val="00ED13D3"/>
    <w:rsid w:val="00ED1544"/>
    <w:rsid w:val="00ED15C7"/>
    <w:rsid w:val="00ED2086"/>
    <w:rsid w:val="00ED2364"/>
    <w:rsid w:val="00ED260D"/>
    <w:rsid w:val="00ED28D9"/>
    <w:rsid w:val="00ED2980"/>
    <w:rsid w:val="00ED2C63"/>
    <w:rsid w:val="00ED34FF"/>
    <w:rsid w:val="00ED35CC"/>
    <w:rsid w:val="00ED36CF"/>
    <w:rsid w:val="00ED380E"/>
    <w:rsid w:val="00ED3A61"/>
    <w:rsid w:val="00ED414A"/>
    <w:rsid w:val="00ED420B"/>
    <w:rsid w:val="00ED4565"/>
    <w:rsid w:val="00ED45DB"/>
    <w:rsid w:val="00ED4672"/>
    <w:rsid w:val="00ED4751"/>
    <w:rsid w:val="00ED4878"/>
    <w:rsid w:val="00ED505C"/>
    <w:rsid w:val="00ED56E0"/>
    <w:rsid w:val="00ED58E5"/>
    <w:rsid w:val="00ED5D6F"/>
    <w:rsid w:val="00ED63AF"/>
    <w:rsid w:val="00ED659A"/>
    <w:rsid w:val="00ED662C"/>
    <w:rsid w:val="00ED67C8"/>
    <w:rsid w:val="00ED7E27"/>
    <w:rsid w:val="00ED7FEF"/>
    <w:rsid w:val="00EE0213"/>
    <w:rsid w:val="00EE090F"/>
    <w:rsid w:val="00EE09B9"/>
    <w:rsid w:val="00EE0E22"/>
    <w:rsid w:val="00EE1192"/>
    <w:rsid w:val="00EE12EE"/>
    <w:rsid w:val="00EE19A1"/>
    <w:rsid w:val="00EE1DF9"/>
    <w:rsid w:val="00EE2307"/>
    <w:rsid w:val="00EE2F3C"/>
    <w:rsid w:val="00EE30A8"/>
    <w:rsid w:val="00EE3350"/>
    <w:rsid w:val="00EE3743"/>
    <w:rsid w:val="00EE3D97"/>
    <w:rsid w:val="00EE3ED7"/>
    <w:rsid w:val="00EE4572"/>
    <w:rsid w:val="00EE4596"/>
    <w:rsid w:val="00EE4670"/>
    <w:rsid w:val="00EE4BA2"/>
    <w:rsid w:val="00EE4C98"/>
    <w:rsid w:val="00EE54C9"/>
    <w:rsid w:val="00EE557E"/>
    <w:rsid w:val="00EE57DE"/>
    <w:rsid w:val="00EE618E"/>
    <w:rsid w:val="00EE662D"/>
    <w:rsid w:val="00EE6C99"/>
    <w:rsid w:val="00EE7041"/>
    <w:rsid w:val="00EE73B4"/>
    <w:rsid w:val="00EE74C1"/>
    <w:rsid w:val="00EE751C"/>
    <w:rsid w:val="00EE7E12"/>
    <w:rsid w:val="00EF017C"/>
    <w:rsid w:val="00EF05EB"/>
    <w:rsid w:val="00EF06C2"/>
    <w:rsid w:val="00EF080C"/>
    <w:rsid w:val="00EF0C53"/>
    <w:rsid w:val="00EF0E27"/>
    <w:rsid w:val="00EF0FD3"/>
    <w:rsid w:val="00EF112A"/>
    <w:rsid w:val="00EF11BB"/>
    <w:rsid w:val="00EF24D9"/>
    <w:rsid w:val="00EF25FE"/>
    <w:rsid w:val="00EF2A17"/>
    <w:rsid w:val="00EF2C81"/>
    <w:rsid w:val="00EF2CED"/>
    <w:rsid w:val="00EF2E3A"/>
    <w:rsid w:val="00EF2FB9"/>
    <w:rsid w:val="00EF304D"/>
    <w:rsid w:val="00EF326A"/>
    <w:rsid w:val="00EF32A1"/>
    <w:rsid w:val="00EF35CE"/>
    <w:rsid w:val="00EF37C1"/>
    <w:rsid w:val="00EF394C"/>
    <w:rsid w:val="00EF3C97"/>
    <w:rsid w:val="00EF40AA"/>
    <w:rsid w:val="00EF41D2"/>
    <w:rsid w:val="00EF42CF"/>
    <w:rsid w:val="00EF4558"/>
    <w:rsid w:val="00EF462F"/>
    <w:rsid w:val="00EF4645"/>
    <w:rsid w:val="00EF46C2"/>
    <w:rsid w:val="00EF4875"/>
    <w:rsid w:val="00EF4B07"/>
    <w:rsid w:val="00EF4C0A"/>
    <w:rsid w:val="00EF4C80"/>
    <w:rsid w:val="00EF500A"/>
    <w:rsid w:val="00EF5B76"/>
    <w:rsid w:val="00EF5BFD"/>
    <w:rsid w:val="00EF5FFA"/>
    <w:rsid w:val="00EF6748"/>
    <w:rsid w:val="00EF67BB"/>
    <w:rsid w:val="00EF68F3"/>
    <w:rsid w:val="00EF7390"/>
    <w:rsid w:val="00EF75F3"/>
    <w:rsid w:val="00EF7B92"/>
    <w:rsid w:val="00EF7FBB"/>
    <w:rsid w:val="00F0028D"/>
    <w:rsid w:val="00F00473"/>
    <w:rsid w:val="00F00594"/>
    <w:rsid w:val="00F00B6C"/>
    <w:rsid w:val="00F00EF3"/>
    <w:rsid w:val="00F01141"/>
    <w:rsid w:val="00F0127D"/>
    <w:rsid w:val="00F012C2"/>
    <w:rsid w:val="00F014D1"/>
    <w:rsid w:val="00F017F8"/>
    <w:rsid w:val="00F01834"/>
    <w:rsid w:val="00F02014"/>
    <w:rsid w:val="00F02192"/>
    <w:rsid w:val="00F02384"/>
    <w:rsid w:val="00F025B5"/>
    <w:rsid w:val="00F02769"/>
    <w:rsid w:val="00F02C0F"/>
    <w:rsid w:val="00F0344F"/>
    <w:rsid w:val="00F03549"/>
    <w:rsid w:val="00F0397B"/>
    <w:rsid w:val="00F0398A"/>
    <w:rsid w:val="00F03AB4"/>
    <w:rsid w:val="00F03DCC"/>
    <w:rsid w:val="00F04195"/>
    <w:rsid w:val="00F042D6"/>
    <w:rsid w:val="00F04850"/>
    <w:rsid w:val="00F04BA1"/>
    <w:rsid w:val="00F05162"/>
    <w:rsid w:val="00F051CE"/>
    <w:rsid w:val="00F05331"/>
    <w:rsid w:val="00F06844"/>
    <w:rsid w:val="00F069AB"/>
    <w:rsid w:val="00F06B08"/>
    <w:rsid w:val="00F07102"/>
    <w:rsid w:val="00F07109"/>
    <w:rsid w:val="00F07113"/>
    <w:rsid w:val="00F07126"/>
    <w:rsid w:val="00F07204"/>
    <w:rsid w:val="00F07270"/>
    <w:rsid w:val="00F07499"/>
    <w:rsid w:val="00F07A5F"/>
    <w:rsid w:val="00F07B9E"/>
    <w:rsid w:val="00F07C77"/>
    <w:rsid w:val="00F07DB8"/>
    <w:rsid w:val="00F102D2"/>
    <w:rsid w:val="00F10926"/>
    <w:rsid w:val="00F10EE5"/>
    <w:rsid w:val="00F10F8A"/>
    <w:rsid w:val="00F11248"/>
    <w:rsid w:val="00F1134C"/>
    <w:rsid w:val="00F11386"/>
    <w:rsid w:val="00F115BF"/>
    <w:rsid w:val="00F11CFD"/>
    <w:rsid w:val="00F12A54"/>
    <w:rsid w:val="00F12EB2"/>
    <w:rsid w:val="00F1326B"/>
    <w:rsid w:val="00F132F0"/>
    <w:rsid w:val="00F134E0"/>
    <w:rsid w:val="00F136B4"/>
    <w:rsid w:val="00F1387E"/>
    <w:rsid w:val="00F145FE"/>
    <w:rsid w:val="00F14654"/>
    <w:rsid w:val="00F150BB"/>
    <w:rsid w:val="00F152AE"/>
    <w:rsid w:val="00F152C1"/>
    <w:rsid w:val="00F1530A"/>
    <w:rsid w:val="00F15796"/>
    <w:rsid w:val="00F15953"/>
    <w:rsid w:val="00F15CBA"/>
    <w:rsid w:val="00F16165"/>
    <w:rsid w:val="00F16877"/>
    <w:rsid w:val="00F16E5B"/>
    <w:rsid w:val="00F16F0D"/>
    <w:rsid w:val="00F17327"/>
    <w:rsid w:val="00F17931"/>
    <w:rsid w:val="00F17933"/>
    <w:rsid w:val="00F17D91"/>
    <w:rsid w:val="00F17E16"/>
    <w:rsid w:val="00F201AB"/>
    <w:rsid w:val="00F2094C"/>
    <w:rsid w:val="00F20955"/>
    <w:rsid w:val="00F20A80"/>
    <w:rsid w:val="00F20E80"/>
    <w:rsid w:val="00F21A06"/>
    <w:rsid w:val="00F21BA3"/>
    <w:rsid w:val="00F21C4E"/>
    <w:rsid w:val="00F21E13"/>
    <w:rsid w:val="00F2205C"/>
    <w:rsid w:val="00F22327"/>
    <w:rsid w:val="00F22369"/>
    <w:rsid w:val="00F223AF"/>
    <w:rsid w:val="00F2250B"/>
    <w:rsid w:val="00F2278F"/>
    <w:rsid w:val="00F227E5"/>
    <w:rsid w:val="00F22B78"/>
    <w:rsid w:val="00F22DEA"/>
    <w:rsid w:val="00F22DFC"/>
    <w:rsid w:val="00F233AE"/>
    <w:rsid w:val="00F2376D"/>
    <w:rsid w:val="00F2389D"/>
    <w:rsid w:val="00F23FEB"/>
    <w:rsid w:val="00F247EC"/>
    <w:rsid w:val="00F248F6"/>
    <w:rsid w:val="00F24C55"/>
    <w:rsid w:val="00F24EA7"/>
    <w:rsid w:val="00F24F41"/>
    <w:rsid w:val="00F258D1"/>
    <w:rsid w:val="00F25B36"/>
    <w:rsid w:val="00F25B4A"/>
    <w:rsid w:val="00F25D0D"/>
    <w:rsid w:val="00F25E46"/>
    <w:rsid w:val="00F26E7D"/>
    <w:rsid w:val="00F270FE"/>
    <w:rsid w:val="00F27854"/>
    <w:rsid w:val="00F279C8"/>
    <w:rsid w:val="00F27B5A"/>
    <w:rsid w:val="00F27C97"/>
    <w:rsid w:val="00F3130C"/>
    <w:rsid w:val="00F315F6"/>
    <w:rsid w:val="00F31932"/>
    <w:rsid w:val="00F31CB3"/>
    <w:rsid w:val="00F31D8F"/>
    <w:rsid w:val="00F320CB"/>
    <w:rsid w:val="00F326A4"/>
    <w:rsid w:val="00F3278F"/>
    <w:rsid w:val="00F3288B"/>
    <w:rsid w:val="00F32FE2"/>
    <w:rsid w:val="00F33457"/>
    <w:rsid w:val="00F334E9"/>
    <w:rsid w:val="00F336A9"/>
    <w:rsid w:val="00F343ED"/>
    <w:rsid w:val="00F3476B"/>
    <w:rsid w:val="00F3515D"/>
    <w:rsid w:val="00F35809"/>
    <w:rsid w:val="00F35816"/>
    <w:rsid w:val="00F3615D"/>
    <w:rsid w:val="00F36DAE"/>
    <w:rsid w:val="00F36DB4"/>
    <w:rsid w:val="00F3727A"/>
    <w:rsid w:val="00F37364"/>
    <w:rsid w:val="00F373DD"/>
    <w:rsid w:val="00F3743E"/>
    <w:rsid w:val="00F37C8B"/>
    <w:rsid w:val="00F40116"/>
    <w:rsid w:val="00F4018F"/>
    <w:rsid w:val="00F40890"/>
    <w:rsid w:val="00F40CC3"/>
    <w:rsid w:val="00F4113E"/>
    <w:rsid w:val="00F41429"/>
    <w:rsid w:val="00F41796"/>
    <w:rsid w:val="00F41925"/>
    <w:rsid w:val="00F41FDA"/>
    <w:rsid w:val="00F420D7"/>
    <w:rsid w:val="00F4228B"/>
    <w:rsid w:val="00F42BB6"/>
    <w:rsid w:val="00F42DBA"/>
    <w:rsid w:val="00F430B0"/>
    <w:rsid w:val="00F43104"/>
    <w:rsid w:val="00F43649"/>
    <w:rsid w:val="00F43DB0"/>
    <w:rsid w:val="00F43E79"/>
    <w:rsid w:val="00F44044"/>
    <w:rsid w:val="00F445C9"/>
    <w:rsid w:val="00F44872"/>
    <w:rsid w:val="00F44BB2"/>
    <w:rsid w:val="00F44D52"/>
    <w:rsid w:val="00F45474"/>
    <w:rsid w:val="00F454B9"/>
    <w:rsid w:val="00F45980"/>
    <w:rsid w:val="00F46029"/>
    <w:rsid w:val="00F46678"/>
    <w:rsid w:val="00F46A9A"/>
    <w:rsid w:val="00F4721D"/>
    <w:rsid w:val="00F474EC"/>
    <w:rsid w:val="00F474FD"/>
    <w:rsid w:val="00F4761D"/>
    <w:rsid w:val="00F47656"/>
    <w:rsid w:val="00F477BE"/>
    <w:rsid w:val="00F4785F"/>
    <w:rsid w:val="00F47B4F"/>
    <w:rsid w:val="00F5071D"/>
    <w:rsid w:val="00F5086E"/>
    <w:rsid w:val="00F50BB2"/>
    <w:rsid w:val="00F5137A"/>
    <w:rsid w:val="00F51517"/>
    <w:rsid w:val="00F515A1"/>
    <w:rsid w:val="00F51ABF"/>
    <w:rsid w:val="00F5200C"/>
    <w:rsid w:val="00F52539"/>
    <w:rsid w:val="00F52859"/>
    <w:rsid w:val="00F528C5"/>
    <w:rsid w:val="00F52ABD"/>
    <w:rsid w:val="00F52C52"/>
    <w:rsid w:val="00F5303F"/>
    <w:rsid w:val="00F530FB"/>
    <w:rsid w:val="00F53254"/>
    <w:rsid w:val="00F53882"/>
    <w:rsid w:val="00F53891"/>
    <w:rsid w:val="00F53896"/>
    <w:rsid w:val="00F541BA"/>
    <w:rsid w:val="00F546F3"/>
    <w:rsid w:val="00F5476C"/>
    <w:rsid w:val="00F54A0B"/>
    <w:rsid w:val="00F55098"/>
    <w:rsid w:val="00F551BF"/>
    <w:rsid w:val="00F552B0"/>
    <w:rsid w:val="00F554E9"/>
    <w:rsid w:val="00F55593"/>
    <w:rsid w:val="00F556F8"/>
    <w:rsid w:val="00F55AA2"/>
    <w:rsid w:val="00F55D5C"/>
    <w:rsid w:val="00F55FA5"/>
    <w:rsid w:val="00F5623D"/>
    <w:rsid w:val="00F56368"/>
    <w:rsid w:val="00F56650"/>
    <w:rsid w:val="00F57823"/>
    <w:rsid w:val="00F57976"/>
    <w:rsid w:val="00F57BC8"/>
    <w:rsid w:val="00F57F5C"/>
    <w:rsid w:val="00F603CB"/>
    <w:rsid w:val="00F6072E"/>
    <w:rsid w:val="00F607E2"/>
    <w:rsid w:val="00F609B1"/>
    <w:rsid w:val="00F60CB4"/>
    <w:rsid w:val="00F60E35"/>
    <w:rsid w:val="00F60EB5"/>
    <w:rsid w:val="00F60F20"/>
    <w:rsid w:val="00F61289"/>
    <w:rsid w:val="00F616A4"/>
    <w:rsid w:val="00F616FE"/>
    <w:rsid w:val="00F61770"/>
    <w:rsid w:val="00F61881"/>
    <w:rsid w:val="00F61A6A"/>
    <w:rsid w:val="00F61F0F"/>
    <w:rsid w:val="00F62245"/>
    <w:rsid w:val="00F62827"/>
    <w:rsid w:val="00F629F8"/>
    <w:rsid w:val="00F62CCB"/>
    <w:rsid w:val="00F62F2E"/>
    <w:rsid w:val="00F630DE"/>
    <w:rsid w:val="00F632FF"/>
    <w:rsid w:val="00F6369A"/>
    <w:rsid w:val="00F6386E"/>
    <w:rsid w:val="00F64292"/>
    <w:rsid w:val="00F6433E"/>
    <w:rsid w:val="00F64E0E"/>
    <w:rsid w:val="00F6556D"/>
    <w:rsid w:val="00F66201"/>
    <w:rsid w:val="00F66A78"/>
    <w:rsid w:val="00F66ED0"/>
    <w:rsid w:val="00F670FD"/>
    <w:rsid w:val="00F67390"/>
    <w:rsid w:val="00F675D8"/>
    <w:rsid w:val="00F67CDC"/>
    <w:rsid w:val="00F67FD2"/>
    <w:rsid w:val="00F704FE"/>
    <w:rsid w:val="00F707B6"/>
    <w:rsid w:val="00F70D03"/>
    <w:rsid w:val="00F70D33"/>
    <w:rsid w:val="00F71340"/>
    <w:rsid w:val="00F715B9"/>
    <w:rsid w:val="00F71BBE"/>
    <w:rsid w:val="00F71F65"/>
    <w:rsid w:val="00F726BA"/>
    <w:rsid w:val="00F72A77"/>
    <w:rsid w:val="00F72B51"/>
    <w:rsid w:val="00F7329A"/>
    <w:rsid w:val="00F7351F"/>
    <w:rsid w:val="00F739A4"/>
    <w:rsid w:val="00F7410B"/>
    <w:rsid w:val="00F74150"/>
    <w:rsid w:val="00F74337"/>
    <w:rsid w:val="00F745B5"/>
    <w:rsid w:val="00F74E7D"/>
    <w:rsid w:val="00F752F2"/>
    <w:rsid w:val="00F7579D"/>
    <w:rsid w:val="00F75A2B"/>
    <w:rsid w:val="00F75C2D"/>
    <w:rsid w:val="00F7614D"/>
    <w:rsid w:val="00F763A2"/>
    <w:rsid w:val="00F76733"/>
    <w:rsid w:val="00F767FC"/>
    <w:rsid w:val="00F76CB2"/>
    <w:rsid w:val="00F76E0B"/>
    <w:rsid w:val="00F77278"/>
    <w:rsid w:val="00F7747B"/>
    <w:rsid w:val="00F7751C"/>
    <w:rsid w:val="00F7755C"/>
    <w:rsid w:val="00F77A66"/>
    <w:rsid w:val="00F77B83"/>
    <w:rsid w:val="00F77C06"/>
    <w:rsid w:val="00F77D4F"/>
    <w:rsid w:val="00F77E3C"/>
    <w:rsid w:val="00F81515"/>
    <w:rsid w:val="00F819EE"/>
    <w:rsid w:val="00F81BEF"/>
    <w:rsid w:val="00F81E44"/>
    <w:rsid w:val="00F82504"/>
    <w:rsid w:val="00F82546"/>
    <w:rsid w:val="00F82715"/>
    <w:rsid w:val="00F8290E"/>
    <w:rsid w:val="00F82E52"/>
    <w:rsid w:val="00F830B1"/>
    <w:rsid w:val="00F83191"/>
    <w:rsid w:val="00F83A17"/>
    <w:rsid w:val="00F83AA4"/>
    <w:rsid w:val="00F83CE4"/>
    <w:rsid w:val="00F84261"/>
    <w:rsid w:val="00F84C10"/>
    <w:rsid w:val="00F84F0E"/>
    <w:rsid w:val="00F850AF"/>
    <w:rsid w:val="00F851C0"/>
    <w:rsid w:val="00F8523E"/>
    <w:rsid w:val="00F85379"/>
    <w:rsid w:val="00F85DC5"/>
    <w:rsid w:val="00F85EDA"/>
    <w:rsid w:val="00F86107"/>
    <w:rsid w:val="00F863C4"/>
    <w:rsid w:val="00F864FC"/>
    <w:rsid w:val="00F8679D"/>
    <w:rsid w:val="00F86C18"/>
    <w:rsid w:val="00F86F66"/>
    <w:rsid w:val="00F86FA2"/>
    <w:rsid w:val="00F86FCF"/>
    <w:rsid w:val="00F87158"/>
    <w:rsid w:val="00F87161"/>
    <w:rsid w:val="00F87DC0"/>
    <w:rsid w:val="00F87F6A"/>
    <w:rsid w:val="00F905B5"/>
    <w:rsid w:val="00F908DB"/>
    <w:rsid w:val="00F90ACA"/>
    <w:rsid w:val="00F9103B"/>
    <w:rsid w:val="00F9184B"/>
    <w:rsid w:val="00F91917"/>
    <w:rsid w:val="00F91F27"/>
    <w:rsid w:val="00F91FAA"/>
    <w:rsid w:val="00F92589"/>
    <w:rsid w:val="00F92596"/>
    <w:rsid w:val="00F929E0"/>
    <w:rsid w:val="00F92E71"/>
    <w:rsid w:val="00F92F34"/>
    <w:rsid w:val="00F931ED"/>
    <w:rsid w:val="00F937E6"/>
    <w:rsid w:val="00F94B5D"/>
    <w:rsid w:val="00F94BA2"/>
    <w:rsid w:val="00F94DB6"/>
    <w:rsid w:val="00F94ED1"/>
    <w:rsid w:val="00F94F22"/>
    <w:rsid w:val="00F95194"/>
    <w:rsid w:val="00F9576E"/>
    <w:rsid w:val="00F95AC9"/>
    <w:rsid w:val="00F96609"/>
    <w:rsid w:val="00F96665"/>
    <w:rsid w:val="00F9697A"/>
    <w:rsid w:val="00F96CC2"/>
    <w:rsid w:val="00F977D4"/>
    <w:rsid w:val="00F97CEC"/>
    <w:rsid w:val="00F97D09"/>
    <w:rsid w:val="00F97F35"/>
    <w:rsid w:val="00F97F3C"/>
    <w:rsid w:val="00FA0266"/>
    <w:rsid w:val="00FA04EC"/>
    <w:rsid w:val="00FA050F"/>
    <w:rsid w:val="00FA0538"/>
    <w:rsid w:val="00FA0840"/>
    <w:rsid w:val="00FA0898"/>
    <w:rsid w:val="00FA0B23"/>
    <w:rsid w:val="00FA0B41"/>
    <w:rsid w:val="00FA0FF2"/>
    <w:rsid w:val="00FA112E"/>
    <w:rsid w:val="00FA1386"/>
    <w:rsid w:val="00FA1913"/>
    <w:rsid w:val="00FA1CDF"/>
    <w:rsid w:val="00FA2339"/>
    <w:rsid w:val="00FA2445"/>
    <w:rsid w:val="00FA28DE"/>
    <w:rsid w:val="00FA34B1"/>
    <w:rsid w:val="00FA3AAA"/>
    <w:rsid w:val="00FA3DA7"/>
    <w:rsid w:val="00FA4063"/>
    <w:rsid w:val="00FA42F2"/>
    <w:rsid w:val="00FA49A0"/>
    <w:rsid w:val="00FA4A4A"/>
    <w:rsid w:val="00FA4C05"/>
    <w:rsid w:val="00FA58D4"/>
    <w:rsid w:val="00FA63D8"/>
    <w:rsid w:val="00FA6B97"/>
    <w:rsid w:val="00FA77A9"/>
    <w:rsid w:val="00FB0110"/>
    <w:rsid w:val="00FB0202"/>
    <w:rsid w:val="00FB08BF"/>
    <w:rsid w:val="00FB0D0E"/>
    <w:rsid w:val="00FB0DD1"/>
    <w:rsid w:val="00FB1017"/>
    <w:rsid w:val="00FB17D9"/>
    <w:rsid w:val="00FB22DB"/>
    <w:rsid w:val="00FB2FB9"/>
    <w:rsid w:val="00FB2FE8"/>
    <w:rsid w:val="00FB32E1"/>
    <w:rsid w:val="00FB3893"/>
    <w:rsid w:val="00FB38E8"/>
    <w:rsid w:val="00FB3A32"/>
    <w:rsid w:val="00FB3CE6"/>
    <w:rsid w:val="00FB4501"/>
    <w:rsid w:val="00FB464B"/>
    <w:rsid w:val="00FB4A8D"/>
    <w:rsid w:val="00FB5287"/>
    <w:rsid w:val="00FB5451"/>
    <w:rsid w:val="00FB5950"/>
    <w:rsid w:val="00FB5F94"/>
    <w:rsid w:val="00FB64BE"/>
    <w:rsid w:val="00FB661D"/>
    <w:rsid w:val="00FB6846"/>
    <w:rsid w:val="00FB71D5"/>
    <w:rsid w:val="00FB7B19"/>
    <w:rsid w:val="00FC0042"/>
    <w:rsid w:val="00FC0A21"/>
    <w:rsid w:val="00FC0B56"/>
    <w:rsid w:val="00FC1069"/>
    <w:rsid w:val="00FC13F7"/>
    <w:rsid w:val="00FC149D"/>
    <w:rsid w:val="00FC1BB3"/>
    <w:rsid w:val="00FC21F0"/>
    <w:rsid w:val="00FC222E"/>
    <w:rsid w:val="00FC22E8"/>
    <w:rsid w:val="00FC279B"/>
    <w:rsid w:val="00FC298D"/>
    <w:rsid w:val="00FC2BE6"/>
    <w:rsid w:val="00FC2C4D"/>
    <w:rsid w:val="00FC2DD0"/>
    <w:rsid w:val="00FC366E"/>
    <w:rsid w:val="00FC36BC"/>
    <w:rsid w:val="00FC3716"/>
    <w:rsid w:val="00FC3771"/>
    <w:rsid w:val="00FC3920"/>
    <w:rsid w:val="00FC3BF5"/>
    <w:rsid w:val="00FC4BF2"/>
    <w:rsid w:val="00FC4C4C"/>
    <w:rsid w:val="00FC5F30"/>
    <w:rsid w:val="00FC5FF2"/>
    <w:rsid w:val="00FC6775"/>
    <w:rsid w:val="00FC6B19"/>
    <w:rsid w:val="00FC6EDD"/>
    <w:rsid w:val="00FC70D4"/>
    <w:rsid w:val="00FC7123"/>
    <w:rsid w:val="00FC717F"/>
    <w:rsid w:val="00FC7A0B"/>
    <w:rsid w:val="00FC7AA7"/>
    <w:rsid w:val="00FC7AC8"/>
    <w:rsid w:val="00FC7C84"/>
    <w:rsid w:val="00FC7E7D"/>
    <w:rsid w:val="00FD09AA"/>
    <w:rsid w:val="00FD19E9"/>
    <w:rsid w:val="00FD1A1A"/>
    <w:rsid w:val="00FD1AC5"/>
    <w:rsid w:val="00FD1B64"/>
    <w:rsid w:val="00FD1B70"/>
    <w:rsid w:val="00FD1DD4"/>
    <w:rsid w:val="00FD2119"/>
    <w:rsid w:val="00FD2137"/>
    <w:rsid w:val="00FD21BE"/>
    <w:rsid w:val="00FD223F"/>
    <w:rsid w:val="00FD26A4"/>
    <w:rsid w:val="00FD26EC"/>
    <w:rsid w:val="00FD2C8F"/>
    <w:rsid w:val="00FD2E46"/>
    <w:rsid w:val="00FD328E"/>
    <w:rsid w:val="00FD3373"/>
    <w:rsid w:val="00FD368F"/>
    <w:rsid w:val="00FD379A"/>
    <w:rsid w:val="00FD39DD"/>
    <w:rsid w:val="00FD3F4F"/>
    <w:rsid w:val="00FD4384"/>
    <w:rsid w:val="00FD48D0"/>
    <w:rsid w:val="00FD49CF"/>
    <w:rsid w:val="00FD5059"/>
    <w:rsid w:val="00FD5253"/>
    <w:rsid w:val="00FD54C5"/>
    <w:rsid w:val="00FD5800"/>
    <w:rsid w:val="00FD612C"/>
    <w:rsid w:val="00FD626B"/>
    <w:rsid w:val="00FD6909"/>
    <w:rsid w:val="00FD6A59"/>
    <w:rsid w:val="00FD7742"/>
    <w:rsid w:val="00FD7ACB"/>
    <w:rsid w:val="00FD7B35"/>
    <w:rsid w:val="00FD7D4F"/>
    <w:rsid w:val="00FD7DE9"/>
    <w:rsid w:val="00FE0155"/>
    <w:rsid w:val="00FE0526"/>
    <w:rsid w:val="00FE1AD4"/>
    <w:rsid w:val="00FE226E"/>
    <w:rsid w:val="00FE273A"/>
    <w:rsid w:val="00FE28E7"/>
    <w:rsid w:val="00FE29DE"/>
    <w:rsid w:val="00FE2C59"/>
    <w:rsid w:val="00FE2EB9"/>
    <w:rsid w:val="00FE435D"/>
    <w:rsid w:val="00FE468E"/>
    <w:rsid w:val="00FE470D"/>
    <w:rsid w:val="00FE4D8B"/>
    <w:rsid w:val="00FE4DD6"/>
    <w:rsid w:val="00FE4FCC"/>
    <w:rsid w:val="00FE51F1"/>
    <w:rsid w:val="00FE5616"/>
    <w:rsid w:val="00FE577E"/>
    <w:rsid w:val="00FE57D2"/>
    <w:rsid w:val="00FE595A"/>
    <w:rsid w:val="00FE61C4"/>
    <w:rsid w:val="00FE63A1"/>
    <w:rsid w:val="00FE6AA0"/>
    <w:rsid w:val="00FE6AF8"/>
    <w:rsid w:val="00FE6D4F"/>
    <w:rsid w:val="00FE7459"/>
    <w:rsid w:val="00FE751D"/>
    <w:rsid w:val="00FE7645"/>
    <w:rsid w:val="00FE76A4"/>
    <w:rsid w:val="00FE7790"/>
    <w:rsid w:val="00FE7A03"/>
    <w:rsid w:val="00FE7A29"/>
    <w:rsid w:val="00FE7A85"/>
    <w:rsid w:val="00FE7F8B"/>
    <w:rsid w:val="00FF052B"/>
    <w:rsid w:val="00FF078C"/>
    <w:rsid w:val="00FF087B"/>
    <w:rsid w:val="00FF0CE9"/>
    <w:rsid w:val="00FF12C0"/>
    <w:rsid w:val="00FF1459"/>
    <w:rsid w:val="00FF1C4E"/>
    <w:rsid w:val="00FF1E7F"/>
    <w:rsid w:val="00FF1F9D"/>
    <w:rsid w:val="00FF2175"/>
    <w:rsid w:val="00FF26EF"/>
    <w:rsid w:val="00FF2A1F"/>
    <w:rsid w:val="00FF2B7C"/>
    <w:rsid w:val="00FF3201"/>
    <w:rsid w:val="00FF35AD"/>
    <w:rsid w:val="00FF375A"/>
    <w:rsid w:val="00FF395F"/>
    <w:rsid w:val="00FF3C23"/>
    <w:rsid w:val="00FF3DCA"/>
    <w:rsid w:val="00FF3E7D"/>
    <w:rsid w:val="00FF3F64"/>
    <w:rsid w:val="00FF4006"/>
    <w:rsid w:val="00FF4469"/>
    <w:rsid w:val="00FF4575"/>
    <w:rsid w:val="00FF460E"/>
    <w:rsid w:val="00FF4BE9"/>
    <w:rsid w:val="00FF4FC4"/>
    <w:rsid w:val="00FF5096"/>
    <w:rsid w:val="00FF516C"/>
    <w:rsid w:val="00FF52FE"/>
    <w:rsid w:val="00FF576C"/>
    <w:rsid w:val="00FF57DF"/>
    <w:rsid w:val="00FF630A"/>
    <w:rsid w:val="00FF66C4"/>
    <w:rsid w:val="00FF676F"/>
    <w:rsid w:val="00FF67D2"/>
    <w:rsid w:val="00FF6C92"/>
    <w:rsid w:val="00FF6C9E"/>
    <w:rsid w:val="00FF6E16"/>
    <w:rsid w:val="00FF70A7"/>
    <w:rsid w:val="00FF71F7"/>
    <w:rsid w:val="00FF779C"/>
    <w:rsid w:val="00FF7A46"/>
    <w:rsid w:val="00FF7C51"/>
    <w:rsid w:val="00FF7DB9"/>
    <w:rsid w:val="02B62176"/>
    <w:rsid w:val="1EACE4BF"/>
    <w:rsid w:val="401A970F"/>
    <w:rsid w:val="46ADC415"/>
    <w:rsid w:val="5212E144"/>
    <w:rsid w:val="53EE02D6"/>
    <w:rsid w:val="6493E439"/>
    <w:rsid w:val="6B9A15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D6811"/>
  <w15:docId w15:val="{5626EDF5-B947-EC4D-9134-4906A4DD7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2F4"/>
    <w:pPr>
      <w:pPrChange w:id="0" w:author="Mosi Adesina Ifatunji" w:date="2025-09-29T11:42:00Z">
        <w:pPr/>
      </w:pPrChange>
    </w:pPr>
    <w:rPr>
      <w:rFonts w:eastAsia="Times New Roman"/>
      <w:rPrChange w:id="0" w:author="Mosi Adesina Ifatunji" w:date="2025-09-29T11:42:00Z">
        <w:rPr>
          <w:sz w:val="24"/>
          <w:szCs w:val="24"/>
          <w:lang w:val="en-US" w:eastAsia="en-US" w:bidi="ar-SA"/>
        </w:rPr>
      </w:rPrChange>
    </w:rPr>
  </w:style>
  <w:style w:type="paragraph" w:styleId="Heading1">
    <w:name w:val="heading 1"/>
    <w:basedOn w:val="Normal"/>
    <w:next w:val="Normal"/>
    <w:link w:val="Heading1Char"/>
    <w:autoRedefine/>
    <w:uiPriority w:val="9"/>
    <w:qFormat/>
    <w:rsid w:val="00795373"/>
    <w:pPr>
      <w:outlineLvl w:val="0"/>
    </w:pPr>
    <w:rPr>
      <w:b/>
      <w:color w:val="070707"/>
    </w:rPr>
  </w:style>
  <w:style w:type="paragraph" w:styleId="Heading2">
    <w:name w:val="heading 2"/>
    <w:basedOn w:val="Normal"/>
    <w:next w:val="Normal"/>
    <w:link w:val="Heading2Char"/>
    <w:autoRedefine/>
    <w:uiPriority w:val="9"/>
    <w:unhideWhenUsed/>
    <w:qFormat/>
    <w:rsid w:val="006C72E0"/>
    <w:pPr>
      <w:outlineLvl w:val="1"/>
      <w:pPrChange w:id="1" w:author="Mosi Adesina Ifatunji" w:date="2025-07-24T20:02:00Z">
        <w:pPr>
          <w:outlineLvl w:val="1"/>
        </w:pPr>
      </w:pPrChange>
    </w:pPr>
    <w:rPr>
      <w:b/>
      <w:color w:val="070707"/>
      <w:rPrChange w:id="1" w:author="Mosi Adesina Ifatunji" w:date="2025-07-24T20:02:00Z">
        <w:rPr>
          <w:rFonts w:eastAsia="Arial"/>
          <w:b/>
          <w:color w:val="070707"/>
          <w:sz w:val="24"/>
          <w:szCs w:val="24"/>
          <w:lang w:val="en-US" w:eastAsia="en-US" w:bidi="ar-SA"/>
        </w:rPr>
      </w:rPrChange>
    </w:rPr>
  </w:style>
  <w:style w:type="paragraph" w:styleId="Heading3">
    <w:name w:val="heading 3"/>
    <w:basedOn w:val="Normal"/>
    <w:next w:val="Normal"/>
    <w:autoRedefine/>
    <w:uiPriority w:val="9"/>
    <w:unhideWhenUsed/>
    <w:qFormat/>
    <w:rsid w:val="006B732C"/>
    <w:pPr>
      <w:outlineLvl w:val="2"/>
      <w:pPrChange w:id="2" w:author="Mosi Adesina Ifatunji" w:date="2025-07-24T13:27:00Z">
        <w:pPr>
          <w:spacing w:before="280" w:after="80"/>
          <w:outlineLvl w:val="2"/>
        </w:pPr>
      </w:pPrChange>
    </w:pPr>
    <w:rPr>
      <w:b/>
      <w:color w:val="070707"/>
      <w:szCs w:val="28"/>
      <w:rPrChange w:id="2" w:author="Mosi Adesina Ifatunji" w:date="2025-07-24T13:27:00Z">
        <w:rPr>
          <w:rFonts w:eastAsia="Arial"/>
          <w:b/>
          <w:color w:val="070707"/>
          <w:sz w:val="24"/>
          <w:szCs w:val="28"/>
          <w:lang w:val="en-US" w:eastAsia="en-US" w:bidi="ar-SA"/>
        </w:rPr>
      </w:rPrChange>
    </w:rPr>
  </w:style>
  <w:style w:type="paragraph" w:styleId="Heading4">
    <w:name w:val="heading 4"/>
    <w:basedOn w:val="Heading3"/>
    <w:next w:val="Normal"/>
    <w:link w:val="Heading4Char"/>
    <w:autoRedefine/>
    <w:uiPriority w:val="9"/>
    <w:unhideWhenUsed/>
    <w:qFormat/>
    <w:rsid w:val="005C2417"/>
    <w:pPr>
      <w:outlineLvl w:val="3"/>
      <w:pPrChange w:id="3" w:author="Mosi Adesina Ifatunji" w:date="2025-10-21T19:29:00Z">
        <w:pPr>
          <w:spacing w:before="240" w:after="40"/>
          <w:outlineLvl w:val="3"/>
        </w:pPr>
      </w:pPrChange>
    </w:pPr>
    <w:rPr>
      <w:rPrChange w:id="3" w:author="Mosi Adesina Ifatunji" w:date="2025-10-21T19:29:00Z">
        <w:rPr>
          <w:rFonts w:eastAsia="Arial"/>
          <w:color w:val="070707"/>
          <w:sz w:val="24"/>
          <w:szCs w:val="28"/>
          <w:lang w:val="en-US" w:eastAsia="en-US" w:bidi="ar-SA"/>
        </w:rPr>
      </w:rPrChange>
    </w:rPr>
  </w:style>
  <w:style w:type="paragraph" w:styleId="Heading5">
    <w:name w:val="heading 5"/>
    <w:basedOn w:val="Normal"/>
    <w:next w:val="Normal"/>
    <w:uiPriority w:val="9"/>
    <w:unhideWhenUsed/>
    <w:qFormat/>
    <w:rsid w:val="00531139"/>
    <w:pPr>
      <w:outlineLvl w:val="4"/>
    </w:pPr>
    <w:rPr>
      <w:b/>
      <w:bCs/>
    </w:rPr>
  </w:style>
  <w:style w:type="paragraph" w:styleId="Heading6">
    <w:name w:val="heading 6"/>
    <w:basedOn w:val="Normal"/>
    <w:next w:val="Normal"/>
    <w:uiPriority w:val="9"/>
    <w:semiHidden/>
    <w:unhideWhenUsed/>
    <w:qFormat/>
    <w:pPr>
      <w:spacing w:before="200" w:after="40"/>
      <w:outlineLvl w:val="5"/>
    </w:pPr>
    <w:rPr>
      <w:b/>
      <w:color w:val="07070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autoRedefine/>
    <w:uiPriority w:val="10"/>
    <w:qFormat/>
    <w:rsid w:val="00DF6108"/>
    <w:pPr>
      <w:jc w:val="center"/>
      <w:pPrChange w:id="4" w:author="Mosi Adesina Ifatunji" w:date="2025-06-14T14:40:00Z">
        <w:pPr>
          <w:keepNext/>
          <w:keepLines/>
          <w:contextualSpacing/>
          <w:mirrorIndents/>
          <w:jc w:val="center"/>
          <w:outlineLvl w:val="0"/>
        </w:pPr>
      </w:pPrChange>
    </w:pPr>
    <w:rPr>
      <w:color w:val="000000" w:themeColor="text1"/>
      <w:rPrChange w:id="4" w:author="Mosi Adesina Ifatunji" w:date="2025-06-14T14:40:00Z">
        <w:rPr>
          <w:rFonts w:eastAsia="Arial" w:cs="Arial"/>
          <w:color w:val="000000" w:themeColor="text1"/>
          <w:sz w:val="24"/>
          <w:szCs w:val="24"/>
          <w:lang w:val="en-US" w:eastAsia="en-US" w:bidi="ar-SA"/>
        </w:rPr>
      </w:rPrChange>
    </w:rPr>
  </w:style>
  <w:style w:type="paragraph" w:styleId="Subtitle">
    <w:name w:val="Subtitle"/>
    <w:basedOn w:val="Normal"/>
    <w:next w:val="Normal"/>
    <w:autoRedefine/>
    <w:uiPriority w:val="11"/>
    <w:qFormat/>
    <w:rsid w:val="00875879"/>
    <w:pPr>
      <w:jc w:val="center"/>
    </w:pPr>
    <w:rPr>
      <w:color w:val="070707"/>
      <w:szCs w:val="20"/>
    </w:rPr>
  </w:style>
  <w:style w:type="paragraph" w:customStyle="1" w:styleId="EndNoteBibliographyTitle">
    <w:name w:val="EndNote Bibliography Title"/>
    <w:basedOn w:val="Normal"/>
    <w:link w:val="EndNoteBibliographyTitleChar"/>
    <w:rsid w:val="005202FA"/>
    <w:pPr>
      <w:jc w:val="center"/>
    </w:pPr>
    <w:rPr>
      <w:color w:val="070707"/>
    </w:rPr>
  </w:style>
  <w:style w:type="character" w:customStyle="1" w:styleId="EndNoteBibliographyTitleChar">
    <w:name w:val="EndNote Bibliography Title Char"/>
    <w:basedOn w:val="DefaultParagraphFont"/>
    <w:link w:val="EndNoteBibliographyTitle"/>
    <w:rsid w:val="005202FA"/>
    <w:rPr>
      <w:rFonts w:eastAsia="Times New Roman"/>
      <w:color w:val="070707"/>
    </w:rPr>
  </w:style>
  <w:style w:type="paragraph" w:customStyle="1" w:styleId="EndNoteBibliography">
    <w:name w:val="EndNote Bibliography"/>
    <w:basedOn w:val="Normal"/>
    <w:link w:val="EndNoteBibliographyChar"/>
    <w:rsid w:val="005202FA"/>
    <w:rPr>
      <w:color w:val="070707"/>
    </w:rPr>
  </w:style>
  <w:style w:type="character" w:customStyle="1" w:styleId="EndNoteBibliographyChar">
    <w:name w:val="EndNote Bibliography Char"/>
    <w:basedOn w:val="DefaultParagraphFont"/>
    <w:link w:val="EndNoteBibliography"/>
    <w:rsid w:val="005202FA"/>
    <w:rPr>
      <w:rFonts w:eastAsia="Times New Roman"/>
      <w:color w:val="070707"/>
    </w:rPr>
  </w:style>
  <w:style w:type="paragraph" w:styleId="Revision">
    <w:name w:val="Revision"/>
    <w:hidden/>
    <w:uiPriority w:val="99"/>
    <w:semiHidden/>
    <w:rsid w:val="006226F9"/>
  </w:style>
  <w:style w:type="character" w:styleId="PlaceholderText">
    <w:name w:val="Placeholder Text"/>
    <w:basedOn w:val="DefaultParagraphFont"/>
    <w:uiPriority w:val="99"/>
    <w:semiHidden/>
    <w:rsid w:val="006226F9"/>
    <w:rPr>
      <w:color w:val="666666"/>
    </w:rPr>
  </w:style>
  <w:style w:type="character" w:styleId="Hyperlink">
    <w:name w:val="Hyperlink"/>
    <w:basedOn w:val="DefaultParagraphFont"/>
    <w:uiPriority w:val="99"/>
    <w:unhideWhenUsed/>
    <w:rsid w:val="006226F9"/>
    <w:rPr>
      <w:color w:val="0000FF" w:themeColor="hyperlink"/>
      <w:u w:val="single"/>
    </w:rPr>
  </w:style>
  <w:style w:type="character" w:styleId="UnresolvedMention">
    <w:name w:val="Unresolved Mention"/>
    <w:basedOn w:val="DefaultParagraphFont"/>
    <w:uiPriority w:val="99"/>
    <w:semiHidden/>
    <w:unhideWhenUsed/>
    <w:rsid w:val="006226F9"/>
    <w:rPr>
      <w:color w:val="605E5C"/>
      <w:shd w:val="clear" w:color="auto" w:fill="E1DFDD"/>
    </w:rPr>
  </w:style>
  <w:style w:type="paragraph" w:styleId="FootnoteText">
    <w:name w:val="footnote text"/>
    <w:basedOn w:val="Normal"/>
    <w:link w:val="FootnoteTextChar"/>
    <w:uiPriority w:val="99"/>
    <w:unhideWhenUsed/>
    <w:rsid w:val="00635089"/>
    <w:rPr>
      <w:color w:val="070707"/>
      <w:sz w:val="20"/>
      <w:szCs w:val="20"/>
    </w:rPr>
  </w:style>
  <w:style w:type="character" w:customStyle="1" w:styleId="FootnoteTextChar">
    <w:name w:val="Footnote Text Char"/>
    <w:basedOn w:val="DefaultParagraphFont"/>
    <w:link w:val="FootnoteText"/>
    <w:uiPriority w:val="99"/>
    <w:rsid w:val="00635089"/>
    <w:rPr>
      <w:rFonts w:ascii="Times New Roman" w:hAnsi="Times New Roman" w:cs="Times New Roman"/>
      <w:color w:val="070707"/>
      <w:sz w:val="20"/>
      <w:szCs w:val="20"/>
    </w:rPr>
  </w:style>
  <w:style w:type="character" w:styleId="FootnoteReference">
    <w:name w:val="footnote reference"/>
    <w:basedOn w:val="DefaultParagraphFont"/>
    <w:uiPriority w:val="99"/>
    <w:semiHidden/>
    <w:unhideWhenUsed/>
    <w:rsid w:val="00635089"/>
    <w:rPr>
      <w:vertAlign w:val="superscript"/>
    </w:rPr>
  </w:style>
  <w:style w:type="paragraph" w:styleId="Header">
    <w:name w:val="header"/>
    <w:basedOn w:val="Normal"/>
    <w:link w:val="HeaderChar"/>
    <w:uiPriority w:val="99"/>
    <w:unhideWhenUsed/>
    <w:rsid w:val="003F0B48"/>
    <w:pPr>
      <w:tabs>
        <w:tab w:val="center" w:pos="4680"/>
        <w:tab w:val="right" w:pos="9360"/>
      </w:tabs>
    </w:pPr>
    <w:rPr>
      <w:color w:val="070707"/>
    </w:rPr>
  </w:style>
  <w:style w:type="character" w:customStyle="1" w:styleId="HeaderChar">
    <w:name w:val="Header Char"/>
    <w:basedOn w:val="DefaultParagraphFont"/>
    <w:link w:val="Header"/>
    <w:uiPriority w:val="99"/>
    <w:rsid w:val="003F0B48"/>
    <w:rPr>
      <w:rFonts w:ascii="Times New Roman" w:hAnsi="Times New Roman" w:cs="Times New Roman"/>
      <w:color w:val="070707"/>
    </w:rPr>
  </w:style>
  <w:style w:type="paragraph" w:styleId="Footer">
    <w:name w:val="footer"/>
    <w:basedOn w:val="Normal"/>
    <w:link w:val="FooterChar"/>
    <w:uiPriority w:val="99"/>
    <w:unhideWhenUsed/>
    <w:rsid w:val="003F0B48"/>
    <w:pPr>
      <w:tabs>
        <w:tab w:val="center" w:pos="4680"/>
        <w:tab w:val="right" w:pos="9360"/>
      </w:tabs>
    </w:pPr>
    <w:rPr>
      <w:color w:val="070707"/>
    </w:rPr>
  </w:style>
  <w:style w:type="character" w:customStyle="1" w:styleId="FooterChar">
    <w:name w:val="Footer Char"/>
    <w:basedOn w:val="DefaultParagraphFont"/>
    <w:link w:val="Footer"/>
    <w:uiPriority w:val="99"/>
    <w:rsid w:val="003F0B48"/>
    <w:rPr>
      <w:rFonts w:ascii="Times New Roman" w:hAnsi="Times New Roman" w:cs="Times New Roman"/>
      <w:color w:val="070707"/>
    </w:rPr>
  </w:style>
  <w:style w:type="paragraph" w:customStyle="1" w:styleId="p1">
    <w:name w:val="p1"/>
    <w:basedOn w:val="Normal"/>
    <w:rsid w:val="006D4320"/>
    <w:pPr>
      <w:spacing w:before="100" w:beforeAutospacing="1" w:after="100" w:afterAutospacing="1"/>
    </w:pPr>
    <w:rPr>
      <w:rFonts w:eastAsiaTheme="minorEastAsia"/>
      <w:color w:val="070707"/>
    </w:rPr>
  </w:style>
  <w:style w:type="character" w:customStyle="1" w:styleId="s1">
    <w:name w:val="s1"/>
    <w:basedOn w:val="DefaultParagraphFont"/>
    <w:rsid w:val="006D4320"/>
  </w:style>
  <w:style w:type="paragraph" w:styleId="TOCHeading">
    <w:name w:val="TOC Heading"/>
    <w:basedOn w:val="Heading1"/>
    <w:next w:val="Normal"/>
    <w:uiPriority w:val="39"/>
    <w:unhideWhenUsed/>
    <w:qFormat/>
    <w:rsid w:val="008F1475"/>
    <w:p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F1475"/>
    <w:pPr>
      <w:spacing w:after="100"/>
    </w:pPr>
    <w:rPr>
      <w:color w:val="070707"/>
    </w:rPr>
  </w:style>
  <w:style w:type="paragraph" w:customStyle="1" w:styleId="p2">
    <w:name w:val="p2"/>
    <w:basedOn w:val="Normal"/>
    <w:rsid w:val="000906E7"/>
    <w:pPr>
      <w:spacing w:before="100" w:beforeAutospacing="1" w:after="100" w:afterAutospacing="1"/>
    </w:pPr>
    <w:rPr>
      <w:rFonts w:eastAsiaTheme="minorEastAsia"/>
      <w:color w:val="070707"/>
    </w:rPr>
  </w:style>
  <w:style w:type="character" w:customStyle="1" w:styleId="apple-tab-span">
    <w:name w:val="apple-tab-span"/>
    <w:basedOn w:val="DefaultParagraphFont"/>
    <w:rsid w:val="003E31A8"/>
  </w:style>
  <w:style w:type="paragraph" w:styleId="NormalWeb">
    <w:name w:val="Normal (Web)"/>
    <w:basedOn w:val="Normal"/>
    <w:uiPriority w:val="99"/>
    <w:unhideWhenUsed/>
    <w:rsid w:val="00526C82"/>
    <w:pPr>
      <w:spacing w:before="100" w:beforeAutospacing="1" w:after="100" w:afterAutospacing="1"/>
    </w:pPr>
    <w:rPr>
      <w:rFonts w:eastAsiaTheme="minorEastAsia"/>
      <w:color w:val="070707"/>
    </w:rPr>
  </w:style>
  <w:style w:type="character" w:styleId="FollowedHyperlink">
    <w:name w:val="FollowedHyperlink"/>
    <w:basedOn w:val="DefaultParagraphFont"/>
    <w:uiPriority w:val="99"/>
    <w:semiHidden/>
    <w:unhideWhenUsed/>
    <w:rsid w:val="005C5B9E"/>
    <w:rPr>
      <w:color w:val="800080" w:themeColor="followedHyperlink"/>
      <w:u w:val="single"/>
    </w:rPr>
  </w:style>
  <w:style w:type="paragraph" w:styleId="EndnoteText">
    <w:name w:val="endnote text"/>
    <w:basedOn w:val="Normal"/>
    <w:link w:val="EndnoteTextChar"/>
    <w:uiPriority w:val="99"/>
    <w:semiHidden/>
    <w:unhideWhenUsed/>
    <w:rsid w:val="00F4018F"/>
    <w:rPr>
      <w:color w:val="070707"/>
      <w:sz w:val="20"/>
      <w:szCs w:val="20"/>
    </w:rPr>
  </w:style>
  <w:style w:type="character" w:customStyle="1" w:styleId="EndnoteTextChar">
    <w:name w:val="Endnote Text Char"/>
    <w:basedOn w:val="DefaultParagraphFont"/>
    <w:link w:val="EndnoteText"/>
    <w:uiPriority w:val="99"/>
    <w:semiHidden/>
    <w:rsid w:val="00F4018F"/>
    <w:rPr>
      <w:rFonts w:ascii="Times New Roman" w:hAnsi="Times New Roman" w:cs="Times New Roman"/>
      <w:color w:val="070707"/>
      <w:sz w:val="20"/>
      <w:szCs w:val="20"/>
    </w:rPr>
  </w:style>
  <w:style w:type="character" w:styleId="EndnoteReference">
    <w:name w:val="endnote reference"/>
    <w:basedOn w:val="DefaultParagraphFont"/>
    <w:uiPriority w:val="99"/>
    <w:semiHidden/>
    <w:unhideWhenUsed/>
    <w:rsid w:val="00F4018F"/>
    <w:rPr>
      <w:vertAlign w:val="superscript"/>
    </w:rPr>
  </w:style>
  <w:style w:type="character" w:styleId="Emphasis">
    <w:name w:val="Emphasis"/>
    <w:basedOn w:val="DefaultParagraphFont"/>
    <w:uiPriority w:val="20"/>
    <w:qFormat/>
    <w:rsid w:val="00D25749"/>
    <w:rPr>
      <w:rFonts w:ascii="Times New Roman" w:hAnsi="Times New Roman"/>
      <w:b w:val="0"/>
      <w:i/>
      <w:iCs/>
      <w:rPrChange w:id="5" w:author="Mosi Adesina Ifatunji" w:date="2025-06-14T15:13:00Z">
        <w:rPr>
          <w:rFonts w:ascii="Times New Roman" w:hAnsi="Times New Roman"/>
          <w:i/>
          <w:iCs/>
        </w:rPr>
      </w:rPrChange>
    </w:rPr>
  </w:style>
  <w:style w:type="character" w:customStyle="1" w:styleId="apple-converted-space">
    <w:name w:val="apple-converted-space"/>
    <w:basedOn w:val="DefaultParagraphFont"/>
    <w:rsid w:val="00F4018F"/>
  </w:style>
  <w:style w:type="character" w:styleId="PageNumber">
    <w:name w:val="page number"/>
    <w:basedOn w:val="DefaultParagraphFont"/>
    <w:uiPriority w:val="99"/>
    <w:semiHidden/>
    <w:unhideWhenUsed/>
    <w:rsid w:val="009D15E1"/>
  </w:style>
  <w:style w:type="paragraph" w:styleId="ListParagraph">
    <w:name w:val="List Paragraph"/>
    <w:basedOn w:val="Normal"/>
    <w:uiPriority w:val="34"/>
    <w:qFormat/>
    <w:rsid w:val="00251C7D"/>
    <w:pPr>
      <w:ind w:left="720"/>
    </w:pPr>
    <w:rPr>
      <w:color w:val="070707"/>
    </w:rPr>
  </w:style>
  <w:style w:type="paragraph" w:styleId="BodyText">
    <w:name w:val="Body Text"/>
    <w:basedOn w:val="Normal"/>
    <w:link w:val="BodyTextChar"/>
    <w:uiPriority w:val="99"/>
    <w:unhideWhenUsed/>
    <w:rsid w:val="00427CC9"/>
    <w:pPr>
      <w:spacing w:after="120"/>
    </w:pPr>
    <w:rPr>
      <w:color w:val="070707"/>
    </w:rPr>
  </w:style>
  <w:style w:type="character" w:customStyle="1" w:styleId="BodyTextChar">
    <w:name w:val="Body Text Char"/>
    <w:basedOn w:val="DefaultParagraphFont"/>
    <w:link w:val="BodyText"/>
    <w:uiPriority w:val="99"/>
    <w:rsid w:val="00427CC9"/>
    <w:rPr>
      <w:rFonts w:ascii="Times New Roman" w:hAnsi="Times New Roman" w:cs="Times New Roman"/>
      <w:color w:val="070707"/>
    </w:rPr>
  </w:style>
  <w:style w:type="paragraph" w:styleId="NoSpacing">
    <w:name w:val="No Spacing"/>
    <w:aliases w:val="Body"/>
    <w:basedOn w:val="BodyText"/>
    <w:next w:val="Normal"/>
    <w:autoRedefine/>
    <w:uiPriority w:val="1"/>
    <w:qFormat/>
    <w:rsid w:val="005D6882"/>
    <w:pPr>
      <w:spacing w:after="0"/>
      <w:pPrChange w:id="6" w:author="Mosi Adesina Ifatunji" w:date="2025-10-27T17:05:00Z">
        <w:pPr>
          <w:keepNext/>
          <w:keepLines/>
          <w:spacing w:after="120"/>
          <w:contextualSpacing/>
          <w:mirrorIndents/>
        </w:pPr>
      </w:pPrChange>
    </w:pPr>
    <w:rPr>
      <w:color w:val="000000" w:themeColor="text1"/>
      <w:rPrChange w:id="6" w:author="Mosi Adesina Ifatunji" w:date="2025-10-27T17:05:00Z">
        <w:rPr>
          <w:rFonts w:eastAsia="Arial"/>
          <w:color w:val="070707"/>
          <w:sz w:val="24"/>
          <w:szCs w:val="24"/>
          <w:lang w:val="en-US" w:eastAsia="en-US" w:bidi="ar-SA"/>
        </w:rPr>
      </w:rPrChange>
    </w:rPr>
  </w:style>
  <w:style w:type="character" w:styleId="IntenseEmphasis">
    <w:name w:val="Intense Emphasis"/>
    <w:aliases w:val="Footnotes"/>
    <w:basedOn w:val="FootnoteReference"/>
    <w:uiPriority w:val="21"/>
    <w:qFormat/>
    <w:rsid w:val="000C7E8C"/>
    <w:rPr>
      <w:rFonts w:ascii="Times New Roman" w:hAnsi="Times New Roman"/>
      <w:caps w:val="0"/>
      <w:smallCaps w:val="0"/>
      <w:strike w:val="0"/>
      <w:dstrike w:val="0"/>
      <w:vanish w:val="0"/>
      <w:sz w:val="20"/>
      <w:szCs w:val="18"/>
      <w:vertAlign w:val="baseline"/>
      <w:rPrChange w:id="7" w:author="Mosi Adesina Ifatunji" w:date="2025-06-14T14:59:00Z">
        <w:rPr>
          <w:rFonts w:ascii="Times New Roman" w:hAnsi="Times New Roman"/>
          <w:sz w:val="20"/>
          <w:szCs w:val="18"/>
          <w:vertAlign w:val="superscript"/>
        </w:rPr>
      </w:rPrChange>
    </w:rPr>
  </w:style>
  <w:style w:type="character" w:customStyle="1" w:styleId="ng-star-inserted">
    <w:name w:val="ng-star-inserted"/>
    <w:basedOn w:val="DefaultParagraphFont"/>
    <w:rsid w:val="00A075BB"/>
  </w:style>
  <w:style w:type="character" w:customStyle="1" w:styleId="sr-only">
    <w:name w:val="sr-only"/>
    <w:basedOn w:val="DefaultParagraphFont"/>
    <w:rsid w:val="007C62F2"/>
  </w:style>
  <w:style w:type="character" w:customStyle="1" w:styleId="s2">
    <w:name w:val="s2"/>
    <w:basedOn w:val="DefaultParagraphFont"/>
    <w:rsid w:val="009845FA"/>
  </w:style>
  <w:style w:type="character" w:styleId="Strong">
    <w:name w:val="Strong"/>
    <w:basedOn w:val="DefaultParagraphFont"/>
    <w:uiPriority w:val="22"/>
    <w:qFormat/>
    <w:rsid w:val="00FD7742"/>
    <w:rPr>
      <w:b/>
      <w:bCs/>
    </w:rPr>
  </w:style>
  <w:style w:type="character" w:customStyle="1" w:styleId="Heading1Char">
    <w:name w:val="Heading 1 Char"/>
    <w:basedOn w:val="DefaultParagraphFont"/>
    <w:link w:val="Heading1"/>
    <w:uiPriority w:val="9"/>
    <w:rsid w:val="00212039"/>
    <w:rPr>
      <w:rFonts w:ascii="Times New Roman" w:hAnsi="Times New Roman" w:cs="Times New Roman"/>
      <w:b/>
      <w:color w:val="070707"/>
    </w:rPr>
  </w:style>
  <w:style w:type="character" w:customStyle="1" w:styleId="Heading2Char">
    <w:name w:val="Heading 2 Char"/>
    <w:basedOn w:val="DefaultParagraphFont"/>
    <w:link w:val="Heading2"/>
    <w:uiPriority w:val="9"/>
    <w:rsid w:val="006C72E0"/>
    <w:rPr>
      <w:rFonts w:ascii="Times New Roman" w:hAnsi="Times New Roman" w:cs="Times New Roman"/>
      <w:b/>
      <w:color w:val="070707"/>
    </w:rPr>
  </w:style>
  <w:style w:type="paragraph" w:customStyle="1" w:styleId="byline">
    <w:name w:val="byline"/>
    <w:basedOn w:val="Normal"/>
    <w:rsid w:val="006832F1"/>
    <w:pPr>
      <w:spacing w:before="100" w:beforeAutospacing="1" w:after="100" w:afterAutospacing="1"/>
    </w:pPr>
  </w:style>
  <w:style w:type="paragraph" w:customStyle="1" w:styleId="p4">
    <w:name w:val="p4"/>
    <w:basedOn w:val="Normal"/>
    <w:rsid w:val="006832F1"/>
    <w:pPr>
      <w:spacing w:before="100" w:beforeAutospacing="1" w:after="100" w:afterAutospacing="1"/>
    </w:pPr>
  </w:style>
  <w:style w:type="character" w:customStyle="1" w:styleId="Heading4Char">
    <w:name w:val="Heading 4 Char"/>
    <w:basedOn w:val="DefaultParagraphFont"/>
    <w:link w:val="Heading4"/>
    <w:uiPriority w:val="9"/>
    <w:rsid w:val="005C2417"/>
    <w:rPr>
      <w:rFonts w:eastAsia="Times New Roman"/>
      <w:b/>
      <w:color w:val="070707"/>
      <w:szCs w:val="28"/>
    </w:rPr>
  </w:style>
  <w:style w:type="paragraph" w:styleId="HTMLPreformatted">
    <w:name w:val="HTML Preformatted"/>
    <w:basedOn w:val="Normal"/>
    <w:link w:val="HTMLPreformattedChar"/>
    <w:uiPriority w:val="99"/>
    <w:semiHidden/>
    <w:unhideWhenUsed/>
    <w:rsid w:val="0040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008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5632">
      <w:bodyDiv w:val="1"/>
      <w:marLeft w:val="0"/>
      <w:marRight w:val="0"/>
      <w:marTop w:val="0"/>
      <w:marBottom w:val="0"/>
      <w:divBdr>
        <w:top w:val="none" w:sz="0" w:space="0" w:color="auto"/>
        <w:left w:val="none" w:sz="0" w:space="0" w:color="auto"/>
        <w:bottom w:val="none" w:sz="0" w:space="0" w:color="auto"/>
        <w:right w:val="none" w:sz="0" w:space="0" w:color="auto"/>
      </w:divBdr>
      <w:divsChild>
        <w:div w:id="67769262">
          <w:marLeft w:val="0"/>
          <w:marRight w:val="0"/>
          <w:marTop w:val="0"/>
          <w:marBottom w:val="0"/>
          <w:divBdr>
            <w:top w:val="none" w:sz="0" w:space="0" w:color="auto"/>
            <w:left w:val="none" w:sz="0" w:space="0" w:color="auto"/>
            <w:bottom w:val="none" w:sz="0" w:space="0" w:color="auto"/>
            <w:right w:val="none" w:sz="0" w:space="0" w:color="auto"/>
          </w:divBdr>
          <w:divsChild>
            <w:div w:id="1841964408">
              <w:marLeft w:val="0"/>
              <w:marRight w:val="0"/>
              <w:marTop w:val="0"/>
              <w:marBottom w:val="0"/>
              <w:divBdr>
                <w:top w:val="none" w:sz="0" w:space="0" w:color="auto"/>
                <w:left w:val="none" w:sz="0" w:space="0" w:color="auto"/>
                <w:bottom w:val="none" w:sz="0" w:space="0" w:color="auto"/>
                <w:right w:val="none" w:sz="0" w:space="0" w:color="auto"/>
              </w:divBdr>
              <w:divsChild>
                <w:div w:id="1663198575">
                  <w:marLeft w:val="0"/>
                  <w:marRight w:val="0"/>
                  <w:marTop w:val="0"/>
                  <w:marBottom w:val="0"/>
                  <w:divBdr>
                    <w:top w:val="none" w:sz="0" w:space="0" w:color="auto"/>
                    <w:left w:val="none" w:sz="0" w:space="0" w:color="auto"/>
                    <w:bottom w:val="none" w:sz="0" w:space="0" w:color="auto"/>
                    <w:right w:val="none" w:sz="0" w:space="0" w:color="auto"/>
                  </w:divBdr>
                  <w:divsChild>
                    <w:div w:id="1422215949">
                      <w:marLeft w:val="0"/>
                      <w:marRight w:val="0"/>
                      <w:marTop w:val="0"/>
                      <w:marBottom w:val="0"/>
                      <w:divBdr>
                        <w:top w:val="none" w:sz="0" w:space="0" w:color="auto"/>
                        <w:left w:val="none" w:sz="0" w:space="0" w:color="auto"/>
                        <w:bottom w:val="none" w:sz="0" w:space="0" w:color="auto"/>
                        <w:right w:val="none" w:sz="0" w:space="0" w:color="auto"/>
                      </w:divBdr>
                      <w:divsChild>
                        <w:div w:id="602691409">
                          <w:marLeft w:val="0"/>
                          <w:marRight w:val="0"/>
                          <w:marTop w:val="0"/>
                          <w:marBottom w:val="0"/>
                          <w:divBdr>
                            <w:top w:val="none" w:sz="0" w:space="0" w:color="auto"/>
                            <w:left w:val="none" w:sz="0" w:space="0" w:color="auto"/>
                            <w:bottom w:val="none" w:sz="0" w:space="0" w:color="auto"/>
                            <w:right w:val="none" w:sz="0" w:space="0" w:color="auto"/>
                          </w:divBdr>
                        </w:div>
                      </w:divsChild>
                    </w:div>
                    <w:div w:id="1262445462">
                      <w:marLeft w:val="0"/>
                      <w:marRight w:val="0"/>
                      <w:marTop w:val="0"/>
                      <w:marBottom w:val="0"/>
                      <w:divBdr>
                        <w:top w:val="none" w:sz="0" w:space="0" w:color="auto"/>
                        <w:left w:val="none" w:sz="0" w:space="0" w:color="auto"/>
                        <w:bottom w:val="none" w:sz="0" w:space="0" w:color="auto"/>
                        <w:right w:val="none" w:sz="0" w:space="0" w:color="auto"/>
                      </w:divBdr>
                      <w:divsChild>
                        <w:div w:id="1650282317">
                          <w:marLeft w:val="0"/>
                          <w:marRight w:val="0"/>
                          <w:marTop w:val="0"/>
                          <w:marBottom w:val="0"/>
                          <w:divBdr>
                            <w:top w:val="none" w:sz="0" w:space="0" w:color="auto"/>
                            <w:left w:val="none" w:sz="0" w:space="0" w:color="auto"/>
                            <w:bottom w:val="none" w:sz="0" w:space="0" w:color="auto"/>
                            <w:right w:val="none" w:sz="0" w:space="0" w:color="auto"/>
                          </w:divBdr>
                          <w:divsChild>
                            <w:div w:id="846407068">
                              <w:marLeft w:val="0"/>
                              <w:marRight w:val="0"/>
                              <w:marTop w:val="0"/>
                              <w:marBottom w:val="0"/>
                              <w:divBdr>
                                <w:top w:val="none" w:sz="0" w:space="0" w:color="auto"/>
                                <w:left w:val="none" w:sz="0" w:space="0" w:color="auto"/>
                                <w:bottom w:val="none" w:sz="0" w:space="0" w:color="auto"/>
                                <w:right w:val="none" w:sz="0" w:space="0" w:color="auto"/>
                              </w:divBdr>
                              <w:divsChild>
                                <w:div w:id="1207376115">
                                  <w:marLeft w:val="0"/>
                                  <w:marRight w:val="0"/>
                                  <w:marTop w:val="0"/>
                                  <w:marBottom w:val="0"/>
                                  <w:divBdr>
                                    <w:top w:val="none" w:sz="0" w:space="0" w:color="auto"/>
                                    <w:left w:val="none" w:sz="0" w:space="0" w:color="auto"/>
                                    <w:bottom w:val="none" w:sz="0" w:space="0" w:color="auto"/>
                                    <w:right w:val="none" w:sz="0" w:space="0" w:color="auto"/>
                                  </w:divBdr>
                                  <w:divsChild>
                                    <w:div w:id="9751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457884">
      <w:bodyDiv w:val="1"/>
      <w:marLeft w:val="0"/>
      <w:marRight w:val="0"/>
      <w:marTop w:val="0"/>
      <w:marBottom w:val="0"/>
      <w:divBdr>
        <w:top w:val="none" w:sz="0" w:space="0" w:color="auto"/>
        <w:left w:val="none" w:sz="0" w:space="0" w:color="auto"/>
        <w:bottom w:val="none" w:sz="0" w:space="0" w:color="auto"/>
        <w:right w:val="none" w:sz="0" w:space="0" w:color="auto"/>
      </w:divBdr>
    </w:div>
    <w:div w:id="53741767">
      <w:bodyDiv w:val="1"/>
      <w:marLeft w:val="0"/>
      <w:marRight w:val="0"/>
      <w:marTop w:val="0"/>
      <w:marBottom w:val="0"/>
      <w:divBdr>
        <w:top w:val="none" w:sz="0" w:space="0" w:color="auto"/>
        <w:left w:val="none" w:sz="0" w:space="0" w:color="auto"/>
        <w:bottom w:val="none" w:sz="0" w:space="0" w:color="auto"/>
        <w:right w:val="none" w:sz="0" w:space="0" w:color="auto"/>
      </w:divBdr>
    </w:div>
    <w:div w:id="86115973">
      <w:bodyDiv w:val="1"/>
      <w:marLeft w:val="0"/>
      <w:marRight w:val="0"/>
      <w:marTop w:val="0"/>
      <w:marBottom w:val="0"/>
      <w:divBdr>
        <w:top w:val="none" w:sz="0" w:space="0" w:color="auto"/>
        <w:left w:val="none" w:sz="0" w:space="0" w:color="auto"/>
        <w:bottom w:val="none" w:sz="0" w:space="0" w:color="auto"/>
        <w:right w:val="none" w:sz="0" w:space="0" w:color="auto"/>
      </w:divBdr>
    </w:div>
    <w:div w:id="102922612">
      <w:bodyDiv w:val="1"/>
      <w:marLeft w:val="0"/>
      <w:marRight w:val="0"/>
      <w:marTop w:val="0"/>
      <w:marBottom w:val="0"/>
      <w:divBdr>
        <w:top w:val="none" w:sz="0" w:space="0" w:color="auto"/>
        <w:left w:val="none" w:sz="0" w:space="0" w:color="auto"/>
        <w:bottom w:val="none" w:sz="0" w:space="0" w:color="auto"/>
        <w:right w:val="none" w:sz="0" w:space="0" w:color="auto"/>
      </w:divBdr>
      <w:divsChild>
        <w:div w:id="2084256575">
          <w:blockQuote w:val="1"/>
          <w:marLeft w:val="225"/>
          <w:marRight w:val="0"/>
          <w:marTop w:val="0"/>
          <w:marBottom w:val="0"/>
          <w:divBdr>
            <w:top w:val="none" w:sz="0" w:space="0" w:color="auto"/>
            <w:left w:val="none" w:sz="0" w:space="0" w:color="auto"/>
            <w:bottom w:val="none" w:sz="0" w:space="0" w:color="auto"/>
            <w:right w:val="none" w:sz="0" w:space="0" w:color="auto"/>
          </w:divBdr>
          <w:divsChild>
            <w:div w:id="286589304">
              <w:marLeft w:val="0"/>
              <w:marRight w:val="0"/>
              <w:marTop w:val="0"/>
              <w:marBottom w:val="0"/>
              <w:divBdr>
                <w:top w:val="none" w:sz="0" w:space="0" w:color="auto"/>
                <w:left w:val="none" w:sz="0" w:space="0" w:color="auto"/>
                <w:bottom w:val="none" w:sz="0" w:space="0" w:color="auto"/>
                <w:right w:val="none" w:sz="0" w:space="0" w:color="auto"/>
              </w:divBdr>
              <w:divsChild>
                <w:div w:id="16114317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72823">
      <w:bodyDiv w:val="1"/>
      <w:marLeft w:val="0"/>
      <w:marRight w:val="0"/>
      <w:marTop w:val="0"/>
      <w:marBottom w:val="0"/>
      <w:divBdr>
        <w:top w:val="none" w:sz="0" w:space="0" w:color="auto"/>
        <w:left w:val="none" w:sz="0" w:space="0" w:color="auto"/>
        <w:bottom w:val="none" w:sz="0" w:space="0" w:color="auto"/>
        <w:right w:val="none" w:sz="0" w:space="0" w:color="auto"/>
      </w:divBdr>
    </w:div>
    <w:div w:id="128865730">
      <w:bodyDiv w:val="1"/>
      <w:marLeft w:val="0"/>
      <w:marRight w:val="0"/>
      <w:marTop w:val="0"/>
      <w:marBottom w:val="0"/>
      <w:divBdr>
        <w:top w:val="none" w:sz="0" w:space="0" w:color="auto"/>
        <w:left w:val="none" w:sz="0" w:space="0" w:color="auto"/>
        <w:bottom w:val="none" w:sz="0" w:space="0" w:color="auto"/>
        <w:right w:val="none" w:sz="0" w:space="0" w:color="auto"/>
      </w:divBdr>
    </w:div>
    <w:div w:id="148012831">
      <w:bodyDiv w:val="1"/>
      <w:marLeft w:val="0"/>
      <w:marRight w:val="0"/>
      <w:marTop w:val="0"/>
      <w:marBottom w:val="0"/>
      <w:divBdr>
        <w:top w:val="none" w:sz="0" w:space="0" w:color="auto"/>
        <w:left w:val="none" w:sz="0" w:space="0" w:color="auto"/>
        <w:bottom w:val="none" w:sz="0" w:space="0" w:color="auto"/>
        <w:right w:val="none" w:sz="0" w:space="0" w:color="auto"/>
      </w:divBdr>
    </w:div>
    <w:div w:id="149909804">
      <w:bodyDiv w:val="1"/>
      <w:marLeft w:val="0"/>
      <w:marRight w:val="0"/>
      <w:marTop w:val="0"/>
      <w:marBottom w:val="0"/>
      <w:divBdr>
        <w:top w:val="none" w:sz="0" w:space="0" w:color="auto"/>
        <w:left w:val="none" w:sz="0" w:space="0" w:color="auto"/>
        <w:bottom w:val="none" w:sz="0" w:space="0" w:color="auto"/>
        <w:right w:val="none" w:sz="0" w:space="0" w:color="auto"/>
      </w:divBdr>
    </w:div>
    <w:div w:id="150678102">
      <w:bodyDiv w:val="1"/>
      <w:marLeft w:val="0"/>
      <w:marRight w:val="0"/>
      <w:marTop w:val="0"/>
      <w:marBottom w:val="0"/>
      <w:divBdr>
        <w:top w:val="none" w:sz="0" w:space="0" w:color="auto"/>
        <w:left w:val="none" w:sz="0" w:space="0" w:color="auto"/>
        <w:bottom w:val="none" w:sz="0" w:space="0" w:color="auto"/>
        <w:right w:val="none" w:sz="0" w:space="0" w:color="auto"/>
      </w:divBdr>
      <w:divsChild>
        <w:div w:id="6867117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7409082">
      <w:bodyDiv w:val="1"/>
      <w:marLeft w:val="0"/>
      <w:marRight w:val="0"/>
      <w:marTop w:val="0"/>
      <w:marBottom w:val="0"/>
      <w:divBdr>
        <w:top w:val="none" w:sz="0" w:space="0" w:color="auto"/>
        <w:left w:val="none" w:sz="0" w:space="0" w:color="auto"/>
        <w:bottom w:val="none" w:sz="0" w:space="0" w:color="auto"/>
        <w:right w:val="none" w:sz="0" w:space="0" w:color="auto"/>
      </w:divBdr>
    </w:div>
    <w:div w:id="197283151">
      <w:bodyDiv w:val="1"/>
      <w:marLeft w:val="0"/>
      <w:marRight w:val="0"/>
      <w:marTop w:val="0"/>
      <w:marBottom w:val="0"/>
      <w:divBdr>
        <w:top w:val="none" w:sz="0" w:space="0" w:color="auto"/>
        <w:left w:val="none" w:sz="0" w:space="0" w:color="auto"/>
        <w:bottom w:val="none" w:sz="0" w:space="0" w:color="auto"/>
        <w:right w:val="none" w:sz="0" w:space="0" w:color="auto"/>
      </w:divBdr>
    </w:div>
    <w:div w:id="205915652">
      <w:bodyDiv w:val="1"/>
      <w:marLeft w:val="0"/>
      <w:marRight w:val="0"/>
      <w:marTop w:val="0"/>
      <w:marBottom w:val="0"/>
      <w:divBdr>
        <w:top w:val="none" w:sz="0" w:space="0" w:color="auto"/>
        <w:left w:val="none" w:sz="0" w:space="0" w:color="auto"/>
        <w:bottom w:val="none" w:sz="0" w:space="0" w:color="auto"/>
        <w:right w:val="none" w:sz="0" w:space="0" w:color="auto"/>
      </w:divBdr>
    </w:div>
    <w:div w:id="231234176">
      <w:bodyDiv w:val="1"/>
      <w:marLeft w:val="0"/>
      <w:marRight w:val="0"/>
      <w:marTop w:val="0"/>
      <w:marBottom w:val="0"/>
      <w:divBdr>
        <w:top w:val="none" w:sz="0" w:space="0" w:color="auto"/>
        <w:left w:val="none" w:sz="0" w:space="0" w:color="auto"/>
        <w:bottom w:val="none" w:sz="0" w:space="0" w:color="auto"/>
        <w:right w:val="none" w:sz="0" w:space="0" w:color="auto"/>
      </w:divBdr>
    </w:div>
    <w:div w:id="277611188">
      <w:bodyDiv w:val="1"/>
      <w:marLeft w:val="0"/>
      <w:marRight w:val="0"/>
      <w:marTop w:val="0"/>
      <w:marBottom w:val="0"/>
      <w:divBdr>
        <w:top w:val="none" w:sz="0" w:space="0" w:color="auto"/>
        <w:left w:val="none" w:sz="0" w:space="0" w:color="auto"/>
        <w:bottom w:val="none" w:sz="0" w:space="0" w:color="auto"/>
        <w:right w:val="none" w:sz="0" w:space="0" w:color="auto"/>
      </w:divBdr>
    </w:div>
    <w:div w:id="294337840">
      <w:bodyDiv w:val="1"/>
      <w:marLeft w:val="0"/>
      <w:marRight w:val="0"/>
      <w:marTop w:val="0"/>
      <w:marBottom w:val="0"/>
      <w:divBdr>
        <w:top w:val="none" w:sz="0" w:space="0" w:color="auto"/>
        <w:left w:val="none" w:sz="0" w:space="0" w:color="auto"/>
        <w:bottom w:val="none" w:sz="0" w:space="0" w:color="auto"/>
        <w:right w:val="none" w:sz="0" w:space="0" w:color="auto"/>
      </w:divBdr>
    </w:div>
    <w:div w:id="337199977">
      <w:bodyDiv w:val="1"/>
      <w:marLeft w:val="0"/>
      <w:marRight w:val="0"/>
      <w:marTop w:val="0"/>
      <w:marBottom w:val="0"/>
      <w:divBdr>
        <w:top w:val="none" w:sz="0" w:space="0" w:color="auto"/>
        <w:left w:val="none" w:sz="0" w:space="0" w:color="auto"/>
        <w:bottom w:val="none" w:sz="0" w:space="0" w:color="auto"/>
        <w:right w:val="none" w:sz="0" w:space="0" w:color="auto"/>
      </w:divBdr>
    </w:div>
    <w:div w:id="339625370">
      <w:bodyDiv w:val="1"/>
      <w:marLeft w:val="0"/>
      <w:marRight w:val="0"/>
      <w:marTop w:val="0"/>
      <w:marBottom w:val="0"/>
      <w:divBdr>
        <w:top w:val="none" w:sz="0" w:space="0" w:color="auto"/>
        <w:left w:val="none" w:sz="0" w:space="0" w:color="auto"/>
        <w:bottom w:val="none" w:sz="0" w:space="0" w:color="auto"/>
        <w:right w:val="none" w:sz="0" w:space="0" w:color="auto"/>
      </w:divBdr>
      <w:divsChild>
        <w:div w:id="702948645">
          <w:marLeft w:val="0"/>
          <w:marRight w:val="0"/>
          <w:marTop w:val="0"/>
          <w:marBottom w:val="0"/>
          <w:divBdr>
            <w:top w:val="none" w:sz="0" w:space="0" w:color="auto"/>
            <w:left w:val="none" w:sz="0" w:space="0" w:color="auto"/>
            <w:bottom w:val="none" w:sz="0" w:space="0" w:color="auto"/>
            <w:right w:val="none" w:sz="0" w:space="0" w:color="auto"/>
          </w:divBdr>
          <w:divsChild>
            <w:div w:id="914319975">
              <w:marLeft w:val="0"/>
              <w:marRight w:val="0"/>
              <w:marTop w:val="0"/>
              <w:marBottom w:val="0"/>
              <w:divBdr>
                <w:top w:val="none" w:sz="0" w:space="0" w:color="auto"/>
                <w:left w:val="none" w:sz="0" w:space="0" w:color="auto"/>
                <w:bottom w:val="none" w:sz="0" w:space="0" w:color="auto"/>
                <w:right w:val="none" w:sz="0" w:space="0" w:color="auto"/>
              </w:divBdr>
              <w:divsChild>
                <w:div w:id="538667223">
                  <w:marLeft w:val="0"/>
                  <w:marRight w:val="0"/>
                  <w:marTop w:val="0"/>
                  <w:marBottom w:val="0"/>
                  <w:divBdr>
                    <w:top w:val="none" w:sz="0" w:space="0" w:color="auto"/>
                    <w:left w:val="none" w:sz="0" w:space="0" w:color="auto"/>
                    <w:bottom w:val="none" w:sz="0" w:space="0" w:color="auto"/>
                    <w:right w:val="none" w:sz="0" w:space="0" w:color="auto"/>
                  </w:divBdr>
                  <w:divsChild>
                    <w:div w:id="73285801">
                      <w:marLeft w:val="0"/>
                      <w:marRight w:val="0"/>
                      <w:marTop w:val="0"/>
                      <w:marBottom w:val="0"/>
                      <w:divBdr>
                        <w:top w:val="none" w:sz="0" w:space="0" w:color="auto"/>
                        <w:left w:val="none" w:sz="0" w:space="0" w:color="auto"/>
                        <w:bottom w:val="none" w:sz="0" w:space="0" w:color="auto"/>
                        <w:right w:val="none" w:sz="0" w:space="0" w:color="auto"/>
                      </w:divBdr>
                      <w:divsChild>
                        <w:div w:id="992753151">
                          <w:marLeft w:val="0"/>
                          <w:marRight w:val="0"/>
                          <w:marTop w:val="0"/>
                          <w:marBottom w:val="0"/>
                          <w:divBdr>
                            <w:top w:val="none" w:sz="0" w:space="0" w:color="auto"/>
                            <w:left w:val="none" w:sz="0" w:space="0" w:color="auto"/>
                            <w:bottom w:val="none" w:sz="0" w:space="0" w:color="auto"/>
                            <w:right w:val="none" w:sz="0" w:space="0" w:color="auto"/>
                          </w:divBdr>
                          <w:divsChild>
                            <w:div w:id="1573126502">
                              <w:marLeft w:val="0"/>
                              <w:marRight w:val="0"/>
                              <w:marTop w:val="0"/>
                              <w:marBottom w:val="0"/>
                              <w:divBdr>
                                <w:top w:val="none" w:sz="0" w:space="0" w:color="auto"/>
                                <w:left w:val="none" w:sz="0" w:space="0" w:color="auto"/>
                                <w:bottom w:val="none" w:sz="0" w:space="0" w:color="auto"/>
                                <w:right w:val="none" w:sz="0" w:space="0" w:color="auto"/>
                              </w:divBdr>
                              <w:divsChild>
                                <w:div w:id="1187056436">
                                  <w:marLeft w:val="0"/>
                                  <w:marRight w:val="0"/>
                                  <w:marTop w:val="0"/>
                                  <w:marBottom w:val="0"/>
                                  <w:divBdr>
                                    <w:top w:val="none" w:sz="0" w:space="0" w:color="auto"/>
                                    <w:left w:val="none" w:sz="0" w:space="0" w:color="auto"/>
                                    <w:bottom w:val="none" w:sz="0" w:space="0" w:color="auto"/>
                                    <w:right w:val="none" w:sz="0" w:space="0" w:color="auto"/>
                                  </w:divBdr>
                                  <w:divsChild>
                                    <w:div w:id="1582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0808804">
      <w:bodyDiv w:val="1"/>
      <w:marLeft w:val="0"/>
      <w:marRight w:val="0"/>
      <w:marTop w:val="0"/>
      <w:marBottom w:val="0"/>
      <w:divBdr>
        <w:top w:val="none" w:sz="0" w:space="0" w:color="auto"/>
        <w:left w:val="none" w:sz="0" w:space="0" w:color="auto"/>
        <w:bottom w:val="none" w:sz="0" w:space="0" w:color="auto"/>
        <w:right w:val="none" w:sz="0" w:space="0" w:color="auto"/>
      </w:divBdr>
    </w:div>
    <w:div w:id="418915682">
      <w:bodyDiv w:val="1"/>
      <w:marLeft w:val="0"/>
      <w:marRight w:val="0"/>
      <w:marTop w:val="0"/>
      <w:marBottom w:val="0"/>
      <w:divBdr>
        <w:top w:val="none" w:sz="0" w:space="0" w:color="auto"/>
        <w:left w:val="none" w:sz="0" w:space="0" w:color="auto"/>
        <w:bottom w:val="none" w:sz="0" w:space="0" w:color="auto"/>
        <w:right w:val="none" w:sz="0" w:space="0" w:color="auto"/>
      </w:divBdr>
    </w:div>
    <w:div w:id="425001792">
      <w:bodyDiv w:val="1"/>
      <w:marLeft w:val="0"/>
      <w:marRight w:val="0"/>
      <w:marTop w:val="0"/>
      <w:marBottom w:val="0"/>
      <w:divBdr>
        <w:top w:val="none" w:sz="0" w:space="0" w:color="auto"/>
        <w:left w:val="none" w:sz="0" w:space="0" w:color="auto"/>
        <w:bottom w:val="none" w:sz="0" w:space="0" w:color="auto"/>
        <w:right w:val="none" w:sz="0" w:space="0" w:color="auto"/>
      </w:divBdr>
    </w:div>
    <w:div w:id="457262297">
      <w:bodyDiv w:val="1"/>
      <w:marLeft w:val="0"/>
      <w:marRight w:val="0"/>
      <w:marTop w:val="0"/>
      <w:marBottom w:val="0"/>
      <w:divBdr>
        <w:top w:val="none" w:sz="0" w:space="0" w:color="auto"/>
        <w:left w:val="none" w:sz="0" w:space="0" w:color="auto"/>
        <w:bottom w:val="none" w:sz="0" w:space="0" w:color="auto"/>
        <w:right w:val="none" w:sz="0" w:space="0" w:color="auto"/>
      </w:divBdr>
    </w:div>
    <w:div w:id="497115414">
      <w:bodyDiv w:val="1"/>
      <w:marLeft w:val="0"/>
      <w:marRight w:val="0"/>
      <w:marTop w:val="0"/>
      <w:marBottom w:val="0"/>
      <w:divBdr>
        <w:top w:val="none" w:sz="0" w:space="0" w:color="auto"/>
        <w:left w:val="none" w:sz="0" w:space="0" w:color="auto"/>
        <w:bottom w:val="none" w:sz="0" w:space="0" w:color="auto"/>
        <w:right w:val="none" w:sz="0" w:space="0" w:color="auto"/>
      </w:divBdr>
    </w:div>
    <w:div w:id="516122812">
      <w:bodyDiv w:val="1"/>
      <w:marLeft w:val="0"/>
      <w:marRight w:val="0"/>
      <w:marTop w:val="0"/>
      <w:marBottom w:val="0"/>
      <w:divBdr>
        <w:top w:val="none" w:sz="0" w:space="0" w:color="auto"/>
        <w:left w:val="none" w:sz="0" w:space="0" w:color="auto"/>
        <w:bottom w:val="none" w:sz="0" w:space="0" w:color="auto"/>
        <w:right w:val="none" w:sz="0" w:space="0" w:color="auto"/>
      </w:divBdr>
      <w:divsChild>
        <w:div w:id="21135361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45138717">
      <w:bodyDiv w:val="1"/>
      <w:marLeft w:val="0"/>
      <w:marRight w:val="0"/>
      <w:marTop w:val="0"/>
      <w:marBottom w:val="0"/>
      <w:divBdr>
        <w:top w:val="none" w:sz="0" w:space="0" w:color="auto"/>
        <w:left w:val="none" w:sz="0" w:space="0" w:color="auto"/>
        <w:bottom w:val="none" w:sz="0" w:space="0" w:color="auto"/>
        <w:right w:val="none" w:sz="0" w:space="0" w:color="auto"/>
      </w:divBdr>
    </w:div>
    <w:div w:id="592473995">
      <w:bodyDiv w:val="1"/>
      <w:marLeft w:val="0"/>
      <w:marRight w:val="0"/>
      <w:marTop w:val="0"/>
      <w:marBottom w:val="0"/>
      <w:divBdr>
        <w:top w:val="none" w:sz="0" w:space="0" w:color="auto"/>
        <w:left w:val="none" w:sz="0" w:space="0" w:color="auto"/>
        <w:bottom w:val="none" w:sz="0" w:space="0" w:color="auto"/>
        <w:right w:val="none" w:sz="0" w:space="0" w:color="auto"/>
      </w:divBdr>
      <w:divsChild>
        <w:div w:id="211296859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24963747">
      <w:bodyDiv w:val="1"/>
      <w:marLeft w:val="0"/>
      <w:marRight w:val="0"/>
      <w:marTop w:val="0"/>
      <w:marBottom w:val="0"/>
      <w:divBdr>
        <w:top w:val="none" w:sz="0" w:space="0" w:color="auto"/>
        <w:left w:val="none" w:sz="0" w:space="0" w:color="auto"/>
        <w:bottom w:val="none" w:sz="0" w:space="0" w:color="auto"/>
        <w:right w:val="none" w:sz="0" w:space="0" w:color="auto"/>
      </w:divBdr>
    </w:div>
    <w:div w:id="647169970">
      <w:bodyDiv w:val="1"/>
      <w:marLeft w:val="0"/>
      <w:marRight w:val="0"/>
      <w:marTop w:val="0"/>
      <w:marBottom w:val="0"/>
      <w:divBdr>
        <w:top w:val="none" w:sz="0" w:space="0" w:color="auto"/>
        <w:left w:val="none" w:sz="0" w:space="0" w:color="auto"/>
        <w:bottom w:val="none" w:sz="0" w:space="0" w:color="auto"/>
        <w:right w:val="none" w:sz="0" w:space="0" w:color="auto"/>
      </w:divBdr>
    </w:div>
    <w:div w:id="662700647">
      <w:bodyDiv w:val="1"/>
      <w:marLeft w:val="0"/>
      <w:marRight w:val="0"/>
      <w:marTop w:val="0"/>
      <w:marBottom w:val="0"/>
      <w:divBdr>
        <w:top w:val="none" w:sz="0" w:space="0" w:color="auto"/>
        <w:left w:val="none" w:sz="0" w:space="0" w:color="auto"/>
        <w:bottom w:val="none" w:sz="0" w:space="0" w:color="auto"/>
        <w:right w:val="none" w:sz="0" w:space="0" w:color="auto"/>
      </w:divBdr>
    </w:div>
    <w:div w:id="679116796">
      <w:bodyDiv w:val="1"/>
      <w:marLeft w:val="0"/>
      <w:marRight w:val="0"/>
      <w:marTop w:val="0"/>
      <w:marBottom w:val="0"/>
      <w:divBdr>
        <w:top w:val="none" w:sz="0" w:space="0" w:color="auto"/>
        <w:left w:val="none" w:sz="0" w:space="0" w:color="auto"/>
        <w:bottom w:val="none" w:sz="0" w:space="0" w:color="auto"/>
        <w:right w:val="none" w:sz="0" w:space="0" w:color="auto"/>
      </w:divBdr>
    </w:div>
    <w:div w:id="685402742">
      <w:bodyDiv w:val="1"/>
      <w:marLeft w:val="0"/>
      <w:marRight w:val="0"/>
      <w:marTop w:val="0"/>
      <w:marBottom w:val="0"/>
      <w:divBdr>
        <w:top w:val="none" w:sz="0" w:space="0" w:color="auto"/>
        <w:left w:val="none" w:sz="0" w:space="0" w:color="auto"/>
        <w:bottom w:val="none" w:sz="0" w:space="0" w:color="auto"/>
        <w:right w:val="none" w:sz="0" w:space="0" w:color="auto"/>
      </w:divBdr>
    </w:div>
    <w:div w:id="709185951">
      <w:bodyDiv w:val="1"/>
      <w:marLeft w:val="0"/>
      <w:marRight w:val="0"/>
      <w:marTop w:val="0"/>
      <w:marBottom w:val="0"/>
      <w:divBdr>
        <w:top w:val="none" w:sz="0" w:space="0" w:color="auto"/>
        <w:left w:val="none" w:sz="0" w:space="0" w:color="auto"/>
        <w:bottom w:val="none" w:sz="0" w:space="0" w:color="auto"/>
        <w:right w:val="none" w:sz="0" w:space="0" w:color="auto"/>
      </w:divBdr>
    </w:div>
    <w:div w:id="711466739">
      <w:bodyDiv w:val="1"/>
      <w:marLeft w:val="0"/>
      <w:marRight w:val="0"/>
      <w:marTop w:val="0"/>
      <w:marBottom w:val="0"/>
      <w:divBdr>
        <w:top w:val="none" w:sz="0" w:space="0" w:color="auto"/>
        <w:left w:val="none" w:sz="0" w:space="0" w:color="auto"/>
        <w:bottom w:val="none" w:sz="0" w:space="0" w:color="auto"/>
        <w:right w:val="none" w:sz="0" w:space="0" w:color="auto"/>
      </w:divBdr>
    </w:div>
    <w:div w:id="723017991">
      <w:bodyDiv w:val="1"/>
      <w:marLeft w:val="0"/>
      <w:marRight w:val="0"/>
      <w:marTop w:val="0"/>
      <w:marBottom w:val="0"/>
      <w:divBdr>
        <w:top w:val="none" w:sz="0" w:space="0" w:color="auto"/>
        <w:left w:val="none" w:sz="0" w:space="0" w:color="auto"/>
        <w:bottom w:val="none" w:sz="0" w:space="0" w:color="auto"/>
        <w:right w:val="none" w:sz="0" w:space="0" w:color="auto"/>
      </w:divBdr>
    </w:div>
    <w:div w:id="755631996">
      <w:bodyDiv w:val="1"/>
      <w:marLeft w:val="0"/>
      <w:marRight w:val="0"/>
      <w:marTop w:val="0"/>
      <w:marBottom w:val="0"/>
      <w:divBdr>
        <w:top w:val="none" w:sz="0" w:space="0" w:color="auto"/>
        <w:left w:val="none" w:sz="0" w:space="0" w:color="auto"/>
        <w:bottom w:val="none" w:sz="0" w:space="0" w:color="auto"/>
        <w:right w:val="none" w:sz="0" w:space="0" w:color="auto"/>
      </w:divBdr>
    </w:div>
    <w:div w:id="763261344">
      <w:bodyDiv w:val="1"/>
      <w:marLeft w:val="0"/>
      <w:marRight w:val="0"/>
      <w:marTop w:val="0"/>
      <w:marBottom w:val="0"/>
      <w:divBdr>
        <w:top w:val="none" w:sz="0" w:space="0" w:color="auto"/>
        <w:left w:val="none" w:sz="0" w:space="0" w:color="auto"/>
        <w:bottom w:val="none" w:sz="0" w:space="0" w:color="auto"/>
        <w:right w:val="none" w:sz="0" w:space="0" w:color="auto"/>
      </w:divBdr>
    </w:div>
    <w:div w:id="783310222">
      <w:bodyDiv w:val="1"/>
      <w:marLeft w:val="0"/>
      <w:marRight w:val="0"/>
      <w:marTop w:val="0"/>
      <w:marBottom w:val="0"/>
      <w:divBdr>
        <w:top w:val="none" w:sz="0" w:space="0" w:color="auto"/>
        <w:left w:val="none" w:sz="0" w:space="0" w:color="auto"/>
        <w:bottom w:val="none" w:sz="0" w:space="0" w:color="auto"/>
        <w:right w:val="none" w:sz="0" w:space="0" w:color="auto"/>
      </w:divBdr>
    </w:div>
    <w:div w:id="788207718">
      <w:bodyDiv w:val="1"/>
      <w:marLeft w:val="0"/>
      <w:marRight w:val="0"/>
      <w:marTop w:val="0"/>
      <w:marBottom w:val="0"/>
      <w:divBdr>
        <w:top w:val="none" w:sz="0" w:space="0" w:color="auto"/>
        <w:left w:val="none" w:sz="0" w:space="0" w:color="auto"/>
        <w:bottom w:val="none" w:sz="0" w:space="0" w:color="auto"/>
        <w:right w:val="none" w:sz="0" w:space="0" w:color="auto"/>
      </w:divBdr>
    </w:div>
    <w:div w:id="790637986">
      <w:bodyDiv w:val="1"/>
      <w:marLeft w:val="0"/>
      <w:marRight w:val="0"/>
      <w:marTop w:val="0"/>
      <w:marBottom w:val="0"/>
      <w:divBdr>
        <w:top w:val="none" w:sz="0" w:space="0" w:color="auto"/>
        <w:left w:val="none" w:sz="0" w:space="0" w:color="auto"/>
        <w:bottom w:val="none" w:sz="0" w:space="0" w:color="auto"/>
        <w:right w:val="none" w:sz="0" w:space="0" w:color="auto"/>
      </w:divBdr>
    </w:div>
    <w:div w:id="808281978">
      <w:bodyDiv w:val="1"/>
      <w:marLeft w:val="0"/>
      <w:marRight w:val="0"/>
      <w:marTop w:val="0"/>
      <w:marBottom w:val="0"/>
      <w:divBdr>
        <w:top w:val="none" w:sz="0" w:space="0" w:color="auto"/>
        <w:left w:val="none" w:sz="0" w:space="0" w:color="auto"/>
        <w:bottom w:val="none" w:sz="0" w:space="0" w:color="auto"/>
        <w:right w:val="none" w:sz="0" w:space="0" w:color="auto"/>
      </w:divBdr>
    </w:div>
    <w:div w:id="857620928">
      <w:bodyDiv w:val="1"/>
      <w:marLeft w:val="0"/>
      <w:marRight w:val="0"/>
      <w:marTop w:val="0"/>
      <w:marBottom w:val="0"/>
      <w:divBdr>
        <w:top w:val="none" w:sz="0" w:space="0" w:color="auto"/>
        <w:left w:val="none" w:sz="0" w:space="0" w:color="auto"/>
        <w:bottom w:val="none" w:sz="0" w:space="0" w:color="auto"/>
        <w:right w:val="none" w:sz="0" w:space="0" w:color="auto"/>
      </w:divBdr>
    </w:div>
    <w:div w:id="877545041">
      <w:bodyDiv w:val="1"/>
      <w:marLeft w:val="0"/>
      <w:marRight w:val="0"/>
      <w:marTop w:val="0"/>
      <w:marBottom w:val="0"/>
      <w:divBdr>
        <w:top w:val="none" w:sz="0" w:space="0" w:color="auto"/>
        <w:left w:val="none" w:sz="0" w:space="0" w:color="auto"/>
        <w:bottom w:val="none" w:sz="0" w:space="0" w:color="auto"/>
        <w:right w:val="none" w:sz="0" w:space="0" w:color="auto"/>
      </w:divBdr>
    </w:div>
    <w:div w:id="910308853">
      <w:bodyDiv w:val="1"/>
      <w:marLeft w:val="0"/>
      <w:marRight w:val="0"/>
      <w:marTop w:val="0"/>
      <w:marBottom w:val="0"/>
      <w:divBdr>
        <w:top w:val="none" w:sz="0" w:space="0" w:color="auto"/>
        <w:left w:val="none" w:sz="0" w:space="0" w:color="auto"/>
        <w:bottom w:val="none" w:sz="0" w:space="0" w:color="auto"/>
        <w:right w:val="none" w:sz="0" w:space="0" w:color="auto"/>
      </w:divBdr>
      <w:divsChild>
        <w:div w:id="1057779603">
          <w:marLeft w:val="0"/>
          <w:marRight w:val="0"/>
          <w:marTop w:val="0"/>
          <w:marBottom w:val="0"/>
          <w:divBdr>
            <w:top w:val="none" w:sz="0" w:space="0" w:color="auto"/>
            <w:left w:val="none" w:sz="0" w:space="0" w:color="auto"/>
            <w:bottom w:val="none" w:sz="0" w:space="0" w:color="auto"/>
            <w:right w:val="none" w:sz="0" w:space="0" w:color="auto"/>
          </w:divBdr>
          <w:divsChild>
            <w:div w:id="1696149502">
              <w:marLeft w:val="0"/>
              <w:marRight w:val="0"/>
              <w:marTop w:val="0"/>
              <w:marBottom w:val="0"/>
              <w:divBdr>
                <w:top w:val="none" w:sz="0" w:space="0" w:color="auto"/>
                <w:left w:val="none" w:sz="0" w:space="0" w:color="auto"/>
                <w:bottom w:val="none" w:sz="0" w:space="0" w:color="auto"/>
                <w:right w:val="none" w:sz="0" w:space="0" w:color="auto"/>
              </w:divBdr>
              <w:divsChild>
                <w:div w:id="148886353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67435414">
              <w:marLeft w:val="0"/>
              <w:marRight w:val="0"/>
              <w:marTop w:val="0"/>
              <w:marBottom w:val="0"/>
              <w:divBdr>
                <w:top w:val="none" w:sz="0" w:space="0" w:color="auto"/>
                <w:left w:val="none" w:sz="0" w:space="0" w:color="auto"/>
                <w:bottom w:val="none" w:sz="0" w:space="0" w:color="auto"/>
                <w:right w:val="none" w:sz="0" w:space="0" w:color="auto"/>
              </w:divBdr>
              <w:divsChild>
                <w:div w:id="100816879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19887452">
              <w:marLeft w:val="0"/>
              <w:marRight w:val="0"/>
              <w:marTop w:val="0"/>
              <w:marBottom w:val="0"/>
              <w:divBdr>
                <w:top w:val="none" w:sz="0" w:space="0" w:color="auto"/>
                <w:left w:val="none" w:sz="0" w:space="0" w:color="auto"/>
                <w:bottom w:val="none" w:sz="0" w:space="0" w:color="auto"/>
                <w:right w:val="none" w:sz="0" w:space="0" w:color="auto"/>
              </w:divBdr>
              <w:divsChild>
                <w:div w:id="50674638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615986904">
              <w:marLeft w:val="0"/>
              <w:marRight w:val="0"/>
              <w:marTop w:val="0"/>
              <w:marBottom w:val="0"/>
              <w:divBdr>
                <w:top w:val="none" w:sz="0" w:space="0" w:color="auto"/>
                <w:left w:val="none" w:sz="0" w:space="0" w:color="auto"/>
                <w:bottom w:val="none" w:sz="0" w:space="0" w:color="auto"/>
                <w:right w:val="none" w:sz="0" w:space="0" w:color="auto"/>
              </w:divBdr>
              <w:divsChild>
                <w:div w:id="172386959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31188529">
              <w:marLeft w:val="0"/>
              <w:marRight w:val="0"/>
              <w:marTop w:val="0"/>
              <w:marBottom w:val="0"/>
              <w:divBdr>
                <w:top w:val="none" w:sz="0" w:space="0" w:color="auto"/>
                <w:left w:val="none" w:sz="0" w:space="0" w:color="auto"/>
                <w:bottom w:val="none" w:sz="0" w:space="0" w:color="auto"/>
                <w:right w:val="none" w:sz="0" w:space="0" w:color="auto"/>
              </w:divBdr>
              <w:divsChild>
                <w:div w:id="121427001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41046551">
              <w:marLeft w:val="0"/>
              <w:marRight w:val="0"/>
              <w:marTop w:val="0"/>
              <w:marBottom w:val="0"/>
              <w:divBdr>
                <w:top w:val="none" w:sz="0" w:space="0" w:color="auto"/>
                <w:left w:val="none" w:sz="0" w:space="0" w:color="auto"/>
                <w:bottom w:val="none" w:sz="0" w:space="0" w:color="auto"/>
                <w:right w:val="none" w:sz="0" w:space="0" w:color="auto"/>
              </w:divBdr>
              <w:divsChild>
                <w:div w:id="4761040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48215434">
              <w:marLeft w:val="0"/>
              <w:marRight w:val="0"/>
              <w:marTop w:val="0"/>
              <w:marBottom w:val="0"/>
              <w:divBdr>
                <w:top w:val="none" w:sz="0" w:space="0" w:color="auto"/>
                <w:left w:val="none" w:sz="0" w:space="0" w:color="auto"/>
                <w:bottom w:val="none" w:sz="0" w:space="0" w:color="auto"/>
                <w:right w:val="none" w:sz="0" w:space="0" w:color="auto"/>
              </w:divBdr>
              <w:divsChild>
                <w:div w:id="189241938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47260474">
              <w:marLeft w:val="0"/>
              <w:marRight w:val="0"/>
              <w:marTop w:val="0"/>
              <w:marBottom w:val="0"/>
              <w:divBdr>
                <w:top w:val="none" w:sz="0" w:space="0" w:color="auto"/>
                <w:left w:val="none" w:sz="0" w:space="0" w:color="auto"/>
                <w:bottom w:val="none" w:sz="0" w:space="0" w:color="auto"/>
                <w:right w:val="none" w:sz="0" w:space="0" w:color="auto"/>
              </w:divBdr>
              <w:divsChild>
                <w:div w:id="100736949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241736">
      <w:bodyDiv w:val="1"/>
      <w:marLeft w:val="0"/>
      <w:marRight w:val="0"/>
      <w:marTop w:val="0"/>
      <w:marBottom w:val="0"/>
      <w:divBdr>
        <w:top w:val="none" w:sz="0" w:space="0" w:color="auto"/>
        <w:left w:val="none" w:sz="0" w:space="0" w:color="auto"/>
        <w:bottom w:val="none" w:sz="0" w:space="0" w:color="auto"/>
        <w:right w:val="none" w:sz="0" w:space="0" w:color="auto"/>
      </w:divBdr>
    </w:div>
    <w:div w:id="970213544">
      <w:bodyDiv w:val="1"/>
      <w:marLeft w:val="0"/>
      <w:marRight w:val="0"/>
      <w:marTop w:val="0"/>
      <w:marBottom w:val="0"/>
      <w:divBdr>
        <w:top w:val="none" w:sz="0" w:space="0" w:color="auto"/>
        <w:left w:val="none" w:sz="0" w:space="0" w:color="auto"/>
        <w:bottom w:val="none" w:sz="0" w:space="0" w:color="auto"/>
        <w:right w:val="none" w:sz="0" w:space="0" w:color="auto"/>
      </w:divBdr>
    </w:div>
    <w:div w:id="985744220">
      <w:bodyDiv w:val="1"/>
      <w:marLeft w:val="0"/>
      <w:marRight w:val="0"/>
      <w:marTop w:val="0"/>
      <w:marBottom w:val="0"/>
      <w:divBdr>
        <w:top w:val="none" w:sz="0" w:space="0" w:color="auto"/>
        <w:left w:val="none" w:sz="0" w:space="0" w:color="auto"/>
        <w:bottom w:val="none" w:sz="0" w:space="0" w:color="auto"/>
        <w:right w:val="none" w:sz="0" w:space="0" w:color="auto"/>
      </w:divBdr>
    </w:div>
    <w:div w:id="1018656911">
      <w:bodyDiv w:val="1"/>
      <w:marLeft w:val="0"/>
      <w:marRight w:val="0"/>
      <w:marTop w:val="0"/>
      <w:marBottom w:val="0"/>
      <w:divBdr>
        <w:top w:val="none" w:sz="0" w:space="0" w:color="auto"/>
        <w:left w:val="none" w:sz="0" w:space="0" w:color="auto"/>
        <w:bottom w:val="none" w:sz="0" w:space="0" w:color="auto"/>
        <w:right w:val="none" w:sz="0" w:space="0" w:color="auto"/>
      </w:divBdr>
    </w:div>
    <w:div w:id="1030569610">
      <w:bodyDiv w:val="1"/>
      <w:marLeft w:val="0"/>
      <w:marRight w:val="0"/>
      <w:marTop w:val="0"/>
      <w:marBottom w:val="0"/>
      <w:divBdr>
        <w:top w:val="none" w:sz="0" w:space="0" w:color="auto"/>
        <w:left w:val="none" w:sz="0" w:space="0" w:color="auto"/>
        <w:bottom w:val="none" w:sz="0" w:space="0" w:color="auto"/>
        <w:right w:val="none" w:sz="0" w:space="0" w:color="auto"/>
      </w:divBdr>
    </w:div>
    <w:div w:id="1058630189">
      <w:bodyDiv w:val="1"/>
      <w:marLeft w:val="0"/>
      <w:marRight w:val="0"/>
      <w:marTop w:val="0"/>
      <w:marBottom w:val="0"/>
      <w:divBdr>
        <w:top w:val="none" w:sz="0" w:space="0" w:color="auto"/>
        <w:left w:val="none" w:sz="0" w:space="0" w:color="auto"/>
        <w:bottom w:val="none" w:sz="0" w:space="0" w:color="auto"/>
        <w:right w:val="none" w:sz="0" w:space="0" w:color="auto"/>
      </w:divBdr>
    </w:div>
    <w:div w:id="1093283660">
      <w:bodyDiv w:val="1"/>
      <w:marLeft w:val="0"/>
      <w:marRight w:val="0"/>
      <w:marTop w:val="0"/>
      <w:marBottom w:val="0"/>
      <w:divBdr>
        <w:top w:val="none" w:sz="0" w:space="0" w:color="auto"/>
        <w:left w:val="none" w:sz="0" w:space="0" w:color="auto"/>
        <w:bottom w:val="none" w:sz="0" w:space="0" w:color="auto"/>
        <w:right w:val="none" w:sz="0" w:space="0" w:color="auto"/>
      </w:divBdr>
    </w:div>
    <w:div w:id="1105461900">
      <w:bodyDiv w:val="1"/>
      <w:marLeft w:val="0"/>
      <w:marRight w:val="0"/>
      <w:marTop w:val="0"/>
      <w:marBottom w:val="0"/>
      <w:divBdr>
        <w:top w:val="none" w:sz="0" w:space="0" w:color="auto"/>
        <w:left w:val="none" w:sz="0" w:space="0" w:color="auto"/>
        <w:bottom w:val="none" w:sz="0" w:space="0" w:color="auto"/>
        <w:right w:val="none" w:sz="0" w:space="0" w:color="auto"/>
      </w:divBdr>
      <w:divsChild>
        <w:div w:id="1729259259">
          <w:marLeft w:val="0"/>
          <w:marRight w:val="0"/>
          <w:marTop w:val="0"/>
          <w:marBottom w:val="0"/>
          <w:divBdr>
            <w:top w:val="none" w:sz="0" w:space="0" w:color="auto"/>
            <w:left w:val="none" w:sz="0" w:space="0" w:color="auto"/>
            <w:bottom w:val="none" w:sz="0" w:space="0" w:color="auto"/>
            <w:right w:val="none" w:sz="0" w:space="0" w:color="auto"/>
          </w:divBdr>
          <w:divsChild>
            <w:div w:id="55515898">
              <w:marLeft w:val="0"/>
              <w:marRight w:val="0"/>
              <w:marTop w:val="0"/>
              <w:marBottom w:val="0"/>
              <w:divBdr>
                <w:top w:val="none" w:sz="0" w:space="0" w:color="auto"/>
                <w:left w:val="none" w:sz="0" w:space="0" w:color="auto"/>
                <w:bottom w:val="none" w:sz="0" w:space="0" w:color="auto"/>
                <w:right w:val="none" w:sz="0" w:space="0" w:color="auto"/>
              </w:divBdr>
              <w:divsChild>
                <w:div w:id="159121768">
                  <w:marLeft w:val="0"/>
                  <w:marRight w:val="0"/>
                  <w:marTop w:val="0"/>
                  <w:marBottom w:val="0"/>
                  <w:divBdr>
                    <w:top w:val="none" w:sz="0" w:space="0" w:color="auto"/>
                    <w:left w:val="none" w:sz="0" w:space="0" w:color="auto"/>
                    <w:bottom w:val="none" w:sz="0" w:space="0" w:color="auto"/>
                    <w:right w:val="none" w:sz="0" w:space="0" w:color="auto"/>
                  </w:divBdr>
                  <w:divsChild>
                    <w:div w:id="581765648">
                      <w:marLeft w:val="0"/>
                      <w:marRight w:val="0"/>
                      <w:marTop w:val="0"/>
                      <w:marBottom w:val="0"/>
                      <w:divBdr>
                        <w:top w:val="none" w:sz="0" w:space="0" w:color="auto"/>
                        <w:left w:val="none" w:sz="0" w:space="0" w:color="auto"/>
                        <w:bottom w:val="none" w:sz="0" w:space="0" w:color="auto"/>
                        <w:right w:val="none" w:sz="0" w:space="0" w:color="auto"/>
                      </w:divBdr>
                      <w:divsChild>
                        <w:div w:id="46723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216726">
      <w:bodyDiv w:val="1"/>
      <w:marLeft w:val="0"/>
      <w:marRight w:val="0"/>
      <w:marTop w:val="0"/>
      <w:marBottom w:val="0"/>
      <w:divBdr>
        <w:top w:val="none" w:sz="0" w:space="0" w:color="auto"/>
        <w:left w:val="none" w:sz="0" w:space="0" w:color="auto"/>
        <w:bottom w:val="none" w:sz="0" w:space="0" w:color="auto"/>
        <w:right w:val="none" w:sz="0" w:space="0" w:color="auto"/>
      </w:divBdr>
    </w:div>
    <w:div w:id="1133985016">
      <w:bodyDiv w:val="1"/>
      <w:marLeft w:val="0"/>
      <w:marRight w:val="0"/>
      <w:marTop w:val="0"/>
      <w:marBottom w:val="0"/>
      <w:divBdr>
        <w:top w:val="none" w:sz="0" w:space="0" w:color="auto"/>
        <w:left w:val="none" w:sz="0" w:space="0" w:color="auto"/>
        <w:bottom w:val="none" w:sz="0" w:space="0" w:color="auto"/>
        <w:right w:val="none" w:sz="0" w:space="0" w:color="auto"/>
      </w:divBdr>
    </w:div>
    <w:div w:id="1137646661">
      <w:bodyDiv w:val="1"/>
      <w:marLeft w:val="0"/>
      <w:marRight w:val="0"/>
      <w:marTop w:val="0"/>
      <w:marBottom w:val="0"/>
      <w:divBdr>
        <w:top w:val="none" w:sz="0" w:space="0" w:color="auto"/>
        <w:left w:val="none" w:sz="0" w:space="0" w:color="auto"/>
        <w:bottom w:val="none" w:sz="0" w:space="0" w:color="auto"/>
        <w:right w:val="none" w:sz="0" w:space="0" w:color="auto"/>
      </w:divBdr>
      <w:divsChild>
        <w:div w:id="890654230">
          <w:marLeft w:val="0"/>
          <w:marRight w:val="0"/>
          <w:marTop w:val="0"/>
          <w:marBottom w:val="0"/>
          <w:divBdr>
            <w:top w:val="none" w:sz="0" w:space="0" w:color="auto"/>
            <w:left w:val="none" w:sz="0" w:space="0" w:color="auto"/>
            <w:bottom w:val="none" w:sz="0" w:space="0" w:color="auto"/>
            <w:right w:val="none" w:sz="0" w:space="0" w:color="auto"/>
          </w:divBdr>
          <w:divsChild>
            <w:div w:id="1206060350">
              <w:marLeft w:val="0"/>
              <w:marRight w:val="0"/>
              <w:marTop w:val="0"/>
              <w:marBottom w:val="0"/>
              <w:divBdr>
                <w:top w:val="none" w:sz="0" w:space="0" w:color="auto"/>
                <w:left w:val="none" w:sz="0" w:space="0" w:color="auto"/>
                <w:bottom w:val="none" w:sz="0" w:space="0" w:color="auto"/>
                <w:right w:val="none" w:sz="0" w:space="0" w:color="auto"/>
              </w:divBdr>
            </w:div>
            <w:div w:id="725877304">
              <w:marLeft w:val="0"/>
              <w:marRight w:val="0"/>
              <w:marTop w:val="0"/>
              <w:marBottom w:val="0"/>
              <w:divBdr>
                <w:top w:val="none" w:sz="0" w:space="0" w:color="auto"/>
                <w:left w:val="none" w:sz="0" w:space="0" w:color="auto"/>
                <w:bottom w:val="none" w:sz="0" w:space="0" w:color="auto"/>
                <w:right w:val="none" w:sz="0" w:space="0" w:color="auto"/>
              </w:divBdr>
            </w:div>
            <w:div w:id="762529461">
              <w:marLeft w:val="0"/>
              <w:marRight w:val="0"/>
              <w:marTop w:val="0"/>
              <w:marBottom w:val="0"/>
              <w:divBdr>
                <w:top w:val="none" w:sz="0" w:space="0" w:color="auto"/>
                <w:left w:val="none" w:sz="0" w:space="0" w:color="auto"/>
                <w:bottom w:val="none" w:sz="0" w:space="0" w:color="auto"/>
                <w:right w:val="none" w:sz="0" w:space="0" w:color="auto"/>
              </w:divBdr>
            </w:div>
            <w:div w:id="557253055">
              <w:marLeft w:val="0"/>
              <w:marRight w:val="0"/>
              <w:marTop w:val="0"/>
              <w:marBottom w:val="0"/>
              <w:divBdr>
                <w:top w:val="none" w:sz="0" w:space="0" w:color="auto"/>
                <w:left w:val="none" w:sz="0" w:space="0" w:color="auto"/>
                <w:bottom w:val="none" w:sz="0" w:space="0" w:color="auto"/>
                <w:right w:val="none" w:sz="0" w:space="0" w:color="auto"/>
              </w:divBdr>
            </w:div>
            <w:div w:id="235554220">
              <w:marLeft w:val="0"/>
              <w:marRight w:val="0"/>
              <w:marTop w:val="0"/>
              <w:marBottom w:val="0"/>
              <w:divBdr>
                <w:top w:val="none" w:sz="0" w:space="0" w:color="auto"/>
                <w:left w:val="none" w:sz="0" w:space="0" w:color="auto"/>
                <w:bottom w:val="none" w:sz="0" w:space="0" w:color="auto"/>
                <w:right w:val="none" w:sz="0" w:space="0" w:color="auto"/>
              </w:divBdr>
            </w:div>
            <w:div w:id="1704865438">
              <w:marLeft w:val="0"/>
              <w:marRight w:val="0"/>
              <w:marTop w:val="0"/>
              <w:marBottom w:val="0"/>
              <w:divBdr>
                <w:top w:val="none" w:sz="0" w:space="0" w:color="auto"/>
                <w:left w:val="none" w:sz="0" w:space="0" w:color="auto"/>
                <w:bottom w:val="none" w:sz="0" w:space="0" w:color="auto"/>
                <w:right w:val="none" w:sz="0" w:space="0" w:color="auto"/>
              </w:divBdr>
            </w:div>
            <w:div w:id="1936281981">
              <w:marLeft w:val="0"/>
              <w:marRight w:val="0"/>
              <w:marTop w:val="0"/>
              <w:marBottom w:val="0"/>
              <w:divBdr>
                <w:top w:val="none" w:sz="0" w:space="0" w:color="auto"/>
                <w:left w:val="none" w:sz="0" w:space="0" w:color="auto"/>
                <w:bottom w:val="none" w:sz="0" w:space="0" w:color="auto"/>
                <w:right w:val="none" w:sz="0" w:space="0" w:color="auto"/>
              </w:divBdr>
            </w:div>
            <w:div w:id="1352418401">
              <w:marLeft w:val="0"/>
              <w:marRight w:val="0"/>
              <w:marTop w:val="0"/>
              <w:marBottom w:val="0"/>
              <w:divBdr>
                <w:top w:val="none" w:sz="0" w:space="0" w:color="auto"/>
                <w:left w:val="none" w:sz="0" w:space="0" w:color="auto"/>
                <w:bottom w:val="none" w:sz="0" w:space="0" w:color="auto"/>
                <w:right w:val="none" w:sz="0" w:space="0" w:color="auto"/>
              </w:divBdr>
            </w:div>
            <w:div w:id="1715160205">
              <w:marLeft w:val="0"/>
              <w:marRight w:val="0"/>
              <w:marTop w:val="0"/>
              <w:marBottom w:val="0"/>
              <w:divBdr>
                <w:top w:val="none" w:sz="0" w:space="0" w:color="auto"/>
                <w:left w:val="none" w:sz="0" w:space="0" w:color="auto"/>
                <w:bottom w:val="none" w:sz="0" w:space="0" w:color="auto"/>
                <w:right w:val="none" w:sz="0" w:space="0" w:color="auto"/>
              </w:divBdr>
            </w:div>
            <w:div w:id="2027244017">
              <w:marLeft w:val="0"/>
              <w:marRight w:val="0"/>
              <w:marTop w:val="0"/>
              <w:marBottom w:val="0"/>
              <w:divBdr>
                <w:top w:val="none" w:sz="0" w:space="0" w:color="auto"/>
                <w:left w:val="none" w:sz="0" w:space="0" w:color="auto"/>
                <w:bottom w:val="none" w:sz="0" w:space="0" w:color="auto"/>
                <w:right w:val="none" w:sz="0" w:space="0" w:color="auto"/>
              </w:divBdr>
            </w:div>
            <w:div w:id="1354916974">
              <w:marLeft w:val="0"/>
              <w:marRight w:val="0"/>
              <w:marTop w:val="0"/>
              <w:marBottom w:val="0"/>
              <w:divBdr>
                <w:top w:val="none" w:sz="0" w:space="0" w:color="auto"/>
                <w:left w:val="none" w:sz="0" w:space="0" w:color="auto"/>
                <w:bottom w:val="none" w:sz="0" w:space="0" w:color="auto"/>
                <w:right w:val="none" w:sz="0" w:space="0" w:color="auto"/>
              </w:divBdr>
            </w:div>
            <w:div w:id="1686906612">
              <w:marLeft w:val="0"/>
              <w:marRight w:val="0"/>
              <w:marTop w:val="0"/>
              <w:marBottom w:val="0"/>
              <w:divBdr>
                <w:top w:val="none" w:sz="0" w:space="0" w:color="auto"/>
                <w:left w:val="none" w:sz="0" w:space="0" w:color="auto"/>
                <w:bottom w:val="none" w:sz="0" w:space="0" w:color="auto"/>
                <w:right w:val="none" w:sz="0" w:space="0" w:color="auto"/>
              </w:divBdr>
            </w:div>
            <w:div w:id="16482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4787">
      <w:bodyDiv w:val="1"/>
      <w:marLeft w:val="0"/>
      <w:marRight w:val="0"/>
      <w:marTop w:val="0"/>
      <w:marBottom w:val="0"/>
      <w:divBdr>
        <w:top w:val="none" w:sz="0" w:space="0" w:color="auto"/>
        <w:left w:val="none" w:sz="0" w:space="0" w:color="auto"/>
        <w:bottom w:val="none" w:sz="0" w:space="0" w:color="auto"/>
        <w:right w:val="none" w:sz="0" w:space="0" w:color="auto"/>
      </w:divBdr>
    </w:div>
    <w:div w:id="1155032635">
      <w:bodyDiv w:val="1"/>
      <w:marLeft w:val="0"/>
      <w:marRight w:val="0"/>
      <w:marTop w:val="0"/>
      <w:marBottom w:val="0"/>
      <w:divBdr>
        <w:top w:val="none" w:sz="0" w:space="0" w:color="auto"/>
        <w:left w:val="none" w:sz="0" w:space="0" w:color="auto"/>
        <w:bottom w:val="none" w:sz="0" w:space="0" w:color="auto"/>
        <w:right w:val="none" w:sz="0" w:space="0" w:color="auto"/>
      </w:divBdr>
    </w:div>
    <w:div w:id="1171216733">
      <w:bodyDiv w:val="1"/>
      <w:marLeft w:val="0"/>
      <w:marRight w:val="0"/>
      <w:marTop w:val="0"/>
      <w:marBottom w:val="0"/>
      <w:divBdr>
        <w:top w:val="none" w:sz="0" w:space="0" w:color="auto"/>
        <w:left w:val="none" w:sz="0" w:space="0" w:color="auto"/>
        <w:bottom w:val="none" w:sz="0" w:space="0" w:color="auto"/>
        <w:right w:val="none" w:sz="0" w:space="0" w:color="auto"/>
      </w:divBdr>
    </w:div>
    <w:div w:id="1200586699">
      <w:bodyDiv w:val="1"/>
      <w:marLeft w:val="0"/>
      <w:marRight w:val="0"/>
      <w:marTop w:val="0"/>
      <w:marBottom w:val="0"/>
      <w:divBdr>
        <w:top w:val="none" w:sz="0" w:space="0" w:color="auto"/>
        <w:left w:val="none" w:sz="0" w:space="0" w:color="auto"/>
        <w:bottom w:val="none" w:sz="0" w:space="0" w:color="auto"/>
        <w:right w:val="none" w:sz="0" w:space="0" w:color="auto"/>
      </w:divBdr>
    </w:div>
    <w:div w:id="1247811664">
      <w:bodyDiv w:val="1"/>
      <w:marLeft w:val="0"/>
      <w:marRight w:val="0"/>
      <w:marTop w:val="0"/>
      <w:marBottom w:val="0"/>
      <w:divBdr>
        <w:top w:val="none" w:sz="0" w:space="0" w:color="auto"/>
        <w:left w:val="none" w:sz="0" w:space="0" w:color="auto"/>
        <w:bottom w:val="none" w:sz="0" w:space="0" w:color="auto"/>
        <w:right w:val="none" w:sz="0" w:space="0" w:color="auto"/>
      </w:divBdr>
    </w:div>
    <w:div w:id="1260718631">
      <w:bodyDiv w:val="1"/>
      <w:marLeft w:val="0"/>
      <w:marRight w:val="0"/>
      <w:marTop w:val="0"/>
      <w:marBottom w:val="0"/>
      <w:divBdr>
        <w:top w:val="none" w:sz="0" w:space="0" w:color="auto"/>
        <w:left w:val="none" w:sz="0" w:space="0" w:color="auto"/>
        <w:bottom w:val="none" w:sz="0" w:space="0" w:color="auto"/>
        <w:right w:val="none" w:sz="0" w:space="0" w:color="auto"/>
      </w:divBdr>
    </w:div>
    <w:div w:id="1279677128">
      <w:bodyDiv w:val="1"/>
      <w:marLeft w:val="0"/>
      <w:marRight w:val="0"/>
      <w:marTop w:val="0"/>
      <w:marBottom w:val="0"/>
      <w:divBdr>
        <w:top w:val="none" w:sz="0" w:space="0" w:color="auto"/>
        <w:left w:val="none" w:sz="0" w:space="0" w:color="auto"/>
        <w:bottom w:val="none" w:sz="0" w:space="0" w:color="auto"/>
        <w:right w:val="none" w:sz="0" w:space="0" w:color="auto"/>
      </w:divBdr>
    </w:div>
    <w:div w:id="1290014651">
      <w:bodyDiv w:val="1"/>
      <w:marLeft w:val="0"/>
      <w:marRight w:val="0"/>
      <w:marTop w:val="0"/>
      <w:marBottom w:val="0"/>
      <w:divBdr>
        <w:top w:val="none" w:sz="0" w:space="0" w:color="auto"/>
        <w:left w:val="none" w:sz="0" w:space="0" w:color="auto"/>
        <w:bottom w:val="none" w:sz="0" w:space="0" w:color="auto"/>
        <w:right w:val="none" w:sz="0" w:space="0" w:color="auto"/>
      </w:divBdr>
    </w:div>
    <w:div w:id="1302727773">
      <w:bodyDiv w:val="1"/>
      <w:marLeft w:val="0"/>
      <w:marRight w:val="0"/>
      <w:marTop w:val="0"/>
      <w:marBottom w:val="0"/>
      <w:divBdr>
        <w:top w:val="none" w:sz="0" w:space="0" w:color="auto"/>
        <w:left w:val="none" w:sz="0" w:space="0" w:color="auto"/>
        <w:bottom w:val="none" w:sz="0" w:space="0" w:color="auto"/>
        <w:right w:val="none" w:sz="0" w:space="0" w:color="auto"/>
      </w:divBdr>
      <w:divsChild>
        <w:div w:id="71777980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03924556">
      <w:bodyDiv w:val="1"/>
      <w:marLeft w:val="0"/>
      <w:marRight w:val="0"/>
      <w:marTop w:val="0"/>
      <w:marBottom w:val="0"/>
      <w:divBdr>
        <w:top w:val="none" w:sz="0" w:space="0" w:color="auto"/>
        <w:left w:val="none" w:sz="0" w:space="0" w:color="auto"/>
        <w:bottom w:val="none" w:sz="0" w:space="0" w:color="auto"/>
        <w:right w:val="none" w:sz="0" w:space="0" w:color="auto"/>
      </w:divBdr>
    </w:div>
    <w:div w:id="1372849718">
      <w:bodyDiv w:val="1"/>
      <w:marLeft w:val="0"/>
      <w:marRight w:val="0"/>
      <w:marTop w:val="0"/>
      <w:marBottom w:val="0"/>
      <w:divBdr>
        <w:top w:val="none" w:sz="0" w:space="0" w:color="auto"/>
        <w:left w:val="none" w:sz="0" w:space="0" w:color="auto"/>
        <w:bottom w:val="none" w:sz="0" w:space="0" w:color="auto"/>
        <w:right w:val="none" w:sz="0" w:space="0" w:color="auto"/>
      </w:divBdr>
      <w:divsChild>
        <w:div w:id="12630335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02950647">
      <w:bodyDiv w:val="1"/>
      <w:marLeft w:val="0"/>
      <w:marRight w:val="0"/>
      <w:marTop w:val="0"/>
      <w:marBottom w:val="0"/>
      <w:divBdr>
        <w:top w:val="none" w:sz="0" w:space="0" w:color="auto"/>
        <w:left w:val="none" w:sz="0" w:space="0" w:color="auto"/>
        <w:bottom w:val="none" w:sz="0" w:space="0" w:color="auto"/>
        <w:right w:val="none" w:sz="0" w:space="0" w:color="auto"/>
      </w:divBdr>
    </w:div>
    <w:div w:id="1469589693">
      <w:bodyDiv w:val="1"/>
      <w:marLeft w:val="0"/>
      <w:marRight w:val="0"/>
      <w:marTop w:val="0"/>
      <w:marBottom w:val="0"/>
      <w:divBdr>
        <w:top w:val="none" w:sz="0" w:space="0" w:color="auto"/>
        <w:left w:val="none" w:sz="0" w:space="0" w:color="auto"/>
        <w:bottom w:val="none" w:sz="0" w:space="0" w:color="auto"/>
        <w:right w:val="none" w:sz="0" w:space="0" w:color="auto"/>
      </w:divBdr>
      <w:divsChild>
        <w:div w:id="1867716825">
          <w:marLeft w:val="0"/>
          <w:marRight w:val="0"/>
          <w:marTop w:val="0"/>
          <w:marBottom w:val="0"/>
          <w:divBdr>
            <w:top w:val="none" w:sz="0" w:space="0" w:color="auto"/>
            <w:left w:val="none" w:sz="0" w:space="0" w:color="auto"/>
            <w:bottom w:val="none" w:sz="0" w:space="0" w:color="auto"/>
            <w:right w:val="none" w:sz="0" w:space="0" w:color="auto"/>
          </w:divBdr>
        </w:div>
      </w:divsChild>
    </w:div>
    <w:div w:id="1486312780">
      <w:bodyDiv w:val="1"/>
      <w:marLeft w:val="0"/>
      <w:marRight w:val="0"/>
      <w:marTop w:val="0"/>
      <w:marBottom w:val="0"/>
      <w:divBdr>
        <w:top w:val="none" w:sz="0" w:space="0" w:color="auto"/>
        <w:left w:val="none" w:sz="0" w:space="0" w:color="auto"/>
        <w:bottom w:val="none" w:sz="0" w:space="0" w:color="auto"/>
        <w:right w:val="none" w:sz="0" w:space="0" w:color="auto"/>
      </w:divBdr>
    </w:div>
    <w:div w:id="1501576657">
      <w:bodyDiv w:val="1"/>
      <w:marLeft w:val="0"/>
      <w:marRight w:val="0"/>
      <w:marTop w:val="0"/>
      <w:marBottom w:val="0"/>
      <w:divBdr>
        <w:top w:val="none" w:sz="0" w:space="0" w:color="auto"/>
        <w:left w:val="none" w:sz="0" w:space="0" w:color="auto"/>
        <w:bottom w:val="none" w:sz="0" w:space="0" w:color="auto"/>
        <w:right w:val="none" w:sz="0" w:space="0" w:color="auto"/>
      </w:divBdr>
    </w:div>
    <w:div w:id="1560824681">
      <w:bodyDiv w:val="1"/>
      <w:marLeft w:val="0"/>
      <w:marRight w:val="0"/>
      <w:marTop w:val="0"/>
      <w:marBottom w:val="0"/>
      <w:divBdr>
        <w:top w:val="none" w:sz="0" w:space="0" w:color="auto"/>
        <w:left w:val="none" w:sz="0" w:space="0" w:color="auto"/>
        <w:bottom w:val="none" w:sz="0" w:space="0" w:color="auto"/>
        <w:right w:val="none" w:sz="0" w:space="0" w:color="auto"/>
      </w:divBdr>
      <w:divsChild>
        <w:div w:id="213648523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73735747">
      <w:bodyDiv w:val="1"/>
      <w:marLeft w:val="0"/>
      <w:marRight w:val="0"/>
      <w:marTop w:val="0"/>
      <w:marBottom w:val="0"/>
      <w:divBdr>
        <w:top w:val="none" w:sz="0" w:space="0" w:color="auto"/>
        <w:left w:val="none" w:sz="0" w:space="0" w:color="auto"/>
        <w:bottom w:val="none" w:sz="0" w:space="0" w:color="auto"/>
        <w:right w:val="none" w:sz="0" w:space="0" w:color="auto"/>
      </w:divBdr>
      <w:divsChild>
        <w:div w:id="1630145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8513368">
      <w:bodyDiv w:val="1"/>
      <w:marLeft w:val="0"/>
      <w:marRight w:val="0"/>
      <w:marTop w:val="0"/>
      <w:marBottom w:val="0"/>
      <w:divBdr>
        <w:top w:val="none" w:sz="0" w:space="0" w:color="auto"/>
        <w:left w:val="none" w:sz="0" w:space="0" w:color="auto"/>
        <w:bottom w:val="none" w:sz="0" w:space="0" w:color="auto"/>
        <w:right w:val="none" w:sz="0" w:space="0" w:color="auto"/>
      </w:divBdr>
    </w:div>
    <w:div w:id="1634944195">
      <w:bodyDiv w:val="1"/>
      <w:marLeft w:val="0"/>
      <w:marRight w:val="0"/>
      <w:marTop w:val="0"/>
      <w:marBottom w:val="0"/>
      <w:divBdr>
        <w:top w:val="none" w:sz="0" w:space="0" w:color="auto"/>
        <w:left w:val="none" w:sz="0" w:space="0" w:color="auto"/>
        <w:bottom w:val="none" w:sz="0" w:space="0" w:color="auto"/>
        <w:right w:val="none" w:sz="0" w:space="0" w:color="auto"/>
      </w:divBdr>
    </w:div>
    <w:div w:id="1646471477">
      <w:bodyDiv w:val="1"/>
      <w:marLeft w:val="0"/>
      <w:marRight w:val="0"/>
      <w:marTop w:val="0"/>
      <w:marBottom w:val="0"/>
      <w:divBdr>
        <w:top w:val="none" w:sz="0" w:space="0" w:color="auto"/>
        <w:left w:val="none" w:sz="0" w:space="0" w:color="auto"/>
        <w:bottom w:val="none" w:sz="0" w:space="0" w:color="auto"/>
        <w:right w:val="none" w:sz="0" w:space="0" w:color="auto"/>
      </w:divBdr>
    </w:div>
    <w:div w:id="1648317224">
      <w:bodyDiv w:val="1"/>
      <w:marLeft w:val="0"/>
      <w:marRight w:val="0"/>
      <w:marTop w:val="0"/>
      <w:marBottom w:val="0"/>
      <w:divBdr>
        <w:top w:val="none" w:sz="0" w:space="0" w:color="auto"/>
        <w:left w:val="none" w:sz="0" w:space="0" w:color="auto"/>
        <w:bottom w:val="none" w:sz="0" w:space="0" w:color="auto"/>
        <w:right w:val="none" w:sz="0" w:space="0" w:color="auto"/>
      </w:divBdr>
      <w:divsChild>
        <w:div w:id="374476547">
          <w:marLeft w:val="0"/>
          <w:marRight w:val="0"/>
          <w:marTop w:val="0"/>
          <w:marBottom w:val="0"/>
          <w:divBdr>
            <w:top w:val="none" w:sz="0" w:space="0" w:color="auto"/>
            <w:left w:val="none" w:sz="0" w:space="0" w:color="auto"/>
            <w:bottom w:val="none" w:sz="0" w:space="0" w:color="auto"/>
            <w:right w:val="none" w:sz="0" w:space="0" w:color="auto"/>
          </w:divBdr>
        </w:div>
      </w:divsChild>
    </w:div>
    <w:div w:id="1674452312">
      <w:bodyDiv w:val="1"/>
      <w:marLeft w:val="0"/>
      <w:marRight w:val="0"/>
      <w:marTop w:val="0"/>
      <w:marBottom w:val="0"/>
      <w:divBdr>
        <w:top w:val="none" w:sz="0" w:space="0" w:color="auto"/>
        <w:left w:val="none" w:sz="0" w:space="0" w:color="auto"/>
        <w:bottom w:val="none" w:sz="0" w:space="0" w:color="auto"/>
        <w:right w:val="none" w:sz="0" w:space="0" w:color="auto"/>
      </w:divBdr>
      <w:divsChild>
        <w:div w:id="39972063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88824235">
      <w:bodyDiv w:val="1"/>
      <w:marLeft w:val="0"/>
      <w:marRight w:val="0"/>
      <w:marTop w:val="0"/>
      <w:marBottom w:val="0"/>
      <w:divBdr>
        <w:top w:val="none" w:sz="0" w:space="0" w:color="auto"/>
        <w:left w:val="none" w:sz="0" w:space="0" w:color="auto"/>
        <w:bottom w:val="none" w:sz="0" w:space="0" w:color="auto"/>
        <w:right w:val="none" w:sz="0" w:space="0" w:color="auto"/>
      </w:divBdr>
      <w:divsChild>
        <w:div w:id="723674685">
          <w:marLeft w:val="0"/>
          <w:marRight w:val="0"/>
          <w:marTop w:val="0"/>
          <w:marBottom w:val="348"/>
          <w:divBdr>
            <w:top w:val="none" w:sz="0" w:space="0" w:color="auto"/>
            <w:left w:val="none" w:sz="0" w:space="0" w:color="auto"/>
            <w:bottom w:val="none" w:sz="0" w:space="0" w:color="auto"/>
            <w:right w:val="none" w:sz="0" w:space="0" w:color="auto"/>
          </w:divBdr>
        </w:div>
        <w:div w:id="1380010936">
          <w:marLeft w:val="0"/>
          <w:marRight w:val="0"/>
          <w:marTop w:val="0"/>
          <w:marBottom w:val="0"/>
          <w:divBdr>
            <w:top w:val="none" w:sz="0" w:space="0" w:color="auto"/>
            <w:left w:val="none" w:sz="0" w:space="0" w:color="auto"/>
            <w:bottom w:val="none" w:sz="0" w:space="0" w:color="auto"/>
            <w:right w:val="none" w:sz="0" w:space="0" w:color="auto"/>
          </w:divBdr>
          <w:divsChild>
            <w:div w:id="741369645">
              <w:marLeft w:val="0"/>
              <w:marRight w:val="0"/>
              <w:marTop w:val="0"/>
              <w:marBottom w:val="0"/>
              <w:divBdr>
                <w:top w:val="none" w:sz="0" w:space="0" w:color="auto"/>
                <w:left w:val="none" w:sz="0" w:space="0" w:color="auto"/>
                <w:bottom w:val="none" w:sz="0" w:space="0" w:color="auto"/>
                <w:right w:val="none" w:sz="0" w:space="0" w:color="auto"/>
              </w:divBdr>
              <w:divsChild>
                <w:div w:id="1745375483">
                  <w:marLeft w:val="0"/>
                  <w:marRight w:val="0"/>
                  <w:marTop w:val="0"/>
                  <w:marBottom w:val="0"/>
                  <w:divBdr>
                    <w:top w:val="none" w:sz="0" w:space="0" w:color="auto"/>
                    <w:left w:val="none" w:sz="0" w:space="0" w:color="auto"/>
                    <w:bottom w:val="none" w:sz="0" w:space="0" w:color="auto"/>
                    <w:right w:val="none" w:sz="0" w:space="0" w:color="auto"/>
                  </w:divBdr>
                  <w:divsChild>
                    <w:div w:id="1301380708">
                      <w:marLeft w:val="0"/>
                      <w:marRight w:val="0"/>
                      <w:marTop w:val="0"/>
                      <w:marBottom w:val="0"/>
                      <w:divBdr>
                        <w:top w:val="none" w:sz="0" w:space="0" w:color="auto"/>
                        <w:left w:val="none" w:sz="0" w:space="0" w:color="auto"/>
                        <w:bottom w:val="none" w:sz="0" w:space="0" w:color="auto"/>
                        <w:right w:val="none" w:sz="0" w:space="0" w:color="auto"/>
                      </w:divBdr>
                    </w:div>
                  </w:divsChild>
                </w:div>
                <w:div w:id="1989048811">
                  <w:marLeft w:val="0"/>
                  <w:marRight w:val="0"/>
                  <w:marTop w:val="0"/>
                  <w:marBottom w:val="0"/>
                  <w:divBdr>
                    <w:top w:val="none" w:sz="0" w:space="0" w:color="auto"/>
                    <w:left w:val="none" w:sz="0" w:space="0" w:color="auto"/>
                    <w:bottom w:val="none" w:sz="0" w:space="0" w:color="auto"/>
                    <w:right w:val="none" w:sz="0" w:space="0" w:color="auto"/>
                  </w:divBdr>
                  <w:divsChild>
                    <w:div w:id="363209725">
                      <w:marLeft w:val="0"/>
                      <w:marRight w:val="0"/>
                      <w:marTop w:val="0"/>
                      <w:marBottom w:val="0"/>
                      <w:divBdr>
                        <w:top w:val="none" w:sz="0" w:space="0" w:color="auto"/>
                        <w:left w:val="none" w:sz="0" w:space="0" w:color="auto"/>
                        <w:bottom w:val="none" w:sz="0" w:space="0" w:color="auto"/>
                        <w:right w:val="none" w:sz="0" w:space="0" w:color="auto"/>
                      </w:divBdr>
                      <w:divsChild>
                        <w:div w:id="1078747740">
                          <w:marLeft w:val="0"/>
                          <w:marRight w:val="0"/>
                          <w:marTop w:val="0"/>
                          <w:marBottom w:val="0"/>
                          <w:divBdr>
                            <w:top w:val="none" w:sz="0" w:space="0" w:color="auto"/>
                            <w:left w:val="none" w:sz="0" w:space="0" w:color="auto"/>
                            <w:bottom w:val="none" w:sz="0" w:space="0" w:color="auto"/>
                            <w:right w:val="none" w:sz="0" w:space="0" w:color="auto"/>
                          </w:divBdr>
                        </w:div>
                      </w:divsChild>
                    </w:div>
                    <w:div w:id="406994670">
                      <w:marLeft w:val="0"/>
                      <w:marRight w:val="0"/>
                      <w:marTop w:val="0"/>
                      <w:marBottom w:val="0"/>
                      <w:divBdr>
                        <w:top w:val="none" w:sz="0" w:space="0" w:color="auto"/>
                        <w:left w:val="none" w:sz="0" w:space="0" w:color="auto"/>
                        <w:bottom w:val="none" w:sz="0" w:space="0" w:color="auto"/>
                        <w:right w:val="none" w:sz="0" w:space="0" w:color="auto"/>
                      </w:divBdr>
                      <w:divsChild>
                        <w:div w:id="1047297197">
                          <w:marLeft w:val="0"/>
                          <w:marRight w:val="0"/>
                          <w:marTop w:val="0"/>
                          <w:marBottom w:val="0"/>
                          <w:divBdr>
                            <w:top w:val="none" w:sz="0" w:space="0" w:color="auto"/>
                            <w:left w:val="none" w:sz="0" w:space="0" w:color="auto"/>
                            <w:bottom w:val="none" w:sz="0" w:space="0" w:color="auto"/>
                            <w:right w:val="none" w:sz="0" w:space="0" w:color="auto"/>
                          </w:divBdr>
                        </w:div>
                      </w:divsChild>
                    </w:div>
                    <w:div w:id="1563056682">
                      <w:marLeft w:val="0"/>
                      <w:marRight w:val="0"/>
                      <w:marTop w:val="0"/>
                      <w:marBottom w:val="0"/>
                      <w:divBdr>
                        <w:top w:val="none" w:sz="0" w:space="0" w:color="auto"/>
                        <w:left w:val="none" w:sz="0" w:space="0" w:color="auto"/>
                        <w:bottom w:val="none" w:sz="0" w:space="0" w:color="auto"/>
                        <w:right w:val="none" w:sz="0" w:space="0" w:color="auto"/>
                      </w:divBdr>
                      <w:divsChild>
                        <w:div w:id="1055472463">
                          <w:marLeft w:val="0"/>
                          <w:marRight w:val="0"/>
                          <w:marTop w:val="0"/>
                          <w:marBottom w:val="0"/>
                          <w:divBdr>
                            <w:top w:val="none" w:sz="0" w:space="0" w:color="auto"/>
                            <w:left w:val="none" w:sz="0" w:space="0" w:color="auto"/>
                            <w:bottom w:val="none" w:sz="0" w:space="0" w:color="auto"/>
                            <w:right w:val="none" w:sz="0" w:space="0" w:color="auto"/>
                          </w:divBdr>
                        </w:div>
                      </w:divsChild>
                    </w:div>
                    <w:div w:id="1046635826">
                      <w:marLeft w:val="0"/>
                      <w:marRight w:val="0"/>
                      <w:marTop w:val="0"/>
                      <w:marBottom w:val="0"/>
                      <w:divBdr>
                        <w:top w:val="none" w:sz="0" w:space="0" w:color="auto"/>
                        <w:left w:val="none" w:sz="0" w:space="0" w:color="auto"/>
                        <w:bottom w:val="none" w:sz="0" w:space="0" w:color="auto"/>
                        <w:right w:val="none" w:sz="0" w:space="0" w:color="auto"/>
                      </w:divBdr>
                      <w:divsChild>
                        <w:div w:id="583801396">
                          <w:marLeft w:val="0"/>
                          <w:marRight w:val="0"/>
                          <w:marTop w:val="0"/>
                          <w:marBottom w:val="0"/>
                          <w:divBdr>
                            <w:top w:val="none" w:sz="0" w:space="0" w:color="auto"/>
                            <w:left w:val="none" w:sz="0" w:space="0" w:color="auto"/>
                            <w:bottom w:val="none" w:sz="0" w:space="0" w:color="auto"/>
                            <w:right w:val="none" w:sz="0" w:space="0" w:color="auto"/>
                          </w:divBdr>
                        </w:div>
                      </w:divsChild>
                    </w:div>
                    <w:div w:id="160706942">
                      <w:marLeft w:val="0"/>
                      <w:marRight w:val="0"/>
                      <w:marTop w:val="0"/>
                      <w:marBottom w:val="0"/>
                      <w:divBdr>
                        <w:top w:val="none" w:sz="0" w:space="0" w:color="auto"/>
                        <w:left w:val="none" w:sz="0" w:space="0" w:color="auto"/>
                        <w:bottom w:val="none" w:sz="0" w:space="0" w:color="auto"/>
                        <w:right w:val="none" w:sz="0" w:space="0" w:color="auto"/>
                      </w:divBdr>
                      <w:divsChild>
                        <w:div w:id="1567453893">
                          <w:marLeft w:val="0"/>
                          <w:marRight w:val="0"/>
                          <w:marTop w:val="0"/>
                          <w:marBottom w:val="0"/>
                          <w:divBdr>
                            <w:top w:val="none" w:sz="0" w:space="0" w:color="auto"/>
                            <w:left w:val="none" w:sz="0" w:space="0" w:color="auto"/>
                            <w:bottom w:val="none" w:sz="0" w:space="0" w:color="auto"/>
                            <w:right w:val="none" w:sz="0" w:space="0" w:color="auto"/>
                          </w:divBdr>
                        </w:div>
                      </w:divsChild>
                    </w:div>
                    <w:div w:id="1041785654">
                      <w:marLeft w:val="0"/>
                      <w:marRight w:val="0"/>
                      <w:marTop w:val="0"/>
                      <w:marBottom w:val="0"/>
                      <w:divBdr>
                        <w:top w:val="none" w:sz="0" w:space="0" w:color="auto"/>
                        <w:left w:val="none" w:sz="0" w:space="0" w:color="auto"/>
                        <w:bottom w:val="none" w:sz="0" w:space="0" w:color="auto"/>
                        <w:right w:val="none" w:sz="0" w:space="0" w:color="auto"/>
                      </w:divBdr>
                      <w:divsChild>
                        <w:div w:id="1397819594">
                          <w:marLeft w:val="0"/>
                          <w:marRight w:val="0"/>
                          <w:marTop w:val="0"/>
                          <w:marBottom w:val="0"/>
                          <w:divBdr>
                            <w:top w:val="none" w:sz="0" w:space="0" w:color="auto"/>
                            <w:left w:val="none" w:sz="0" w:space="0" w:color="auto"/>
                            <w:bottom w:val="none" w:sz="0" w:space="0" w:color="auto"/>
                            <w:right w:val="none" w:sz="0" w:space="0" w:color="auto"/>
                          </w:divBdr>
                        </w:div>
                      </w:divsChild>
                    </w:div>
                    <w:div w:id="827943527">
                      <w:marLeft w:val="0"/>
                      <w:marRight w:val="0"/>
                      <w:marTop w:val="0"/>
                      <w:marBottom w:val="0"/>
                      <w:divBdr>
                        <w:top w:val="none" w:sz="0" w:space="0" w:color="auto"/>
                        <w:left w:val="none" w:sz="0" w:space="0" w:color="auto"/>
                        <w:bottom w:val="none" w:sz="0" w:space="0" w:color="auto"/>
                        <w:right w:val="none" w:sz="0" w:space="0" w:color="auto"/>
                      </w:divBdr>
                      <w:divsChild>
                        <w:div w:id="752437104">
                          <w:marLeft w:val="0"/>
                          <w:marRight w:val="0"/>
                          <w:marTop w:val="0"/>
                          <w:marBottom w:val="0"/>
                          <w:divBdr>
                            <w:top w:val="none" w:sz="0" w:space="0" w:color="auto"/>
                            <w:left w:val="none" w:sz="0" w:space="0" w:color="auto"/>
                            <w:bottom w:val="none" w:sz="0" w:space="0" w:color="auto"/>
                            <w:right w:val="none" w:sz="0" w:space="0" w:color="auto"/>
                          </w:divBdr>
                        </w:div>
                      </w:divsChild>
                    </w:div>
                    <w:div w:id="917330545">
                      <w:marLeft w:val="0"/>
                      <w:marRight w:val="0"/>
                      <w:marTop w:val="0"/>
                      <w:marBottom w:val="0"/>
                      <w:divBdr>
                        <w:top w:val="none" w:sz="0" w:space="0" w:color="auto"/>
                        <w:left w:val="none" w:sz="0" w:space="0" w:color="auto"/>
                        <w:bottom w:val="none" w:sz="0" w:space="0" w:color="auto"/>
                        <w:right w:val="none" w:sz="0" w:space="0" w:color="auto"/>
                      </w:divBdr>
                      <w:divsChild>
                        <w:div w:id="719137650">
                          <w:marLeft w:val="0"/>
                          <w:marRight w:val="0"/>
                          <w:marTop w:val="0"/>
                          <w:marBottom w:val="0"/>
                          <w:divBdr>
                            <w:top w:val="none" w:sz="0" w:space="0" w:color="auto"/>
                            <w:left w:val="none" w:sz="0" w:space="0" w:color="auto"/>
                            <w:bottom w:val="none" w:sz="0" w:space="0" w:color="auto"/>
                            <w:right w:val="none" w:sz="0" w:space="0" w:color="auto"/>
                          </w:divBdr>
                        </w:div>
                      </w:divsChild>
                    </w:div>
                    <w:div w:id="1195078266">
                      <w:marLeft w:val="0"/>
                      <w:marRight w:val="0"/>
                      <w:marTop w:val="0"/>
                      <w:marBottom w:val="0"/>
                      <w:divBdr>
                        <w:top w:val="none" w:sz="0" w:space="0" w:color="auto"/>
                        <w:left w:val="none" w:sz="0" w:space="0" w:color="auto"/>
                        <w:bottom w:val="none" w:sz="0" w:space="0" w:color="auto"/>
                        <w:right w:val="none" w:sz="0" w:space="0" w:color="auto"/>
                      </w:divBdr>
                      <w:divsChild>
                        <w:div w:id="1034189651">
                          <w:marLeft w:val="0"/>
                          <w:marRight w:val="0"/>
                          <w:marTop w:val="0"/>
                          <w:marBottom w:val="0"/>
                          <w:divBdr>
                            <w:top w:val="none" w:sz="0" w:space="0" w:color="auto"/>
                            <w:left w:val="none" w:sz="0" w:space="0" w:color="auto"/>
                            <w:bottom w:val="none" w:sz="0" w:space="0" w:color="auto"/>
                            <w:right w:val="none" w:sz="0" w:space="0" w:color="auto"/>
                          </w:divBdr>
                        </w:div>
                      </w:divsChild>
                    </w:div>
                    <w:div w:id="405811451">
                      <w:marLeft w:val="0"/>
                      <w:marRight w:val="0"/>
                      <w:marTop w:val="0"/>
                      <w:marBottom w:val="0"/>
                      <w:divBdr>
                        <w:top w:val="none" w:sz="0" w:space="0" w:color="auto"/>
                        <w:left w:val="none" w:sz="0" w:space="0" w:color="auto"/>
                        <w:bottom w:val="none" w:sz="0" w:space="0" w:color="auto"/>
                        <w:right w:val="none" w:sz="0" w:space="0" w:color="auto"/>
                      </w:divBdr>
                      <w:divsChild>
                        <w:div w:id="1400589555">
                          <w:marLeft w:val="0"/>
                          <w:marRight w:val="0"/>
                          <w:marTop w:val="0"/>
                          <w:marBottom w:val="0"/>
                          <w:divBdr>
                            <w:top w:val="none" w:sz="0" w:space="0" w:color="auto"/>
                            <w:left w:val="none" w:sz="0" w:space="0" w:color="auto"/>
                            <w:bottom w:val="none" w:sz="0" w:space="0" w:color="auto"/>
                            <w:right w:val="none" w:sz="0" w:space="0" w:color="auto"/>
                          </w:divBdr>
                        </w:div>
                      </w:divsChild>
                    </w:div>
                    <w:div w:id="824737124">
                      <w:marLeft w:val="0"/>
                      <w:marRight w:val="0"/>
                      <w:marTop w:val="0"/>
                      <w:marBottom w:val="0"/>
                      <w:divBdr>
                        <w:top w:val="none" w:sz="0" w:space="0" w:color="auto"/>
                        <w:left w:val="none" w:sz="0" w:space="0" w:color="auto"/>
                        <w:bottom w:val="none" w:sz="0" w:space="0" w:color="auto"/>
                        <w:right w:val="none" w:sz="0" w:space="0" w:color="auto"/>
                      </w:divBdr>
                      <w:divsChild>
                        <w:div w:id="716902305">
                          <w:marLeft w:val="0"/>
                          <w:marRight w:val="0"/>
                          <w:marTop w:val="0"/>
                          <w:marBottom w:val="0"/>
                          <w:divBdr>
                            <w:top w:val="none" w:sz="0" w:space="0" w:color="auto"/>
                            <w:left w:val="none" w:sz="0" w:space="0" w:color="auto"/>
                            <w:bottom w:val="none" w:sz="0" w:space="0" w:color="auto"/>
                            <w:right w:val="none" w:sz="0" w:space="0" w:color="auto"/>
                          </w:divBdr>
                        </w:div>
                      </w:divsChild>
                    </w:div>
                    <w:div w:id="172650022">
                      <w:marLeft w:val="0"/>
                      <w:marRight w:val="0"/>
                      <w:marTop w:val="0"/>
                      <w:marBottom w:val="0"/>
                      <w:divBdr>
                        <w:top w:val="none" w:sz="0" w:space="0" w:color="auto"/>
                        <w:left w:val="none" w:sz="0" w:space="0" w:color="auto"/>
                        <w:bottom w:val="none" w:sz="0" w:space="0" w:color="auto"/>
                        <w:right w:val="none" w:sz="0" w:space="0" w:color="auto"/>
                      </w:divBdr>
                      <w:divsChild>
                        <w:div w:id="196084800">
                          <w:marLeft w:val="0"/>
                          <w:marRight w:val="0"/>
                          <w:marTop w:val="0"/>
                          <w:marBottom w:val="0"/>
                          <w:divBdr>
                            <w:top w:val="none" w:sz="0" w:space="0" w:color="auto"/>
                            <w:left w:val="none" w:sz="0" w:space="0" w:color="auto"/>
                            <w:bottom w:val="none" w:sz="0" w:space="0" w:color="auto"/>
                            <w:right w:val="none" w:sz="0" w:space="0" w:color="auto"/>
                          </w:divBdr>
                        </w:div>
                      </w:divsChild>
                    </w:div>
                    <w:div w:id="557782640">
                      <w:marLeft w:val="0"/>
                      <w:marRight w:val="0"/>
                      <w:marTop w:val="0"/>
                      <w:marBottom w:val="0"/>
                      <w:divBdr>
                        <w:top w:val="none" w:sz="0" w:space="0" w:color="auto"/>
                        <w:left w:val="none" w:sz="0" w:space="0" w:color="auto"/>
                        <w:bottom w:val="none" w:sz="0" w:space="0" w:color="auto"/>
                        <w:right w:val="none" w:sz="0" w:space="0" w:color="auto"/>
                      </w:divBdr>
                      <w:divsChild>
                        <w:div w:id="1231575264">
                          <w:marLeft w:val="0"/>
                          <w:marRight w:val="0"/>
                          <w:marTop w:val="0"/>
                          <w:marBottom w:val="0"/>
                          <w:divBdr>
                            <w:top w:val="none" w:sz="0" w:space="0" w:color="auto"/>
                            <w:left w:val="none" w:sz="0" w:space="0" w:color="auto"/>
                            <w:bottom w:val="none" w:sz="0" w:space="0" w:color="auto"/>
                            <w:right w:val="none" w:sz="0" w:space="0" w:color="auto"/>
                          </w:divBdr>
                        </w:div>
                      </w:divsChild>
                    </w:div>
                    <w:div w:id="1840920098">
                      <w:marLeft w:val="0"/>
                      <w:marRight w:val="0"/>
                      <w:marTop w:val="0"/>
                      <w:marBottom w:val="0"/>
                      <w:divBdr>
                        <w:top w:val="none" w:sz="0" w:space="0" w:color="auto"/>
                        <w:left w:val="none" w:sz="0" w:space="0" w:color="auto"/>
                        <w:bottom w:val="none" w:sz="0" w:space="0" w:color="auto"/>
                        <w:right w:val="none" w:sz="0" w:space="0" w:color="auto"/>
                      </w:divBdr>
                      <w:divsChild>
                        <w:div w:id="1698046874">
                          <w:marLeft w:val="0"/>
                          <w:marRight w:val="0"/>
                          <w:marTop w:val="0"/>
                          <w:marBottom w:val="0"/>
                          <w:divBdr>
                            <w:top w:val="none" w:sz="0" w:space="0" w:color="auto"/>
                            <w:left w:val="none" w:sz="0" w:space="0" w:color="auto"/>
                            <w:bottom w:val="none" w:sz="0" w:space="0" w:color="auto"/>
                            <w:right w:val="none" w:sz="0" w:space="0" w:color="auto"/>
                          </w:divBdr>
                        </w:div>
                      </w:divsChild>
                    </w:div>
                    <w:div w:id="944456406">
                      <w:marLeft w:val="0"/>
                      <w:marRight w:val="0"/>
                      <w:marTop w:val="0"/>
                      <w:marBottom w:val="0"/>
                      <w:divBdr>
                        <w:top w:val="none" w:sz="0" w:space="0" w:color="auto"/>
                        <w:left w:val="none" w:sz="0" w:space="0" w:color="auto"/>
                        <w:bottom w:val="none" w:sz="0" w:space="0" w:color="auto"/>
                        <w:right w:val="none" w:sz="0" w:space="0" w:color="auto"/>
                      </w:divBdr>
                      <w:divsChild>
                        <w:div w:id="1327323227">
                          <w:marLeft w:val="0"/>
                          <w:marRight w:val="0"/>
                          <w:marTop w:val="0"/>
                          <w:marBottom w:val="0"/>
                          <w:divBdr>
                            <w:top w:val="none" w:sz="0" w:space="0" w:color="auto"/>
                            <w:left w:val="none" w:sz="0" w:space="0" w:color="auto"/>
                            <w:bottom w:val="none" w:sz="0" w:space="0" w:color="auto"/>
                            <w:right w:val="none" w:sz="0" w:space="0" w:color="auto"/>
                          </w:divBdr>
                        </w:div>
                      </w:divsChild>
                    </w:div>
                    <w:div w:id="1552962742">
                      <w:marLeft w:val="0"/>
                      <w:marRight w:val="0"/>
                      <w:marTop w:val="0"/>
                      <w:marBottom w:val="0"/>
                      <w:divBdr>
                        <w:top w:val="none" w:sz="0" w:space="0" w:color="auto"/>
                        <w:left w:val="none" w:sz="0" w:space="0" w:color="auto"/>
                        <w:bottom w:val="none" w:sz="0" w:space="0" w:color="auto"/>
                        <w:right w:val="none" w:sz="0" w:space="0" w:color="auto"/>
                      </w:divBdr>
                      <w:divsChild>
                        <w:div w:id="6169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59390">
      <w:bodyDiv w:val="1"/>
      <w:marLeft w:val="0"/>
      <w:marRight w:val="0"/>
      <w:marTop w:val="0"/>
      <w:marBottom w:val="0"/>
      <w:divBdr>
        <w:top w:val="none" w:sz="0" w:space="0" w:color="auto"/>
        <w:left w:val="none" w:sz="0" w:space="0" w:color="auto"/>
        <w:bottom w:val="none" w:sz="0" w:space="0" w:color="auto"/>
        <w:right w:val="none" w:sz="0" w:space="0" w:color="auto"/>
      </w:divBdr>
    </w:div>
    <w:div w:id="1720468164">
      <w:bodyDiv w:val="1"/>
      <w:marLeft w:val="0"/>
      <w:marRight w:val="0"/>
      <w:marTop w:val="0"/>
      <w:marBottom w:val="0"/>
      <w:divBdr>
        <w:top w:val="none" w:sz="0" w:space="0" w:color="auto"/>
        <w:left w:val="none" w:sz="0" w:space="0" w:color="auto"/>
        <w:bottom w:val="none" w:sz="0" w:space="0" w:color="auto"/>
        <w:right w:val="none" w:sz="0" w:space="0" w:color="auto"/>
      </w:divBdr>
    </w:div>
    <w:div w:id="1769544803">
      <w:bodyDiv w:val="1"/>
      <w:marLeft w:val="0"/>
      <w:marRight w:val="0"/>
      <w:marTop w:val="0"/>
      <w:marBottom w:val="0"/>
      <w:divBdr>
        <w:top w:val="none" w:sz="0" w:space="0" w:color="auto"/>
        <w:left w:val="none" w:sz="0" w:space="0" w:color="auto"/>
        <w:bottom w:val="none" w:sz="0" w:space="0" w:color="auto"/>
        <w:right w:val="none" w:sz="0" w:space="0" w:color="auto"/>
      </w:divBdr>
      <w:divsChild>
        <w:div w:id="97093857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773042967">
      <w:bodyDiv w:val="1"/>
      <w:marLeft w:val="0"/>
      <w:marRight w:val="0"/>
      <w:marTop w:val="0"/>
      <w:marBottom w:val="0"/>
      <w:divBdr>
        <w:top w:val="none" w:sz="0" w:space="0" w:color="auto"/>
        <w:left w:val="none" w:sz="0" w:space="0" w:color="auto"/>
        <w:bottom w:val="none" w:sz="0" w:space="0" w:color="auto"/>
        <w:right w:val="none" w:sz="0" w:space="0" w:color="auto"/>
      </w:divBdr>
    </w:div>
    <w:div w:id="1872299673">
      <w:bodyDiv w:val="1"/>
      <w:marLeft w:val="0"/>
      <w:marRight w:val="0"/>
      <w:marTop w:val="0"/>
      <w:marBottom w:val="0"/>
      <w:divBdr>
        <w:top w:val="none" w:sz="0" w:space="0" w:color="auto"/>
        <w:left w:val="none" w:sz="0" w:space="0" w:color="auto"/>
        <w:bottom w:val="none" w:sz="0" w:space="0" w:color="auto"/>
        <w:right w:val="none" w:sz="0" w:space="0" w:color="auto"/>
      </w:divBdr>
    </w:div>
    <w:div w:id="1892688361">
      <w:bodyDiv w:val="1"/>
      <w:marLeft w:val="0"/>
      <w:marRight w:val="0"/>
      <w:marTop w:val="0"/>
      <w:marBottom w:val="0"/>
      <w:divBdr>
        <w:top w:val="none" w:sz="0" w:space="0" w:color="auto"/>
        <w:left w:val="none" w:sz="0" w:space="0" w:color="auto"/>
        <w:bottom w:val="none" w:sz="0" w:space="0" w:color="auto"/>
        <w:right w:val="none" w:sz="0" w:space="0" w:color="auto"/>
      </w:divBdr>
    </w:div>
    <w:div w:id="1893879994">
      <w:bodyDiv w:val="1"/>
      <w:marLeft w:val="0"/>
      <w:marRight w:val="0"/>
      <w:marTop w:val="0"/>
      <w:marBottom w:val="0"/>
      <w:divBdr>
        <w:top w:val="none" w:sz="0" w:space="0" w:color="auto"/>
        <w:left w:val="none" w:sz="0" w:space="0" w:color="auto"/>
        <w:bottom w:val="none" w:sz="0" w:space="0" w:color="auto"/>
        <w:right w:val="none" w:sz="0" w:space="0" w:color="auto"/>
      </w:divBdr>
    </w:div>
    <w:div w:id="1897616906">
      <w:bodyDiv w:val="1"/>
      <w:marLeft w:val="0"/>
      <w:marRight w:val="0"/>
      <w:marTop w:val="0"/>
      <w:marBottom w:val="0"/>
      <w:divBdr>
        <w:top w:val="none" w:sz="0" w:space="0" w:color="auto"/>
        <w:left w:val="none" w:sz="0" w:space="0" w:color="auto"/>
        <w:bottom w:val="none" w:sz="0" w:space="0" w:color="auto"/>
        <w:right w:val="none" w:sz="0" w:space="0" w:color="auto"/>
      </w:divBdr>
    </w:div>
    <w:div w:id="1939749072">
      <w:bodyDiv w:val="1"/>
      <w:marLeft w:val="0"/>
      <w:marRight w:val="0"/>
      <w:marTop w:val="0"/>
      <w:marBottom w:val="0"/>
      <w:divBdr>
        <w:top w:val="none" w:sz="0" w:space="0" w:color="auto"/>
        <w:left w:val="none" w:sz="0" w:space="0" w:color="auto"/>
        <w:bottom w:val="none" w:sz="0" w:space="0" w:color="auto"/>
        <w:right w:val="none" w:sz="0" w:space="0" w:color="auto"/>
      </w:divBdr>
    </w:div>
    <w:div w:id="1950967848">
      <w:bodyDiv w:val="1"/>
      <w:marLeft w:val="0"/>
      <w:marRight w:val="0"/>
      <w:marTop w:val="0"/>
      <w:marBottom w:val="0"/>
      <w:divBdr>
        <w:top w:val="none" w:sz="0" w:space="0" w:color="auto"/>
        <w:left w:val="none" w:sz="0" w:space="0" w:color="auto"/>
        <w:bottom w:val="none" w:sz="0" w:space="0" w:color="auto"/>
        <w:right w:val="none" w:sz="0" w:space="0" w:color="auto"/>
      </w:divBdr>
      <w:divsChild>
        <w:div w:id="186339755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12488662">
      <w:bodyDiv w:val="1"/>
      <w:marLeft w:val="0"/>
      <w:marRight w:val="0"/>
      <w:marTop w:val="0"/>
      <w:marBottom w:val="0"/>
      <w:divBdr>
        <w:top w:val="none" w:sz="0" w:space="0" w:color="auto"/>
        <w:left w:val="none" w:sz="0" w:space="0" w:color="auto"/>
        <w:bottom w:val="none" w:sz="0" w:space="0" w:color="auto"/>
        <w:right w:val="none" w:sz="0" w:space="0" w:color="auto"/>
      </w:divBdr>
      <w:divsChild>
        <w:div w:id="14436461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30177567">
      <w:bodyDiv w:val="1"/>
      <w:marLeft w:val="0"/>
      <w:marRight w:val="0"/>
      <w:marTop w:val="0"/>
      <w:marBottom w:val="0"/>
      <w:divBdr>
        <w:top w:val="none" w:sz="0" w:space="0" w:color="auto"/>
        <w:left w:val="none" w:sz="0" w:space="0" w:color="auto"/>
        <w:bottom w:val="none" w:sz="0" w:space="0" w:color="auto"/>
        <w:right w:val="none" w:sz="0" w:space="0" w:color="auto"/>
      </w:divBdr>
    </w:div>
    <w:div w:id="2040351290">
      <w:bodyDiv w:val="1"/>
      <w:marLeft w:val="0"/>
      <w:marRight w:val="0"/>
      <w:marTop w:val="0"/>
      <w:marBottom w:val="0"/>
      <w:divBdr>
        <w:top w:val="none" w:sz="0" w:space="0" w:color="auto"/>
        <w:left w:val="none" w:sz="0" w:space="0" w:color="auto"/>
        <w:bottom w:val="none" w:sz="0" w:space="0" w:color="auto"/>
        <w:right w:val="none" w:sz="0" w:space="0" w:color="auto"/>
      </w:divBdr>
      <w:divsChild>
        <w:div w:id="240987640">
          <w:marLeft w:val="0"/>
          <w:marRight w:val="0"/>
          <w:marTop w:val="0"/>
          <w:marBottom w:val="0"/>
          <w:divBdr>
            <w:top w:val="none" w:sz="0" w:space="0" w:color="auto"/>
            <w:left w:val="none" w:sz="0" w:space="0" w:color="auto"/>
            <w:bottom w:val="none" w:sz="0" w:space="0" w:color="auto"/>
            <w:right w:val="none" w:sz="0" w:space="0" w:color="auto"/>
          </w:divBdr>
        </w:div>
        <w:div w:id="755245771">
          <w:marLeft w:val="0"/>
          <w:marRight w:val="0"/>
          <w:marTop w:val="0"/>
          <w:marBottom w:val="0"/>
          <w:divBdr>
            <w:top w:val="none" w:sz="0" w:space="0" w:color="auto"/>
            <w:left w:val="none" w:sz="0" w:space="0" w:color="auto"/>
            <w:bottom w:val="none" w:sz="0" w:space="0" w:color="auto"/>
            <w:right w:val="none" w:sz="0" w:space="0" w:color="auto"/>
          </w:divBdr>
        </w:div>
      </w:divsChild>
    </w:div>
    <w:div w:id="2098400941">
      <w:bodyDiv w:val="1"/>
      <w:marLeft w:val="0"/>
      <w:marRight w:val="0"/>
      <w:marTop w:val="0"/>
      <w:marBottom w:val="0"/>
      <w:divBdr>
        <w:top w:val="none" w:sz="0" w:space="0" w:color="auto"/>
        <w:left w:val="none" w:sz="0" w:space="0" w:color="auto"/>
        <w:bottom w:val="none" w:sz="0" w:space="0" w:color="auto"/>
        <w:right w:val="none" w:sz="0" w:space="0" w:color="auto"/>
      </w:divBdr>
    </w:div>
    <w:div w:id="210298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ustomXml" Target="ink/ink3.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customXml" Target="ink/ink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BAAD67B-5AFC-6640-B3E7-216307751B5C}"/>
      </w:docPartPr>
      <w:docPartBody>
        <w:p w:rsidR="00891337" w:rsidRDefault="000C579B">
          <w:r w:rsidRPr="00334C7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Open Sans">
    <w:panose1 w:val="020B0606030504020204"/>
    <w:charset w:val="00"/>
    <w:family w:val="swiss"/>
    <w:pitch w:val="variable"/>
    <w:sig w:usb0="E00002EF" w:usb1="4000205B" w:usb2="00000028" w:usb3="00000000" w:csb0="0000019F" w:csb1="00000000"/>
  </w:font>
  <w:font w:name="Andale Mono">
    <w:panose1 w:val="020B0509000000000004"/>
    <w:charset w:val="00"/>
    <w:family w:val="modern"/>
    <w:pitch w:val="fixed"/>
    <w:sig w:usb0="00000287" w:usb1="00000000" w:usb2="00000000" w:usb3="00000000" w:csb0="0000009F" w:csb1="00000000"/>
  </w:font>
  <w:font w:name="Times-Italic">
    <w:altName w:val="Times New Roman"/>
    <w:panose1 w:val="020B0604020202020204"/>
    <w:charset w:val="00"/>
    <w:family w:val="roman"/>
    <w:pitch w:val="default"/>
    <w:sig w:usb0="00000003" w:usb1="00000000" w:usb2="00000000" w:usb3="00000000" w:csb0="00000001" w:csb1="00000000"/>
  </w:font>
  <w:font w:name=".AppleSystemUIFont">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3B4"/>
    <w:rsid w:val="00017721"/>
    <w:rsid w:val="00042811"/>
    <w:rsid w:val="00045540"/>
    <w:rsid w:val="00051D62"/>
    <w:rsid w:val="0005200F"/>
    <w:rsid w:val="00061146"/>
    <w:rsid w:val="00065D93"/>
    <w:rsid w:val="00066A29"/>
    <w:rsid w:val="00082B04"/>
    <w:rsid w:val="00092FE2"/>
    <w:rsid w:val="00095DC3"/>
    <w:rsid w:val="000C2F08"/>
    <w:rsid w:val="000C579B"/>
    <w:rsid w:val="000C5C03"/>
    <w:rsid w:val="000D22FF"/>
    <w:rsid w:val="000D3475"/>
    <w:rsid w:val="000E1D88"/>
    <w:rsid w:val="000E2D83"/>
    <w:rsid w:val="001017DB"/>
    <w:rsid w:val="001066AF"/>
    <w:rsid w:val="00120400"/>
    <w:rsid w:val="0012634C"/>
    <w:rsid w:val="00137B52"/>
    <w:rsid w:val="0014584D"/>
    <w:rsid w:val="00150289"/>
    <w:rsid w:val="00151CDE"/>
    <w:rsid w:val="001961FE"/>
    <w:rsid w:val="001A78A5"/>
    <w:rsid w:val="001B74A5"/>
    <w:rsid w:val="001C4C2C"/>
    <w:rsid w:val="001C5910"/>
    <w:rsid w:val="001D51D6"/>
    <w:rsid w:val="00215345"/>
    <w:rsid w:val="00216A1D"/>
    <w:rsid w:val="00217A04"/>
    <w:rsid w:val="002314DF"/>
    <w:rsid w:val="002450EC"/>
    <w:rsid w:val="00250A2B"/>
    <w:rsid w:val="002519E3"/>
    <w:rsid w:val="0025755F"/>
    <w:rsid w:val="002615E5"/>
    <w:rsid w:val="00266F8F"/>
    <w:rsid w:val="002761BE"/>
    <w:rsid w:val="00276E01"/>
    <w:rsid w:val="00281340"/>
    <w:rsid w:val="00284941"/>
    <w:rsid w:val="002866FC"/>
    <w:rsid w:val="0029247C"/>
    <w:rsid w:val="00293CCD"/>
    <w:rsid w:val="002A6974"/>
    <w:rsid w:val="002B1B9E"/>
    <w:rsid w:val="002B7730"/>
    <w:rsid w:val="002C3E7F"/>
    <w:rsid w:val="002E3519"/>
    <w:rsid w:val="00314002"/>
    <w:rsid w:val="00314CE9"/>
    <w:rsid w:val="00327B32"/>
    <w:rsid w:val="00331DF5"/>
    <w:rsid w:val="003324A1"/>
    <w:rsid w:val="003334BC"/>
    <w:rsid w:val="00346CE3"/>
    <w:rsid w:val="00360C9F"/>
    <w:rsid w:val="00363AD8"/>
    <w:rsid w:val="00372E28"/>
    <w:rsid w:val="0037624E"/>
    <w:rsid w:val="003A06B5"/>
    <w:rsid w:val="003B13C1"/>
    <w:rsid w:val="003B1B91"/>
    <w:rsid w:val="003B5AD4"/>
    <w:rsid w:val="003C3CDC"/>
    <w:rsid w:val="003F63C3"/>
    <w:rsid w:val="004006AE"/>
    <w:rsid w:val="00404896"/>
    <w:rsid w:val="00405DDD"/>
    <w:rsid w:val="0041540F"/>
    <w:rsid w:val="004216E6"/>
    <w:rsid w:val="00422A0B"/>
    <w:rsid w:val="0044120B"/>
    <w:rsid w:val="00443BFB"/>
    <w:rsid w:val="004442A0"/>
    <w:rsid w:val="004455B1"/>
    <w:rsid w:val="0045042C"/>
    <w:rsid w:val="00457C47"/>
    <w:rsid w:val="00463B49"/>
    <w:rsid w:val="004811AA"/>
    <w:rsid w:val="004860B2"/>
    <w:rsid w:val="0049187B"/>
    <w:rsid w:val="004D495A"/>
    <w:rsid w:val="004E31B4"/>
    <w:rsid w:val="004E45BF"/>
    <w:rsid w:val="004E63C8"/>
    <w:rsid w:val="004F47F5"/>
    <w:rsid w:val="004F562B"/>
    <w:rsid w:val="00500195"/>
    <w:rsid w:val="005042E4"/>
    <w:rsid w:val="005061BC"/>
    <w:rsid w:val="0050644F"/>
    <w:rsid w:val="00530CC1"/>
    <w:rsid w:val="005402F0"/>
    <w:rsid w:val="00543462"/>
    <w:rsid w:val="00546A8B"/>
    <w:rsid w:val="00555F36"/>
    <w:rsid w:val="005562D2"/>
    <w:rsid w:val="005660F1"/>
    <w:rsid w:val="00567E40"/>
    <w:rsid w:val="00572553"/>
    <w:rsid w:val="00585324"/>
    <w:rsid w:val="00594A6F"/>
    <w:rsid w:val="005B37B7"/>
    <w:rsid w:val="005B582A"/>
    <w:rsid w:val="005C63CB"/>
    <w:rsid w:val="005D2ECF"/>
    <w:rsid w:val="005D5F34"/>
    <w:rsid w:val="005E2C39"/>
    <w:rsid w:val="005E2CE7"/>
    <w:rsid w:val="005F5673"/>
    <w:rsid w:val="0060190F"/>
    <w:rsid w:val="00620128"/>
    <w:rsid w:val="00622152"/>
    <w:rsid w:val="00625332"/>
    <w:rsid w:val="00640E9C"/>
    <w:rsid w:val="00647EC6"/>
    <w:rsid w:val="00651C5C"/>
    <w:rsid w:val="00651E79"/>
    <w:rsid w:val="00655B40"/>
    <w:rsid w:val="0067768E"/>
    <w:rsid w:val="0068268F"/>
    <w:rsid w:val="0068752D"/>
    <w:rsid w:val="006900F2"/>
    <w:rsid w:val="00693374"/>
    <w:rsid w:val="00695603"/>
    <w:rsid w:val="006A24F9"/>
    <w:rsid w:val="006A4D36"/>
    <w:rsid w:val="006B3BD8"/>
    <w:rsid w:val="006C2156"/>
    <w:rsid w:val="006D2E48"/>
    <w:rsid w:val="006D6481"/>
    <w:rsid w:val="006E5F8A"/>
    <w:rsid w:val="006E6477"/>
    <w:rsid w:val="006F4A15"/>
    <w:rsid w:val="0070749E"/>
    <w:rsid w:val="00713D12"/>
    <w:rsid w:val="007202E1"/>
    <w:rsid w:val="007214A6"/>
    <w:rsid w:val="0073174D"/>
    <w:rsid w:val="007348F3"/>
    <w:rsid w:val="007437FE"/>
    <w:rsid w:val="00750CAD"/>
    <w:rsid w:val="00765F2F"/>
    <w:rsid w:val="00767C3B"/>
    <w:rsid w:val="00771BF3"/>
    <w:rsid w:val="007878EB"/>
    <w:rsid w:val="00795BCB"/>
    <w:rsid w:val="007A1D7B"/>
    <w:rsid w:val="007B6D6F"/>
    <w:rsid w:val="007C115D"/>
    <w:rsid w:val="007C53AC"/>
    <w:rsid w:val="007E3387"/>
    <w:rsid w:val="007F5D73"/>
    <w:rsid w:val="00805D93"/>
    <w:rsid w:val="00807147"/>
    <w:rsid w:val="00810660"/>
    <w:rsid w:val="00874104"/>
    <w:rsid w:val="00875C55"/>
    <w:rsid w:val="00891337"/>
    <w:rsid w:val="008A4D57"/>
    <w:rsid w:val="008A6C4F"/>
    <w:rsid w:val="008B4D36"/>
    <w:rsid w:val="008D211D"/>
    <w:rsid w:val="008E26E6"/>
    <w:rsid w:val="008E5364"/>
    <w:rsid w:val="008E7652"/>
    <w:rsid w:val="00904211"/>
    <w:rsid w:val="0091725D"/>
    <w:rsid w:val="00936445"/>
    <w:rsid w:val="00944934"/>
    <w:rsid w:val="00946130"/>
    <w:rsid w:val="00946AF9"/>
    <w:rsid w:val="0094735B"/>
    <w:rsid w:val="00955CDC"/>
    <w:rsid w:val="00973B39"/>
    <w:rsid w:val="009773A2"/>
    <w:rsid w:val="00981F9F"/>
    <w:rsid w:val="00987AAC"/>
    <w:rsid w:val="009D140D"/>
    <w:rsid w:val="009E1E89"/>
    <w:rsid w:val="009E685A"/>
    <w:rsid w:val="009F5010"/>
    <w:rsid w:val="009F5C79"/>
    <w:rsid w:val="00A01140"/>
    <w:rsid w:val="00A03A0B"/>
    <w:rsid w:val="00A12EC7"/>
    <w:rsid w:val="00A130C9"/>
    <w:rsid w:val="00A2653E"/>
    <w:rsid w:val="00A36740"/>
    <w:rsid w:val="00A4142B"/>
    <w:rsid w:val="00A43264"/>
    <w:rsid w:val="00A44FE5"/>
    <w:rsid w:val="00A450B9"/>
    <w:rsid w:val="00A457ED"/>
    <w:rsid w:val="00A4754E"/>
    <w:rsid w:val="00A554E4"/>
    <w:rsid w:val="00A654B2"/>
    <w:rsid w:val="00A80B95"/>
    <w:rsid w:val="00AA596D"/>
    <w:rsid w:val="00AB40DE"/>
    <w:rsid w:val="00AC3F30"/>
    <w:rsid w:val="00AC6B35"/>
    <w:rsid w:val="00AD1DD3"/>
    <w:rsid w:val="00AD31DA"/>
    <w:rsid w:val="00AF26D9"/>
    <w:rsid w:val="00B21831"/>
    <w:rsid w:val="00B223FA"/>
    <w:rsid w:val="00B40323"/>
    <w:rsid w:val="00B41EF7"/>
    <w:rsid w:val="00B46DB1"/>
    <w:rsid w:val="00B57891"/>
    <w:rsid w:val="00B63B88"/>
    <w:rsid w:val="00B72859"/>
    <w:rsid w:val="00B9669D"/>
    <w:rsid w:val="00BB1603"/>
    <w:rsid w:val="00BC078B"/>
    <w:rsid w:val="00BC73B4"/>
    <w:rsid w:val="00BC7A07"/>
    <w:rsid w:val="00BF0E5B"/>
    <w:rsid w:val="00C04630"/>
    <w:rsid w:val="00C34801"/>
    <w:rsid w:val="00C41A8E"/>
    <w:rsid w:val="00C54ADA"/>
    <w:rsid w:val="00C552DC"/>
    <w:rsid w:val="00C666E7"/>
    <w:rsid w:val="00C90A4B"/>
    <w:rsid w:val="00C9129B"/>
    <w:rsid w:val="00C93F54"/>
    <w:rsid w:val="00CA1F26"/>
    <w:rsid w:val="00CB0CAF"/>
    <w:rsid w:val="00CB1ED7"/>
    <w:rsid w:val="00CB3A59"/>
    <w:rsid w:val="00CD1FBF"/>
    <w:rsid w:val="00CD44F0"/>
    <w:rsid w:val="00CF2A0D"/>
    <w:rsid w:val="00D07A1E"/>
    <w:rsid w:val="00D10EB7"/>
    <w:rsid w:val="00D11FBB"/>
    <w:rsid w:val="00D13734"/>
    <w:rsid w:val="00D200E6"/>
    <w:rsid w:val="00D304D1"/>
    <w:rsid w:val="00D328BC"/>
    <w:rsid w:val="00D514E4"/>
    <w:rsid w:val="00D57219"/>
    <w:rsid w:val="00D62E95"/>
    <w:rsid w:val="00D7053F"/>
    <w:rsid w:val="00D835EE"/>
    <w:rsid w:val="00D94FBA"/>
    <w:rsid w:val="00D971F3"/>
    <w:rsid w:val="00DA0470"/>
    <w:rsid w:val="00DA5DD4"/>
    <w:rsid w:val="00DB7155"/>
    <w:rsid w:val="00DC23F8"/>
    <w:rsid w:val="00DE72E4"/>
    <w:rsid w:val="00DF2288"/>
    <w:rsid w:val="00DF68BC"/>
    <w:rsid w:val="00E3607E"/>
    <w:rsid w:val="00E4108B"/>
    <w:rsid w:val="00E56932"/>
    <w:rsid w:val="00E80DBE"/>
    <w:rsid w:val="00E90FCF"/>
    <w:rsid w:val="00E913A4"/>
    <w:rsid w:val="00E9260D"/>
    <w:rsid w:val="00E9442E"/>
    <w:rsid w:val="00EA10DB"/>
    <w:rsid w:val="00EA2E36"/>
    <w:rsid w:val="00EB400E"/>
    <w:rsid w:val="00EC18F3"/>
    <w:rsid w:val="00EC2355"/>
    <w:rsid w:val="00EC3C9B"/>
    <w:rsid w:val="00ED0C04"/>
    <w:rsid w:val="00EE41F6"/>
    <w:rsid w:val="00EE4BA2"/>
    <w:rsid w:val="00EE7041"/>
    <w:rsid w:val="00EF080C"/>
    <w:rsid w:val="00EF2424"/>
    <w:rsid w:val="00F04F2C"/>
    <w:rsid w:val="00F15FEC"/>
    <w:rsid w:val="00F27846"/>
    <w:rsid w:val="00F3602C"/>
    <w:rsid w:val="00F43398"/>
    <w:rsid w:val="00F44044"/>
    <w:rsid w:val="00F454B9"/>
    <w:rsid w:val="00F65200"/>
    <w:rsid w:val="00F66201"/>
    <w:rsid w:val="00F76443"/>
    <w:rsid w:val="00F81D59"/>
    <w:rsid w:val="00F92F34"/>
    <w:rsid w:val="00F9660C"/>
    <w:rsid w:val="00FA7CAF"/>
    <w:rsid w:val="00FB5368"/>
    <w:rsid w:val="00FC222E"/>
    <w:rsid w:val="00FC2B37"/>
    <w:rsid w:val="00FD3662"/>
    <w:rsid w:val="00FD7D4F"/>
    <w:rsid w:val="00FF32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9:54:24.296"/>
    </inkml:context>
    <inkml:brush xml:id="br0">
      <inkml:brushProperty name="width" value="0.0598" units="cm"/>
      <inkml:brushProperty name="height" value="0.0598" units="cm"/>
    </inkml:brush>
  </inkml:definitions>
  <inkml:trace contextRef="#ctx0" brushRef="#br0">0 0 7961,'15'11'-5,"-3"-6"-289,2-1 0,-6-3-318,-1-1 0,0 0 612,3 0 0,0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19:54:22.387"/>
    </inkml:context>
    <inkml:brush xml:id="br0">
      <inkml:brushProperty name="width" value="0.0598" units="cm"/>
      <inkml:brushProperty name="height" value="0.0598" units="cm"/>
    </inkml:brush>
  </inkml:definitions>
  <inkml:trace contextRef="#ctx0" brushRef="#br0">11 148 8116,'-4'-11'-77,"1"-2"1,1-1 0,0 1 0,2 2-1,2 0 1,1 2 0,5 2 0,4 3 76,2-1 0,9-5 0,-1-7 0</inkml:trace>
  <inkml:trace contextRef="#ctx0" brushRef="#br0" timeOffset="150">218 1 8100,'-15'5'0,"0"3"-184,-2-4 0,2-1-921,4-3 1637,5 0-430,2 0 1,5 0-449,2 0 1,4 4 345,7-1 0,2 5 0,5-2 0</inkml:trace>
  <inkml:trace contextRef="#ctx0" brushRef="#br0" timeOffset="268">198 84 8094,'-21'10'0,"5"-1"0,2-2 0,4 3-103,3-3 0,2-2-229,5 2 332,5 0 0,1 4 0,4-1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0T21:33:56.743"/>
    </inkml:context>
    <inkml:brush xml:id="br0">
      <inkml:brushProperty name="width" value="0.06019" units="cm"/>
      <inkml:brushProperty name="height" value="0.06019" units="cm"/>
    </inkml:brush>
  </inkml:definitions>
  <inkml:trace contextRef="#ctx0" brushRef="#br0">48 684 7933,'-15'10'-48,"2"0"1,6-57-1,6-49 1,1 1-1,-1 14 1,-1 0-1,0 5 1,0-7-1,0 11 1,0-1-1,2 82 48,3-3 0,2 3 0,5-4 0</inkml:trace>
  <inkml:trace contextRef="#ctx0" brushRef="#br0" timeOffset="797">185 724 7816,'10'-10'180,"0"1"-766,-1-1 1,1 3 156,0 1 1,0 2 964,-1-2-480,1 4 1,0-6-170,0 5 1,-4-5 112,1 2 0,-5-7 0,2-2 0</inkml:trace>
  <inkml:trace contextRef="#ctx0" brushRef="#br0" timeOffset="932">165 587 7816,'-10'20'0,"3"-1"0,1 1 0,0-1 0,0 1 0,0-2 0,3-1 0,2 0-3,-2-4 1,-2 0 145,2-3-143,0 0 0,-6-1 0,-2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B8B2E6-7624-9747-A024-3A22ED88EA76}">
  <we:reference id="wa200005983" version="2.0.0.0" store="en-US" storeType="OMEX"/>
  <we:alternateReferences>
    <we:reference id="WA200005983" version="2.0.0.0" store="WA20000598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BF631-FE83-8C41-8C04-649C635DE048}">
  <ds:schemaRefs>
    <ds:schemaRef ds:uri="http://schemas.openxmlformats.org/officeDocument/2006/bibliography"/>
  </ds:schemaRefs>
</ds:datastoreItem>
</file>

<file path=docMetadata/LabelInfo.xml><?xml version="1.0" encoding="utf-8"?>
<clbl:labelList xmlns:clbl="http://schemas.microsoft.com/office/2020/mipLabelMetadata">
  <clbl:label id="{2ca68321-0eda-4908-88b2-424a8cb4b0f9}" enabled="0" method="" siteId="{2ca68321-0eda-4908-88b2-424a8cb4b0f9}" removed="1"/>
</clbl:labelList>
</file>

<file path=docProps/app.xml><?xml version="1.0" encoding="utf-8"?>
<Properties xmlns="http://schemas.openxmlformats.org/officeDocument/2006/extended-properties" xmlns:vt="http://schemas.openxmlformats.org/officeDocument/2006/docPropsVTypes">
  <Template>Normal.dotm</Template>
  <TotalTime>1808</TotalTime>
  <Pages>190</Pages>
  <Words>88380</Words>
  <Characters>503766</Characters>
  <Application>Microsoft Office Word</Application>
  <DocSecurity>0</DocSecurity>
  <Lines>4198</Lines>
  <Paragraphs>1181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Mosi Adesina Ifatunji</dc:creator>
  <cp:keywords/>
  <cp:lastModifiedBy>Mosi Adesina Ifatunji</cp:lastModifiedBy>
  <cp:revision>322</cp:revision>
  <cp:lastPrinted>2025-06-10T23:46:00Z</cp:lastPrinted>
  <dcterms:created xsi:type="dcterms:W3CDTF">2025-10-13T15:24:00Z</dcterms:created>
  <dcterms:modified xsi:type="dcterms:W3CDTF">2025-10-27T22:55:00Z</dcterms:modified>
</cp:coreProperties>
</file>